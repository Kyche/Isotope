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1111089"/>
        <w:docPartObj>
          <w:docPartGallery w:val="Cover Pages"/>
          <w:docPartUnique/>
        </w:docPartObj>
      </w:sdtPr>
      <w:sdtEndPr>
        <w:rPr>
          <w:sz w:val="160"/>
        </w:rPr>
      </w:sdtEndPr>
      <w:sdtContent>
        <w:p w14:paraId="6B016DAB" w14:textId="77777777" w:rsidR="00337421" w:rsidRPr="0043382B" w:rsidRDefault="00337421" w:rsidP="00337421">
          <w:pPr>
            <w:pStyle w:val="Title"/>
            <w:jc w:val="center"/>
            <w:rPr>
              <w:sz w:val="220"/>
            </w:rPr>
          </w:pPr>
          <w:r w:rsidRPr="0043382B">
            <w:rPr>
              <w:sz w:val="160"/>
            </w:rPr>
            <w:t>Isotope</w:t>
          </w:r>
        </w:p>
        <w:p w14:paraId="30D9197B" w14:textId="77777777" w:rsidR="00337421" w:rsidRDefault="00337421" w:rsidP="00337421">
          <w:pPr>
            <w:pStyle w:val="Subtitle"/>
            <w:jc w:val="center"/>
            <w:rPr>
              <w:rStyle w:val="SubtleEmphasis"/>
            </w:rPr>
          </w:pPr>
          <w:r w:rsidRPr="0043382B">
            <w:rPr>
              <w:rStyle w:val="SubtleEmphasis"/>
            </w:rPr>
            <w:t>USB HID Emulation for Embedded Devices</w:t>
          </w:r>
        </w:p>
        <w:p w14:paraId="13B34DF1" w14:textId="77777777" w:rsidR="00337421" w:rsidRDefault="00337421" w:rsidP="00337421">
          <w:pPr>
            <w:jc w:val="center"/>
          </w:pPr>
          <w:r>
            <w:t>Benjamin Matthew Pannell</w:t>
          </w:r>
        </w:p>
        <w:p w14:paraId="60C1CA40" w14:textId="77777777" w:rsidR="00337421" w:rsidRDefault="00337421" w:rsidP="00337421">
          <w:pPr>
            <w:pStyle w:val="NoSpacing"/>
            <w:tabs>
              <w:tab w:val="right" w:pos="4111"/>
              <w:tab w:val="left" w:pos="4253"/>
            </w:tabs>
          </w:pPr>
          <w:r>
            <w:rPr>
              <w:b/>
            </w:rPr>
            <w:tab/>
            <w:t>STUDY LEADER</w:t>
          </w:r>
          <w:r>
            <w:t xml:space="preserve"> </w:t>
          </w:r>
          <w:r>
            <w:tab/>
            <w:t>Professor Thomas Niesler</w:t>
          </w:r>
        </w:p>
        <w:p w14:paraId="0578DFD5" w14:textId="77777777" w:rsidR="00337421" w:rsidRDefault="00337421" w:rsidP="00337421">
          <w:pPr>
            <w:pStyle w:val="NoSpacing"/>
            <w:tabs>
              <w:tab w:val="right" w:pos="4111"/>
              <w:tab w:val="left" w:pos="4253"/>
            </w:tabs>
          </w:pPr>
          <w:r>
            <w:rPr>
              <w:b/>
            </w:rPr>
            <w:tab/>
            <w:t>DATE</w:t>
          </w:r>
          <w:r>
            <w:t xml:space="preserve"> </w:t>
          </w:r>
          <w:r>
            <w:tab/>
            <w:t>August 2014</w:t>
          </w:r>
        </w:p>
        <w:p w14:paraId="092F950C" w14:textId="77777777" w:rsidR="00001D7F" w:rsidRDefault="00001D7F" w:rsidP="00337421">
          <w:pPr>
            <w:pStyle w:val="NoSpacing"/>
            <w:tabs>
              <w:tab w:val="right" w:pos="4111"/>
              <w:tab w:val="left" w:pos="4253"/>
            </w:tabs>
          </w:pPr>
        </w:p>
        <w:p w14:paraId="01759659" w14:textId="77777777" w:rsidR="00001D7F" w:rsidRDefault="00001D7F" w:rsidP="00337421">
          <w:pPr>
            <w:pStyle w:val="NoSpacing"/>
            <w:tabs>
              <w:tab w:val="right" w:pos="4111"/>
              <w:tab w:val="left" w:pos="4253"/>
            </w:tabs>
          </w:pPr>
        </w:p>
        <w:p w14:paraId="17159586" w14:textId="77777777" w:rsidR="00001D7F" w:rsidRDefault="00001D7F" w:rsidP="00337421">
          <w:pPr>
            <w:pStyle w:val="NoSpacing"/>
            <w:tabs>
              <w:tab w:val="right" w:pos="4111"/>
              <w:tab w:val="left" w:pos="4253"/>
            </w:tabs>
          </w:pPr>
        </w:p>
        <w:p w14:paraId="3215EA35" w14:textId="77777777" w:rsidR="00001D7F" w:rsidRDefault="00001D7F" w:rsidP="00337421">
          <w:pPr>
            <w:pStyle w:val="NoSpacing"/>
            <w:tabs>
              <w:tab w:val="right" w:pos="4111"/>
              <w:tab w:val="left" w:pos="4253"/>
            </w:tabs>
          </w:pPr>
        </w:p>
        <w:p w14:paraId="0DC6BEE6" w14:textId="77777777" w:rsidR="00001D7F" w:rsidRDefault="00001D7F" w:rsidP="003F74B4">
          <w:pPr>
            <w:pStyle w:val="NoSpacing"/>
            <w:tabs>
              <w:tab w:val="right" w:pos="3969"/>
            </w:tabs>
          </w:pPr>
          <w:r>
            <w:tab/>
          </w:r>
          <w:r>
            <w:rPr>
              <w:b/>
            </w:rPr>
            <w:t>Previous Work</w:t>
          </w:r>
          <w:del w:id="0" w:author="Benjamin Pannell" w:date="2014-10-08T11:21:00Z">
            <w:r w:rsidDel="000A073D">
              <w:rPr>
                <w:b/>
              </w:rPr>
              <w:delText>s</w:delText>
            </w:r>
          </w:del>
        </w:p>
        <w:p w14:paraId="1C962BE6" w14:textId="77777777" w:rsidR="00001D7F" w:rsidRDefault="00001D7F" w:rsidP="003F74B4">
          <w:pPr>
            <w:pStyle w:val="NoSpacing"/>
            <w:tabs>
              <w:tab w:val="left" w:pos="2835"/>
            </w:tabs>
          </w:pPr>
          <w:r>
            <w:tab/>
          </w:r>
          <w:commentRangeStart w:id="1"/>
          <w:r>
            <w:tab/>
            <w:t>Pi Your Command</w:t>
          </w:r>
        </w:p>
        <w:p w14:paraId="481EEA70" w14:textId="77777777" w:rsidR="00001D7F" w:rsidRPr="003F74B4" w:rsidRDefault="00001D7F" w:rsidP="003F74B4">
          <w:pPr>
            <w:pStyle w:val="NoSpacing"/>
            <w:tabs>
              <w:tab w:val="left" w:pos="2835"/>
              <w:tab w:val="left" w:pos="3119"/>
            </w:tabs>
            <w:rPr>
              <w:i/>
            </w:rPr>
          </w:pPr>
          <w:r>
            <w:tab/>
          </w:r>
          <w:r>
            <w:tab/>
          </w:r>
          <w:r w:rsidRPr="003F74B4">
            <w:rPr>
              <w:i/>
            </w:rPr>
            <w:t>Automatic Speech Recognition using the Raspberry Pi</w:t>
          </w:r>
        </w:p>
        <w:p w14:paraId="65149EA5" w14:textId="39EE1913" w:rsidR="00001D7F" w:rsidRPr="003F74B4" w:rsidRDefault="00001D7F" w:rsidP="003F74B4">
          <w:pPr>
            <w:pStyle w:val="NoSpacing"/>
            <w:tabs>
              <w:tab w:val="left" w:pos="3119"/>
            </w:tabs>
          </w:pPr>
          <w:r>
            <w:tab/>
          </w:r>
          <w:r w:rsidRPr="003F74B4">
            <w:t>Christian Truter</w:t>
          </w:r>
          <w:commentRangeEnd w:id="1"/>
          <w:r w:rsidR="000A073D">
            <w:rPr>
              <w:rStyle w:val="CommentReference"/>
            </w:rPr>
            <w:commentReference w:id="1"/>
          </w:r>
          <w:ins w:id="2" w:author="Benjamin Pannell" w:date="2014-10-08T11:21:00Z">
            <w:r w:rsidR="000A073D">
              <w:t xml:space="preserve"> </w:t>
            </w:r>
          </w:ins>
          <w:ins w:id="3" w:author="Benjamin Pannell" w:date="2014-10-08T11:22:00Z">
            <w:r w:rsidR="000A073D">
              <w:t xml:space="preserve">- </w:t>
            </w:r>
          </w:ins>
          <w:ins w:id="4" w:author="Benjamin Pannell" w:date="2014-10-08T11:21:00Z">
            <w:r w:rsidR="000A073D">
              <w:t>Project E (448) Report</w:t>
            </w:r>
          </w:ins>
        </w:p>
        <w:p w14:paraId="6316FAE7" w14:textId="77777777" w:rsidR="00337421" w:rsidRPr="00337421" w:rsidRDefault="00643D74" w:rsidP="00337421">
          <w:pPr>
            <w:pStyle w:val="Title"/>
          </w:pPr>
        </w:p>
      </w:sdtContent>
    </w:sdt>
    <w:p w14:paraId="03A45D64" w14:textId="77777777" w:rsidR="00337421" w:rsidRDefault="00337421">
      <w:pPr>
        <w:rPr>
          <w:rFonts w:asciiTheme="majorHAnsi" w:eastAsiaTheme="majorEastAsia" w:hAnsiTheme="majorHAnsi" w:cstheme="majorBidi"/>
          <w:color w:val="2E74B5" w:themeColor="accent1" w:themeShade="BF"/>
          <w:sz w:val="32"/>
          <w:szCs w:val="32"/>
        </w:rPr>
      </w:pPr>
      <w:r>
        <w:br w:type="page"/>
      </w:r>
    </w:p>
    <w:p w14:paraId="539F8744" w14:textId="77777777" w:rsidR="00BC7BEF" w:rsidRDefault="006D0F4E" w:rsidP="00BC7BEF">
      <w:pPr>
        <w:pStyle w:val="Heading1"/>
      </w:pPr>
      <w:bookmarkStart w:id="5" w:name="_Toc395540503"/>
      <w:bookmarkStart w:id="6" w:name="_Toc401168255"/>
      <w:commentRangeStart w:id="7"/>
      <w:r>
        <w:lastRenderedPageBreak/>
        <w:t>Summaries</w:t>
      </w:r>
      <w:bookmarkEnd w:id="5"/>
      <w:commentRangeEnd w:id="7"/>
      <w:r w:rsidR="000A073D">
        <w:rPr>
          <w:rStyle w:val="CommentReference"/>
          <w:rFonts w:asciiTheme="minorHAnsi" w:eastAsiaTheme="minorHAnsi" w:hAnsiTheme="minorHAnsi" w:cstheme="minorBidi"/>
          <w:color w:val="auto"/>
        </w:rPr>
        <w:commentReference w:id="7"/>
      </w:r>
      <w:bookmarkEnd w:id="6"/>
    </w:p>
    <w:p w14:paraId="2A150F8D" w14:textId="77777777" w:rsidR="00BC7BEF" w:rsidRDefault="00BC7BEF" w:rsidP="00BC7BEF">
      <w:commentRangeStart w:id="8"/>
      <w:r>
        <w:t>Isotope is a project which addresses the need for an easy to use, low cost, USB HID emulation framework for use on embedded devices</w:t>
      </w:r>
      <w:r w:rsidR="003F6BD5">
        <w:t xml:space="preserve"> as an interface between these devices and any personal computer.</w:t>
      </w:r>
    </w:p>
    <w:p w14:paraId="05025185" w14:textId="77777777" w:rsidR="003F6BD5" w:rsidRDefault="003F6BD5" w:rsidP="00BC7BEF">
      <w:r>
        <w:t>Applications include, but are not limited to, voice control of personal computers to aid performance and usability while ensuring universal compatibility. It is also possible that Isotope may be used to rapidly develop low cost simulator controls, remote control devices and administration tools.</w:t>
      </w:r>
    </w:p>
    <w:p w14:paraId="44FDFEC2" w14:textId="77777777" w:rsidR="00337421" w:rsidRDefault="006770D3" w:rsidP="00BC7BEF">
      <w:pPr>
        <w:rPr>
          <w:ins w:id="9" w:author="Benjamin Pannell" w:date="2014-10-15T20:34:00Z"/>
        </w:rPr>
      </w:pPr>
      <w:r>
        <w:t>Isotope has been designed to make use of the low cost ATmega32u4 chip which is readily available and can be sourced in small volumes for easy prototyping. Hardware integration has been kept as simple as possible, and maximum flexibility with respect to the host device has been sought to allow future expansion.</w:t>
      </w:r>
    </w:p>
    <w:p w14:paraId="1557EB58" w14:textId="4FF3FC57" w:rsidR="00A6214F" w:rsidRDefault="00A6214F" w:rsidP="00BC7BEF">
      <w:ins w:id="10" w:author="Benjamin Pannell" w:date="2014-10-15T20:34:00Z">
        <w:r>
          <w:t>At the conclusion of this project a low cost design for a USB HID emulation interface which made use of a UART connection was developed, with a standardized set of communications protocols</w:t>
        </w:r>
      </w:ins>
      <w:ins w:id="11" w:author="Benjamin Pannell" w:date="2014-10-15T20:36:00Z">
        <w:r>
          <w:t xml:space="preserve"> governing the use of this interface. Firmware and libraries were developed for the components specified,</w:t>
        </w:r>
      </w:ins>
      <w:ins w:id="12" w:author="Benjamin Pannell" w:date="2014-10-15T20:37:00Z">
        <w:r>
          <w:t xml:space="preserve"> simplifying integration with new or existing software, and a number of demonstration applications were</w:t>
        </w:r>
      </w:ins>
      <w:ins w:id="13" w:author="Benjamin Pannell" w:date="2014-10-15T20:38:00Z">
        <w:r>
          <w:t xml:space="preserve"> developed to illustrate the available functionality.</w:t>
        </w:r>
      </w:ins>
      <w:ins w:id="14" w:author="Benjamin Pannell" w:date="2014-10-15T20:34:00Z">
        <w:r>
          <w:t xml:space="preserve"> </w:t>
        </w:r>
      </w:ins>
      <w:commentRangeEnd w:id="8"/>
      <w:ins w:id="15" w:author="Benjamin Pannell" w:date="2014-10-15T20:46:00Z">
        <w:r w:rsidR="0028238D">
          <w:rPr>
            <w:rStyle w:val="CommentReference"/>
          </w:rPr>
          <w:commentReference w:id="8"/>
        </w:r>
      </w:ins>
    </w:p>
    <w:p w14:paraId="5F232F18" w14:textId="77777777" w:rsidR="002F0A6F" w:rsidRDefault="002F0A6F" w:rsidP="00BC7BEF"/>
    <w:p w14:paraId="63D284A8" w14:textId="77777777" w:rsidR="00337421" w:rsidRDefault="00337421">
      <w:r>
        <w:br w:type="page"/>
      </w:r>
    </w:p>
    <w:p w14:paraId="1E38122D" w14:textId="77777777" w:rsidR="00BC54D9" w:rsidRDefault="00BC54D9" w:rsidP="00BC54D9">
      <w:pPr>
        <w:pStyle w:val="Heading1"/>
      </w:pPr>
      <w:bookmarkStart w:id="16" w:name="_Toc395540505"/>
      <w:bookmarkStart w:id="17" w:name="_Toc401168256"/>
      <w:r>
        <w:lastRenderedPageBreak/>
        <w:t>Table of Contents</w:t>
      </w:r>
      <w:bookmarkEnd w:id="17"/>
    </w:p>
    <w:p w14:paraId="42422AF4" w14:textId="77777777" w:rsidR="00ED731E" w:rsidRDefault="00BC54D9">
      <w:pPr>
        <w:pStyle w:val="TOC1"/>
        <w:tabs>
          <w:tab w:val="right" w:pos="9061"/>
        </w:tabs>
        <w:rPr>
          <w:ins w:id="18" w:author="Benjamin Pannell" w:date="2014-10-15T20:28:00Z"/>
          <w:rFonts w:eastAsiaTheme="minorEastAsia"/>
          <w:noProof/>
          <w:sz w:val="22"/>
          <w:lang w:eastAsia="en-ZA"/>
        </w:rPr>
      </w:pPr>
      <w:r>
        <w:fldChar w:fldCharType="begin"/>
      </w:r>
      <w:r>
        <w:instrText xml:space="preserve"> TOC \o "1-1" \h \z \u </w:instrText>
      </w:r>
      <w:r>
        <w:fldChar w:fldCharType="separate"/>
      </w:r>
      <w:ins w:id="19" w:author="Benjamin Pannell" w:date="2014-10-15T20:28:00Z">
        <w:r w:rsidR="00ED731E" w:rsidRPr="003D5586">
          <w:rPr>
            <w:rStyle w:val="Hyperlink"/>
            <w:noProof/>
          </w:rPr>
          <w:fldChar w:fldCharType="begin"/>
        </w:r>
        <w:r w:rsidR="00ED731E" w:rsidRPr="003D5586">
          <w:rPr>
            <w:rStyle w:val="Hyperlink"/>
            <w:noProof/>
          </w:rPr>
          <w:instrText xml:space="preserve"> </w:instrText>
        </w:r>
        <w:r w:rsidR="00ED731E">
          <w:rPr>
            <w:noProof/>
          </w:rPr>
          <w:instrText>HYPERLINK \l "_Toc401168255"</w:instrText>
        </w:r>
        <w:r w:rsidR="00ED731E" w:rsidRPr="003D5586">
          <w:rPr>
            <w:rStyle w:val="Hyperlink"/>
            <w:noProof/>
          </w:rPr>
          <w:instrText xml:space="preserve"> </w:instrText>
        </w:r>
        <w:r w:rsidR="00ED731E" w:rsidRPr="003D5586">
          <w:rPr>
            <w:rStyle w:val="Hyperlink"/>
            <w:noProof/>
          </w:rPr>
        </w:r>
        <w:r w:rsidR="00ED731E" w:rsidRPr="003D5586">
          <w:rPr>
            <w:rStyle w:val="Hyperlink"/>
            <w:noProof/>
          </w:rPr>
          <w:fldChar w:fldCharType="separate"/>
        </w:r>
        <w:r w:rsidR="00ED731E" w:rsidRPr="003D5586">
          <w:rPr>
            <w:rStyle w:val="Hyperlink"/>
            <w:noProof/>
          </w:rPr>
          <w:t>Summaries</w:t>
        </w:r>
        <w:r w:rsidR="00ED731E">
          <w:rPr>
            <w:noProof/>
            <w:webHidden/>
          </w:rPr>
          <w:tab/>
        </w:r>
        <w:r w:rsidR="00ED731E">
          <w:rPr>
            <w:noProof/>
            <w:webHidden/>
          </w:rPr>
          <w:fldChar w:fldCharType="begin"/>
        </w:r>
        <w:r w:rsidR="00ED731E">
          <w:rPr>
            <w:noProof/>
            <w:webHidden/>
          </w:rPr>
          <w:instrText xml:space="preserve"> PAGEREF _Toc401168255 \h </w:instrText>
        </w:r>
        <w:r w:rsidR="00ED731E">
          <w:rPr>
            <w:noProof/>
            <w:webHidden/>
          </w:rPr>
        </w:r>
      </w:ins>
      <w:r w:rsidR="00ED731E">
        <w:rPr>
          <w:noProof/>
          <w:webHidden/>
        </w:rPr>
        <w:fldChar w:fldCharType="separate"/>
      </w:r>
      <w:ins w:id="20" w:author="Benjamin Pannell" w:date="2014-10-15T20:28:00Z">
        <w:r w:rsidR="00ED731E">
          <w:rPr>
            <w:noProof/>
            <w:webHidden/>
          </w:rPr>
          <w:t>2</w:t>
        </w:r>
        <w:r w:rsidR="00ED731E">
          <w:rPr>
            <w:noProof/>
            <w:webHidden/>
          </w:rPr>
          <w:fldChar w:fldCharType="end"/>
        </w:r>
        <w:r w:rsidR="00ED731E" w:rsidRPr="003D5586">
          <w:rPr>
            <w:rStyle w:val="Hyperlink"/>
            <w:noProof/>
          </w:rPr>
          <w:fldChar w:fldCharType="end"/>
        </w:r>
      </w:ins>
    </w:p>
    <w:p w14:paraId="7F76B0BF" w14:textId="77777777" w:rsidR="00ED731E" w:rsidRDefault="00ED731E">
      <w:pPr>
        <w:pStyle w:val="TOC1"/>
        <w:tabs>
          <w:tab w:val="right" w:pos="9061"/>
        </w:tabs>
        <w:rPr>
          <w:ins w:id="21" w:author="Benjamin Pannell" w:date="2014-10-15T20:28:00Z"/>
          <w:rFonts w:eastAsiaTheme="minorEastAsia"/>
          <w:noProof/>
          <w:sz w:val="22"/>
          <w:lang w:eastAsia="en-ZA"/>
        </w:rPr>
      </w:pPr>
      <w:ins w:id="22"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"_Toc401168256"</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Table of Contents</w:t>
        </w:r>
        <w:r>
          <w:rPr>
            <w:noProof/>
            <w:webHidden/>
          </w:rPr>
          <w:tab/>
        </w:r>
        <w:r>
          <w:rPr>
            <w:noProof/>
            <w:webHidden/>
          </w:rPr>
          <w:fldChar w:fldCharType="begin"/>
        </w:r>
        <w:r>
          <w:rPr>
            <w:noProof/>
            <w:webHidden/>
          </w:rPr>
          <w:instrText xml:space="preserve"> PAGEREF _Toc401168256 \h </w:instrText>
        </w:r>
        <w:r>
          <w:rPr>
            <w:noProof/>
            <w:webHidden/>
          </w:rPr>
        </w:r>
      </w:ins>
      <w:r>
        <w:rPr>
          <w:noProof/>
          <w:webHidden/>
        </w:rPr>
        <w:fldChar w:fldCharType="separate"/>
      </w:r>
      <w:ins w:id="23" w:author="Benjamin Pannell" w:date="2014-10-15T20:28:00Z">
        <w:r>
          <w:rPr>
            <w:noProof/>
            <w:webHidden/>
          </w:rPr>
          <w:t>3</w:t>
        </w:r>
        <w:r>
          <w:rPr>
            <w:noProof/>
            <w:webHidden/>
          </w:rPr>
          <w:fldChar w:fldCharType="end"/>
        </w:r>
        <w:r w:rsidRPr="003D5586">
          <w:rPr>
            <w:rStyle w:val="Hyperlink"/>
            <w:noProof/>
          </w:rPr>
          <w:fldChar w:fldCharType="end"/>
        </w:r>
      </w:ins>
    </w:p>
    <w:p w14:paraId="076794FD" w14:textId="77777777" w:rsidR="00ED731E" w:rsidRDefault="00ED731E">
      <w:pPr>
        <w:pStyle w:val="TOC1"/>
        <w:tabs>
          <w:tab w:val="right" w:pos="9061"/>
        </w:tabs>
        <w:rPr>
          <w:ins w:id="24" w:author="Benjamin Pannell" w:date="2014-10-15T20:28:00Z"/>
          <w:rFonts w:eastAsiaTheme="minorEastAsia"/>
          <w:noProof/>
          <w:sz w:val="22"/>
          <w:lang w:eastAsia="en-ZA"/>
        </w:rPr>
      </w:pPr>
      <w:ins w:id="25"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"_Toc401168257"</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Figures</w:t>
        </w:r>
        <w:r>
          <w:rPr>
            <w:noProof/>
            <w:webHidden/>
          </w:rPr>
          <w:tab/>
        </w:r>
        <w:r>
          <w:rPr>
            <w:noProof/>
            <w:webHidden/>
          </w:rPr>
          <w:fldChar w:fldCharType="begin"/>
        </w:r>
        <w:r>
          <w:rPr>
            <w:noProof/>
            <w:webHidden/>
          </w:rPr>
          <w:instrText xml:space="preserve"> PAGEREF _Toc401168257 \h </w:instrText>
        </w:r>
        <w:r>
          <w:rPr>
            <w:noProof/>
            <w:webHidden/>
          </w:rPr>
        </w:r>
      </w:ins>
      <w:r>
        <w:rPr>
          <w:noProof/>
          <w:webHidden/>
        </w:rPr>
        <w:fldChar w:fldCharType="separate"/>
      </w:r>
      <w:ins w:id="26" w:author="Benjamin Pannell" w:date="2014-10-15T20:28:00Z">
        <w:r>
          <w:rPr>
            <w:noProof/>
            <w:webHidden/>
          </w:rPr>
          <w:t>4</w:t>
        </w:r>
        <w:r>
          <w:rPr>
            <w:noProof/>
            <w:webHidden/>
          </w:rPr>
          <w:fldChar w:fldCharType="end"/>
        </w:r>
        <w:r w:rsidRPr="003D5586">
          <w:rPr>
            <w:rStyle w:val="Hyperlink"/>
            <w:noProof/>
          </w:rPr>
          <w:fldChar w:fldCharType="end"/>
        </w:r>
      </w:ins>
    </w:p>
    <w:p w14:paraId="2BCB5C4B" w14:textId="77777777" w:rsidR="00ED731E" w:rsidRDefault="00ED731E">
      <w:pPr>
        <w:pStyle w:val="TOC1"/>
        <w:tabs>
          <w:tab w:val="right" w:pos="9061"/>
        </w:tabs>
        <w:rPr>
          <w:ins w:id="27" w:author="Benjamin Pannell" w:date="2014-10-15T20:28:00Z"/>
          <w:rFonts w:eastAsiaTheme="minorEastAsia"/>
          <w:noProof/>
          <w:sz w:val="22"/>
          <w:lang w:eastAsia="en-ZA"/>
        </w:rPr>
      </w:pPr>
      <w:ins w:id="28"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"_Toc401168258"</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Tables</w:t>
        </w:r>
        <w:r>
          <w:rPr>
            <w:noProof/>
            <w:webHidden/>
          </w:rPr>
          <w:tab/>
        </w:r>
        <w:r>
          <w:rPr>
            <w:noProof/>
            <w:webHidden/>
          </w:rPr>
          <w:fldChar w:fldCharType="begin"/>
        </w:r>
        <w:r>
          <w:rPr>
            <w:noProof/>
            <w:webHidden/>
          </w:rPr>
          <w:instrText xml:space="preserve"> PAGEREF _Toc401168258 \h </w:instrText>
        </w:r>
        <w:r>
          <w:rPr>
            <w:noProof/>
            <w:webHidden/>
          </w:rPr>
        </w:r>
      </w:ins>
      <w:r>
        <w:rPr>
          <w:noProof/>
          <w:webHidden/>
        </w:rPr>
        <w:fldChar w:fldCharType="separate"/>
      </w:r>
      <w:ins w:id="29" w:author="Benjamin Pannell" w:date="2014-10-15T20:28:00Z">
        <w:r>
          <w:rPr>
            <w:noProof/>
            <w:webHidden/>
          </w:rPr>
          <w:t>4</w:t>
        </w:r>
        <w:r>
          <w:rPr>
            <w:noProof/>
            <w:webHidden/>
          </w:rPr>
          <w:fldChar w:fldCharType="end"/>
        </w:r>
        <w:r w:rsidRPr="003D5586">
          <w:rPr>
            <w:rStyle w:val="Hyperlink"/>
            <w:noProof/>
          </w:rPr>
          <w:fldChar w:fldCharType="end"/>
        </w:r>
      </w:ins>
    </w:p>
    <w:p w14:paraId="33A06D6F" w14:textId="77777777" w:rsidR="00ED731E" w:rsidRDefault="00ED731E">
      <w:pPr>
        <w:pStyle w:val="TOC1"/>
        <w:tabs>
          <w:tab w:val="right" w:pos="9061"/>
        </w:tabs>
        <w:rPr>
          <w:ins w:id="30" w:author="Benjamin Pannell" w:date="2014-10-15T20:28:00Z"/>
          <w:rFonts w:eastAsiaTheme="minorEastAsia"/>
          <w:noProof/>
          <w:sz w:val="22"/>
          <w:lang w:eastAsia="en-ZA"/>
        </w:rPr>
      </w:pPr>
      <w:ins w:id="31"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"_Toc401168259"</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Symbols</w:t>
        </w:r>
        <w:r>
          <w:rPr>
            <w:noProof/>
            <w:webHidden/>
          </w:rPr>
          <w:tab/>
        </w:r>
        <w:r>
          <w:rPr>
            <w:noProof/>
            <w:webHidden/>
          </w:rPr>
          <w:fldChar w:fldCharType="begin"/>
        </w:r>
        <w:r>
          <w:rPr>
            <w:noProof/>
            <w:webHidden/>
          </w:rPr>
          <w:instrText xml:space="preserve"> PAGEREF _Toc401168259 \h </w:instrText>
        </w:r>
        <w:r>
          <w:rPr>
            <w:noProof/>
            <w:webHidden/>
          </w:rPr>
        </w:r>
      </w:ins>
      <w:r>
        <w:rPr>
          <w:noProof/>
          <w:webHidden/>
        </w:rPr>
        <w:fldChar w:fldCharType="separate"/>
      </w:r>
      <w:ins w:id="32" w:author="Benjamin Pannell" w:date="2014-10-15T20:28:00Z">
        <w:r>
          <w:rPr>
            <w:noProof/>
            <w:webHidden/>
          </w:rPr>
          <w:t>5</w:t>
        </w:r>
        <w:r>
          <w:rPr>
            <w:noProof/>
            <w:webHidden/>
          </w:rPr>
          <w:fldChar w:fldCharType="end"/>
        </w:r>
        <w:r w:rsidRPr="003D5586">
          <w:rPr>
            <w:rStyle w:val="Hyperlink"/>
            <w:noProof/>
          </w:rPr>
          <w:fldChar w:fldCharType="end"/>
        </w:r>
      </w:ins>
    </w:p>
    <w:p w14:paraId="2C92FA0A" w14:textId="77777777" w:rsidR="00ED731E" w:rsidRDefault="00ED731E">
      <w:pPr>
        <w:pStyle w:val="TOC1"/>
        <w:tabs>
          <w:tab w:val="right" w:pos="9061"/>
        </w:tabs>
        <w:rPr>
          <w:ins w:id="33" w:author="Benjamin Pannell" w:date="2014-10-15T20:28:00Z"/>
          <w:rFonts w:eastAsiaTheme="minorEastAsia"/>
          <w:noProof/>
          <w:sz w:val="22"/>
          <w:lang w:eastAsia="en-ZA"/>
        </w:rPr>
      </w:pPr>
      <w:ins w:id="34"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"_Toc401168260"</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Introduction</w:t>
        </w:r>
        <w:r>
          <w:rPr>
            <w:noProof/>
            <w:webHidden/>
          </w:rPr>
          <w:tab/>
        </w:r>
        <w:r>
          <w:rPr>
            <w:noProof/>
            <w:webHidden/>
          </w:rPr>
          <w:fldChar w:fldCharType="begin"/>
        </w:r>
        <w:r>
          <w:rPr>
            <w:noProof/>
            <w:webHidden/>
          </w:rPr>
          <w:instrText xml:space="preserve"> PAGEREF _Toc401168260 \h </w:instrText>
        </w:r>
        <w:r>
          <w:rPr>
            <w:noProof/>
            <w:webHidden/>
          </w:rPr>
        </w:r>
      </w:ins>
      <w:r>
        <w:rPr>
          <w:noProof/>
          <w:webHidden/>
        </w:rPr>
        <w:fldChar w:fldCharType="separate"/>
      </w:r>
      <w:ins w:id="35" w:author="Benjamin Pannell" w:date="2014-10-15T20:28:00Z">
        <w:r>
          <w:rPr>
            <w:noProof/>
            <w:webHidden/>
          </w:rPr>
          <w:t>6</w:t>
        </w:r>
        <w:r>
          <w:rPr>
            <w:noProof/>
            <w:webHidden/>
          </w:rPr>
          <w:fldChar w:fldCharType="end"/>
        </w:r>
        <w:r w:rsidRPr="003D5586">
          <w:rPr>
            <w:rStyle w:val="Hyperlink"/>
            <w:noProof/>
          </w:rPr>
          <w:fldChar w:fldCharType="end"/>
        </w:r>
      </w:ins>
    </w:p>
    <w:p w14:paraId="1D8F2CBF" w14:textId="77777777" w:rsidR="00ED731E" w:rsidRDefault="00ED731E">
      <w:pPr>
        <w:pStyle w:val="TOC1"/>
        <w:tabs>
          <w:tab w:val="right" w:pos="9061"/>
        </w:tabs>
        <w:rPr>
          <w:ins w:id="36" w:author="Benjamin Pannell" w:date="2014-10-15T20:28:00Z"/>
          <w:rFonts w:eastAsiaTheme="minorEastAsia"/>
          <w:noProof/>
          <w:sz w:val="22"/>
          <w:lang w:eastAsia="en-ZA"/>
        </w:rPr>
      </w:pPr>
      <w:ins w:id="37"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"_Toc401168261"</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Univeral Serial Bus Background</w:t>
        </w:r>
        <w:r>
          <w:rPr>
            <w:noProof/>
            <w:webHidden/>
          </w:rPr>
          <w:tab/>
        </w:r>
        <w:r>
          <w:rPr>
            <w:noProof/>
            <w:webHidden/>
          </w:rPr>
          <w:fldChar w:fldCharType="begin"/>
        </w:r>
        <w:r>
          <w:rPr>
            <w:noProof/>
            <w:webHidden/>
          </w:rPr>
          <w:instrText xml:space="preserve"> PAGEREF _Toc401168261 \h </w:instrText>
        </w:r>
        <w:r>
          <w:rPr>
            <w:noProof/>
            <w:webHidden/>
          </w:rPr>
        </w:r>
      </w:ins>
      <w:r>
        <w:rPr>
          <w:noProof/>
          <w:webHidden/>
        </w:rPr>
        <w:fldChar w:fldCharType="separate"/>
      </w:r>
      <w:ins w:id="38" w:author="Benjamin Pannell" w:date="2014-10-15T20:28:00Z">
        <w:r>
          <w:rPr>
            <w:noProof/>
            <w:webHidden/>
          </w:rPr>
          <w:t>8</w:t>
        </w:r>
        <w:r>
          <w:rPr>
            <w:noProof/>
            <w:webHidden/>
          </w:rPr>
          <w:fldChar w:fldCharType="end"/>
        </w:r>
        <w:r w:rsidRPr="003D5586">
          <w:rPr>
            <w:rStyle w:val="Hyperlink"/>
            <w:noProof/>
          </w:rPr>
          <w:fldChar w:fldCharType="end"/>
        </w:r>
      </w:ins>
    </w:p>
    <w:p w14:paraId="18B4706F" w14:textId="77777777" w:rsidR="00ED731E" w:rsidRDefault="00ED731E">
      <w:pPr>
        <w:pStyle w:val="TOC1"/>
        <w:tabs>
          <w:tab w:val="right" w:pos="9061"/>
        </w:tabs>
        <w:rPr>
          <w:ins w:id="39" w:author="Benjamin Pannell" w:date="2014-10-15T20:28:00Z"/>
          <w:rFonts w:eastAsiaTheme="minorEastAsia"/>
          <w:noProof/>
          <w:sz w:val="22"/>
          <w:lang w:eastAsia="en-ZA"/>
        </w:rPr>
      </w:pPr>
      <w:ins w:id="40"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"_Toc401168262"</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Pre-Design Investigation</w:t>
        </w:r>
        <w:r>
          <w:rPr>
            <w:noProof/>
            <w:webHidden/>
          </w:rPr>
          <w:tab/>
        </w:r>
        <w:r>
          <w:rPr>
            <w:noProof/>
            <w:webHidden/>
          </w:rPr>
          <w:fldChar w:fldCharType="begin"/>
        </w:r>
        <w:r>
          <w:rPr>
            <w:noProof/>
            <w:webHidden/>
          </w:rPr>
          <w:instrText xml:space="preserve"> PAGEREF _Toc401168262 \h </w:instrText>
        </w:r>
        <w:r>
          <w:rPr>
            <w:noProof/>
            <w:webHidden/>
          </w:rPr>
        </w:r>
      </w:ins>
      <w:r>
        <w:rPr>
          <w:noProof/>
          <w:webHidden/>
        </w:rPr>
        <w:fldChar w:fldCharType="separate"/>
      </w:r>
      <w:ins w:id="41" w:author="Benjamin Pannell" w:date="2014-10-15T20:28:00Z">
        <w:r>
          <w:rPr>
            <w:noProof/>
            <w:webHidden/>
          </w:rPr>
          <w:t>9</w:t>
        </w:r>
        <w:r>
          <w:rPr>
            <w:noProof/>
            <w:webHidden/>
          </w:rPr>
          <w:fldChar w:fldCharType="end"/>
        </w:r>
        <w:r w:rsidRPr="003D5586">
          <w:rPr>
            <w:rStyle w:val="Hyperlink"/>
            <w:noProof/>
          </w:rPr>
          <w:fldChar w:fldCharType="end"/>
        </w:r>
      </w:ins>
    </w:p>
    <w:p w14:paraId="5D4A0C04" w14:textId="77777777" w:rsidR="00ED731E" w:rsidRDefault="00ED731E">
      <w:pPr>
        <w:pStyle w:val="TOC1"/>
        <w:tabs>
          <w:tab w:val="right" w:pos="9061"/>
        </w:tabs>
        <w:rPr>
          <w:ins w:id="42" w:author="Benjamin Pannell" w:date="2014-10-15T20:28:00Z"/>
          <w:rFonts w:eastAsiaTheme="minorEastAsia"/>
          <w:noProof/>
          <w:sz w:val="22"/>
          <w:lang w:eastAsia="en-ZA"/>
        </w:rPr>
      </w:pPr>
      <w:ins w:id="43"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"_Toc401168263"</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Demonstration Device Selection</w:t>
        </w:r>
        <w:r>
          <w:rPr>
            <w:noProof/>
            <w:webHidden/>
          </w:rPr>
          <w:tab/>
        </w:r>
        <w:r>
          <w:rPr>
            <w:noProof/>
            <w:webHidden/>
          </w:rPr>
          <w:fldChar w:fldCharType="begin"/>
        </w:r>
        <w:r>
          <w:rPr>
            <w:noProof/>
            <w:webHidden/>
          </w:rPr>
          <w:instrText xml:space="preserve"> PAGEREF _Toc401168263 \h </w:instrText>
        </w:r>
        <w:r>
          <w:rPr>
            <w:noProof/>
            <w:webHidden/>
          </w:rPr>
        </w:r>
      </w:ins>
      <w:r>
        <w:rPr>
          <w:noProof/>
          <w:webHidden/>
        </w:rPr>
        <w:fldChar w:fldCharType="separate"/>
      </w:r>
      <w:ins w:id="44" w:author="Benjamin Pannell" w:date="2014-10-15T20:28:00Z">
        <w:r>
          <w:rPr>
            <w:noProof/>
            <w:webHidden/>
          </w:rPr>
          <w:t>12</w:t>
        </w:r>
        <w:r>
          <w:rPr>
            <w:noProof/>
            <w:webHidden/>
          </w:rPr>
          <w:fldChar w:fldCharType="end"/>
        </w:r>
        <w:r w:rsidRPr="003D5586">
          <w:rPr>
            <w:rStyle w:val="Hyperlink"/>
            <w:noProof/>
          </w:rPr>
          <w:fldChar w:fldCharType="end"/>
        </w:r>
      </w:ins>
    </w:p>
    <w:p w14:paraId="7CBBF068" w14:textId="77777777" w:rsidR="00ED731E" w:rsidRDefault="00ED731E">
      <w:pPr>
        <w:pStyle w:val="TOC1"/>
        <w:tabs>
          <w:tab w:val="right" w:pos="9061"/>
        </w:tabs>
        <w:rPr>
          <w:ins w:id="45" w:author="Benjamin Pannell" w:date="2014-10-15T20:28:00Z"/>
          <w:rFonts w:eastAsiaTheme="minorEastAsia"/>
          <w:noProof/>
          <w:sz w:val="22"/>
          <w:lang w:eastAsia="en-ZA"/>
        </w:rPr>
      </w:pPr>
      <w:ins w:id="46"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"_Toc401168264"</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Device Design</w:t>
        </w:r>
        <w:r>
          <w:rPr>
            <w:noProof/>
            <w:webHidden/>
          </w:rPr>
          <w:tab/>
        </w:r>
        <w:r>
          <w:rPr>
            <w:noProof/>
            <w:webHidden/>
          </w:rPr>
          <w:fldChar w:fldCharType="begin"/>
        </w:r>
        <w:r>
          <w:rPr>
            <w:noProof/>
            <w:webHidden/>
          </w:rPr>
          <w:instrText xml:space="preserve"> PAGEREF _Toc401168264 \h </w:instrText>
        </w:r>
        <w:r>
          <w:rPr>
            <w:noProof/>
            <w:webHidden/>
          </w:rPr>
        </w:r>
      </w:ins>
      <w:r>
        <w:rPr>
          <w:noProof/>
          <w:webHidden/>
        </w:rPr>
        <w:fldChar w:fldCharType="separate"/>
      </w:r>
      <w:ins w:id="47" w:author="Benjamin Pannell" w:date="2014-10-15T20:28:00Z">
        <w:r>
          <w:rPr>
            <w:noProof/>
            <w:webHidden/>
          </w:rPr>
          <w:t>13</w:t>
        </w:r>
        <w:r>
          <w:rPr>
            <w:noProof/>
            <w:webHidden/>
          </w:rPr>
          <w:fldChar w:fldCharType="end"/>
        </w:r>
        <w:r w:rsidRPr="003D5586">
          <w:rPr>
            <w:rStyle w:val="Hyperlink"/>
            <w:noProof/>
          </w:rPr>
          <w:fldChar w:fldCharType="end"/>
        </w:r>
      </w:ins>
    </w:p>
    <w:p w14:paraId="5102C8C1" w14:textId="77777777" w:rsidR="00ED731E" w:rsidRDefault="00ED731E">
      <w:pPr>
        <w:pStyle w:val="TOC1"/>
        <w:tabs>
          <w:tab w:val="right" w:pos="9061"/>
        </w:tabs>
        <w:rPr>
          <w:ins w:id="48" w:author="Benjamin Pannell" w:date="2014-10-15T20:28:00Z"/>
          <w:rFonts w:eastAsiaTheme="minorEastAsia"/>
          <w:noProof/>
          <w:sz w:val="22"/>
          <w:lang w:eastAsia="en-ZA"/>
        </w:rPr>
      </w:pPr>
      <w:ins w:id="49"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"_Toc401168265"</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Software Design</w:t>
        </w:r>
        <w:r>
          <w:rPr>
            <w:noProof/>
            <w:webHidden/>
          </w:rPr>
          <w:tab/>
        </w:r>
        <w:r>
          <w:rPr>
            <w:noProof/>
            <w:webHidden/>
          </w:rPr>
          <w:fldChar w:fldCharType="begin"/>
        </w:r>
        <w:r>
          <w:rPr>
            <w:noProof/>
            <w:webHidden/>
          </w:rPr>
          <w:instrText xml:space="preserve"> PAGEREF _Toc401168265 \h </w:instrText>
        </w:r>
        <w:r>
          <w:rPr>
            <w:noProof/>
            <w:webHidden/>
          </w:rPr>
        </w:r>
      </w:ins>
      <w:r>
        <w:rPr>
          <w:noProof/>
          <w:webHidden/>
        </w:rPr>
        <w:fldChar w:fldCharType="separate"/>
      </w:r>
      <w:ins w:id="50" w:author="Benjamin Pannell" w:date="2014-10-15T20:28:00Z">
        <w:r>
          <w:rPr>
            <w:noProof/>
            <w:webHidden/>
          </w:rPr>
          <w:t>18</w:t>
        </w:r>
        <w:r>
          <w:rPr>
            <w:noProof/>
            <w:webHidden/>
          </w:rPr>
          <w:fldChar w:fldCharType="end"/>
        </w:r>
        <w:r w:rsidRPr="003D5586">
          <w:rPr>
            <w:rStyle w:val="Hyperlink"/>
            <w:noProof/>
          </w:rPr>
          <w:fldChar w:fldCharType="end"/>
        </w:r>
      </w:ins>
    </w:p>
    <w:p w14:paraId="72DC816E" w14:textId="77777777" w:rsidR="00ED731E" w:rsidRDefault="00ED731E">
      <w:pPr>
        <w:pStyle w:val="TOC1"/>
        <w:tabs>
          <w:tab w:val="right" w:pos="9061"/>
        </w:tabs>
        <w:rPr>
          <w:ins w:id="51" w:author="Benjamin Pannell" w:date="2014-10-15T20:28:00Z"/>
          <w:rFonts w:eastAsiaTheme="minorEastAsia"/>
          <w:noProof/>
          <w:sz w:val="22"/>
          <w:lang w:eastAsia="en-ZA"/>
        </w:rPr>
      </w:pPr>
      <w:ins w:id="52"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"_Toc401168266"</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Communications Protocol</w:t>
        </w:r>
        <w:r>
          <w:rPr>
            <w:noProof/>
            <w:webHidden/>
          </w:rPr>
          <w:tab/>
        </w:r>
        <w:r>
          <w:rPr>
            <w:noProof/>
            <w:webHidden/>
          </w:rPr>
          <w:fldChar w:fldCharType="begin"/>
        </w:r>
        <w:r>
          <w:rPr>
            <w:noProof/>
            <w:webHidden/>
          </w:rPr>
          <w:instrText xml:space="preserve"> PAGEREF _Toc401168266 \h </w:instrText>
        </w:r>
        <w:r>
          <w:rPr>
            <w:noProof/>
            <w:webHidden/>
          </w:rPr>
        </w:r>
      </w:ins>
      <w:r>
        <w:rPr>
          <w:noProof/>
          <w:webHidden/>
        </w:rPr>
        <w:fldChar w:fldCharType="separate"/>
      </w:r>
      <w:ins w:id="53" w:author="Benjamin Pannell" w:date="2014-10-15T20:28:00Z">
        <w:r>
          <w:rPr>
            <w:noProof/>
            <w:webHidden/>
          </w:rPr>
          <w:t>24</w:t>
        </w:r>
        <w:r>
          <w:rPr>
            <w:noProof/>
            <w:webHidden/>
          </w:rPr>
          <w:fldChar w:fldCharType="end"/>
        </w:r>
        <w:r w:rsidRPr="003D5586">
          <w:rPr>
            <w:rStyle w:val="Hyperlink"/>
            <w:noProof/>
          </w:rPr>
          <w:fldChar w:fldCharType="end"/>
        </w:r>
      </w:ins>
    </w:p>
    <w:p w14:paraId="105E59B1" w14:textId="77777777" w:rsidR="00ED731E" w:rsidRDefault="00ED731E">
      <w:pPr>
        <w:pStyle w:val="TOC1"/>
        <w:tabs>
          <w:tab w:val="right" w:pos="9061"/>
        </w:tabs>
        <w:rPr>
          <w:ins w:id="54" w:author="Benjamin Pannell" w:date="2014-10-15T20:28:00Z"/>
          <w:rFonts w:eastAsiaTheme="minorEastAsia"/>
          <w:noProof/>
          <w:sz w:val="22"/>
          <w:lang w:eastAsia="en-ZA"/>
        </w:rPr>
      </w:pPr>
      <w:ins w:id="55"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"_Toc401168267"</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Future Expansion</w:t>
        </w:r>
        <w:r>
          <w:rPr>
            <w:noProof/>
            <w:webHidden/>
          </w:rPr>
          <w:tab/>
        </w:r>
        <w:r>
          <w:rPr>
            <w:noProof/>
            <w:webHidden/>
          </w:rPr>
          <w:fldChar w:fldCharType="begin"/>
        </w:r>
        <w:r>
          <w:rPr>
            <w:noProof/>
            <w:webHidden/>
          </w:rPr>
          <w:instrText xml:space="preserve"> PAGEREF _Toc401168267 \h </w:instrText>
        </w:r>
        <w:r>
          <w:rPr>
            <w:noProof/>
            <w:webHidden/>
          </w:rPr>
        </w:r>
      </w:ins>
      <w:r>
        <w:rPr>
          <w:noProof/>
          <w:webHidden/>
        </w:rPr>
        <w:fldChar w:fldCharType="separate"/>
      </w:r>
      <w:ins w:id="56" w:author="Benjamin Pannell" w:date="2014-10-15T20:28:00Z">
        <w:r>
          <w:rPr>
            <w:noProof/>
            <w:webHidden/>
          </w:rPr>
          <w:t>30</w:t>
        </w:r>
        <w:r>
          <w:rPr>
            <w:noProof/>
            <w:webHidden/>
          </w:rPr>
          <w:fldChar w:fldCharType="end"/>
        </w:r>
        <w:r w:rsidRPr="003D5586">
          <w:rPr>
            <w:rStyle w:val="Hyperlink"/>
            <w:noProof/>
          </w:rPr>
          <w:fldChar w:fldCharType="end"/>
        </w:r>
      </w:ins>
    </w:p>
    <w:p w14:paraId="0EA3912D" w14:textId="77777777" w:rsidR="00ED731E" w:rsidRDefault="00ED731E">
      <w:pPr>
        <w:pStyle w:val="TOC1"/>
        <w:tabs>
          <w:tab w:val="right" w:pos="9061"/>
        </w:tabs>
        <w:rPr>
          <w:ins w:id="57" w:author="Benjamin Pannell" w:date="2014-10-15T20:28:00Z"/>
          <w:rFonts w:eastAsiaTheme="minorEastAsia"/>
          <w:noProof/>
          <w:sz w:val="22"/>
          <w:lang w:eastAsia="en-ZA"/>
        </w:rPr>
      </w:pPr>
      <w:ins w:id="58"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"_Toc401168268"</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References</w:t>
        </w:r>
        <w:r>
          <w:rPr>
            <w:noProof/>
            <w:webHidden/>
          </w:rPr>
          <w:tab/>
        </w:r>
        <w:r>
          <w:rPr>
            <w:noProof/>
            <w:webHidden/>
          </w:rPr>
          <w:fldChar w:fldCharType="begin"/>
        </w:r>
        <w:r>
          <w:rPr>
            <w:noProof/>
            <w:webHidden/>
          </w:rPr>
          <w:instrText xml:space="preserve"> PAGEREF _Toc401168268 \h </w:instrText>
        </w:r>
        <w:r>
          <w:rPr>
            <w:noProof/>
            <w:webHidden/>
          </w:rPr>
        </w:r>
      </w:ins>
      <w:r>
        <w:rPr>
          <w:noProof/>
          <w:webHidden/>
        </w:rPr>
        <w:fldChar w:fldCharType="separate"/>
      </w:r>
      <w:ins w:id="59" w:author="Benjamin Pannell" w:date="2014-10-15T20:28:00Z">
        <w:r>
          <w:rPr>
            <w:noProof/>
            <w:webHidden/>
          </w:rPr>
          <w:t>31</w:t>
        </w:r>
        <w:r>
          <w:rPr>
            <w:noProof/>
            <w:webHidden/>
          </w:rPr>
          <w:fldChar w:fldCharType="end"/>
        </w:r>
        <w:r w:rsidRPr="003D5586">
          <w:rPr>
            <w:rStyle w:val="Hyperlink"/>
            <w:noProof/>
          </w:rPr>
          <w:fldChar w:fldCharType="end"/>
        </w:r>
      </w:ins>
    </w:p>
    <w:p w14:paraId="340535D4" w14:textId="77777777" w:rsidR="00ED731E" w:rsidRDefault="00ED731E">
      <w:pPr>
        <w:pStyle w:val="TOC1"/>
        <w:tabs>
          <w:tab w:val="right" w:pos="9061"/>
        </w:tabs>
        <w:rPr>
          <w:ins w:id="60" w:author="Benjamin Pannell" w:date="2014-10-15T20:28:00Z"/>
          <w:rFonts w:eastAsiaTheme="minorEastAsia"/>
          <w:noProof/>
          <w:sz w:val="22"/>
          <w:lang w:eastAsia="en-ZA"/>
        </w:rPr>
      </w:pPr>
      <w:ins w:id="61"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"_Toc401168269"</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Appendix A: Project Planning Schedule</w:t>
        </w:r>
        <w:r>
          <w:rPr>
            <w:noProof/>
            <w:webHidden/>
          </w:rPr>
          <w:tab/>
        </w:r>
        <w:r>
          <w:rPr>
            <w:noProof/>
            <w:webHidden/>
          </w:rPr>
          <w:fldChar w:fldCharType="begin"/>
        </w:r>
        <w:r>
          <w:rPr>
            <w:noProof/>
            <w:webHidden/>
          </w:rPr>
          <w:instrText xml:space="preserve"> PAGEREF _Toc401168269 \h </w:instrText>
        </w:r>
        <w:r>
          <w:rPr>
            <w:noProof/>
            <w:webHidden/>
          </w:rPr>
        </w:r>
      </w:ins>
      <w:r>
        <w:rPr>
          <w:noProof/>
          <w:webHidden/>
        </w:rPr>
        <w:fldChar w:fldCharType="separate"/>
      </w:r>
      <w:ins w:id="62" w:author="Benjamin Pannell" w:date="2014-10-15T20:28:00Z">
        <w:r>
          <w:rPr>
            <w:noProof/>
            <w:webHidden/>
          </w:rPr>
          <w:t>33</w:t>
        </w:r>
        <w:r>
          <w:rPr>
            <w:noProof/>
            <w:webHidden/>
          </w:rPr>
          <w:fldChar w:fldCharType="end"/>
        </w:r>
        <w:r w:rsidRPr="003D5586">
          <w:rPr>
            <w:rStyle w:val="Hyperlink"/>
            <w:noProof/>
          </w:rPr>
          <w:fldChar w:fldCharType="end"/>
        </w:r>
      </w:ins>
    </w:p>
    <w:p w14:paraId="46EECE9F" w14:textId="77777777" w:rsidR="00ED731E" w:rsidRDefault="00ED731E">
      <w:pPr>
        <w:pStyle w:val="TOC1"/>
        <w:tabs>
          <w:tab w:val="right" w:pos="9061"/>
        </w:tabs>
        <w:rPr>
          <w:ins w:id="63" w:author="Benjamin Pannell" w:date="2014-10-15T20:28:00Z"/>
          <w:rFonts w:eastAsiaTheme="minorEastAsia"/>
          <w:noProof/>
          <w:sz w:val="22"/>
          <w:lang w:eastAsia="en-ZA"/>
        </w:rPr>
      </w:pPr>
      <w:ins w:id="64"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"_Toc401168270"</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Appendix B: Project Specifications</w:t>
        </w:r>
        <w:r>
          <w:rPr>
            <w:noProof/>
            <w:webHidden/>
          </w:rPr>
          <w:tab/>
        </w:r>
        <w:r>
          <w:rPr>
            <w:noProof/>
            <w:webHidden/>
          </w:rPr>
          <w:fldChar w:fldCharType="begin"/>
        </w:r>
        <w:r>
          <w:rPr>
            <w:noProof/>
            <w:webHidden/>
          </w:rPr>
          <w:instrText xml:space="preserve"> PAGEREF _Toc401168270 \h </w:instrText>
        </w:r>
        <w:r>
          <w:rPr>
            <w:noProof/>
            <w:webHidden/>
          </w:rPr>
        </w:r>
      </w:ins>
      <w:r>
        <w:rPr>
          <w:noProof/>
          <w:webHidden/>
        </w:rPr>
        <w:fldChar w:fldCharType="separate"/>
      </w:r>
      <w:ins w:id="65" w:author="Benjamin Pannell" w:date="2014-10-15T20:28:00Z">
        <w:r>
          <w:rPr>
            <w:noProof/>
            <w:webHidden/>
          </w:rPr>
          <w:t>34</w:t>
        </w:r>
        <w:r>
          <w:rPr>
            <w:noProof/>
            <w:webHidden/>
          </w:rPr>
          <w:fldChar w:fldCharType="end"/>
        </w:r>
        <w:r w:rsidRPr="003D5586">
          <w:rPr>
            <w:rStyle w:val="Hyperlink"/>
            <w:noProof/>
          </w:rPr>
          <w:fldChar w:fldCharType="end"/>
        </w:r>
      </w:ins>
    </w:p>
    <w:p w14:paraId="527983F9" w14:textId="77777777" w:rsidR="00ED731E" w:rsidRDefault="00ED731E">
      <w:pPr>
        <w:pStyle w:val="TOC1"/>
        <w:tabs>
          <w:tab w:val="right" w:pos="9061"/>
        </w:tabs>
        <w:rPr>
          <w:ins w:id="66" w:author="Benjamin Pannell" w:date="2014-10-15T20:28:00Z"/>
          <w:rFonts w:eastAsiaTheme="minorEastAsia"/>
          <w:noProof/>
          <w:sz w:val="22"/>
          <w:lang w:eastAsia="en-ZA"/>
        </w:rPr>
      </w:pPr>
      <w:ins w:id="67"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"_Toc401168271"</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Appendix C: Outcomes Compliance</w:t>
        </w:r>
        <w:r>
          <w:rPr>
            <w:noProof/>
            <w:webHidden/>
          </w:rPr>
          <w:tab/>
        </w:r>
        <w:r>
          <w:rPr>
            <w:noProof/>
            <w:webHidden/>
          </w:rPr>
          <w:fldChar w:fldCharType="begin"/>
        </w:r>
        <w:r>
          <w:rPr>
            <w:noProof/>
            <w:webHidden/>
          </w:rPr>
          <w:instrText xml:space="preserve"> PAGEREF _Toc401168271 \h </w:instrText>
        </w:r>
        <w:r>
          <w:rPr>
            <w:noProof/>
            <w:webHidden/>
          </w:rPr>
        </w:r>
      </w:ins>
      <w:r>
        <w:rPr>
          <w:noProof/>
          <w:webHidden/>
        </w:rPr>
        <w:fldChar w:fldCharType="separate"/>
      </w:r>
      <w:ins w:id="68" w:author="Benjamin Pannell" w:date="2014-10-15T20:28:00Z">
        <w:r>
          <w:rPr>
            <w:noProof/>
            <w:webHidden/>
          </w:rPr>
          <w:t>35</w:t>
        </w:r>
        <w:r>
          <w:rPr>
            <w:noProof/>
            <w:webHidden/>
          </w:rPr>
          <w:fldChar w:fldCharType="end"/>
        </w:r>
        <w:r w:rsidRPr="003D5586">
          <w:rPr>
            <w:rStyle w:val="Hyperlink"/>
            <w:noProof/>
          </w:rPr>
          <w:fldChar w:fldCharType="end"/>
        </w:r>
      </w:ins>
    </w:p>
    <w:p w14:paraId="1AC8DBF9" w14:textId="77777777" w:rsidR="00ED731E" w:rsidRDefault="00ED731E">
      <w:pPr>
        <w:pStyle w:val="TOC1"/>
        <w:tabs>
          <w:tab w:val="right" w:pos="9061"/>
        </w:tabs>
        <w:rPr>
          <w:ins w:id="69" w:author="Benjamin Pannell" w:date="2014-10-15T20:28:00Z"/>
          <w:rFonts w:eastAsiaTheme="minorEastAsia"/>
          <w:noProof/>
          <w:sz w:val="22"/>
          <w:lang w:eastAsia="en-ZA"/>
        </w:rPr>
      </w:pPr>
      <w:ins w:id="70"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"_Toc401168272"</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Appendix D: Circuit Diagram</w:t>
        </w:r>
        <w:r>
          <w:rPr>
            <w:noProof/>
            <w:webHidden/>
          </w:rPr>
          <w:tab/>
        </w:r>
        <w:r>
          <w:rPr>
            <w:noProof/>
            <w:webHidden/>
          </w:rPr>
          <w:fldChar w:fldCharType="begin"/>
        </w:r>
        <w:r>
          <w:rPr>
            <w:noProof/>
            <w:webHidden/>
          </w:rPr>
          <w:instrText xml:space="preserve"> PAGEREF _Toc401168272 \h </w:instrText>
        </w:r>
        <w:r>
          <w:rPr>
            <w:noProof/>
            <w:webHidden/>
          </w:rPr>
        </w:r>
      </w:ins>
      <w:r>
        <w:rPr>
          <w:noProof/>
          <w:webHidden/>
        </w:rPr>
        <w:fldChar w:fldCharType="separate"/>
      </w:r>
      <w:ins w:id="71" w:author="Benjamin Pannell" w:date="2014-10-15T20:28:00Z">
        <w:r>
          <w:rPr>
            <w:noProof/>
            <w:webHidden/>
          </w:rPr>
          <w:t>36</w:t>
        </w:r>
        <w:r>
          <w:rPr>
            <w:noProof/>
            <w:webHidden/>
          </w:rPr>
          <w:fldChar w:fldCharType="end"/>
        </w:r>
        <w:r w:rsidRPr="003D5586">
          <w:rPr>
            <w:rStyle w:val="Hyperlink"/>
            <w:noProof/>
          </w:rPr>
          <w:fldChar w:fldCharType="end"/>
        </w:r>
      </w:ins>
    </w:p>
    <w:p w14:paraId="26ABA43E" w14:textId="77777777" w:rsidR="00ED731E" w:rsidRDefault="00ED731E">
      <w:pPr>
        <w:pStyle w:val="TOC1"/>
        <w:tabs>
          <w:tab w:val="right" w:pos="9061"/>
        </w:tabs>
        <w:rPr>
          <w:ins w:id="72" w:author="Benjamin Pannell" w:date="2014-10-15T20:28:00Z"/>
          <w:rFonts w:eastAsiaTheme="minorEastAsia"/>
          <w:noProof/>
          <w:sz w:val="22"/>
          <w:lang w:eastAsia="en-ZA"/>
        </w:rPr>
      </w:pPr>
      <w:ins w:id="73"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"_Toc401168273"</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Appendix E: Performance Benchmarks</w:t>
        </w:r>
        <w:r>
          <w:rPr>
            <w:noProof/>
            <w:webHidden/>
          </w:rPr>
          <w:tab/>
        </w:r>
        <w:r>
          <w:rPr>
            <w:noProof/>
            <w:webHidden/>
          </w:rPr>
          <w:fldChar w:fldCharType="begin"/>
        </w:r>
        <w:r>
          <w:rPr>
            <w:noProof/>
            <w:webHidden/>
          </w:rPr>
          <w:instrText xml:space="preserve"> PAGEREF _Toc401168273 \h </w:instrText>
        </w:r>
        <w:r>
          <w:rPr>
            <w:noProof/>
            <w:webHidden/>
          </w:rPr>
        </w:r>
      </w:ins>
      <w:r>
        <w:rPr>
          <w:noProof/>
          <w:webHidden/>
        </w:rPr>
        <w:fldChar w:fldCharType="separate"/>
      </w:r>
      <w:ins w:id="74" w:author="Benjamin Pannell" w:date="2014-10-15T20:28:00Z">
        <w:r>
          <w:rPr>
            <w:noProof/>
            <w:webHidden/>
          </w:rPr>
          <w:t>37</w:t>
        </w:r>
        <w:r>
          <w:rPr>
            <w:noProof/>
            <w:webHidden/>
          </w:rPr>
          <w:fldChar w:fldCharType="end"/>
        </w:r>
        <w:r w:rsidRPr="003D5586">
          <w:rPr>
            <w:rStyle w:val="Hyperlink"/>
            <w:noProof/>
          </w:rPr>
          <w:fldChar w:fldCharType="end"/>
        </w:r>
      </w:ins>
    </w:p>
    <w:p w14:paraId="21C8AEA0" w14:textId="77777777" w:rsidR="00ED731E" w:rsidRDefault="00ED731E">
      <w:pPr>
        <w:pStyle w:val="TOC1"/>
        <w:tabs>
          <w:tab w:val="right" w:pos="9061"/>
        </w:tabs>
        <w:rPr>
          <w:ins w:id="75" w:author="Benjamin Pannell" w:date="2014-10-15T20:28:00Z"/>
          <w:rFonts w:eastAsiaTheme="minorEastAsia"/>
          <w:noProof/>
          <w:sz w:val="22"/>
          <w:lang w:eastAsia="en-ZA"/>
        </w:rPr>
      </w:pPr>
      <w:ins w:id="76"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"_Toc401168274"</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Appendix F: Communications Protocol</w:t>
        </w:r>
        <w:r>
          <w:rPr>
            <w:noProof/>
            <w:webHidden/>
          </w:rPr>
          <w:tab/>
        </w:r>
        <w:r>
          <w:rPr>
            <w:noProof/>
            <w:webHidden/>
          </w:rPr>
          <w:fldChar w:fldCharType="begin"/>
        </w:r>
        <w:r>
          <w:rPr>
            <w:noProof/>
            <w:webHidden/>
          </w:rPr>
          <w:instrText xml:space="preserve"> PAGEREF _Toc401168274 \h </w:instrText>
        </w:r>
        <w:r>
          <w:rPr>
            <w:noProof/>
            <w:webHidden/>
          </w:rPr>
        </w:r>
      </w:ins>
      <w:r>
        <w:rPr>
          <w:noProof/>
          <w:webHidden/>
        </w:rPr>
        <w:fldChar w:fldCharType="separate"/>
      </w:r>
      <w:ins w:id="77" w:author="Benjamin Pannell" w:date="2014-10-15T20:28:00Z">
        <w:r>
          <w:rPr>
            <w:noProof/>
            <w:webHidden/>
          </w:rPr>
          <w:t>38</w:t>
        </w:r>
        <w:r>
          <w:rPr>
            <w:noProof/>
            <w:webHidden/>
          </w:rPr>
          <w:fldChar w:fldCharType="end"/>
        </w:r>
        <w:r w:rsidRPr="003D5586">
          <w:rPr>
            <w:rStyle w:val="Hyperlink"/>
            <w:noProof/>
          </w:rPr>
          <w:fldChar w:fldCharType="end"/>
        </w:r>
      </w:ins>
    </w:p>
    <w:p w14:paraId="2ADFEA45" w14:textId="77777777" w:rsidR="00ED731E" w:rsidRDefault="00ED731E">
      <w:pPr>
        <w:pStyle w:val="TOC1"/>
        <w:tabs>
          <w:tab w:val="right" w:pos="9061"/>
        </w:tabs>
        <w:rPr>
          <w:ins w:id="78" w:author="Benjamin Pannell" w:date="2014-10-15T20:28:00Z"/>
          <w:rFonts w:eastAsiaTheme="minorEastAsia"/>
          <w:noProof/>
          <w:sz w:val="22"/>
          <w:lang w:eastAsia="en-ZA"/>
        </w:rPr>
      </w:pPr>
      <w:ins w:id="79"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"_Toc401168275"</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Appendix G: Library Documentation</w:t>
        </w:r>
        <w:r>
          <w:rPr>
            <w:noProof/>
            <w:webHidden/>
          </w:rPr>
          <w:tab/>
        </w:r>
        <w:r>
          <w:rPr>
            <w:noProof/>
            <w:webHidden/>
          </w:rPr>
          <w:fldChar w:fldCharType="begin"/>
        </w:r>
        <w:r>
          <w:rPr>
            <w:noProof/>
            <w:webHidden/>
          </w:rPr>
          <w:instrText xml:space="preserve"> PAGEREF _Toc401168275 \h </w:instrText>
        </w:r>
        <w:r>
          <w:rPr>
            <w:noProof/>
            <w:webHidden/>
          </w:rPr>
        </w:r>
      </w:ins>
      <w:r>
        <w:rPr>
          <w:noProof/>
          <w:webHidden/>
        </w:rPr>
        <w:fldChar w:fldCharType="separate"/>
      </w:r>
      <w:ins w:id="80" w:author="Benjamin Pannell" w:date="2014-10-15T20:28:00Z">
        <w:r>
          <w:rPr>
            <w:noProof/>
            <w:webHidden/>
          </w:rPr>
          <w:t>44</w:t>
        </w:r>
        <w:r>
          <w:rPr>
            <w:noProof/>
            <w:webHidden/>
          </w:rPr>
          <w:fldChar w:fldCharType="end"/>
        </w:r>
        <w:r w:rsidRPr="003D5586">
          <w:rPr>
            <w:rStyle w:val="Hyperlink"/>
            <w:noProof/>
          </w:rPr>
          <w:fldChar w:fldCharType="end"/>
        </w:r>
      </w:ins>
    </w:p>
    <w:p w14:paraId="6B2B311B" w14:textId="77777777" w:rsidR="00ED731E" w:rsidRDefault="00ED731E">
      <w:pPr>
        <w:pStyle w:val="TOC1"/>
        <w:tabs>
          <w:tab w:val="right" w:pos="9061"/>
        </w:tabs>
        <w:rPr>
          <w:ins w:id="81" w:author="Benjamin Pannell" w:date="2014-10-15T20:28:00Z"/>
          <w:rFonts w:eastAsiaTheme="minorEastAsia"/>
          <w:noProof/>
          <w:sz w:val="22"/>
          <w:lang w:eastAsia="en-ZA"/>
        </w:rPr>
      </w:pPr>
      <w:ins w:id="82"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"_Toc401168276"</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Appendix H: Source Code</w:t>
        </w:r>
        <w:r>
          <w:rPr>
            <w:noProof/>
            <w:webHidden/>
          </w:rPr>
          <w:tab/>
        </w:r>
        <w:r>
          <w:rPr>
            <w:noProof/>
            <w:webHidden/>
          </w:rPr>
          <w:fldChar w:fldCharType="begin"/>
        </w:r>
        <w:r>
          <w:rPr>
            <w:noProof/>
            <w:webHidden/>
          </w:rPr>
          <w:instrText xml:space="preserve"> PAGEREF _Toc401168276 \h </w:instrText>
        </w:r>
        <w:r>
          <w:rPr>
            <w:noProof/>
            <w:webHidden/>
          </w:rPr>
        </w:r>
      </w:ins>
      <w:r>
        <w:rPr>
          <w:noProof/>
          <w:webHidden/>
        </w:rPr>
        <w:fldChar w:fldCharType="separate"/>
      </w:r>
      <w:ins w:id="83" w:author="Benjamin Pannell" w:date="2014-10-15T20:28:00Z">
        <w:r>
          <w:rPr>
            <w:noProof/>
            <w:webHidden/>
          </w:rPr>
          <w:t>45</w:t>
        </w:r>
        <w:r>
          <w:rPr>
            <w:noProof/>
            <w:webHidden/>
          </w:rPr>
          <w:fldChar w:fldCharType="end"/>
        </w:r>
        <w:r w:rsidRPr="003D5586">
          <w:rPr>
            <w:rStyle w:val="Hyperlink"/>
            <w:noProof/>
          </w:rPr>
          <w:fldChar w:fldCharType="end"/>
        </w:r>
      </w:ins>
    </w:p>
    <w:p w14:paraId="7307C30E" w14:textId="77777777" w:rsidR="00ED731E" w:rsidRDefault="00ED731E">
      <w:pPr>
        <w:pStyle w:val="TOC1"/>
        <w:tabs>
          <w:tab w:val="right" w:pos="9061"/>
        </w:tabs>
        <w:rPr>
          <w:ins w:id="84" w:author="Benjamin Pannell" w:date="2014-10-15T20:28:00Z"/>
          <w:rFonts w:eastAsiaTheme="minorEastAsia"/>
          <w:noProof/>
          <w:sz w:val="22"/>
          <w:lang w:eastAsia="en-ZA"/>
        </w:rPr>
      </w:pPr>
      <w:ins w:id="85" w:author="Benjamin Pannell" w:date="2014-10-15T20:28:00Z">
        <w:r w:rsidRPr="003D5586">
          <w:rPr>
            <w:rStyle w:val="Hyperlink"/>
            <w:noProof/>
          </w:rPr>
          <w:fldChar w:fldCharType="begin"/>
        </w:r>
        <w:r w:rsidRPr="003D5586">
          <w:rPr>
            <w:rStyle w:val="Hyperlink"/>
            <w:noProof/>
          </w:rPr>
          <w:instrText xml:space="preserve"> </w:instrText>
        </w:r>
        <w:r>
          <w:rPr>
            <w:noProof/>
          </w:rPr>
          <w:instrText>HYPERLINK \l "_Toc401168277"</w:instrText>
        </w:r>
        <w:r w:rsidRPr="003D5586">
          <w:rPr>
            <w:rStyle w:val="Hyperlink"/>
            <w:noProof/>
          </w:rPr>
          <w:instrText xml:space="preserve"> </w:instrText>
        </w:r>
        <w:r w:rsidRPr="003D5586">
          <w:rPr>
            <w:rStyle w:val="Hyperlink"/>
            <w:noProof/>
          </w:rPr>
        </w:r>
        <w:r w:rsidRPr="003D5586">
          <w:rPr>
            <w:rStyle w:val="Hyperlink"/>
            <w:noProof/>
          </w:rPr>
          <w:fldChar w:fldCharType="separate"/>
        </w:r>
        <w:r w:rsidRPr="003D5586">
          <w:rPr>
            <w:rStyle w:val="Hyperlink"/>
            <w:noProof/>
          </w:rPr>
          <w:t>Appendix I: Component Information</w:t>
        </w:r>
        <w:r>
          <w:rPr>
            <w:noProof/>
            <w:webHidden/>
          </w:rPr>
          <w:tab/>
        </w:r>
        <w:r>
          <w:rPr>
            <w:noProof/>
            <w:webHidden/>
          </w:rPr>
          <w:fldChar w:fldCharType="begin"/>
        </w:r>
        <w:r>
          <w:rPr>
            <w:noProof/>
            <w:webHidden/>
          </w:rPr>
          <w:instrText xml:space="preserve"> PAGEREF _Toc401168277 \h </w:instrText>
        </w:r>
        <w:r>
          <w:rPr>
            <w:noProof/>
            <w:webHidden/>
          </w:rPr>
        </w:r>
      </w:ins>
      <w:r>
        <w:rPr>
          <w:noProof/>
          <w:webHidden/>
        </w:rPr>
        <w:fldChar w:fldCharType="separate"/>
      </w:r>
      <w:ins w:id="86" w:author="Benjamin Pannell" w:date="2014-10-15T20:28:00Z">
        <w:r>
          <w:rPr>
            <w:noProof/>
            <w:webHidden/>
          </w:rPr>
          <w:t>46</w:t>
        </w:r>
        <w:r>
          <w:rPr>
            <w:noProof/>
            <w:webHidden/>
          </w:rPr>
          <w:fldChar w:fldCharType="end"/>
        </w:r>
        <w:r w:rsidRPr="003D5586">
          <w:rPr>
            <w:rStyle w:val="Hyperlink"/>
            <w:noProof/>
          </w:rPr>
          <w:fldChar w:fldCharType="end"/>
        </w:r>
      </w:ins>
    </w:p>
    <w:p w14:paraId="681E0676" w14:textId="77777777" w:rsidR="008D5256" w:rsidDel="00ED731E" w:rsidRDefault="008D5256">
      <w:pPr>
        <w:pStyle w:val="TOC1"/>
        <w:tabs>
          <w:tab w:val="right" w:pos="9061"/>
        </w:tabs>
        <w:rPr>
          <w:del w:id="87" w:author="Benjamin Pannell" w:date="2014-10-15T20:28:00Z"/>
          <w:rFonts w:eastAsiaTheme="minorEastAsia"/>
          <w:noProof/>
          <w:sz w:val="22"/>
          <w:lang w:eastAsia="en-ZA"/>
        </w:rPr>
      </w:pPr>
      <w:del w:id="88" w:author="Benjamin Pannell" w:date="2014-10-15T20:28:00Z">
        <w:r w:rsidRPr="00ED731E" w:rsidDel="00ED731E">
          <w:rPr>
            <w:noProof/>
            <w:rPrChange w:id="89" w:author="Benjamin Pannell" w:date="2014-10-15T20:28:00Z">
              <w:rPr>
                <w:rStyle w:val="Hyperlink"/>
                <w:noProof/>
              </w:rPr>
            </w:rPrChange>
          </w:rPr>
          <w:delText>Summaries</w:delText>
        </w:r>
        <w:r w:rsidDel="00ED731E">
          <w:rPr>
            <w:noProof/>
            <w:webHidden/>
          </w:rPr>
          <w:tab/>
          <w:delText>2</w:delText>
        </w:r>
      </w:del>
    </w:p>
    <w:p w14:paraId="62EACCF5" w14:textId="77777777" w:rsidR="008D5256" w:rsidDel="00ED731E" w:rsidRDefault="008D5256">
      <w:pPr>
        <w:pStyle w:val="TOC1"/>
        <w:tabs>
          <w:tab w:val="right" w:pos="9061"/>
        </w:tabs>
        <w:rPr>
          <w:del w:id="90" w:author="Benjamin Pannell" w:date="2014-10-15T20:28:00Z"/>
          <w:rFonts w:eastAsiaTheme="minorEastAsia"/>
          <w:noProof/>
          <w:sz w:val="22"/>
          <w:lang w:eastAsia="en-ZA"/>
        </w:rPr>
      </w:pPr>
      <w:del w:id="91" w:author="Benjamin Pannell" w:date="2014-10-15T20:28:00Z">
        <w:r w:rsidRPr="00ED731E" w:rsidDel="00ED731E">
          <w:rPr>
            <w:noProof/>
            <w:rPrChange w:id="92" w:author="Benjamin Pannell" w:date="2014-10-15T20:28:00Z">
              <w:rPr>
                <w:rStyle w:val="Hyperlink"/>
                <w:noProof/>
              </w:rPr>
            </w:rPrChange>
          </w:rPr>
          <w:delText>Table of Contents</w:delText>
        </w:r>
        <w:r w:rsidDel="00ED731E">
          <w:rPr>
            <w:noProof/>
            <w:webHidden/>
          </w:rPr>
          <w:tab/>
          <w:delText>3</w:delText>
        </w:r>
      </w:del>
    </w:p>
    <w:p w14:paraId="64C5C904" w14:textId="77777777" w:rsidR="008D5256" w:rsidDel="00ED731E" w:rsidRDefault="008D5256">
      <w:pPr>
        <w:pStyle w:val="TOC1"/>
        <w:tabs>
          <w:tab w:val="right" w:pos="9061"/>
        </w:tabs>
        <w:rPr>
          <w:del w:id="93" w:author="Benjamin Pannell" w:date="2014-10-15T20:28:00Z"/>
          <w:rFonts w:eastAsiaTheme="minorEastAsia"/>
          <w:noProof/>
          <w:sz w:val="22"/>
          <w:lang w:eastAsia="en-ZA"/>
        </w:rPr>
      </w:pPr>
      <w:del w:id="94" w:author="Benjamin Pannell" w:date="2014-10-15T20:28:00Z">
        <w:r w:rsidRPr="00ED731E" w:rsidDel="00ED731E">
          <w:rPr>
            <w:noProof/>
            <w:rPrChange w:id="95" w:author="Benjamin Pannell" w:date="2014-10-15T20:28:00Z">
              <w:rPr>
                <w:rStyle w:val="Hyperlink"/>
                <w:noProof/>
              </w:rPr>
            </w:rPrChange>
          </w:rPr>
          <w:delText>Figures</w:delText>
        </w:r>
        <w:r w:rsidDel="00ED731E">
          <w:rPr>
            <w:noProof/>
            <w:webHidden/>
          </w:rPr>
          <w:tab/>
          <w:delText>4</w:delText>
        </w:r>
      </w:del>
    </w:p>
    <w:p w14:paraId="12BD7B84" w14:textId="77777777" w:rsidR="008D5256" w:rsidDel="00ED731E" w:rsidRDefault="008D5256">
      <w:pPr>
        <w:pStyle w:val="TOC1"/>
        <w:tabs>
          <w:tab w:val="right" w:pos="9061"/>
        </w:tabs>
        <w:rPr>
          <w:del w:id="96" w:author="Benjamin Pannell" w:date="2014-10-15T20:28:00Z"/>
          <w:rFonts w:eastAsiaTheme="minorEastAsia"/>
          <w:noProof/>
          <w:sz w:val="22"/>
          <w:lang w:eastAsia="en-ZA"/>
        </w:rPr>
      </w:pPr>
      <w:del w:id="97" w:author="Benjamin Pannell" w:date="2014-10-15T20:28:00Z">
        <w:r w:rsidRPr="00ED731E" w:rsidDel="00ED731E">
          <w:rPr>
            <w:noProof/>
            <w:rPrChange w:id="98" w:author="Benjamin Pannell" w:date="2014-10-15T20:28:00Z">
              <w:rPr>
                <w:rStyle w:val="Hyperlink"/>
                <w:noProof/>
              </w:rPr>
            </w:rPrChange>
          </w:rPr>
          <w:delText>Tables</w:delText>
        </w:r>
        <w:r w:rsidDel="00ED731E">
          <w:rPr>
            <w:noProof/>
            <w:webHidden/>
          </w:rPr>
          <w:tab/>
          <w:delText>4</w:delText>
        </w:r>
      </w:del>
    </w:p>
    <w:p w14:paraId="0A38415C" w14:textId="77777777" w:rsidR="008D5256" w:rsidDel="00ED731E" w:rsidRDefault="008D5256">
      <w:pPr>
        <w:pStyle w:val="TOC1"/>
        <w:tabs>
          <w:tab w:val="right" w:pos="9061"/>
        </w:tabs>
        <w:rPr>
          <w:del w:id="99" w:author="Benjamin Pannell" w:date="2014-10-15T20:28:00Z"/>
          <w:rFonts w:eastAsiaTheme="minorEastAsia"/>
          <w:noProof/>
          <w:sz w:val="22"/>
          <w:lang w:eastAsia="en-ZA"/>
        </w:rPr>
      </w:pPr>
      <w:del w:id="100" w:author="Benjamin Pannell" w:date="2014-10-15T20:28:00Z">
        <w:r w:rsidRPr="00ED731E" w:rsidDel="00ED731E">
          <w:rPr>
            <w:noProof/>
            <w:rPrChange w:id="101" w:author="Benjamin Pannell" w:date="2014-10-15T20:28:00Z">
              <w:rPr>
                <w:rStyle w:val="Hyperlink"/>
                <w:noProof/>
              </w:rPr>
            </w:rPrChange>
          </w:rPr>
          <w:delText>Symbols</w:delText>
        </w:r>
        <w:r w:rsidDel="00ED731E">
          <w:rPr>
            <w:noProof/>
            <w:webHidden/>
          </w:rPr>
          <w:tab/>
          <w:delText>5</w:delText>
        </w:r>
      </w:del>
    </w:p>
    <w:p w14:paraId="2B302810" w14:textId="77777777" w:rsidR="008D5256" w:rsidDel="00ED731E" w:rsidRDefault="008D5256">
      <w:pPr>
        <w:pStyle w:val="TOC1"/>
        <w:tabs>
          <w:tab w:val="right" w:pos="9061"/>
        </w:tabs>
        <w:rPr>
          <w:del w:id="102" w:author="Benjamin Pannell" w:date="2014-10-15T20:28:00Z"/>
          <w:rFonts w:eastAsiaTheme="minorEastAsia"/>
          <w:noProof/>
          <w:sz w:val="22"/>
          <w:lang w:eastAsia="en-ZA"/>
        </w:rPr>
      </w:pPr>
      <w:del w:id="103" w:author="Benjamin Pannell" w:date="2014-10-15T20:28:00Z">
        <w:r w:rsidRPr="00ED731E" w:rsidDel="00ED731E">
          <w:rPr>
            <w:noProof/>
            <w:rPrChange w:id="104" w:author="Benjamin Pannell" w:date="2014-10-15T20:28:00Z">
              <w:rPr>
                <w:rStyle w:val="Hyperlink"/>
                <w:noProof/>
              </w:rPr>
            </w:rPrChange>
          </w:rPr>
          <w:delText>Introduction</w:delText>
        </w:r>
        <w:r w:rsidDel="00ED731E">
          <w:rPr>
            <w:noProof/>
            <w:webHidden/>
          </w:rPr>
          <w:tab/>
          <w:delText>6</w:delText>
        </w:r>
      </w:del>
    </w:p>
    <w:p w14:paraId="717DA5C8" w14:textId="77777777" w:rsidR="008D5256" w:rsidDel="00ED731E" w:rsidRDefault="008D5256">
      <w:pPr>
        <w:pStyle w:val="TOC1"/>
        <w:tabs>
          <w:tab w:val="right" w:pos="9061"/>
        </w:tabs>
        <w:rPr>
          <w:del w:id="105" w:author="Benjamin Pannell" w:date="2014-10-15T20:28:00Z"/>
          <w:rFonts w:eastAsiaTheme="minorEastAsia"/>
          <w:noProof/>
          <w:sz w:val="22"/>
          <w:lang w:eastAsia="en-ZA"/>
        </w:rPr>
      </w:pPr>
      <w:del w:id="106" w:author="Benjamin Pannell" w:date="2014-10-15T20:28:00Z">
        <w:r w:rsidRPr="00ED731E" w:rsidDel="00ED731E">
          <w:rPr>
            <w:noProof/>
            <w:rPrChange w:id="107" w:author="Benjamin Pannell" w:date="2014-10-15T20:28:00Z">
              <w:rPr>
                <w:rStyle w:val="Hyperlink"/>
                <w:noProof/>
              </w:rPr>
            </w:rPrChange>
          </w:rPr>
          <w:delText>Pre-Design Investigation</w:delText>
        </w:r>
        <w:r w:rsidDel="00ED731E">
          <w:rPr>
            <w:noProof/>
            <w:webHidden/>
          </w:rPr>
          <w:tab/>
          <w:delText>8</w:delText>
        </w:r>
      </w:del>
    </w:p>
    <w:p w14:paraId="7C4DDDCB" w14:textId="77777777" w:rsidR="008D5256" w:rsidDel="00ED731E" w:rsidRDefault="008D5256">
      <w:pPr>
        <w:pStyle w:val="TOC1"/>
        <w:tabs>
          <w:tab w:val="right" w:pos="9061"/>
        </w:tabs>
        <w:rPr>
          <w:del w:id="108" w:author="Benjamin Pannell" w:date="2014-10-15T20:28:00Z"/>
          <w:rFonts w:eastAsiaTheme="minorEastAsia"/>
          <w:noProof/>
          <w:sz w:val="22"/>
          <w:lang w:eastAsia="en-ZA"/>
        </w:rPr>
      </w:pPr>
      <w:del w:id="109" w:author="Benjamin Pannell" w:date="2014-10-15T20:28:00Z">
        <w:r w:rsidRPr="00ED731E" w:rsidDel="00ED731E">
          <w:rPr>
            <w:noProof/>
            <w:rPrChange w:id="110" w:author="Benjamin Pannell" w:date="2014-10-15T20:28:00Z">
              <w:rPr>
                <w:rStyle w:val="Hyperlink"/>
                <w:noProof/>
              </w:rPr>
            </w:rPrChange>
          </w:rPr>
          <w:delText>Device Design</w:delText>
        </w:r>
        <w:r w:rsidDel="00ED731E">
          <w:rPr>
            <w:noProof/>
            <w:webHidden/>
          </w:rPr>
          <w:tab/>
          <w:delText>10</w:delText>
        </w:r>
      </w:del>
    </w:p>
    <w:p w14:paraId="5242A390" w14:textId="77777777" w:rsidR="008D5256" w:rsidDel="00ED731E" w:rsidRDefault="008D5256">
      <w:pPr>
        <w:pStyle w:val="TOC1"/>
        <w:tabs>
          <w:tab w:val="right" w:pos="9061"/>
        </w:tabs>
        <w:rPr>
          <w:del w:id="111" w:author="Benjamin Pannell" w:date="2014-10-15T20:28:00Z"/>
          <w:rFonts w:eastAsiaTheme="minorEastAsia"/>
          <w:noProof/>
          <w:sz w:val="22"/>
          <w:lang w:eastAsia="en-ZA"/>
        </w:rPr>
      </w:pPr>
      <w:del w:id="112" w:author="Benjamin Pannell" w:date="2014-10-15T20:28:00Z">
        <w:r w:rsidRPr="00ED731E" w:rsidDel="00ED731E">
          <w:rPr>
            <w:noProof/>
            <w:rPrChange w:id="113" w:author="Benjamin Pannell" w:date="2014-10-15T20:28:00Z">
              <w:rPr>
                <w:rStyle w:val="Hyperlink"/>
                <w:noProof/>
              </w:rPr>
            </w:rPrChange>
          </w:rPr>
          <w:delText>Component Information</w:delText>
        </w:r>
        <w:r w:rsidDel="00ED731E">
          <w:rPr>
            <w:noProof/>
            <w:webHidden/>
          </w:rPr>
          <w:tab/>
          <w:delText>12</w:delText>
        </w:r>
      </w:del>
    </w:p>
    <w:p w14:paraId="6189BE07" w14:textId="77777777" w:rsidR="008D5256" w:rsidDel="00ED731E" w:rsidRDefault="008D5256">
      <w:pPr>
        <w:pStyle w:val="TOC1"/>
        <w:tabs>
          <w:tab w:val="right" w:pos="9061"/>
        </w:tabs>
        <w:rPr>
          <w:del w:id="114" w:author="Benjamin Pannell" w:date="2014-10-15T20:28:00Z"/>
          <w:rFonts w:eastAsiaTheme="minorEastAsia"/>
          <w:noProof/>
          <w:sz w:val="22"/>
          <w:lang w:eastAsia="en-ZA"/>
        </w:rPr>
      </w:pPr>
      <w:del w:id="115" w:author="Benjamin Pannell" w:date="2014-10-15T20:28:00Z">
        <w:r w:rsidRPr="00ED731E" w:rsidDel="00ED731E">
          <w:rPr>
            <w:noProof/>
            <w:rPrChange w:id="116" w:author="Benjamin Pannell" w:date="2014-10-15T20:28:00Z">
              <w:rPr>
                <w:rStyle w:val="Hyperlink"/>
                <w:noProof/>
              </w:rPr>
            </w:rPrChange>
          </w:rPr>
          <w:delText>References</w:delText>
        </w:r>
        <w:r w:rsidDel="00ED731E">
          <w:rPr>
            <w:noProof/>
            <w:webHidden/>
          </w:rPr>
          <w:tab/>
          <w:delText>13</w:delText>
        </w:r>
      </w:del>
    </w:p>
    <w:p w14:paraId="7C4BEFE6" w14:textId="77777777" w:rsidR="008D5256" w:rsidDel="00ED731E" w:rsidRDefault="008D5256">
      <w:pPr>
        <w:pStyle w:val="TOC1"/>
        <w:tabs>
          <w:tab w:val="right" w:pos="9061"/>
        </w:tabs>
        <w:rPr>
          <w:del w:id="117" w:author="Benjamin Pannell" w:date="2014-10-15T20:28:00Z"/>
          <w:rFonts w:eastAsiaTheme="minorEastAsia"/>
          <w:noProof/>
          <w:sz w:val="22"/>
          <w:lang w:eastAsia="en-ZA"/>
        </w:rPr>
      </w:pPr>
      <w:del w:id="118" w:author="Benjamin Pannell" w:date="2014-10-15T20:28:00Z">
        <w:r w:rsidRPr="00ED731E" w:rsidDel="00ED731E">
          <w:rPr>
            <w:noProof/>
            <w:rPrChange w:id="119" w:author="Benjamin Pannell" w:date="2014-10-15T20:28:00Z">
              <w:rPr>
                <w:rStyle w:val="Hyperlink"/>
                <w:noProof/>
              </w:rPr>
            </w:rPrChange>
          </w:rPr>
          <w:delText>Appendix A: Project Planning Schedule</w:delText>
        </w:r>
        <w:r w:rsidDel="00ED731E">
          <w:rPr>
            <w:noProof/>
            <w:webHidden/>
          </w:rPr>
          <w:tab/>
          <w:delText>14</w:delText>
        </w:r>
      </w:del>
    </w:p>
    <w:p w14:paraId="083F5733" w14:textId="77777777" w:rsidR="008D5256" w:rsidDel="00ED731E" w:rsidRDefault="008D5256">
      <w:pPr>
        <w:pStyle w:val="TOC1"/>
        <w:tabs>
          <w:tab w:val="right" w:pos="9061"/>
        </w:tabs>
        <w:rPr>
          <w:del w:id="120" w:author="Benjamin Pannell" w:date="2014-10-15T20:28:00Z"/>
          <w:rFonts w:eastAsiaTheme="minorEastAsia"/>
          <w:noProof/>
          <w:sz w:val="22"/>
          <w:lang w:eastAsia="en-ZA"/>
        </w:rPr>
      </w:pPr>
      <w:del w:id="121" w:author="Benjamin Pannell" w:date="2014-10-15T20:28:00Z">
        <w:r w:rsidRPr="00ED731E" w:rsidDel="00ED731E">
          <w:rPr>
            <w:noProof/>
            <w:rPrChange w:id="122" w:author="Benjamin Pannell" w:date="2014-10-15T20:28:00Z">
              <w:rPr>
                <w:rStyle w:val="Hyperlink"/>
                <w:noProof/>
              </w:rPr>
            </w:rPrChange>
          </w:rPr>
          <w:delText>Appendix B: Project Specifications</w:delText>
        </w:r>
        <w:r w:rsidDel="00ED731E">
          <w:rPr>
            <w:noProof/>
            <w:webHidden/>
          </w:rPr>
          <w:tab/>
          <w:delText>15</w:delText>
        </w:r>
      </w:del>
    </w:p>
    <w:p w14:paraId="0100F0C2" w14:textId="77777777" w:rsidR="008D5256" w:rsidDel="00ED731E" w:rsidRDefault="008D5256">
      <w:pPr>
        <w:pStyle w:val="TOC1"/>
        <w:tabs>
          <w:tab w:val="right" w:pos="9061"/>
        </w:tabs>
        <w:rPr>
          <w:del w:id="123" w:author="Benjamin Pannell" w:date="2014-10-15T20:28:00Z"/>
          <w:rFonts w:eastAsiaTheme="minorEastAsia"/>
          <w:noProof/>
          <w:sz w:val="22"/>
          <w:lang w:eastAsia="en-ZA"/>
        </w:rPr>
      </w:pPr>
      <w:del w:id="124" w:author="Benjamin Pannell" w:date="2014-10-15T20:28:00Z">
        <w:r w:rsidRPr="00ED731E" w:rsidDel="00ED731E">
          <w:rPr>
            <w:noProof/>
            <w:rPrChange w:id="125" w:author="Benjamin Pannell" w:date="2014-10-15T20:28:00Z">
              <w:rPr>
                <w:rStyle w:val="Hyperlink"/>
                <w:noProof/>
              </w:rPr>
            </w:rPrChange>
          </w:rPr>
          <w:delText>Appendix C: Outcomes Compliance</w:delText>
        </w:r>
        <w:r w:rsidDel="00ED731E">
          <w:rPr>
            <w:noProof/>
            <w:webHidden/>
          </w:rPr>
          <w:tab/>
          <w:delText>16</w:delText>
        </w:r>
      </w:del>
    </w:p>
    <w:p w14:paraId="1C2102EB" w14:textId="77777777" w:rsidR="008D5256" w:rsidDel="00ED731E" w:rsidRDefault="008D5256">
      <w:pPr>
        <w:pStyle w:val="TOC1"/>
        <w:tabs>
          <w:tab w:val="right" w:pos="9061"/>
        </w:tabs>
        <w:rPr>
          <w:del w:id="126" w:author="Benjamin Pannell" w:date="2014-10-15T20:28:00Z"/>
          <w:rFonts w:eastAsiaTheme="minorEastAsia"/>
          <w:noProof/>
          <w:sz w:val="22"/>
          <w:lang w:eastAsia="en-ZA"/>
        </w:rPr>
      </w:pPr>
      <w:del w:id="127" w:author="Benjamin Pannell" w:date="2014-10-15T20:28:00Z">
        <w:r w:rsidRPr="00ED731E" w:rsidDel="00ED731E">
          <w:rPr>
            <w:noProof/>
            <w:rPrChange w:id="128" w:author="Benjamin Pannell" w:date="2014-10-15T20:28:00Z">
              <w:rPr>
                <w:rStyle w:val="Hyperlink"/>
                <w:noProof/>
              </w:rPr>
            </w:rPrChange>
          </w:rPr>
          <w:delText>Appendix D: Circuit Diagram</w:delText>
        </w:r>
        <w:r w:rsidDel="00ED731E">
          <w:rPr>
            <w:noProof/>
            <w:webHidden/>
          </w:rPr>
          <w:tab/>
          <w:delText>17</w:delText>
        </w:r>
      </w:del>
    </w:p>
    <w:p w14:paraId="3979ACF1" w14:textId="77777777" w:rsidR="008D5256" w:rsidDel="00ED731E" w:rsidRDefault="008D5256">
      <w:pPr>
        <w:pStyle w:val="TOC1"/>
        <w:tabs>
          <w:tab w:val="right" w:pos="9061"/>
        </w:tabs>
        <w:rPr>
          <w:del w:id="129" w:author="Benjamin Pannell" w:date="2014-10-15T20:28:00Z"/>
          <w:rFonts w:eastAsiaTheme="minorEastAsia"/>
          <w:noProof/>
          <w:sz w:val="22"/>
          <w:lang w:eastAsia="en-ZA"/>
        </w:rPr>
      </w:pPr>
      <w:del w:id="130" w:author="Benjamin Pannell" w:date="2014-10-15T20:28:00Z">
        <w:r w:rsidRPr="00ED731E" w:rsidDel="00ED731E">
          <w:rPr>
            <w:noProof/>
            <w:rPrChange w:id="131" w:author="Benjamin Pannell" w:date="2014-10-15T20:28:00Z">
              <w:rPr>
                <w:rStyle w:val="Hyperlink"/>
                <w:noProof/>
              </w:rPr>
            </w:rPrChange>
          </w:rPr>
          <w:delText>Appendix E: Performance Benchmarks</w:delText>
        </w:r>
        <w:r w:rsidDel="00ED731E">
          <w:rPr>
            <w:noProof/>
            <w:webHidden/>
          </w:rPr>
          <w:tab/>
          <w:delText>18</w:delText>
        </w:r>
      </w:del>
    </w:p>
    <w:p w14:paraId="0BEC680B" w14:textId="77777777" w:rsidR="008D5256" w:rsidDel="00ED731E" w:rsidRDefault="008D5256">
      <w:pPr>
        <w:pStyle w:val="TOC1"/>
        <w:tabs>
          <w:tab w:val="right" w:pos="9061"/>
        </w:tabs>
        <w:rPr>
          <w:del w:id="132" w:author="Benjamin Pannell" w:date="2014-10-15T20:28:00Z"/>
          <w:rFonts w:eastAsiaTheme="minorEastAsia"/>
          <w:noProof/>
          <w:sz w:val="22"/>
          <w:lang w:eastAsia="en-ZA"/>
        </w:rPr>
      </w:pPr>
      <w:del w:id="133" w:author="Benjamin Pannell" w:date="2014-10-15T20:28:00Z">
        <w:r w:rsidRPr="00ED731E" w:rsidDel="00ED731E">
          <w:rPr>
            <w:noProof/>
            <w:rPrChange w:id="134" w:author="Benjamin Pannell" w:date="2014-10-15T20:28:00Z">
              <w:rPr>
                <w:rStyle w:val="Hyperlink"/>
                <w:noProof/>
              </w:rPr>
            </w:rPrChange>
          </w:rPr>
          <w:delText>Appendix F: Communications Protocol</w:delText>
        </w:r>
        <w:r w:rsidDel="00ED731E">
          <w:rPr>
            <w:noProof/>
            <w:webHidden/>
          </w:rPr>
          <w:tab/>
          <w:delText>19</w:delText>
        </w:r>
      </w:del>
    </w:p>
    <w:p w14:paraId="0760188F" w14:textId="77777777" w:rsidR="008D5256" w:rsidDel="00ED731E" w:rsidRDefault="008D5256">
      <w:pPr>
        <w:pStyle w:val="TOC1"/>
        <w:tabs>
          <w:tab w:val="right" w:pos="9061"/>
        </w:tabs>
        <w:rPr>
          <w:del w:id="135" w:author="Benjamin Pannell" w:date="2014-10-15T20:28:00Z"/>
          <w:rFonts w:eastAsiaTheme="minorEastAsia"/>
          <w:noProof/>
          <w:sz w:val="22"/>
          <w:lang w:eastAsia="en-ZA"/>
        </w:rPr>
      </w:pPr>
      <w:del w:id="136" w:author="Benjamin Pannell" w:date="2014-10-15T20:28:00Z">
        <w:r w:rsidRPr="00ED731E" w:rsidDel="00ED731E">
          <w:rPr>
            <w:noProof/>
            <w:rPrChange w:id="137" w:author="Benjamin Pannell" w:date="2014-10-15T20:28:00Z">
              <w:rPr>
                <w:rStyle w:val="Hyperlink"/>
                <w:noProof/>
              </w:rPr>
            </w:rPrChange>
          </w:rPr>
          <w:delText>Appendix G: C-Library API</w:delText>
        </w:r>
        <w:r w:rsidDel="00ED731E">
          <w:rPr>
            <w:noProof/>
            <w:webHidden/>
          </w:rPr>
          <w:tab/>
          <w:delText>24</w:delText>
        </w:r>
      </w:del>
    </w:p>
    <w:p w14:paraId="0C9AE006" w14:textId="77777777" w:rsidR="008D5256" w:rsidDel="00ED731E" w:rsidRDefault="008D5256">
      <w:pPr>
        <w:pStyle w:val="TOC1"/>
        <w:tabs>
          <w:tab w:val="right" w:pos="9061"/>
        </w:tabs>
        <w:rPr>
          <w:del w:id="138" w:author="Benjamin Pannell" w:date="2014-10-15T20:28:00Z"/>
          <w:rFonts w:eastAsiaTheme="minorEastAsia"/>
          <w:noProof/>
          <w:sz w:val="22"/>
          <w:lang w:eastAsia="en-ZA"/>
        </w:rPr>
      </w:pPr>
      <w:del w:id="139" w:author="Benjamin Pannell" w:date="2014-10-15T20:28:00Z">
        <w:r w:rsidRPr="00ED731E" w:rsidDel="00ED731E">
          <w:rPr>
            <w:noProof/>
            <w:rPrChange w:id="140" w:author="Benjamin Pannell" w:date="2014-10-15T20:28:00Z">
              <w:rPr>
                <w:rStyle w:val="Hyperlink"/>
                <w:noProof/>
              </w:rPr>
            </w:rPrChange>
          </w:rPr>
          <w:delText>Appendix H: Source Code</w:delText>
        </w:r>
        <w:r w:rsidDel="00ED731E">
          <w:rPr>
            <w:noProof/>
            <w:webHidden/>
          </w:rPr>
          <w:tab/>
          <w:delText>25</w:delText>
        </w:r>
      </w:del>
    </w:p>
    <w:p w14:paraId="2C90F0E4" w14:textId="77777777" w:rsidR="00BC54D9" w:rsidRPr="00BC54D9" w:rsidRDefault="00BC54D9" w:rsidP="00BC54D9">
      <w:r>
        <w:fldChar w:fldCharType="end"/>
      </w:r>
    </w:p>
    <w:p w14:paraId="4F7622D5" w14:textId="77777777" w:rsidR="004551DC" w:rsidRDefault="004551DC">
      <w:pPr>
        <w:rPr>
          <w:rFonts w:asciiTheme="majorHAnsi" w:eastAsiaTheme="majorEastAsia" w:hAnsiTheme="majorHAnsi" w:cstheme="majorBidi"/>
          <w:color w:val="2E74B5" w:themeColor="accent1" w:themeShade="BF"/>
          <w:sz w:val="32"/>
          <w:szCs w:val="32"/>
        </w:rPr>
      </w:pPr>
      <w:r>
        <w:br w:type="page"/>
      </w:r>
    </w:p>
    <w:p w14:paraId="02233494" w14:textId="77777777" w:rsidR="006770D3" w:rsidRDefault="006D0F4E" w:rsidP="008578FB">
      <w:pPr>
        <w:pStyle w:val="Heading1"/>
      </w:pPr>
      <w:bookmarkStart w:id="141" w:name="_Toc401168257"/>
      <w:r>
        <w:lastRenderedPageBreak/>
        <w:t>Figures</w:t>
      </w:r>
      <w:bookmarkEnd w:id="16"/>
      <w:bookmarkEnd w:id="141"/>
    </w:p>
    <w:p w14:paraId="58FD6381" w14:textId="77777777" w:rsidR="00ED731E" w:rsidRDefault="00114EDB">
      <w:pPr>
        <w:pStyle w:val="TableofFigures"/>
        <w:tabs>
          <w:tab w:val="right" w:pos="9061"/>
        </w:tabs>
        <w:rPr>
          <w:ins w:id="142" w:author="Benjamin Pannell" w:date="2014-10-15T20:28:00Z"/>
          <w:rFonts w:eastAsiaTheme="minorEastAsia"/>
          <w:noProof/>
          <w:sz w:val="22"/>
          <w:lang w:eastAsia="en-ZA"/>
        </w:rPr>
      </w:pPr>
      <w:r>
        <w:fldChar w:fldCharType="begin"/>
      </w:r>
      <w:r>
        <w:instrText xml:space="preserve"> TOC \h \z \c "Figure" </w:instrText>
      </w:r>
      <w:r>
        <w:fldChar w:fldCharType="separate"/>
      </w:r>
      <w:ins w:id="143" w:author="Benjamin Pannell" w:date="2014-10-15T20:28:00Z">
        <w:r w:rsidR="00ED731E" w:rsidRPr="00E14F0A">
          <w:rPr>
            <w:rStyle w:val="Hyperlink"/>
            <w:noProof/>
          </w:rPr>
          <w:fldChar w:fldCharType="begin"/>
        </w:r>
        <w:r w:rsidR="00ED731E" w:rsidRPr="00E14F0A">
          <w:rPr>
            <w:rStyle w:val="Hyperlink"/>
            <w:noProof/>
          </w:rPr>
          <w:instrText xml:space="preserve"> </w:instrText>
        </w:r>
        <w:r w:rsidR="00ED731E">
          <w:rPr>
            <w:noProof/>
          </w:rPr>
          <w:instrText>HYPERLINK \l "_Toc401168234"</w:instrText>
        </w:r>
        <w:r w:rsidR="00ED731E" w:rsidRPr="00E14F0A">
          <w:rPr>
            <w:rStyle w:val="Hyperlink"/>
            <w:noProof/>
          </w:rPr>
          <w:instrText xml:space="preserve"> </w:instrText>
        </w:r>
        <w:r w:rsidR="00ED731E" w:rsidRPr="00E14F0A">
          <w:rPr>
            <w:rStyle w:val="Hyperlink"/>
            <w:noProof/>
          </w:rPr>
        </w:r>
        <w:r w:rsidR="00ED731E" w:rsidRPr="00E14F0A">
          <w:rPr>
            <w:rStyle w:val="Hyperlink"/>
            <w:noProof/>
          </w:rPr>
          <w:fldChar w:fldCharType="separate"/>
        </w:r>
        <w:r w:rsidR="00ED731E" w:rsidRPr="00E14F0A">
          <w:rPr>
            <w:rStyle w:val="Hyperlink"/>
            <w:noProof/>
          </w:rPr>
          <w:t>Figure 1 USB Standard-A Plug. Image courtesy of Evan-Amos.</w:t>
        </w:r>
        <w:r w:rsidR="00ED731E">
          <w:rPr>
            <w:noProof/>
            <w:webHidden/>
          </w:rPr>
          <w:tab/>
        </w:r>
        <w:r w:rsidR="00ED731E">
          <w:rPr>
            <w:noProof/>
            <w:webHidden/>
          </w:rPr>
          <w:fldChar w:fldCharType="begin"/>
        </w:r>
        <w:r w:rsidR="00ED731E">
          <w:rPr>
            <w:noProof/>
            <w:webHidden/>
          </w:rPr>
          <w:instrText xml:space="preserve"> PAGEREF _Toc401168234 \h </w:instrText>
        </w:r>
        <w:r w:rsidR="00ED731E">
          <w:rPr>
            <w:noProof/>
            <w:webHidden/>
          </w:rPr>
        </w:r>
      </w:ins>
      <w:r w:rsidR="00ED731E">
        <w:rPr>
          <w:noProof/>
          <w:webHidden/>
        </w:rPr>
        <w:fldChar w:fldCharType="separate"/>
      </w:r>
      <w:ins w:id="144" w:author="Benjamin Pannell" w:date="2014-10-15T20:28:00Z">
        <w:r w:rsidR="00ED731E">
          <w:rPr>
            <w:noProof/>
            <w:webHidden/>
          </w:rPr>
          <w:t>8</w:t>
        </w:r>
        <w:r w:rsidR="00ED731E">
          <w:rPr>
            <w:noProof/>
            <w:webHidden/>
          </w:rPr>
          <w:fldChar w:fldCharType="end"/>
        </w:r>
        <w:r w:rsidR="00ED731E" w:rsidRPr="00E14F0A">
          <w:rPr>
            <w:rStyle w:val="Hyperlink"/>
            <w:noProof/>
          </w:rPr>
          <w:fldChar w:fldCharType="end"/>
        </w:r>
      </w:ins>
    </w:p>
    <w:p w14:paraId="0BDF3404" w14:textId="77777777" w:rsidR="00ED731E" w:rsidRDefault="00ED731E">
      <w:pPr>
        <w:pStyle w:val="TableofFigures"/>
        <w:tabs>
          <w:tab w:val="right" w:pos="9061"/>
        </w:tabs>
        <w:rPr>
          <w:ins w:id="145" w:author="Benjamin Pannell" w:date="2014-10-15T20:28:00Z"/>
          <w:rFonts w:eastAsiaTheme="minorEastAsia"/>
          <w:noProof/>
          <w:sz w:val="22"/>
          <w:lang w:eastAsia="en-ZA"/>
        </w:rPr>
      </w:pPr>
      <w:ins w:id="146"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"_Toc401168235"</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2 USB Mini-B Plug. Image courtesy of Winford Engineering LLC.</w:t>
        </w:r>
        <w:r>
          <w:rPr>
            <w:noProof/>
            <w:webHidden/>
          </w:rPr>
          <w:tab/>
        </w:r>
        <w:r>
          <w:rPr>
            <w:noProof/>
            <w:webHidden/>
          </w:rPr>
          <w:fldChar w:fldCharType="begin"/>
        </w:r>
        <w:r>
          <w:rPr>
            <w:noProof/>
            <w:webHidden/>
          </w:rPr>
          <w:instrText xml:space="preserve"> PAGEREF _Toc401168235 \h </w:instrText>
        </w:r>
        <w:r>
          <w:rPr>
            <w:noProof/>
            <w:webHidden/>
          </w:rPr>
        </w:r>
      </w:ins>
      <w:r>
        <w:rPr>
          <w:noProof/>
          <w:webHidden/>
        </w:rPr>
        <w:fldChar w:fldCharType="separate"/>
      </w:r>
      <w:ins w:id="147" w:author="Benjamin Pannell" w:date="2014-10-15T20:28:00Z">
        <w:r>
          <w:rPr>
            <w:noProof/>
            <w:webHidden/>
          </w:rPr>
          <w:t>8</w:t>
        </w:r>
        <w:r>
          <w:rPr>
            <w:noProof/>
            <w:webHidden/>
          </w:rPr>
          <w:fldChar w:fldCharType="end"/>
        </w:r>
        <w:r w:rsidRPr="00E14F0A">
          <w:rPr>
            <w:rStyle w:val="Hyperlink"/>
            <w:noProof/>
          </w:rPr>
          <w:fldChar w:fldCharType="end"/>
        </w:r>
      </w:ins>
    </w:p>
    <w:p w14:paraId="0CDB435D" w14:textId="77777777" w:rsidR="00ED731E" w:rsidRDefault="00ED731E">
      <w:pPr>
        <w:pStyle w:val="TableofFigures"/>
        <w:tabs>
          <w:tab w:val="right" w:pos="9061"/>
        </w:tabs>
        <w:rPr>
          <w:ins w:id="148" w:author="Benjamin Pannell" w:date="2014-10-15T20:28:00Z"/>
          <w:rFonts w:eastAsiaTheme="minorEastAsia"/>
          <w:noProof/>
          <w:sz w:val="22"/>
          <w:lang w:eastAsia="en-ZA"/>
        </w:rPr>
      </w:pPr>
      <w:ins w:id="149"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"_Toc401168236"</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3 USB Micro-B Plug. Image courtesy of Winford Engineering LLC.</w:t>
        </w:r>
        <w:r>
          <w:rPr>
            <w:noProof/>
            <w:webHidden/>
          </w:rPr>
          <w:tab/>
        </w:r>
        <w:r>
          <w:rPr>
            <w:noProof/>
            <w:webHidden/>
          </w:rPr>
          <w:fldChar w:fldCharType="begin"/>
        </w:r>
        <w:r>
          <w:rPr>
            <w:noProof/>
            <w:webHidden/>
          </w:rPr>
          <w:instrText xml:space="preserve"> PAGEREF _Toc401168236 \h </w:instrText>
        </w:r>
        <w:r>
          <w:rPr>
            <w:noProof/>
            <w:webHidden/>
          </w:rPr>
        </w:r>
      </w:ins>
      <w:r>
        <w:rPr>
          <w:noProof/>
          <w:webHidden/>
        </w:rPr>
        <w:fldChar w:fldCharType="separate"/>
      </w:r>
      <w:ins w:id="150" w:author="Benjamin Pannell" w:date="2014-10-15T20:28:00Z">
        <w:r>
          <w:rPr>
            <w:noProof/>
            <w:webHidden/>
          </w:rPr>
          <w:t>9</w:t>
        </w:r>
        <w:r>
          <w:rPr>
            <w:noProof/>
            <w:webHidden/>
          </w:rPr>
          <w:fldChar w:fldCharType="end"/>
        </w:r>
        <w:r w:rsidRPr="00E14F0A">
          <w:rPr>
            <w:rStyle w:val="Hyperlink"/>
            <w:noProof/>
          </w:rPr>
          <w:fldChar w:fldCharType="end"/>
        </w:r>
      </w:ins>
    </w:p>
    <w:p w14:paraId="52B40C51" w14:textId="77777777" w:rsidR="00ED731E" w:rsidRDefault="00ED731E">
      <w:pPr>
        <w:pStyle w:val="TableofFigures"/>
        <w:tabs>
          <w:tab w:val="right" w:pos="9061"/>
        </w:tabs>
        <w:rPr>
          <w:ins w:id="151" w:author="Benjamin Pannell" w:date="2014-10-15T20:28:00Z"/>
          <w:rFonts w:eastAsiaTheme="minorEastAsia"/>
          <w:noProof/>
          <w:sz w:val="22"/>
          <w:lang w:eastAsia="en-ZA"/>
        </w:rPr>
      </w:pPr>
      <w:ins w:id="152"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"_Toc401168237"</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4 Arduino Nano. Image courtesy of Arduino SA [5]</w:t>
        </w:r>
        <w:r>
          <w:rPr>
            <w:noProof/>
            <w:webHidden/>
          </w:rPr>
          <w:tab/>
        </w:r>
        <w:r>
          <w:rPr>
            <w:noProof/>
            <w:webHidden/>
          </w:rPr>
          <w:fldChar w:fldCharType="begin"/>
        </w:r>
        <w:r>
          <w:rPr>
            <w:noProof/>
            <w:webHidden/>
          </w:rPr>
          <w:instrText xml:space="preserve"> PAGEREF _Toc401168237 \h </w:instrText>
        </w:r>
        <w:r>
          <w:rPr>
            <w:noProof/>
            <w:webHidden/>
          </w:rPr>
        </w:r>
      </w:ins>
      <w:r>
        <w:rPr>
          <w:noProof/>
          <w:webHidden/>
        </w:rPr>
        <w:fldChar w:fldCharType="separate"/>
      </w:r>
      <w:ins w:id="153" w:author="Benjamin Pannell" w:date="2014-10-15T20:28:00Z">
        <w:r>
          <w:rPr>
            <w:noProof/>
            <w:webHidden/>
          </w:rPr>
          <w:t>10</w:t>
        </w:r>
        <w:r>
          <w:rPr>
            <w:noProof/>
            <w:webHidden/>
          </w:rPr>
          <w:fldChar w:fldCharType="end"/>
        </w:r>
        <w:r w:rsidRPr="00E14F0A">
          <w:rPr>
            <w:rStyle w:val="Hyperlink"/>
            <w:noProof/>
          </w:rPr>
          <w:fldChar w:fldCharType="end"/>
        </w:r>
      </w:ins>
    </w:p>
    <w:p w14:paraId="60496ED8" w14:textId="77777777" w:rsidR="00ED731E" w:rsidRDefault="00ED731E">
      <w:pPr>
        <w:pStyle w:val="TableofFigures"/>
        <w:tabs>
          <w:tab w:val="right" w:pos="9061"/>
        </w:tabs>
        <w:rPr>
          <w:ins w:id="154" w:author="Benjamin Pannell" w:date="2014-10-15T20:28:00Z"/>
          <w:rFonts w:eastAsiaTheme="minorEastAsia"/>
          <w:noProof/>
          <w:sz w:val="22"/>
          <w:lang w:eastAsia="en-ZA"/>
        </w:rPr>
      </w:pPr>
      <w:ins w:id="155"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"_Toc401168238"</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5 PJRC Teensy 2.0. Image courtesy of PJRC [6]</w:t>
        </w:r>
        <w:r>
          <w:rPr>
            <w:noProof/>
            <w:webHidden/>
          </w:rPr>
          <w:tab/>
        </w:r>
        <w:r>
          <w:rPr>
            <w:noProof/>
            <w:webHidden/>
          </w:rPr>
          <w:fldChar w:fldCharType="begin"/>
        </w:r>
        <w:r>
          <w:rPr>
            <w:noProof/>
            <w:webHidden/>
          </w:rPr>
          <w:instrText xml:space="preserve"> PAGEREF _Toc401168238 \h </w:instrText>
        </w:r>
        <w:r>
          <w:rPr>
            <w:noProof/>
            <w:webHidden/>
          </w:rPr>
        </w:r>
      </w:ins>
      <w:r>
        <w:rPr>
          <w:noProof/>
          <w:webHidden/>
        </w:rPr>
        <w:fldChar w:fldCharType="separate"/>
      </w:r>
      <w:ins w:id="156" w:author="Benjamin Pannell" w:date="2014-10-15T20:28:00Z">
        <w:r>
          <w:rPr>
            <w:noProof/>
            <w:webHidden/>
          </w:rPr>
          <w:t>11</w:t>
        </w:r>
        <w:r>
          <w:rPr>
            <w:noProof/>
            <w:webHidden/>
          </w:rPr>
          <w:fldChar w:fldCharType="end"/>
        </w:r>
        <w:r w:rsidRPr="00E14F0A">
          <w:rPr>
            <w:rStyle w:val="Hyperlink"/>
            <w:noProof/>
          </w:rPr>
          <w:fldChar w:fldCharType="end"/>
        </w:r>
      </w:ins>
    </w:p>
    <w:p w14:paraId="7C2E3220" w14:textId="77777777" w:rsidR="00ED731E" w:rsidRDefault="00ED731E">
      <w:pPr>
        <w:pStyle w:val="TableofFigures"/>
        <w:tabs>
          <w:tab w:val="right" w:pos="9061"/>
        </w:tabs>
        <w:rPr>
          <w:ins w:id="157" w:author="Benjamin Pannell" w:date="2014-10-15T20:28:00Z"/>
          <w:rFonts w:eastAsiaTheme="minorEastAsia"/>
          <w:noProof/>
          <w:sz w:val="22"/>
          <w:lang w:eastAsia="en-ZA"/>
        </w:rPr>
      </w:pPr>
      <w:ins w:id="158"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"_Toc401168239"</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6 TXB0104 Bi-Directional Level Shifter. Image courtesy of Adafruit Industries [11]</w:t>
        </w:r>
        <w:r>
          <w:rPr>
            <w:noProof/>
            <w:webHidden/>
          </w:rPr>
          <w:tab/>
        </w:r>
        <w:r>
          <w:rPr>
            <w:noProof/>
            <w:webHidden/>
          </w:rPr>
          <w:fldChar w:fldCharType="begin"/>
        </w:r>
        <w:r>
          <w:rPr>
            <w:noProof/>
            <w:webHidden/>
          </w:rPr>
          <w:instrText xml:space="preserve"> PAGEREF _Toc401168239 \h </w:instrText>
        </w:r>
        <w:r>
          <w:rPr>
            <w:noProof/>
            <w:webHidden/>
          </w:rPr>
        </w:r>
      </w:ins>
      <w:r>
        <w:rPr>
          <w:noProof/>
          <w:webHidden/>
        </w:rPr>
        <w:fldChar w:fldCharType="separate"/>
      </w:r>
      <w:ins w:id="159" w:author="Benjamin Pannell" w:date="2014-10-15T20:28:00Z">
        <w:r>
          <w:rPr>
            <w:noProof/>
            <w:webHidden/>
          </w:rPr>
          <w:t>13</w:t>
        </w:r>
        <w:r>
          <w:rPr>
            <w:noProof/>
            <w:webHidden/>
          </w:rPr>
          <w:fldChar w:fldCharType="end"/>
        </w:r>
        <w:r w:rsidRPr="00E14F0A">
          <w:rPr>
            <w:rStyle w:val="Hyperlink"/>
            <w:noProof/>
          </w:rPr>
          <w:fldChar w:fldCharType="end"/>
        </w:r>
      </w:ins>
    </w:p>
    <w:p w14:paraId="1345F7C7" w14:textId="77777777" w:rsidR="00ED731E" w:rsidRDefault="00ED731E">
      <w:pPr>
        <w:pStyle w:val="TableofFigures"/>
        <w:tabs>
          <w:tab w:val="right" w:pos="9061"/>
        </w:tabs>
        <w:rPr>
          <w:ins w:id="160" w:author="Benjamin Pannell" w:date="2014-10-15T20:28:00Z"/>
          <w:rFonts w:eastAsiaTheme="minorEastAsia"/>
          <w:noProof/>
          <w:sz w:val="22"/>
          <w:lang w:eastAsia="en-ZA"/>
        </w:rPr>
      </w:pPr>
      <w:ins w:id="161"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"_Toc401168240"</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7 Adafruit Prototyping Pi Plate Kit for Raspberry Pi. Image courtesy of Adafruit Industries [12]</w:t>
        </w:r>
        <w:r>
          <w:rPr>
            <w:noProof/>
            <w:webHidden/>
          </w:rPr>
          <w:tab/>
        </w:r>
        <w:r>
          <w:rPr>
            <w:noProof/>
            <w:webHidden/>
          </w:rPr>
          <w:fldChar w:fldCharType="begin"/>
        </w:r>
        <w:r>
          <w:rPr>
            <w:noProof/>
            <w:webHidden/>
          </w:rPr>
          <w:instrText xml:space="preserve"> PAGEREF _Toc401168240 \h </w:instrText>
        </w:r>
        <w:r>
          <w:rPr>
            <w:noProof/>
            <w:webHidden/>
          </w:rPr>
        </w:r>
      </w:ins>
      <w:r>
        <w:rPr>
          <w:noProof/>
          <w:webHidden/>
        </w:rPr>
        <w:fldChar w:fldCharType="separate"/>
      </w:r>
      <w:ins w:id="162" w:author="Benjamin Pannell" w:date="2014-10-15T20:28:00Z">
        <w:r>
          <w:rPr>
            <w:noProof/>
            <w:webHidden/>
          </w:rPr>
          <w:t>14</w:t>
        </w:r>
        <w:r>
          <w:rPr>
            <w:noProof/>
            <w:webHidden/>
          </w:rPr>
          <w:fldChar w:fldCharType="end"/>
        </w:r>
        <w:r w:rsidRPr="00E14F0A">
          <w:rPr>
            <w:rStyle w:val="Hyperlink"/>
            <w:noProof/>
          </w:rPr>
          <w:fldChar w:fldCharType="end"/>
        </w:r>
      </w:ins>
    </w:p>
    <w:p w14:paraId="7E3F5465" w14:textId="77777777" w:rsidR="00ED731E" w:rsidRDefault="00ED731E">
      <w:pPr>
        <w:pStyle w:val="TableofFigures"/>
        <w:tabs>
          <w:tab w:val="right" w:pos="9061"/>
        </w:tabs>
        <w:rPr>
          <w:ins w:id="163" w:author="Benjamin Pannell" w:date="2014-10-15T20:28:00Z"/>
          <w:rFonts w:eastAsiaTheme="minorEastAsia"/>
          <w:noProof/>
          <w:sz w:val="22"/>
          <w:lang w:eastAsia="en-ZA"/>
        </w:rPr>
      </w:pPr>
      <w:ins w:id="164"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"_Toc401168241"</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8 Raspberry Pi Model B. Image courtesy of Adafruit Industries [15]</w:t>
        </w:r>
        <w:r>
          <w:rPr>
            <w:noProof/>
            <w:webHidden/>
          </w:rPr>
          <w:tab/>
        </w:r>
        <w:r>
          <w:rPr>
            <w:noProof/>
            <w:webHidden/>
          </w:rPr>
          <w:fldChar w:fldCharType="begin"/>
        </w:r>
        <w:r>
          <w:rPr>
            <w:noProof/>
            <w:webHidden/>
          </w:rPr>
          <w:instrText xml:space="preserve"> PAGEREF _Toc401168241 \h </w:instrText>
        </w:r>
        <w:r>
          <w:rPr>
            <w:noProof/>
            <w:webHidden/>
          </w:rPr>
        </w:r>
      </w:ins>
      <w:r>
        <w:rPr>
          <w:noProof/>
          <w:webHidden/>
        </w:rPr>
        <w:fldChar w:fldCharType="separate"/>
      </w:r>
      <w:ins w:id="165" w:author="Benjamin Pannell" w:date="2014-10-15T20:28:00Z">
        <w:r>
          <w:rPr>
            <w:noProof/>
            <w:webHidden/>
          </w:rPr>
          <w:t>16</w:t>
        </w:r>
        <w:r>
          <w:rPr>
            <w:noProof/>
            <w:webHidden/>
          </w:rPr>
          <w:fldChar w:fldCharType="end"/>
        </w:r>
        <w:r w:rsidRPr="00E14F0A">
          <w:rPr>
            <w:rStyle w:val="Hyperlink"/>
            <w:noProof/>
          </w:rPr>
          <w:fldChar w:fldCharType="end"/>
        </w:r>
      </w:ins>
    </w:p>
    <w:p w14:paraId="5E95B55A" w14:textId="77777777" w:rsidR="00ED731E" w:rsidRDefault="00ED731E">
      <w:pPr>
        <w:pStyle w:val="TableofFigures"/>
        <w:tabs>
          <w:tab w:val="right" w:pos="9061"/>
        </w:tabs>
        <w:rPr>
          <w:ins w:id="166" w:author="Benjamin Pannell" w:date="2014-10-15T20:28:00Z"/>
          <w:rFonts w:eastAsiaTheme="minorEastAsia"/>
          <w:noProof/>
          <w:sz w:val="22"/>
          <w:lang w:eastAsia="en-ZA"/>
        </w:rPr>
      </w:pPr>
      <w:ins w:id="167"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"_Toc401168242"</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9 System Architecture</w:t>
        </w:r>
        <w:r>
          <w:rPr>
            <w:noProof/>
            <w:webHidden/>
          </w:rPr>
          <w:tab/>
        </w:r>
        <w:r>
          <w:rPr>
            <w:noProof/>
            <w:webHidden/>
          </w:rPr>
          <w:fldChar w:fldCharType="begin"/>
        </w:r>
        <w:r>
          <w:rPr>
            <w:noProof/>
            <w:webHidden/>
          </w:rPr>
          <w:instrText xml:space="preserve"> PAGEREF _Toc401168242 \h </w:instrText>
        </w:r>
        <w:r>
          <w:rPr>
            <w:noProof/>
            <w:webHidden/>
          </w:rPr>
        </w:r>
      </w:ins>
      <w:r>
        <w:rPr>
          <w:noProof/>
          <w:webHidden/>
        </w:rPr>
        <w:fldChar w:fldCharType="separate"/>
      </w:r>
      <w:ins w:id="168" w:author="Benjamin Pannell" w:date="2014-10-15T20:28:00Z">
        <w:r>
          <w:rPr>
            <w:noProof/>
            <w:webHidden/>
          </w:rPr>
          <w:t>17</w:t>
        </w:r>
        <w:r>
          <w:rPr>
            <w:noProof/>
            <w:webHidden/>
          </w:rPr>
          <w:fldChar w:fldCharType="end"/>
        </w:r>
        <w:r w:rsidRPr="00E14F0A">
          <w:rPr>
            <w:rStyle w:val="Hyperlink"/>
            <w:noProof/>
          </w:rPr>
          <w:fldChar w:fldCharType="end"/>
        </w:r>
      </w:ins>
    </w:p>
    <w:p w14:paraId="305B37E8" w14:textId="77777777" w:rsidR="00ED731E" w:rsidRDefault="00ED731E">
      <w:pPr>
        <w:pStyle w:val="TableofFigures"/>
        <w:tabs>
          <w:tab w:val="right" w:pos="9061"/>
        </w:tabs>
        <w:rPr>
          <w:ins w:id="169" w:author="Benjamin Pannell" w:date="2014-10-15T20:28:00Z"/>
          <w:rFonts w:eastAsiaTheme="minorEastAsia"/>
          <w:noProof/>
          <w:sz w:val="22"/>
          <w:lang w:eastAsia="en-ZA"/>
        </w:rPr>
      </w:pPr>
      <w:ins w:id="170"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"_Toc401168243"</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10 Slave Device Command Process</w:t>
        </w:r>
        <w:r>
          <w:rPr>
            <w:noProof/>
            <w:webHidden/>
          </w:rPr>
          <w:tab/>
        </w:r>
        <w:r>
          <w:rPr>
            <w:noProof/>
            <w:webHidden/>
          </w:rPr>
          <w:fldChar w:fldCharType="begin"/>
        </w:r>
        <w:r>
          <w:rPr>
            <w:noProof/>
            <w:webHidden/>
          </w:rPr>
          <w:instrText xml:space="preserve"> PAGEREF _Toc401168243 \h </w:instrText>
        </w:r>
        <w:r>
          <w:rPr>
            <w:noProof/>
            <w:webHidden/>
          </w:rPr>
        </w:r>
      </w:ins>
      <w:r>
        <w:rPr>
          <w:noProof/>
          <w:webHidden/>
        </w:rPr>
        <w:fldChar w:fldCharType="separate"/>
      </w:r>
      <w:ins w:id="171" w:author="Benjamin Pannell" w:date="2014-10-15T20:28:00Z">
        <w:r>
          <w:rPr>
            <w:noProof/>
            <w:webHidden/>
          </w:rPr>
          <w:t>18</w:t>
        </w:r>
        <w:r>
          <w:rPr>
            <w:noProof/>
            <w:webHidden/>
          </w:rPr>
          <w:fldChar w:fldCharType="end"/>
        </w:r>
        <w:r w:rsidRPr="00E14F0A">
          <w:rPr>
            <w:rStyle w:val="Hyperlink"/>
            <w:noProof/>
          </w:rPr>
          <w:fldChar w:fldCharType="end"/>
        </w:r>
      </w:ins>
    </w:p>
    <w:p w14:paraId="367C7C93" w14:textId="77777777" w:rsidR="00ED731E" w:rsidRDefault="00ED731E">
      <w:pPr>
        <w:pStyle w:val="TableofFigures"/>
        <w:tabs>
          <w:tab w:val="right" w:pos="9061"/>
        </w:tabs>
        <w:rPr>
          <w:ins w:id="172" w:author="Benjamin Pannell" w:date="2014-10-15T20:28:00Z"/>
          <w:rFonts w:eastAsiaTheme="minorEastAsia"/>
          <w:noProof/>
          <w:sz w:val="22"/>
          <w:lang w:eastAsia="en-ZA"/>
        </w:rPr>
      </w:pPr>
      <w:ins w:id="173"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"_Toc401168244"</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11 USB Emulation Example – Ctrl+A</w:t>
        </w:r>
        <w:r>
          <w:rPr>
            <w:noProof/>
            <w:webHidden/>
          </w:rPr>
          <w:tab/>
        </w:r>
        <w:r>
          <w:rPr>
            <w:noProof/>
            <w:webHidden/>
          </w:rPr>
          <w:fldChar w:fldCharType="begin"/>
        </w:r>
        <w:r>
          <w:rPr>
            <w:noProof/>
            <w:webHidden/>
          </w:rPr>
          <w:instrText xml:space="preserve"> PAGEREF _Toc401168244 \h </w:instrText>
        </w:r>
        <w:r>
          <w:rPr>
            <w:noProof/>
            <w:webHidden/>
          </w:rPr>
        </w:r>
      </w:ins>
      <w:r>
        <w:rPr>
          <w:noProof/>
          <w:webHidden/>
        </w:rPr>
        <w:fldChar w:fldCharType="separate"/>
      </w:r>
      <w:ins w:id="174" w:author="Benjamin Pannell" w:date="2014-10-15T20:28:00Z">
        <w:r>
          <w:rPr>
            <w:noProof/>
            <w:webHidden/>
          </w:rPr>
          <w:t>19</w:t>
        </w:r>
        <w:r>
          <w:rPr>
            <w:noProof/>
            <w:webHidden/>
          </w:rPr>
          <w:fldChar w:fldCharType="end"/>
        </w:r>
        <w:r w:rsidRPr="00E14F0A">
          <w:rPr>
            <w:rStyle w:val="Hyperlink"/>
            <w:noProof/>
          </w:rPr>
          <w:fldChar w:fldCharType="end"/>
        </w:r>
      </w:ins>
    </w:p>
    <w:p w14:paraId="60C3DD34" w14:textId="77777777" w:rsidR="00ED731E" w:rsidRDefault="00ED731E">
      <w:pPr>
        <w:pStyle w:val="TableofFigures"/>
        <w:tabs>
          <w:tab w:val="right" w:pos="9061"/>
        </w:tabs>
        <w:rPr>
          <w:ins w:id="175" w:author="Benjamin Pannell" w:date="2014-10-15T20:28:00Z"/>
          <w:rFonts w:eastAsiaTheme="minorEastAsia"/>
          <w:noProof/>
          <w:sz w:val="22"/>
          <w:lang w:eastAsia="en-ZA"/>
        </w:rPr>
      </w:pPr>
      <w:ins w:id="176"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"_Toc401168245"</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12 Master Device Library Process</w:t>
        </w:r>
        <w:r>
          <w:rPr>
            <w:noProof/>
            <w:webHidden/>
          </w:rPr>
          <w:tab/>
        </w:r>
        <w:r>
          <w:rPr>
            <w:noProof/>
            <w:webHidden/>
          </w:rPr>
          <w:fldChar w:fldCharType="begin"/>
        </w:r>
        <w:r>
          <w:rPr>
            <w:noProof/>
            <w:webHidden/>
          </w:rPr>
          <w:instrText xml:space="preserve"> PAGEREF _Toc401168245 \h </w:instrText>
        </w:r>
        <w:r>
          <w:rPr>
            <w:noProof/>
            <w:webHidden/>
          </w:rPr>
        </w:r>
      </w:ins>
      <w:r>
        <w:rPr>
          <w:noProof/>
          <w:webHidden/>
        </w:rPr>
        <w:fldChar w:fldCharType="separate"/>
      </w:r>
      <w:ins w:id="177" w:author="Benjamin Pannell" w:date="2014-10-15T20:28:00Z">
        <w:r>
          <w:rPr>
            <w:noProof/>
            <w:webHidden/>
          </w:rPr>
          <w:t>20</w:t>
        </w:r>
        <w:r>
          <w:rPr>
            <w:noProof/>
            <w:webHidden/>
          </w:rPr>
          <w:fldChar w:fldCharType="end"/>
        </w:r>
        <w:r w:rsidRPr="00E14F0A">
          <w:rPr>
            <w:rStyle w:val="Hyperlink"/>
            <w:noProof/>
          </w:rPr>
          <w:fldChar w:fldCharType="end"/>
        </w:r>
      </w:ins>
    </w:p>
    <w:p w14:paraId="550A10DF" w14:textId="77777777" w:rsidR="00ED731E" w:rsidRDefault="00ED731E">
      <w:pPr>
        <w:pStyle w:val="TableofFigures"/>
        <w:tabs>
          <w:tab w:val="right" w:pos="9061"/>
        </w:tabs>
        <w:rPr>
          <w:ins w:id="178" w:author="Benjamin Pannell" w:date="2014-10-15T20:28:00Z"/>
          <w:rFonts w:eastAsiaTheme="minorEastAsia"/>
          <w:noProof/>
          <w:sz w:val="22"/>
          <w:lang w:eastAsia="en-ZA"/>
        </w:rPr>
      </w:pPr>
      <w:ins w:id="179"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"_Toc401168246"</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13 C-Library API Definition</w:t>
        </w:r>
        <w:r>
          <w:rPr>
            <w:noProof/>
            <w:webHidden/>
          </w:rPr>
          <w:tab/>
        </w:r>
        <w:r>
          <w:rPr>
            <w:noProof/>
            <w:webHidden/>
          </w:rPr>
          <w:fldChar w:fldCharType="begin"/>
        </w:r>
        <w:r>
          <w:rPr>
            <w:noProof/>
            <w:webHidden/>
          </w:rPr>
          <w:instrText xml:space="preserve"> PAGEREF _Toc401168246 \h </w:instrText>
        </w:r>
        <w:r>
          <w:rPr>
            <w:noProof/>
            <w:webHidden/>
          </w:rPr>
        </w:r>
      </w:ins>
      <w:r>
        <w:rPr>
          <w:noProof/>
          <w:webHidden/>
        </w:rPr>
        <w:fldChar w:fldCharType="separate"/>
      </w:r>
      <w:ins w:id="180" w:author="Benjamin Pannell" w:date="2014-10-15T20:28:00Z">
        <w:r>
          <w:rPr>
            <w:noProof/>
            <w:webHidden/>
          </w:rPr>
          <w:t>21</w:t>
        </w:r>
        <w:r>
          <w:rPr>
            <w:noProof/>
            <w:webHidden/>
          </w:rPr>
          <w:fldChar w:fldCharType="end"/>
        </w:r>
        <w:r w:rsidRPr="00E14F0A">
          <w:rPr>
            <w:rStyle w:val="Hyperlink"/>
            <w:noProof/>
          </w:rPr>
          <w:fldChar w:fldCharType="end"/>
        </w:r>
      </w:ins>
    </w:p>
    <w:p w14:paraId="7E3613F3" w14:textId="77777777" w:rsidR="00ED731E" w:rsidRDefault="00ED731E">
      <w:pPr>
        <w:pStyle w:val="TableofFigures"/>
        <w:tabs>
          <w:tab w:val="right" w:pos="9061"/>
        </w:tabs>
        <w:rPr>
          <w:ins w:id="181" w:author="Benjamin Pannell" w:date="2014-10-15T20:28:00Z"/>
          <w:rFonts w:eastAsiaTheme="minorEastAsia"/>
          <w:noProof/>
          <w:sz w:val="22"/>
          <w:lang w:eastAsia="en-ZA"/>
        </w:rPr>
      </w:pPr>
      <w:ins w:id="182"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"_Toc401168247"</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14 C-Library Example</w:t>
        </w:r>
        <w:r>
          <w:rPr>
            <w:noProof/>
            <w:webHidden/>
          </w:rPr>
          <w:tab/>
        </w:r>
        <w:r>
          <w:rPr>
            <w:noProof/>
            <w:webHidden/>
          </w:rPr>
          <w:fldChar w:fldCharType="begin"/>
        </w:r>
        <w:r>
          <w:rPr>
            <w:noProof/>
            <w:webHidden/>
          </w:rPr>
          <w:instrText xml:space="preserve"> PAGEREF _Toc401168247 \h </w:instrText>
        </w:r>
        <w:r>
          <w:rPr>
            <w:noProof/>
            <w:webHidden/>
          </w:rPr>
        </w:r>
      </w:ins>
      <w:r>
        <w:rPr>
          <w:noProof/>
          <w:webHidden/>
        </w:rPr>
        <w:fldChar w:fldCharType="separate"/>
      </w:r>
      <w:ins w:id="183" w:author="Benjamin Pannell" w:date="2014-10-15T20:28:00Z">
        <w:r>
          <w:rPr>
            <w:noProof/>
            <w:webHidden/>
          </w:rPr>
          <w:t>21</w:t>
        </w:r>
        <w:r>
          <w:rPr>
            <w:noProof/>
            <w:webHidden/>
          </w:rPr>
          <w:fldChar w:fldCharType="end"/>
        </w:r>
        <w:r w:rsidRPr="00E14F0A">
          <w:rPr>
            <w:rStyle w:val="Hyperlink"/>
            <w:noProof/>
          </w:rPr>
          <w:fldChar w:fldCharType="end"/>
        </w:r>
      </w:ins>
    </w:p>
    <w:p w14:paraId="7BA8426A" w14:textId="77777777" w:rsidR="00ED731E" w:rsidRDefault="00ED731E">
      <w:pPr>
        <w:pStyle w:val="TableofFigures"/>
        <w:tabs>
          <w:tab w:val="right" w:pos="9061"/>
        </w:tabs>
        <w:rPr>
          <w:ins w:id="184" w:author="Benjamin Pannell" w:date="2014-10-15T20:28:00Z"/>
          <w:rFonts w:eastAsiaTheme="minorEastAsia"/>
          <w:noProof/>
          <w:sz w:val="22"/>
          <w:lang w:eastAsia="en-ZA"/>
        </w:rPr>
      </w:pPr>
      <w:ins w:id="185"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"_Toc401168248"</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15 Node.js Library API</w:t>
        </w:r>
        <w:r>
          <w:rPr>
            <w:noProof/>
            <w:webHidden/>
          </w:rPr>
          <w:tab/>
        </w:r>
        <w:r>
          <w:rPr>
            <w:noProof/>
            <w:webHidden/>
          </w:rPr>
          <w:fldChar w:fldCharType="begin"/>
        </w:r>
        <w:r>
          <w:rPr>
            <w:noProof/>
            <w:webHidden/>
          </w:rPr>
          <w:instrText xml:space="preserve"> PAGEREF _Toc401168248 \h </w:instrText>
        </w:r>
        <w:r>
          <w:rPr>
            <w:noProof/>
            <w:webHidden/>
          </w:rPr>
        </w:r>
      </w:ins>
      <w:r>
        <w:rPr>
          <w:noProof/>
          <w:webHidden/>
        </w:rPr>
        <w:fldChar w:fldCharType="separate"/>
      </w:r>
      <w:ins w:id="186" w:author="Benjamin Pannell" w:date="2014-10-15T20:28:00Z">
        <w:r>
          <w:rPr>
            <w:noProof/>
            <w:webHidden/>
          </w:rPr>
          <w:t>22</w:t>
        </w:r>
        <w:r>
          <w:rPr>
            <w:noProof/>
            <w:webHidden/>
          </w:rPr>
          <w:fldChar w:fldCharType="end"/>
        </w:r>
        <w:r w:rsidRPr="00E14F0A">
          <w:rPr>
            <w:rStyle w:val="Hyperlink"/>
            <w:noProof/>
          </w:rPr>
          <w:fldChar w:fldCharType="end"/>
        </w:r>
      </w:ins>
    </w:p>
    <w:p w14:paraId="0108E781" w14:textId="77777777" w:rsidR="00ED731E" w:rsidRDefault="00ED731E">
      <w:pPr>
        <w:pStyle w:val="TableofFigures"/>
        <w:tabs>
          <w:tab w:val="right" w:pos="9061"/>
        </w:tabs>
        <w:rPr>
          <w:ins w:id="187" w:author="Benjamin Pannell" w:date="2014-10-15T20:28:00Z"/>
          <w:rFonts w:eastAsiaTheme="minorEastAsia"/>
          <w:noProof/>
          <w:sz w:val="22"/>
          <w:lang w:eastAsia="en-ZA"/>
        </w:rPr>
      </w:pPr>
      <w:ins w:id="188"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"_Toc401168249"</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16 Node.js Library Example</w:t>
        </w:r>
        <w:r>
          <w:rPr>
            <w:noProof/>
            <w:webHidden/>
          </w:rPr>
          <w:tab/>
        </w:r>
        <w:r>
          <w:rPr>
            <w:noProof/>
            <w:webHidden/>
          </w:rPr>
          <w:fldChar w:fldCharType="begin"/>
        </w:r>
        <w:r>
          <w:rPr>
            <w:noProof/>
            <w:webHidden/>
          </w:rPr>
          <w:instrText xml:space="preserve"> PAGEREF _Toc401168249 \h </w:instrText>
        </w:r>
        <w:r>
          <w:rPr>
            <w:noProof/>
            <w:webHidden/>
          </w:rPr>
        </w:r>
      </w:ins>
      <w:r>
        <w:rPr>
          <w:noProof/>
          <w:webHidden/>
        </w:rPr>
        <w:fldChar w:fldCharType="separate"/>
      </w:r>
      <w:ins w:id="189" w:author="Benjamin Pannell" w:date="2014-10-15T20:28:00Z">
        <w:r>
          <w:rPr>
            <w:noProof/>
            <w:webHidden/>
          </w:rPr>
          <w:t>23</w:t>
        </w:r>
        <w:r>
          <w:rPr>
            <w:noProof/>
            <w:webHidden/>
          </w:rPr>
          <w:fldChar w:fldCharType="end"/>
        </w:r>
        <w:r w:rsidRPr="00E14F0A">
          <w:rPr>
            <w:rStyle w:val="Hyperlink"/>
            <w:noProof/>
          </w:rPr>
          <w:fldChar w:fldCharType="end"/>
        </w:r>
      </w:ins>
    </w:p>
    <w:p w14:paraId="4DA5F13E" w14:textId="77777777" w:rsidR="00ED731E" w:rsidRDefault="00ED731E">
      <w:pPr>
        <w:pStyle w:val="TableofFigures"/>
        <w:tabs>
          <w:tab w:val="right" w:pos="9061"/>
        </w:tabs>
        <w:rPr>
          <w:ins w:id="190" w:author="Benjamin Pannell" w:date="2014-10-15T20:28:00Z"/>
          <w:rFonts w:eastAsiaTheme="minorEastAsia"/>
          <w:noProof/>
          <w:sz w:val="22"/>
          <w:lang w:eastAsia="en-ZA"/>
        </w:rPr>
      </w:pPr>
      <w:ins w:id="191"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"_Toc401168250"</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17 Example Header Parsing</w:t>
        </w:r>
        <w:r>
          <w:rPr>
            <w:noProof/>
            <w:webHidden/>
          </w:rPr>
          <w:tab/>
        </w:r>
        <w:r>
          <w:rPr>
            <w:noProof/>
            <w:webHidden/>
          </w:rPr>
          <w:fldChar w:fldCharType="begin"/>
        </w:r>
        <w:r>
          <w:rPr>
            <w:noProof/>
            <w:webHidden/>
          </w:rPr>
          <w:instrText xml:space="preserve"> PAGEREF _Toc401168250 \h </w:instrText>
        </w:r>
        <w:r>
          <w:rPr>
            <w:noProof/>
            <w:webHidden/>
          </w:rPr>
        </w:r>
      </w:ins>
      <w:r>
        <w:rPr>
          <w:noProof/>
          <w:webHidden/>
        </w:rPr>
        <w:fldChar w:fldCharType="separate"/>
      </w:r>
      <w:ins w:id="192" w:author="Benjamin Pannell" w:date="2014-10-15T20:28:00Z">
        <w:r>
          <w:rPr>
            <w:noProof/>
            <w:webHidden/>
          </w:rPr>
          <w:t>26</w:t>
        </w:r>
        <w:r>
          <w:rPr>
            <w:noProof/>
            <w:webHidden/>
          </w:rPr>
          <w:fldChar w:fldCharType="end"/>
        </w:r>
        <w:r w:rsidRPr="00E14F0A">
          <w:rPr>
            <w:rStyle w:val="Hyperlink"/>
            <w:noProof/>
          </w:rPr>
          <w:fldChar w:fldCharType="end"/>
        </w:r>
      </w:ins>
    </w:p>
    <w:p w14:paraId="7224A5E6" w14:textId="77777777" w:rsidR="00ED731E" w:rsidRDefault="00ED731E">
      <w:pPr>
        <w:pStyle w:val="TableofFigures"/>
        <w:tabs>
          <w:tab w:val="right" w:pos="9061"/>
        </w:tabs>
        <w:rPr>
          <w:ins w:id="193" w:author="Benjamin Pannell" w:date="2014-10-15T20:28:00Z"/>
          <w:rFonts w:eastAsiaTheme="minorEastAsia"/>
          <w:noProof/>
          <w:sz w:val="22"/>
          <w:lang w:eastAsia="en-ZA"/>
        </w:rPr>
      </w:pPr>
      <w:ins w:id="194"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"_Toc401168251"</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18 Example Keyboard Command Breakdown</w:t>
        </w:r>
        <w:r>
          <w:rPr>
            <w:noProof/>
            <w:webHidden/>
          </w:rPr>
          <w:tab/>
        </w:r>
        <w:r>
          <w:rPr>
            <w:noProof/>
            <w:webHidden/>
          </w:rPr>
          <w:fldChar w:fldCharType="begin"/>
        </w:r>
        <w:r>
          <w:rPr>
            <w:noProof/>
            <w:webHidden/>
          </w:rPr>
          <w:instrText xml:space="preserve"> PAGEREF _Toc401168251 \h </w:instrText>
        </w:r>
        <w:r>
          <w:rPr>
            <w:noProof/>
            <w:webHidden/>
          </w:rPr>
        </w:r>
      </w:ins>
      <w:r>
        <w:rPr>
          <w:noProof/>
          <w:webHidden/>
        </w:rPr>
        <w:fldChar w:fldCharType="separate"/>
      </w:r>
      <w:ins w:id="195" w:author="Benjamin Pannell" w:date="2014-10-15T20:28:00Z">
        <w:r>
          <w:rPr>
            <w:noProof/>
            <w:webHidden/>
          </w:rPr>
          <w:t>27</w:t>
        </w:r>
        <w:r>
          <w:rPr>
            <w:noProof/>
            <w:webHidden/>
          </w:rPr>
          <w:fldChar w:fldCharType="end"/>
        </w:r>
        <w:r w:rsidRPr="00E14F0A">
          <w:rPr>
            <w:rStyle w:val="Hyperlink"/>
            <w:noProof/>
          </w:rPr>
          <w:fldChar w:fldCharType="end"/>
        </w:r>
      </w:ins>
    </w:p>
    <w:p w14:paraId="02FD4DB6" w14:textId="77777777" w:rsidR="00ED731E" w:rsidRDefault="00ED731E">
      <w:pPr>
        <w:pStyle w:val="TableofFigures"/>
        <w:tabs>
          <w:tab w:val="right" w:pos="9061"/>
        </w:tabs>
        <w:rPr>
          <w:ins w:id="196" w:author="Benjamin Pannell" w:date="2014-10-15T20:28:00Z"/>
          <w:rFonts w:eastAsiaTheme="minorEastAsia"/>
          <w:noProof/>
          <w:sz w:val="22"/>
          <w:lang w:eastAsia="en-ZA"/>
        </w:rPr>
      </w:pPr>
      <w:ins w:id="197"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"_Toc401168252"</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19 Example Mouse Command Breakdown</w:t>
        </w:r>
        <w:r>
          <w:rPr>
            <w:noProof/>
            <w:webHidden/>
          </w:rPr>
          <w:tab/>
        </w:r>
        <w:r>
          <w:rPr>
            <w:noProof/>
            <w:webHidden/>
          </w:rPr>
          <w:fldChar w:fldCharType="begin"/>
        </w:r>
        <w:r>
          <w:rPr>
            <w:noProof/>
            <w:webHidden/>
          </w:rPr>
          <w:instrText xml:space="preserve"> PAGEREF _Toc401168252 \h </w:instrText>
        </w:r>
        <w:r>
          <w:rPr>
            <w:noProof/>
            <w:webHidden/>
          </w:rPr>
        </w:r>
      </w:ins>
      <w:r>
        <w:rPr>
          <w:noProof/>
          <w:webHidden/>
        </w:rPr>
        <w:fldChar w:fldCharType="separate"/>
      </w:r>
      <w:ins w:id="198" w:author="Benjamin Pannell" w:date="2014-10-15T20:28:00Z">
        <w:r>
          <w:rPr>
            <w:noProof/>
            <w:webHidden/>
          </w:rPr>
          <w:t>28</w:t>
        </w:r>
        <w:r>
          <w:rPr>
            <w:noProof/>
            <w:webHidden/>
          </w:rPr>
          <w:fldChar w:fldCharType="end"/>
        </w:r>
        <w:r w:rsidRPr="00E14F0A">
          <w:rPr>
            <w:rStyle w:val="Hyperlink"/>
            <w:noProof/>
          </w:rPr>
          <w:fldChar w:fldCharType="end"/>
        </w:r>
      </w:ins>
    </w:p>
    <w:p w14:paraId="4A9AFAFC" w14:textId="77777777" w:rsidR="00ED731E" w:rsidRDefault="00ED731E">
      <w:pPr>
        <w:pStyle w:val="TableofFigures"/>
        <w:tabs>
          <w:tab w:val="right" w:pos="9061"/>
        </w:tabs>
        <w:rPr>
          <w:ins w:id="199" w:author="Benjamin Pannell" w:date="2014-10-15T20:28:00Z"/>
          <w:rFonts w:eastAsiaTheme="minorEastAsia"/>
          <w:noProof/>
          <w:sz w:val="22"/>
          <w:lang w:eastAsia="en-ZA"/>
        </w:rPr>
      </w:pPr>
      <w:ins w:id="200"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"_Toc401168253"</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20 Axis Packing Algorithm (C/C++)</w:t>
        </w:r>
        <w:r>
          <w:rPr>
            <w:noProof/>
            <w:webHidden/>
          </w:rPr>
          <w:tab/>
        </w:r>
        <w:r>
          <w:rPr>
            <w:noProof/>
            <w:webHidden/>
          </w:rPr>
          <w:fldChar w:fldCharType="begin"/>
        </w:r>
        <w:r>
          <w:rPr>
            <w:noProof/>
            <w:webHidden/>
          </w:rPr>
          <w:instrText xml:space="preserve"> PAGEREF _Toc401168253 \h </w:instrText>
        </w:r>
        <w:r>
          <w:rPr>
            <w:noProof/>
            <w:webHidden/>
          </w:rPr>
        </w:r>
      </w:ins>
      <w:r>
        <w:rPr>
          <w:noProof/>
          <w:webHidden/>
        </w:rPr>
        <w:fldChar w:fldCharType="separate"/>
      </w:r>
      <w:ins w:id="201" w:author="Benjamin Pannell" w:date="2014-10-15T20:28:00Z">
        <w:r>
          <w:rPr>
            <w:noProof/>
            <w:webHidden/>
          </w:rPr>
          <w:t>29</w:t>
        </w:r>
        <w:r>
          <w:rPr>
            <w:noProof/>
            <w:webHidden/>
          </w:rPr>
          <w:fldChar w:fldCharType="end"/>
        </w:r>
        <w:r w:rsidRPr="00E14F0A">
          <w:rPr>
            <w:rStyle w:val="Hyperlink"/>
            <w:noProof/>
          </w:rPr>
          <w:fldChar w:fldCharType="end"/>
        </w:r>
      </w:ins>
    </w:p>
    <w:p w14:paraId="369B7469" w14:textId="77777777" w:rsidR="00ED731E" w:rsidRDefault="00ED731E">
      <w:pPr>
        <w:pStyle w:val="TableofFigures"/>
        <w:tabs>
          <w:tab w:val="right" w:pos="9061"/>
        </w:tabs>
        <w:rPr>
          <w:ins w:id="202" w:author="Benjamin Pannell" w:date="2014-10-15T20:28:00Z"/>
          <w:rFonts w:eastAsiaTheme="minorEastAsia"/>
          <w:noProof/>
          <w:sz w:val="22"/>
          <w:lang w:eastAsia="en-ZA"/>
        </w:rPr>
      </w:pPr>
      <w:ins w:id="203" w:author="Benjamin Pannell" w:date="2014-10-15T20:28:00Z">
        <w:r w:rsidRPr="00E14F0A">
          <w:rPr>
            <w:rStyle w:val="Hyperlink"/>
            <w:noProof/>
          </w:rPr>
          <w:fldChar w:fldCharType="begin"/>
        </w:r>
        <w:r w:rsidRPr="00E14F0A">
          <w:rPr>
            <w:rStyle w:val="Hyperlink"/>
            <w:noProof/>
          </w:rPr>
          <w:instrText xml:space="preserve"> </w:instrText>
        </w:r>
        <w:r>
          <w:rPr>
            <w:noProof/>
          </w:rPr>
          <w:instrText>HYPERLINK \l "_Toc401168254"</w:instrText>
        </w:r>
        <w:r w:rsidRPr="00E14F0A">
          <w:rPr>
            <w:rStyle w:val="Hyperlink"/>
            <w:noProof/>
          </w:rPr>
          <w:instrText xml:space="preserve"> </w:instrText>
        </w:r>
        <w:r w:rsidRPr="00E14F0A">
          <w:rPr>
            <w:rStyle w:val="Hyperlink"/>
            <w:noProof/>
          </w:rPr>
        </w:r>
        <w:r w:rsidRPr="00E14F0A">
          <w:rPr>
            <w:rStyle w:val="Hyperlink"/>
            <w:noProof/>
          </w:rPr>
          <w:fldChar w:fldCharType="separate"/>
        </w:r>
        <w:r w:rsidRPr="00E14F0A">
          <w:rPr>
            <w:rStyle w:val="Hyperlink"/>
            <w:noProof/>
          </w:rPr>
          <w:t>Figure 21 Circuit Diagram</w:t>
        </w:r>
        <w:r>
          <w:rPr>
            <w:noProof/>
            <w:webHidden/>
          </w:rPr>
          <w:tab/>
        </w:r>
        <w:r>
          <w:rPr>
            <w:noProof/>
            <w:webHidden/>
          </w:rPr>
          <w:fldChar w:fldCharType="begin"/>
        </w:r>
        <w:r>
          <w:rPr>
            <w:noProof/>
            <w:webHidden/>
          </w:rPr>
          <w:instrText xml:space="preserve"> PAGEREF _Toc401168254 \h </w:instrText>
        </w:r>
        <w:r>
          <w:rPr>
            <w:noProof/>
            <w:webHidden/>
          </w:rPr>
        </w:r>
      </w:ins>
      <w:r>
        <w:rPr>
          <w:noProof/>
          <w:webHidden/>
        </w:rPr>
        <w:fldChar w:fldCharType="separate"/>
      </w:r>
      <w:ins w:id="204" w:author="Benjamin Pannell" w:date="2014-10-15T20:28:00Z">
        <w:r>
          <w:rPr>
            <w:noProof/>
            <w:webHidden/>
          </w:rPr>
          <w:t>36</w:t>
        </w:r>
        <w:r>
          <w:rPr>
            <w:noProof/>
            <w:webHidden/>
          </w:rPr>
          <w:fldChar w:fldCharType="end"/>
        </w:r>
        <w:r w:rsidRPr="00E14F0A">
          <w:rPr>
            <w:rStyle w:val="Hyperlink"/>
            <w:noProof/>
          </w:rPr>
          <w:fldChar w:fldCharType="end"/>
        </w:r>
      </w:ins>
    </w:p>
    <w:p w14:paraId="1BA4B429" w14:textId="77777777" w:rsidR="008D5256" w:rsidDel="0085700F" w:rsidRDefault="008D5256">
      <w:pPr>
        <w:pStyle w:val="TableofFigures"/>
        <w:tabs>
          <w:tab w:val="right" w:pos="9061"/>
        </w:tabs>
        <w:rPr>
          <w:del w:id="205" w:author="Benjamin Pannell" w:date="2014-10-15T20:26:00Z"/>
          <w:rFonts w:eastAsiaTheme="minorEastAsia"/>
          <w:noProof/>
          <w:sz w:val="22"/>
          <w:lang w:eastAsia="en-ZA"/>
        </w:rPr>
      </w:pPr>
      <w:del w:id="206" w:author="Benjamin Pannell" w:date="2014-10-15T20:26:00Z">
        <w:r w:rsidRPr="0085700F" w:rsidDel="0085700F">
          <w:rPr>
            <w:noProof/>
            <w:rPrChange w:id="207" w:author="Benjamin Pannell" w:date="2014-10-15T20:26:00Z">
              <w:rPr>
                <w:rStyle w:val="Hyperlink"/>
                <w:noProof/>
              </w:rPr>
            </w:rPrChange>
          </w:rPr>
          <w:delText>Figure 1 Arduino Nano. Image courtesy of Arduino SA</w:delText>
        </w:r>
        <w:r w:rsidDel="0085700F">
          <w:rPr>
            <w:noProof/>
            <w:webHidden/>
          </w:rPr>
          <w:tab/>
          <w:delText>9</w:delText>
        </w:r>
      </w:del>
    </w:p>
    <w:p w14:paraId="18A04AB0" w14:textId="77777777" w:rsidR="008D5256" w:rsidDel="0085700F" w:rsidRDefault="008D5256">
      <w:pPr>
        <w:pStyle w:val="TableofFigures"/>
        <w:tabs>
          <w:tab w:val="right" w:pos="9061"/>
        </w:tabs>
        <w:rPr>
          <w:del w:id="208" w:author="Benjamin Pannell" w:date="2014-10-15T20:26:00Z"/>
          <w:rFonts w:eastAsiaTheme="minorEastAsia"/>
          <w:noProof/>
          <w:sz w:val="22"/>
          <w:lang w:eastAsia="en-ZA"/>
        </w:rPr>
      </w:pPr>
      <w:del w:id="209" w:author="Benjamin Pannell" w:date="2014-10-15T20:26:00Z">
        <w:r w:rsidRPr="0085700F" w:rsidDel="0085700F">
          <w:rPr>
            <w:noProof/>
            <w:rPrChange w:id="210" w:author="Benjamin Pannell" w:date="2014-10-15T20:26:00Z">
              <w:rPr>
                <w:rStyle w:val="Hyperlink"/>
                <w:noProof/>
              </w:rPr>
            </w:rPrChange>
          </w:rPr>
          <w:delText>Figure 2 PJRC Teensy 2.0. Image courtesy of PJRC</w:delText>
        </w:r>
        <w:r w:rsidDel="0085700F">
          <w:rPr>
            <w:noProof/>
            <w:webHidden/>
          </w:rPr>
          <w:tab/>
          <w:delText>9</w:delText>
        </w:r>
      </w:del>
    </w:p>
    <w:p w14:paraId="585DF87C" w14:textId="77777777" w:rsidR="008D5256" w:rsidDel="0085700F" w:rsidRDefault="008D5256">
      <w:pPr>
        <w:pStyle w:val="TableofFigures"/>
        <w:tabs>
          <w:tab w:val="right" w:pos="9061"/>
        </w:tabs>
        <w:rPr>
          <w:del w:id="211" w:author="Benjamin Pannell" w:date="2014-10-15T20:26:00Z"/>
          <w:rFonts w:eastAsiaTheme="minorEastAsia"/>
          <w:noProof/>
          <w:sz w:val="22"/>
          <w:lang w:eastAsia="en-ZA"/>
        </w:rPr>
      </w:pPr>
      <w:del w:id="212" w:author="Benjamin Pannell" w:date="2014-10-15T20:26:00Z">
        <w:r w:rsidRPr="0085700F" w:rsidDel="0085700F">
          <w:rPr>
            <w:noProof/>
            <w:rPrChange w:id="213" w:author="Benjamin Pannell" w:date="2014-10-15T20:26:00Z">
              <w:rPr>
                <w:rStyle w:val="Hyperlink"/>
                <w:noProof/>
              </w:rPr>
            </w:rPrChange>
          </w:rPr>
          <w:delText>Figure 3 TXB0104 Bi-Directional Level Shifter. Image courtesy of Adafruit Industries</w:delText>
        </w:r>
        <w:r w:rsidDel="0085700F">
          <w:rPr>
            <w:noProof/>
            <w:webHidden/>
          </w:rPr>
          <w:tab/>
          <w:delText>10</w:delText>
        </w:r>
      </w:del>
    </w:p>
    <w:p w14:paraId="28128FE1" w14:textId="77777777" w:rsidR="008D5256" w:rsidDel="0085700F" w:rsidRDefault="008D5256">
      <w:pPr>
        <w:pStyle w:val="TableofFigures"/>
        <w:tabs>
          <w:tab w:val="right" w:pos="9061"/>
        </w:tabs>
        <w:rPr>
          <w:del w:id="214" w:author="Benjamin Pannell" w:date="2014-10-15T20:26:00Z"/>
          <w:rFonts w:eastAsiaTheme="minorEastAsia"/>
          <w:noProof/>
          <w:sz w:val="22"/>
          <w:lang w:eastAsia="en-ZA"/>
        </w:rPr>
      </w:pPr>
      <w:del w:id="215" w:author="Benjamin Pannell" w:date="2014-10-15T20:26:00Z">
        <w:r w:rsidRPr="0085700F" w:rsidDel="0085700F">
          <w:rPr>
            <w:noProof/>
            <w:rPrChange w:id="216" w:author="Benjamin Pannell" w:date="2014-10-15T20:26:00Z">
              <w:rPr>
                <w:rStyle w:val="Hyperlink"/>
                <w:noProof/>
              </w:rPr>
            </w:rPrChange>
          </w:rPr>
          <w:delText>Figure 4 Adafruit Prototyping Pi Plate Kit for Raspberry Pi. Image courtesy of Adafruit Industries</w:delText>
        </w:r>
        <w:r w:rsidDel="0085700F">
          <w:rPr>
            <w:noProof/>
            <w:webHidden/>
          </w:rPr>
          <w:tab/>
          <w:delText>11</w:delText>
        </w:r>
      </w:del>
    </w:p>
    <w:p w14:paraId="6B26749E" w14:textId="77777777" w:rsidR="008D5256" w:rsidDel="0085700F" w:rsidRDefault="008D5256">
      <w:pPr>
        <w:pStyle w:val="TableofFigures"/>
        <w:tabs>
          <w:tab w:val="right" w:pos="9061"/>
        </w:tabs>
        <w:rPr>
          <w:del w:id="217" w:author="Benjamin Pannell" w:date="2014-10-15T20:26:00Z"/>
          <w:rFonts w:eastAsiaTheme="minorEastAsia"/>
          <w:noProof/>
          <w:sz w:val="22"/>
          <w:lang w:eastAsia="en-ZA"/>
        </w:rPr>
      </w:pPr>
      <w:del w:id="218" w:author="Benjamin Pannell" w:date="2014-10-15T20:26:00Z">
        <w:r w:rsidRPr="0085700F" w:rsidDel="0085700F">
          <w:rPr>
            <w:noProof/>
            <w:rPrChange w:id="219" w:author="Benjamin Pannell" w:date="2014-10-15T20:26:00Z">
              <w:rPr>
                <w:rStyle w:val="Hyperlink"/>
                <w:noProof/>
              </w:rPr>
            </w:rPrChange>
          </w:rPr>
          <w:delText>Figure 5 Raspberry Pi Model B. Image courtesy of Adafruit Industries</w:delText>
        </w:r>
        <w:r w:rsidDel="0085700F">
          <w:rPr>
            <w:noProof/>
            <w:webHidden/>
          </w:rPr>
          <w:tab/>
          <w:delText>11</w:delText>
        </w:r>
      </w:del>
    </w:p>
    <w:p w14:paraId="3D54AEFC" w14:textId="77777777" w:rsidR="008D5256" w:rsidDel="0085700F" w:rsidRDefault="008D5256">
      <w:pPr>
        <w:pStyle w:val="TableofFigures"/>
        <w:tabs>
          <w:tab w:val="right" w:pos="9061"/>
        </w:tabs>
        <w:rPr>
          <w:del w:id="220" w:author="Benjamin Pannell" w:date="2014-10-15T20:26:00Z"/>
          <w:rFonts w:eastAsiaTheme="minorEastAsia"/>
          <w:noProof/>
          <w:sz w:val="22"/>
          <w:lang w:eastAsia="en-ZA"/>
        </w:rPr>
      </w:pPr>
      <w:del w:id="221" w:author="Benjamin Pannell" w:date="2014-10-15T20:26:00Z">
        <w:r w:rsidRPr="0085700F" w:rsidDel="0085700F">
          <w:rPr>
            <w:noProof/>
            <w:rPrChange w:id="222" w:author="Benjamin Pannell" w:date="2014-10-15T20:26:00Z">
              <w:rPr>
                <w:rStyle w:val="Hyperlink"/>
                <w:noProof/>
              </w:rPr>
            </w:rPrChange>
          </w:rPr>
          <w:delText>Figure 6 Circuit Diagram</w:delText>
        </w:r>
        <w:r w:rsidDel="0085700F">
          <w:rPr>
            <w:noProof/>
            <w:webHidden/>
          </w:rPr>
          <w:tab/>
          <w:delText>17</w:delText>
        </w:r>
      </w:del>
    </w:p>
    <w:p w14:paraId="74C9CE70" w14:textId="77777777" w:rsidR="006D0F4E" w:rsidRDefault="00114EDB" w:rsidP="006D0F4E">
      <w:r>
        <w:rPr>
          <w:b/>
          <w:bCs/>
          <w:noProof/>
          <w:lang w:val="en-US"/>
        </w:rPr>
        <w:fldChar w:fldCharType="end"/>
      </w:r>
    </w:p>
    <w:p w14:paraId="7D01972B" w14:textId="77777777" w:rsidR="006D0F4E" w:rsidRDefault="006D0F4E" w:rsidP="006D0F4E">
      <w:pPr>
        <w:pStyle w:val="Heading1"/>
      </w:pPr>
      <w:bookmarkStart w:id="223" w:name="_Toc395540506"/>
      <w:bookmarkStart w:id="224" w:name="_Toc401168258"/>
      <w:r>
        <w:t>Tables</w:t>
      </w:r>
      <w:bookmarkEnd w:id="223"/>
      <w:bookmarkEnd w:id="224"/>
    </w:p>
    <w:p w14:paraId="15B1B5B8" w14:textId="77777777" w:rsidR="0085700F" w:rsidRDefault="006D0F4E">
      <w:pPr>
        <w:pStyle w:val="TableofFigures"/>
        <w:tabs>
          <w:tab w:val="right" w:pos="9061"/>
        </w:tabs>
        <w:rPr>
          <w:ins w:id="225" w:author="Benjamin Pannell" w:date="2014-10-15T20:26:00Z"/>
          <w:rFonts w:eastAsiaTheme="minorEastAsia"/>
          <w:noProof/>
          <w:sz w:val="22"/>
          <w:lang w:eastAsia="en-ZA"/>
        </w:rPr>
      </w:pPr>
      <w:r>
        <w:fldChar w:fldCharType="begin"/>
      </w:r>
      <w:r>
        <w:instrText xml:space="preserve"> TOC \h \z \c "Table" </w:instrText>
      </w:r>
      <w:r>
        <w:fldChar w:fldCharType="separate"/>
      </w:r>
      <w:ins w:id="226" w:author="Benjamin Pannell" w:date="2014-10-15T20:26:00Z">
        <w:r w:rsidR="0085700F" w:rsidRPr="009B6ADD">
          <w:rPr>
            <w:rStyle w:val="Hyperlink"/>
            <w:noProof/>
          </w:rPr>
          <w:fldChar w:fldCharType="begin"/>
        </w:r>
        <w:r w:rsidR="0085700F" w:rsidRPr="009B6ADD">
          <w:rPr>
            <w:rStyle w:val="Hyperlink"/>
            <w:noProof/>
          </w:rPr>
          <w:instrText xml:space="preserve"> </w:instrText>
        </w:r>
        <w:r w:rsidR="0085700F">
          <w:rPr>
            <w:noProof/>
          </w:rPr>
          <w:instrText>HYPERLINK \l "_Toc401168117"</w:instrText>
        </w:r>
        <w:r w:rsidR="0085700F" w:rsidRPr="009B6ADD">
          <w:rPr>
            <w:rStyle w:val="Hyperlink"/>
            <w:noProof/>
          </w:rPr>
          <w:instrText xml:space="preserve"> </w:instrText>
        </w:r>
        <w:r w:rsidR="0085700F" w:rsidRPr="009B6ADD">
          <w:rPr>
            <w:rStyle w:val="Hyperlink"/>
            <w:noProof/>
          </w:rPr>
        </w:r>
        <w:r w:rsidR="0085700F" w:rsidRPr="009B6ADD">
          <w:rPr>
            <w:rStyle w:val="Hyperlink"/>
            <w:noProof/>
          </w:rPr>
          <w:fldChar w:fldCharType="separate"/>
        </w:r>
        <w:r w:rsidR="0085700F" w:rsidRPr="009B6ADD">
          <w:rPr>
            <w:rStyle w:val="Hyperlink"/>
            <w:noProof/>
          </w:rPr>
          <w:t>Table 1 Packet Structure</w:t>
        </w:r>
        <w:r w:rsidR="0085700F">
          <w:rPr>
            <w:noProof/>
            <w:webHidden/>
          </w:rPr>
          <w:tab/>
        </w:r>
        <w:r w:rsidR="0085700F">
          <w:rPr>
            <w:noProof/>
            <w:webHidden/>
          </w:rPr>
          <w:fldChar w:fldCharType="begin"/>
        </w:r>
        <w:r w:rsidR="0085700F">
          <w:rPr>
            <w:noProof/>
            <w:webHidden/>
          </w:rPr>
          <w:instrText xml:space="preserve"> PAGEREF _Toc401168117 \h </w:instrText>
        </w:r>
        <w:r w:rsidR="0085700F">
          <w:rPr>
            <w:noProof/>
            <w:webHidden/>
          </w:rPr>
        </w:r>
      </w:ins>
      <w:r w:rsidR="0085700F">
        <w:rPr>
          <w:noProof/>
          <w:webHidden/>
        </w:rPr>
        <w:fldChar w:fldCharType="separate"/>
      </w:r>
      <w:ins w:id="227" w:author="Benjamin Pannell" w:date="2014-10-15T20:26:00Z">
        <w:r w:rsidR="0085700F">
          <w:rPr>
            <w:noProof/>
            <w:webHidden/>
          </w:rPr>
          <w:t>26</w:t>
        </w:r>
        <w:r w:rsidR="0085700F">
          <w:rPr>
            <w:noProof/>
            <w:webHidden/>
          </w:rPr>
          <w:fldChar w:fldCharType="end"/>
        </w:r>
        <w:r w:rsidR="0085700F" w:rsidRPr="009B6ADD">
          <w:rPr>
            <w:rStyle w:val="Hyperlink"/>
            <w:noProof/>
          </w:rPr>
          <w:fldChar w:fldCharType="end"/>
        </w:r>
      </w:ins>
    </w:p>
    <w:p w14:paraId="5D950A64" w14:textId="77777777" w:rsidR="0085700F" w:rsidRDefault="0085700F">
      <w:pPr>
        <w:pStyle w:val="TableofFigures"/>
        <w:tabs>
          <w:tab w:val="right" w:pos="9061"/>
        </w:tabs>
        <w:rPr>
          <w:ins w:id="228" w:author="Benjamin Pannell" w:date="2014-10-15T20:26:00Z"/>
          <w:rFonts w:eastAsiaTheme="minorEastAsia"/>
          <w:noProof/>
          <w:sz w:val="22"/>
          <w:lang w:eastAsia="en-ZA"/>
        </w:rPr>
      </w:pPr>
      <w:ins w:id="229"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"_Toc401168118"</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2 Packet Command Types</w:t>
        </w:r>
        <w:r>
          <w:rPr>
            <w:noProof/>
            <w:webHidden/>
          </w:rPr>
          <w:tab/>
        </w:r>
        <w:r>
          <w:rPr>
            <w:noProof/>
            <w:webHidden/>
          </w:rPr>
          <w:fldChar w:fldCharType="begin"/>
        </w:r>
        <w:r>
          <w:rPr>
            <w:noProof/>
            <w:webHidden/>
          </w:rPr>
          <w:instrText xml:space="preserve"> PAGEREF _Toc401168118 \h </w:instrText>
        </w:r>
        <w:r>
          <w:rPr>
            <w:noProof/>
            <w:webHidden/>
          </w:rPr>
        </w:r>
      </w:ins>
      <w:r>
        <w:rPr>
          <w:noProof/>
          <w:webHidden/>
        </w:rPr>
        <w:fldChar w:fldCharType="separate"/>
      </w:r>
      <w:ins w:id="230" w:author="Benjamin Pannell" w:date="2014-10-15T20:26:00Z">
        <w:r>
          <w:rPr>
            <w:noProof/>
            <w:webHidden/>
          </w:rPr>
          <w:t>26</w:t>
        </w:r>
        <w:r>
          <w:rPr>
            <w:noProof/>
            <w:webHidden/>
          </w:rPr>
          <w:fldChar w:fldCharType="end"/>
        </w:r>
        <w:r w:rsidRPr="009B6ADD">
          <w:rPr>
            <w:rStyle w:val="Hyperlink"/>
            <w:noProof/>
          </w:rPr>
          <w:fldChar w:fldCharType="end"/>
        </w:r>
      </w:ins>
    </w:p>
    <w:p w14:paraId="39BC8129" w14:textId="77777777" w:rsidR="0085700F" w:rsidRDefault="0085700F">
      <w:pPr>
        <w:pStyle w:val="TableofFigures"/>
        <w:tabs>
          <w:tab w:val="right" w:pos="9061"/>
        </w:tabs>
        <w:rPr>
          <w:ins w:id="231" w:author="Benjamin Pannell" w:date="2014-10-15T20:26:00Z"/>
          <w:rFonts w:eastAsiaTheme="minorEastAsia"/>
          <w:noProof/>
          <w:sz w:val="22"/>
          <w:lang w:eastAsia="en-ZA"/>
        </w:rPr>
      </w:pPr>
      <w:ins w:id="232"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"_Toc401168119"</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3 Keyboard Command Packet Format</w:t>
        </w:r>
        <w:r>
          <w:rPr>
            <w:noProof/>
            <w:webHidden/>
          </w:rPr>
          <w:tab/>
        </w:r>
        <w:r>
          <w:rPr>
            <w:noProof/>
            <w:webHidden/>
          </w:rPr>
          <w:fldChar w:fldCharType="begin"/>
        </w:r>
        <w:r>
          <w:rPr>
            <w:noProof/>
            <w:webHidden/>
          </w:rPr>
          <w:instrText xml:space="preserve"> PAGEREF _Toc401168119 \h </w:instrText>
        </w:r>
        <w:r>
          <w:rPr>
            <w:noProof/>
            <w:webHidden/>
          </w:rPr>
        </w:r>
      </w:ins>
      <w:r>
        <w:rPr>
          <w:noProof/>
          <w:webHidden/>
        </w:rPr>
        <w:fldChar w:fldCharType="separate"/>
      </w:r>
      <w:ins w:id="233" w:author="Benjamin Pannell" w:date="2014-10-15T20:26:00Z">
        <w:r>
          <w:rPr>
            <w:noProof/>
            <w:webHidden/>
          </w:rPr>
          <w:t>27</w:t>
        </w:r>
        <w:r>
          <w:rPr>
            <w:noProof/>
            <w:webHidden/>
          </w:rPr>
          <w:fldChar w:fldCharType="end"/>
        </w:r>
        <w:r w:rsidRPr="009B6ADD">
          <w:rPr>
            <w:rStyle w:val="Hyperlink"/>
            <w:noProof/>
          </w:rPr>
          <w:fldChar w:fldCharType="end"/>
        </w:r>
      </w:ins>
    </w:p>
    <w:p w14:paraId="0FB3CBC7" w14:textId="77777777" w:rsidR="0085700F" w:rsidRDefault="0085700F">
      <w:pPr>
        <w:pStyle w:val="TableofFigures"/>
        <w:tabs>
          <w:tab w:val="right" w:pos="9061"/>
        </w:tabs>
        <w:rPr>
          <w:ins w:id="234" w:author="Benjamin Pannell" w:date="2014-10-15T20:26:00Z"/>
          <w:rFonts w:eastAsiaTheme="minorEastAsia"/>
          <w:noProof/>
          <w:sz w:val="22"/>
          <w:lang w:eastAsia="en-ZA"/>
        </w:rPr>
      </w:pPr>
      <w:ins w:id="235"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"_Toc401168120"</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4 Example Keyboard Emulation Packets</w:t>
        </w:r>
        <w:r>
          <w:rPr>
            <w:noProof/>
            <w:webHidden/>
          </w:rPr>
          <w:tab/>
        </w:r>
        <w:r>
          <w:rPr>
            <w:noProof/>
            <w:webHidden/>
          </w:rPr>
          <w:fldChar w:fldCharType="begin"/>
        </w:r>
        <w:r>
          <w:rPr>
            <w:noProof/>
            <w:webHidden/>
          </w:rPr>
          <w:instrText xml:space="preserve"> PAGEREF _Toc401168120 \h </w:instrText>
        </w:r>
        <w:r>
          <w:rPr>
            <w:noProof/>
            <w:webHidden/>
          </w:rPr>
        </w:r>
      </w:ins>
      <w:r>
        <w:rPr>
          <w:noProof/>
          <w:webHidden/>
        </w:rPr>
        <w:fldChar w:fldCharType="separate"/>
      </w:r>
      <w:ins w:id="236" w:author="Benjamin Pannell" w:date="2014-10-15T20:26:00Z">
        <w:r>
          <w:rPr>
            <w:noProof/>
            <w:webHidden/>
          </w:rPr>
          <w:t>27</w:t>
        </w:r>
        <w:r>
          <w:rPr>
            <w:noProof/>
            <w:webHidden/>
          </w:rPr>
          <w:fldChar w:fldCharType="end"/>
        </w:r>
        <w:r w:rsidRPr="009B6ADD">
          <w:rPr>
            <w:rStyle w:val="Hyperlink"/>
            <w:noProof/>
          </w:rPr>
          <w:fldChar w:fldCharType="end"/>
        </w:r>
      </w:ins>
    </w:p>
    <w:p w14:paraId="7F9D4883" w14:textId="77777777" w:rsidR="0085700F" w:rsidRDefault="0085700F">
      <w:pPr>
        <w:pStyle w:val="TableofFigures"/>
        <w:tabs>
          <w:tab w:val="right" w:pos="9061"/>
        </w:tabs>
        <w:rPr>
          <w:ins w:id="237" w:author="Benjamin Pannell" w:date="2014-10-15T20:26:00Z"/>
          <w:rFonts w:eastAsiaTheme="minorEastAsia"/>
          <w:noProof/>
          <w:sz w:val="22"/>
          <w:lang w:eastAsia="en-ZA"/>
        </w:rPr>
      </w:pPr>
      <w:ins w:id="238"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"_Toc401168121"</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5 Mouse Command Packet Format</w:t>
        </w:r>
        <w:r>
          <w:rPr>
            <w:noProof/>
            <w:webHidden/>
          </w:rPr>
          <w:tab/>
        </w:r>
        <w:r>
          <w:rPr>
            <w:noProof/>
            <w:webHidden/>
          </w:rPr>
          <w:fldChar w:fldCharType="begin"/>
        </w:r>
        <w:r>
          <w:rPr>
            <w:noProof/>
            <w:webHidden/>
          </w:rPr>
          <w:instrText xml:space="preserve"> PAGEREF _Toc401168121 \h </w:instrText>
        </w:r>
        <w:r>
          <w:rPr>
            <w:noProof/>
            <w:webHidden/>
          </w:rPr>
        </w:r>
      </w:ins>
      <w:r>
        <w:rPr>
          <w:noProof/>
          <w:webHidden/>
        </w:rPr>
        <w:fldChar w:fldCharType="separate"/>
      </w:r>
      <w:ins w:id="239" w:author="Benjamin Pannell" w:date="2014-10-15T20:26:00Z">
        <w:r>
          <w:rPr>
            <w:noProof/>
            <w:webHidden/>
          </w:rPr>
          <w:t>28</w:t>
        </w:r>
        <w:r>
          <w:rPr>
            <w:noProof/>
            <w:webHidden/>
          </w:rPr>
          <w:fldChar w:fldCharType="end"/>
        </w:r>
        <w:r w:rsidRPr="009B6ADD">
          <w:rPr>
            <w:rStyle w:val="Hyperlink"/>
            <w:noProof/>
          </w:rPr>
          <w:fldChar w:fldCharType="end"/>
        </w:r>
      </w:ins>
    </w:p>
    <w:p w14:paraId="4FF3C4C5" w14:textId="77777777" w:rsidR="0085700F" w:rsidRDefault="0085700F">
      <w:pPr>
        <w:pStyle w:val="TableofFigures"/>
        <w:tabs>
          <w:tab w:val="right" w:pos="9061"/>
        </w:tabs>
        <w:rPr>
          <w:ins w:id="240" w:author="Benjamin Pannell" w:date="2014-10-15T20:26:00Z"/>
          <w:rFonts w:eastAsiaTheme="minorEastAsia"/>
          <w:noProof/>
          <w:sz w:val="22"/>
          <w:lang w:eastAsia="en-ZA"/>
        </w:rPr>
      </w:pPr>
      <w:ins w:id="241"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"_Toc401168122"</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6 Mouse Button Flags</w:t>
        </w:r>
        <w:r>
          <w:rPr>
            <w:noProof/>
            <w:webHidden/>
          </w:rPr>
          <w:tab/>
        </w:r>
        <w:r>
          <w:rPr>
            <w:noProof/>
            <w:webHidden/>
          </w:rPr>
          <w:fldChar w:fldCharType="begin"/>
        </w:r>
        <w:r>
          <w:rPr>
            <w:noProof/>
            <w:webHidden/>
          </w:rPr>
          <w:instrText xml:space="preserve"> PAGEREF _Toc401168122 \h </w:instrText>
        </w:r>
        <w:r>
          <w:rPr>
            <w:noProof/>
            <w:webHidden/>
          </w:rPr>
        </w:r>
      </w:ins>
      <w:r>
        <w:rPr>
          <w:noProof/>
          <w:webHidden/>
        </w:rPr>
        <w:fldChar w:fldCharType="separate"/>
      </w:r>
      <w:ins w:id="242" w:author="Benjamin Pannell" w:date="2014-10-15T20:26:00Z">
        <w:r>
          <w:rPr>
            <w:noProof/>
            <w:webHidden/>
          </w:rPr>
          <w:t>28</w:t>
        </w:r>
        <w:r>
          <w:rPr>
            <w:noProof/>
            <w:webHidden/>
          </w:rPr>
          <w:fldChar w:fldCharType="end"/>
        </w:r>
        <w:r w:rsidRPr="009B6ADD">
          <w:rPr>
            <w:rStyle w:val="Hyperlink"/>
            <w:noProof/>
          </w:rPr>
          <w:fldChar w:fldCharType="end"/>
        </w:r>
      </w:ins>
    </w:p>
    <w:p w14:paraId="55D0AB15" w14:textId="77777777" w:rsidR="0085700F" w:rsidRDefault="0085700F">
      <w:pPr>
        <w:pStyle w:val="TableofFigures"/>
        <w:tabs>
          <w:tab w:val="right" w:pos="9061"/>
        </w:tabs>
        <w:rPr>
          <w:ins w:id="243" w:author="Benjamin Pannell" w:date="2014-10-15T20:26:00Z"/>
          <w:rFonts w:eastAsiaTheme="minorEastAsia"/>
          <w:noProof/>
          <w:sz w:val="22"/>
          <w:lang w:eastAsia="en-ZA"/>
        </w:rPr>
      </w:pPr>
      <w:ins w:id="244"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"_Toc401168123"</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7 Example Mouse Emulation Packets</w:t>
        </w:r>
        <w:r>
          <w:rPr>
            <w:noProof/>
            <w:webHidden/>
          </w:rPr>
          <w:tab/>
        </w:r>
        <w:r>
          <w:rPr>
            <w:noProof/>
            <w:webHidden/>
          </w:rPr>
          <w:fldChar w:fldCharType="begin"/>
        </w:r>
        <w:r>
          <w:rPr>
            <w:noProof/>
            <w:webHidden/>
          </w:rPr>
          <w:instrText xml:space="preserve"> PAGEREF _Toc401168123 \h </w:instrText>
        </w:r>
        <w:r>
          <w:rPr>
            <w:noProof/>
            <w:webHidden/>
          </w:rPr>
        </w:r>
      </w:ins>
      <w:r>
        <w:rPr>
          <w:noProof/>
          <w:webHidden/>
        </w:rPr>
        <w:fldChar w:fldCharType="separate"/>
      </w:r>
      <w:ins w:id="245" w:author="Benjamin Pannell" w:date="2014-10-15T20:26:00Z">
        <w:r>
          <w:rPr>
            <w:noProof/>
            <w:webHidden/>
          </w:rPr>
          <w:t>28</w:t>
        </w:r>
        <w:r>
          <w:rPr>
            <w:noProof/>
            <w:webHidden/>
          </w:rPr>
          <w:fldChar w:fldCharType="end"/>
        </w:r>
        <w:r w:rsidRPr="009B6ADD">
          <w:rPr>
            <w:rStyle w:val="Hyperlink"/>
            <w:noProof/>
          </w:rPr>
          <w:fldChar w:fldCharType="end"/>
        </w:r>
      </w:ins>
    </w:p>
    <w:p w14:paraId="41402596" w14:textId="77777777" w:rsidR="0085700F" w:rsidRDefault="0085700F">
      <w:pPr>
        <w:pStyle w:val="TableofFigures"/>
        <w:tabs>
          <w:tab w:val="right" w:pos="9061"/>
        </w:tabs>
        <w:rPr>
          <w:ins w:id="246" w:author="Benjamin Pannell" w:date="2014-10-15T20:26:00Z"/>
          <w:rFonts w:eastAsiaTheme="minorEastAsia"/>
          <w:noProof/>
          <w:sz w:val="22"/>
          <w:lang w:eastAsia="en-ZA"/>
        </w:rPr>
      </w:pPr>
      <w:ins w:id="247"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"_Toc401168124"</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8 Joystick Command Packet Format</w:t>
        </w:r>
        <w:r>
          <w:rPr>
            <w:noProof/>
            <w:webHidden/>
          </w:rPr>
          <w:tab/>
        </w:r>
        <w:r>
          <w:rPr>
            <w:noProof/>
            <w:webHidden/>
          </w:rPr>
          <w:fldChar w:fldCharType="begin"/>
        </w:r>
        <w:r>
          <w:rPr>
            <w:noProof/>
            <w:webHidden/>
          </w:rPr>
          <w:instrText xml:space="preserve"> PAGEREF _Toc401168124 \h </w:instrText>
        </w:r>
        <w:r>
          <w:rPr>
            <w:noProof/>
            <w:webHidden/>
          </w:rPr>
        </w:r>
      </w:ins>
      <w:r>
        <w:rPr>
          <w:noProof/>
          <w:webHidden/>
        </w:rPr>
        <w:fldChar w:fldCharType="separate"/>
      </w:r>
      <w:ins w:id="248" w:author="Benjamin Pannell" w:date="2014-10-15T20:26:00Z">
        <w:r>
          <w:rPr>
            <w:noProof/>
            <w:webHidden/>
          </w:rPr>
          <w:t>29</w:t>
        </w:r>
        <w:r>
          <w:rPr>
            <w:noProof/>
            <w:webHidden/>
          </w:rPr>
          <w:fldChar w:fldCharType="end"/>
        </w:r>
        <w:r w:rsidRPr="009B6ADD">
          <w:rPr>
            <w:rStyle w:val="Hyperlink"/>
            <w:noProof/>
          </w:rPr>
          <w:fldChar w:fldCharType="end"/>
        </w:r>
      </w:ins>
    </w:p>
    <w:p w14:paraId="54EEC6FB" w14:textId="77777777" w:rsidR="0085700F" w:rsidRDefault="0085700F">
      <w:pPr>
        <w:pStyle w:val="TableofFigures"/>
        <w:tabs>
          <w:tab w:val="right" w:pos="9061"/>
        </w:tabs>
        <w:rPr>
          <w:ins w:id="249" w:author="Benjamin Pannell" w:date="2014-10-15T20:26:00Z"/>
          <w:rFonts w:eastAsiaTheme="minorEastAsia"/>
          <w:noProof/>
          <w:sz w:val="22"/>
          <w:lang w:eastAsia="en-ZA"/>
        </w:rPr>
      </w:pPr>
      <w:ins w:id="250"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"_Toc401168125"</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9 Joystick Hat Switch Position Values</w:t>
        </w:r>
        <w:r>
          <w:rPr>
            <w:noProof/>
            <w:webHidden/>
          </w:rPr>
          <w:tab/>
        </w:r>
        <w:r>
          <w:rPr>
            <w:noProof/>
            <w:webHidden/>
          </w:rPr>
          <w:fldChar w:fldCharType="begin"/>
        </w:r>
        <w:r>
          <w:rPr>
            <w:noProof/>
            <w:webHidden/>
          </w:rPr>
          <w:instrText xml:space="preserve"> PAGEREF _Toc401168125 \h </w:instrText>
        </w:r>
        <w:r>
          <w:rPr>
            <w:noProof/>
            <w:webHidden/>
          </w:rPr>
        </w:r>
      </w:ins>
      <w:r>
        <w:rPr>
          <w:noProof/>
          <w:webHidden/>
        </w:rPr>
        <w:fldChar w:fldCharType="separate"/>
      </w:r>
      <w:ins w:id="251" w:author="Benjamin Pannell" w:date="2014-10-15T20:26:00Z">
        <w:r>
          <w:rPr>
            <w:noProof/>
            <w:webHidden/>
          </w:rPr>
          <w:t>29</w:t>
        </w:r>
        <w:r>
          <w:rPr>
            <w:noProof/>
            <w:webHidden/>
          </w:rPr>
          <w:fldChar w:fldCharType="end"/>
        </w:r>
        <w:r w:rsidRPr="009B6ADD">
          <w:rPr>
            <w:rStyle w:val="Hyperlink"/>
            <w:noProof/>
          </w:rPr>
          <w:fldChar w:fldCharType="end"/>
        </w:r>
      </w:ins>
    </w:p>
    <w:p w14:paraId="67545CB4" w14:textId="77777777" w:rsidR="0085700F" w:rsidRDefault="0085700F">
      <w:pPr>
        <w:pStyle w:val="TableofFigures"/>
        <w:tabs>
          <w:tab w:val="right" w:pos="9061"/>
        </w:tabs>
        <w:rPr>
          <w:ins w:id="252" w:author="Benjamin Pannell" w:date="2014-10-15T20:26:00Z"/>
          <w:rFonts w:eastAsiaTheme="minorEastAsia"/>
          <w:noProof/>
          <w:sz w:val="22"/>
          <w:lang w:eastAsia="en-ZA"/>
        </w:rPr>
      </w:pPr>
      <w:ins w:id="253"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"_Toc401168126"</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12 UART Protocol Packet Structure</w:t>
        </w:r>
        <w:r>
          <w:rPr>
            <w:noProof/>
            <w:webHidden/>
          </w:rPr>
          <w:tab/>
        </w:r>
        <w:r>
          <w:rPr>
            <w:noProof/>
            <w:webHidden/>
          </w:rPr>
          <w:fldChar w:fldCharType="begin"/>
        </w:r>
        <w:r>
          <w:rPr>
            <w:noProof/>
            <w:webHidden/>
          </w:rPr>
          <w:instrText xml:space="preserve"> PAGEREF _Toc401168126 \h </w:instrText>
        </w:r>
        <w:r>
          <w:rPr>
            <w:noProof/>
            <w:webHidden/>
          </w:rPr>
        </w:r>
      </w:ins>
      <w:r>
        <w:rPr>
          <w:noProof/>
          <w:webHidden/>
        </w:rPr>
        <w:fldChar w:fldCharType="separate"/>
      </w:r>
      <w:ins w:id="254" w:author="Benjamin Pannell" w:date="2014-10-15T20:26:00Z">
        <w:r>
          <w:rPr>
            <w:noProof/>
            <w:webHidden/>
          </w:rPr>
          <w:t>39</w:t>
        </w:r>
        <w:r>
          <w:rPr>
            <w:noProof/>
            <w:webHidden/>
          </w:rPr>
          <w:fldChar w:fldCharType="end"/>
        </w:r>
        <w:r w:rsidRPr="009B6ADD">
          <w:rPr>
            <w:rStyle w:val="Hyperlink"/>
            <w:noProof/>
          </w:rPr>
          <w:fldChar w:fldCharType="end"/>
        </w:r>
      </w:ins>
    </w:p>
    <w:p w14:paraId="2A755735" w14:textId="77777777" w:rsidR="0085700F" w:rsidRDefault="0085700F">
      <w:pPr>
        <w:pStyle w:val="TableofFigures"/>
        <w:tabs>
          <w:tab w:val="right" w:pos="9061"/>
        </w:tabs>
        <w:rPr>
          <w:ins w:id="255" w:author="Benjamin Pannell" w:date="2014-10-15T20:26:00Z"/>
          <w:rFonts w:eastAsiaTheme="minorEastAsia"/>
          <w:noProof/>
          <w:sz w:val="22"/>
          <w:lang w:eastAsia="en-ZA"/>
        </w:rPr>
      </w:pPr>
      <w:ins w:id="256"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"_Toc401168127"</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13 UART Protocol OP Codes</w:t>
        </w:r>
        <w:r>
          <w:rPr>
            <w:noProof/>
            <w:webHidden/>
          </w:rPr>
          <w:tab/>
        </w:r>
        <w:r>
          <w:rPr>
            <w:noProof/>
            <w:webHidden/>
          </w:rPr>
          <w:fldChar w:fldCharType="begin"/>
        </w:r>
        <w:r>
          <w:rPr>
            <w:noProof/>
            <w:webHidden/>
          </w:rPr>
          <w:instrText xml:space="preserve"> PAGEREF _Toc401168127 \h </w:instrText>
        </w:r>
        <w:r>
          <w:rPr>
            <w:noProof/>
            <w:webHidden/>
          </w:rPr>
        </w:r>
      </w:ins>
      <w:r>
        <w:rPr>
          <w:noProof/>
          <w:webHidden/>
        </w:rPr>
        <w:fldChar w:fldCharType="separate"/>
      </w:r>
      <w:ins w:id="257" w:author="Benjamin Pannell" w:date="2014-10-15T20:26:00Z">
        <w:r>
          <w:rPr>
            <w:noProof/>
            <w:webHidden/>
          </w:rPr>
          <w:t>39</w:t>
        </w:r>
        <w:r>
          <w:rPr>
            <w:noProof/>
            <w:webHidden/>
          </w:rPr>
          <w:fldChar w:fldCharType="end"/>
        </w:r>
        <w:r w:rsidRPr="009B6ADD">
          <w:rPr>
            <w:rStyle w:val="Hyperlink"/>
            <w:noProof/>
          </w:rPr>
          <w:fldChar w:fldCharType="end"/>
        </w:r>
      </w:ins>
    </w:p>
    <w:p w14:paraId="729F62B8" w14:textId="77777777" w:rsidR="0085700F" w:rsidRDefault="0085700F">
      <w:pPr>
        <w:pStyle w:val="TableofFigures"/>
        <w:tabs>
          <w:tab w:val="right" w:pos="9061"/>
        </w:tabs>
        <w:rPr>
          <w:ins w:id="258" w:author="Benjamin Pannell" w:date="2014-10-15T20:26:00Z"/>
          <w:rFonts w:eastAsiaTheme="minorEastAsia"/>
          <w:noProof/>
          <w:sz w:val="22"/>
          <w:lang w:eastAsia="en-ZA"/>
        </w:rPr>
      </w:pPr>
      <w:ins w:id="259"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"_Toc401168128"</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10 Component List</w:t>
        </w:r>
        <w:r>
          <w:rPr>
            <w:noProof/>
            <w:webHidden/>
          </w:rPr>
          <w:tab/>
        </w:r>
        <w:r>
          <w:rPr>
            <w:noProof/>
            <w:webHidden/>
          </w:rPr>
          <w:fldChar w:fldCharType="begin"/>
        </w:r>
        <w:r>
          <w:rPr>
            <w:noProof/>
            <w:webHidden/>
          </w:rPr>
          <w:instrText xml:space="preserve"> PAGEREF _Toc401168128 \h </w:instrText>
        </w:r>
        <w:r>
          <w:rPr>
            <w:noProof/>
            <w:webHidden/>
          </w:rPr>
        </w:r>
      </w:ins>
      <w:r>
        <w:rPr>
          <w:noProof/>
          <w:webHidden/>
        </w:rPr>
        <w:fldChar w:fldCharType="separate"/>
      </w:r>
      <w:ins w:id="260" w:author="Benjamin Pannell" w:date="2014-10-15T20:26:00Z">
        <w:r>
          <w:rPr>
            <w:noProof/>
            <w:webHidden/>
          </w:rPr>
          <w:t>46</w:t>
        </w:r>
        <w:r>
          <w:rPr>
            <w:noProof/>
            <w:webHidden/>
          </w:rPr>
          <w:fldChar w:fldCharType="end"/>
        </w:r>
        <w:r w:rsidRPr="009B6ADD">
          <w:rPr>
            <w:rStyle w:val="Hyperlink"/>
            <w:noProof/>
          </w:rPr>
          <w:fldChar w:fldCharType="end"/>
        </w:r>
      </w:ins>
    </w:p>
    <w:p w14:paraId="679B1E35" w14:textId="77777777" w:rsidR="0085700F" w:rsidRDefault="0085700F">
      <w:pPr>
        <w:pStyle w:val="TableofFigures"/>
        <w:tabs>
          <w:tab w:val="right" w:pos="9061"/>
        </w:tabs>
        <w:rPr>
          <w:ins w:id="261" w:author="Benjamin Pannell" w:date="2014-10-15T20:26:00Z"/>
          <w:rFonts w:eastAsiaTheme="minorEastAsia"/>
          <w:noProof/>
          <w:sz w:val="22"/>
          <w:lang w:eastAsia="en-ZA"/>
        </w:rPr>
      </w:pPr>
      <w:ins w:id="262" w:author="Benjamin Pannell" w:date="2014-10-15T20:26:00Z">
        <w:r w:rsidRPr="009B6ADD">
          <w:rPr>
            <w:rStyle w:val="Hyperlink"/>
            <w:noProof/>
          </w:rPr>
          <w:fldChar w:fldCharType="begin"/>
        </w:r>
        <w:r w:rsidRPr="009B6ADD">
          <w:rPr>
            <w:rStyle w:val="Hyperlink"/>
            <w:noProof/>
          </w:rPr>
          <w:instrText xml:space="preserve"> </w:instrText>
        </w:r>
        <w:r>
          <w:rPr>
            <w:noProof/>
          </w:rPr>
          <w:instrText>HYPERLINK \l "_Toc401168129"</w:instrText>
        </w:r>
        <w:r w:rsidRPr="009B6ADD">
          <w:rPr>
            <w:rStyle w:val="Hyperlink"/>
            <w:noProof/>
          </w:rPr>
          <w:instrText xml:space="preserve"> </w:instrText>
        </w:r>
        <w:r w:rsidRPr="009B6ADD">
          <w:rPr>
            <w:rStyle w:val="Hyperlink"/>
            <w:noProof/>
          </w:rPr>
        </w:r>
        <w:r w:rsidRPr="009B6ADD">
          <w:rPr>
            <w:rStyle w:val="Hyperlink"/>
            <w:noProof/>
          </w:rPr>
          <w:fldChar w:fldCharType="separate"/>
        </w:r>
        <w:r w:rsidRPr="009B6ADD">
          <w:rPr>
            <w:rStyle w:val="Hyperlink"/>
            <w:noProof/>
          </w:rPr>
          <w:t>Table 11 Component Websites</w:t>
        </w:r>
        <w:r>
          <w:rPr>
            <w:noProof/>
            <w:webHidden/>
          </w:rPr>
          <w:tab/>
        </w:r>
        <w:r>
          <w:rPr>
            <w:noProof/>
            <w:webHidden/>
          </w:rPr>
          <w:fldChar w:fldCharType="begin"/>
        </w:r>
        <w:r>
          <w:rPr>
            <w:noProof/>
            <w:webHidden/>
          </w:rPr>
          <w:instrText xml:space="preserve"> PAGEREF _Toc401168129 \h </w:instrText>
        </w:r>
        <w:r>
          <w:rPr>
            <w:noProof/>
            <w:webHidden/>
          </w:rPr>
        </w:r>
      </w:ins>
      <w:r>
        <w:rPr>
          <w:noProof/>
          <w:webHidden/>
        </w:rPr>
        <w:fldChar w:fldCharType="separate"/>
      </w:r>
      <w:ins w:id="263" w:author="Benjamin Pannell" w:date="2014-10-15T20:26:00Z">
        <w:r>
          <w:rPr>
            <w:noProof/>
            <w:webHidden/>
          </w:rPr>
          <w:t>46</w:t>
        </w:r>
        <w:r>
          <w:rPr>
            <w:noProof/>
            <w:webHidden/>
          </w:rPr>
          <w:fldChar w:fldCharType="end"/>
        </w:r>
        <w:r w:rsidRPr="009B6ADD">
          <w:rPr>
            <w:rStyle w:val="Hyperlink"/>
            <w:noProof/>
          </w:rPr>
          <w:fldChar w:fldCharType="end"/>
        </w:r>
      </w:ins>
    </w:p>
    <w:p w14:paraId="41114FD2" w14:textId="77777777" w:rsidR="008D5256" w:rsidDel="0085700F" w:rsidRDefault="008D5256">
      <w:pPr>
        <w:pStyle w:val="TableofFigures"/>
        <w:tabs>
          <w:tab w:val="right" w:pos="9061"/>
        </w:tabs>
        <w:rPr>
          <w:del w:id="264" w:author="Benjamin Pannell" w:date="2014-10-15T20:26:00Z"/>
          <w:rFonts w:eastAsiaTheme="minorEastAsia"/>
          <w:noProof/>
          <w:sz w:val="22"/>
          <w:lang w:eastAsia="en-ZA"/>
        </w:rPr>
      </w:pPr>
      <w:del w:id="265" w:author="Benjamin Pannell" w:date="2014-10-15T20:26:00Z">
        <w:r w:rsidRPr="0085700F" w:rsidDel="0085700F">
          <w:rPr>
            <w:noProof/>
            <w:rPrChange w:id="266" w:author="Benjamin Pannell" w:date="2014-10-15T20:26:00Z">
              <w:rPr>
                <w:rStyle w:val="Hyperlink"/>
                <w:noProof/>
              </w:rPr>
            </w:rPrChange>
          </w:rPr>
          <w:delText>Table 1 Component List</w:delText>
        </w:r>
        <w:r w:rsidDel="0085700F">
          <w:rPr>
            <w:noProof/>
            <w:webHidden/>
          </w:rPr>
          <w:tab/>
          <w:delText>12</w:delText>
        </w:r>
      </w:del>
    </w:p>
    <w:p w14:paraId="5030073A" w14:textId="77777777" w:rsidR="008D5256" w:rsidDel="0085700F" w:rsidRDefault="008D5256">
      <w:pPr>
        <w:pStyle w:val="TableofFigures"/>
        <w:tabs>
          <w:tab w:val="right" w:pos="9061"/>
        </w:tabs>
        <w:rPr>
          <w:del w:id="267" w:author="Benjamin Pannell" w:date="2014-10-15T20:26:00Z"/>
          <w:rFonts w:eastAsiaTheme="minorEastAsia"/>
          <w:noProof/>
          <w:sz w:val="22"/>
          <w:lang w:eastAsia="en-ZA"/>
        </w:rPr>
      </w:pPr>
      <w:del w:id="268" w:author="Benjamin Pannell" w:date="2014-10-15T20:26:00Z">
        <w:r w:rsidRPr="0085700F" w:rsidDel="0085700F">
          <w:rPr>
            <w:noProof/>
            <w:rPrChange w:id="269" w:author="Benjamin Pannell" w:date="2014-10-15T20:26:00Z">
              <w:rPr>
                <w:rStyle w:val="Hyperlink"/>
                <w:noProof/>
              </w:rPr>
            </w:rPrChange>
          </w:rPr>
          <w:delText>Table 2 Component Websites</w:delText>
        </w:r>
        <w:r w:rsidDel="0085700F">
          <w:rPr>
            <w:noProof/>
            <w:webHidden/>
          </w:rPr>
          <w:tab/>
          <w:delText>12</w:delText>
        </w:r>
      </w:del>
    </w:p>
    <w:p w14:paraId="5D92110A" w14:textId="77777777" w:rsidR="008D5256" w:rsidDel="0085700F" w:rsidRDefault="008D5256">
      <w:pPr>
        <w:pStyle w:val="TableofFigures"/>
        <w:tabs>
          <w:tab w:val="right" w:pos="9061"/>
        </w:tabs>
        <w:rPr>
          <w:del w:id="270" w:author="Benjamin Pannell" w:date="2014-10-15T20:26:00Z"/>
          <w:rFonts w:eastAsiaTheme="minorEastAsia"/>
          <w:noProof/>
          <w:sz w:val="22"/>
          <w:lang w:eastAsia="en-ZA"/>
        </w:rPr>
      </w:pPr>
      <w:del w:id="271" w:author="Benjamin Pannell" w:date="2014-10-15T20:26:00Z">
        <w:r w:rsidRPr="0085700F" w:rsidDel="0085700F">
          <w:rPr>
            <w:noProof/>
            <w:rPrChange w:id="272" w:author="Benjamin Pannell" w:date="2014-10-15T20:26:00Z">
              <w:rPr>
                <w:rStyle w:val="Hyperlink"/>
                <w:noProof/>
              </w:rPr>
            </w:rPrChange>
          </w:rPr>
          <w:delText>Table 3 UART Protocol Packet Structure</w:delText>
        </w:r>
        <w:r w:rsidDel="0085700F">
          <w:rPr>
            <w:noProof/>
            <w:webHidden/>
          </w:rPr>
          <w:tab/>
          <w:delText>20</w:delText>
        </w:r>
      </w:del>
    </w:p>
    <w:p w14:paraId="47A485B9" w14:textId="77777777" w:rsidR="008D5256" w:rsidDel="0085700F" w:rsidRDefault="008D5256">
      <w:pPr>
        <w:pStyle w:val="TableofFigures"/>
        <w:tabs>
          <w:tab w:val="right" w:pos="9061"/>
        </w:tabs>
        <w:rPr>
          <w:del w:id="273" w:author="Benjamin Pannell" w:date="2014-10-15T20:26:00Z"/>
          <w:rFonts w:eastAsiaTheme="minorEastAsia"/>
          <w:noProof/>
          <w:sz w:val="22"/>
          <w:lang w:eastAsia="en-ZA"/>
        </w:rPr>
      </w:pPr>
      <w:del w:id="274" w:author="Benjamin Pannell" w:date="2014-10-15T20:26:00Z">
        <w:r w:rsidRPr="0085700F" w:rsidDel="0085700F">
          <w:rPr>
            <w:noProof/>
            <w:rPrChange w:id="275" w:author="Benjamin Pannell" w:date="2014-10-15T20:26:00Z">
              <w:rPr>
                <w:rStyle w:val="Hyperlink"/>
                <w:noProof/>
              </w:rPr>
            </w:rPrChange>
          </w:rPr>
          <w:delText>Table 4 UART Protocol OP Codes</w:delText>
        </w:r>
        <w:r w:rsidDel="0085700F">
          <w:rPr>
            <w:noProof/>
            <w:webHidden/>
          </w:rPr>
          <w:tab/>
          <w:delText>20</w:delText>
        </w:r>
      </w:del>
    </w:p>
    <w:p w14:paraId="0DAAE2ED" w14:textId="77777777" w:rsidR="004551DC" w:rsidRDefault="006D0F4E" w:rsidP="0085700F">
      <w:pPr>
        <w:pStyle w:val="TableofFigures"/>
        <w:tabs>
          <w:tab w:val="right" w:pos="9061"/>
        </w:tabs>
        <w:pPrChange w:id="276" w:author="Benjamin Pannell" w:date="2014-10-15T20:26:00Z">
          <w:pPr>
            <w:pStyle w:val="Heading1"/>
            <w:spacing w:after="240"/>
          </w:pPr>
        </w:pPrChange>
      </w:pPr>
      <w:r>
        <w:fldChar w:fldCharType="end"/>
      </w:r>
      <w:bookmarkStart w:id="277" w:name="_Toc395540507"/>
    </w:p>
    <w:p w14:paraId="6FD053F8" w14:textId="77777777" w:rsidR="004551DC" w:rsidRDefault="004551DC" w:rsidP="004551DC">
      <w:pPr>
        <w:rPr>
          <w:rFonts w:asciiTheme="majorHAnsi" w:eastAsiaTheme="majorEastAsia" w:hAnsiTheme="majorHAnsi" w:cstheme="majorBidi"/>
          <w:color w:val="2E74B5" w:themeColor="accent1" w:themeShade="BF"/>
          <w:sz w:val="32"/>
          <w:szCs w:val="32"/>
        </w:rPr>
      </w:pPr>
      <w:r>
        <w:br w:type="page"/>
      </w:r>
    </w:p>
    <w:p w14:paraId="263241F0" w14:textId="77777777" w:rsidR="00114EDB" w:rsidRDefault="00114EDB" w:rsidP="00BB3419">
      <w:pPr>
        <w:pStyle w:val="Heading1"/>
        <w:spacing w:after="240"/>
      </w:pPr>
      <w:bookmarkStart w:id="278" w:name="_Toc401168259"/>
      <w:r>
        <w:lastRenderedPageBreak/>
        <w:t>Symbols</w:t>
      </w:r>
      <w:bookmarkEnd w:id="277"/>
      <w:bookmarkEnd w:id="278"/>
    </w:p>
    <w:p w14:paraId="71185CF1" w14:textId="77777777" w:rsidR="008F2408" w:rsidRPr="008F2408" w:rsidRDefault="008F2408" w:rsidP="004D1715">
      <w:pPr>
        <w:spacing w:after="0"/>
      </w:pPr>
      <w:r w:rsidRPr="004D1715">
        <w:rPr>
          <w:b/>
        </w:rPr>
        <w:t>Adafruit Industries</w:t>
      </w:r>
      <w:r>
        <w:t xml:space="preserve"> – An online electronics hobby store focusing on embedded device development and wearable computing.</w:t>
      </w:r>
    </w:p>
    <w:p w14:paraId="4EB271B3" w14:textId="77777777" w:rsidR="003536B8" w:rsidRDefault="003536B8" w:rsidP="004D1715">
      <w:pPr>
        <w:spacing w:after="0"/>
      </w:pPr>
      <w:r w:rsidRPr="004D1715">
        <w:rPr>
          <w:b/>
        </w:rPr>
        <w:t>Application Programming Interface</w:t>
      </w:r>
      <w:r>
        <w:t xml:space="preserve"> - A set of methods, often provided in the form of a library, enabling 3</w:t>
      </w:r>
      <w:r w:rsidRPr="003536B8">
        <w:rPr>
          <w:vertAlign w:val="superscript"/>
        </w:rPr>
        <w:t>rd</w:t>
      </w:r>
      <w:r>
        <w:t xml:space="preserve"> party applications to make use of another application, device or service.</w:t>
      </w:r>
    </w:p>
    <w:p w14:paraId="2EC0CC73" w14:textId="77777777" w:rsidR="003536B8" w:rsidRDefault="008F2408" w:rsidP="004D1715">
      <w:pPr>
        <w:spacing w:after="0"/>
      </w:pPr>
      <w:r w:rsidRPr="004D1715">
        <w:rPr>
          <w:b/>
        </w:rPr>
        <w:t>Application Specific Integrated Circuit</w:t>
      </w:r>
      <w:r>
        <w:t xml:space="preserve"> – A chip designed to serve a specific purpose, in contrast to programmable devices which may be modified to suit a number of purposes.</w:t>
      </w:r>
    </w:p>
    <w:p w14:paraId="35702B40" w14:textId="77777777" w:rsidR="008F2408" w:rsidRDefault="008F2408" w:rsidP="004D1715">
      <w:pPr>
        <w:spacing w:after="0"/>
      </w:pPr>
      <w:r w:rsidRPr="004D1715">
        <w:rPr>
          <w:b/>
        </w:rPr>
        <w:t>Bipolar Junction Transistor</w:t>
      </w:r>
      <w:r>
        <w:t xml:space="preserve"> – A form of switch activated by the flow of current through a base node. Similar in purpose to a FET.</w:t>
      </w:r>
    </w:p>
    <w:p w14:paraId="2B37F711" w14:textId="77777777" w:rsidR="008F2408" w:rsidRDefault="008F2408" w:rsidP="004D1715">
      <w:pPr>
        <w:spacing w:after="0"/>
      </w:pPr>
      <w:r w:rsidRPr="004D1715">
        <w:rPr>
          <w:b/>
        </w:rPr>
        <w:t>Central Processing Unit</w:t>
      </w:r>
      <w:r>
        <w:t xml:space="preserve"> – The primary component of a programmable chip, responsible for performing most logical operations as a result of the instructions it receives.</w:t>
      </w:r>
      <w:r w:rsidRPr="008F2408">
        <w:t xml:space="preserve"> </w:t>
      </w:r>
    </w:p>
    <w:p w14:paraId="1D0DFF39" w14:textId="77777777" w:rsidR="008F2408" w:rsidRDefault="008F2408" w:rsidP="004D1715">
      <w:pPr>
        <w:spacing w:after="0"/>
      </w:pPr>
      <w:r w:rsidRPr="004D1715">
        <w:rPr>
          <w:b/>
        </w:rPr>
        <w:t>Field Effect Transistor</w:t>
      </w:r>
      <w:r>
        <w:t xml:space="preserve"> – A form of switch activated by the voltage difference over its gate node. Similar in purpose to a BJT.</w:t>
      </w:r>
    </w:p>
    <w:p w14:paraId="3D050274" w14:textId="77777777" w:rsidR="008F2408" w:rsidRDefault="008F2408" w:rsidP="004D1715">
      <w:pPr>
        <w:spacing w:after="0"/>
      </w:pPr>
      <w:r w:rsidRPr="004D1715">
        <w:rPr>
          <w:b/>
        </w:rPr>
        <w:t>Future Technology Devices International</w:t>
      </w:r>
      <w:r>
        <w:t xml:space="preserve"> – A hardware design company responsible for a number of USB interface chips used in a wide range of devices.</w:t>
      </w:r>
    </w:p>
    <w:p w14:paraId="043BE054" w14:textId="77777777" w:rsidR="008F2408" w:rsidRDefault="008F2408" w:rsidP="004D1715">
      <w:pPr>
        <w:spacing w:after="0"/>
      </w:pPr>
      <w:r w:rsidRPr="004D1715">
        <w:rPr>
          <w:b/>
        </w:rPr>
        <w:t>Human Interface Device</w:t>
      </w:r>
      <w:r>
        <w:t xml:space="preserve"> – A subset of the USB protocol which makes allowance for the use of devices through which humans can interact with their computers, removing the need for dedicated drivers.</w:t>
      </w:r>
    </w:p>
    <w:p w14:paraId="0819B53C" w14:textId="77777777" w:rsidR="008F2408" w:rsidRDefault="008F2408" w:rsidP="004D1715">
      <w:pPr>
        <w:spacing w:after="0"/>
      </w:pPr>
      <w:r w:rsidRPr="004D1715">
        <w:rPr>
          <w:b/>
        </w:rPr>
        <w:t>Printed Circuit Board</w:t>
      </w:r>
      <w:r>
        <w:rPr>
          <w:i/>
        </w:rPr>
        <w:t xml:space="preserve"> </w:t>
      </w:r>
      <w:r>
        <w:t>– Circuit boards on which copper “tracks” are printed to simplify the construction of complex circuitry.</w:t>
      </w:r>
    </w:p>
    <w:p w14:paraId="5D4A738C" w14:textId="77777777" w:rsidR="008F2408" w:rsidRDefault="008F2408" w:rsidP="004D1715">
      <w:pPr>
        <w:spacing w:after="0"/>
      </w:pPr>
      <w:r w:rsidRPr="004D1715">
        <w:rPr>
          <w:b/>
        </w:rPr>
        <w:t>Random Access Memory</w:t>
      </w:r>
      <w:r>
        <w:t xml:space="preserve"> – High speed memory used to store data which is currently in use on the system, including the instructions of running processes and the information they are interacting with.</w:t>
      </w:r>
    </w:p>
    <w:p w14:paraId="0C3F96E8" w14:textId="77777777" w:rsidR="008F2408" w:rsidRDefault="008F2408" w:rsidP="004D1715">
      <w:pPr>
        <w:spacing w:after="0"/>
      </w:pPr>
      <w:r w:rsidRPr="004D1715">
        <w:rPr>
          <w:b/>
        </w:rPr>
        <w:t>Universal Asynchronous Receiver Transmitter</w:t>
      </w:r>
      <w:r>
        <w:t xml:space="preserve"> – A standardised device responsible for serial communication between two devices over a two-wire connection.</w:t>
      </w:r>
    </w:p>
    <w:p w14:paraId="7E8CFBF9" w14:textId="77777777" w:rsidR="008F2408" w:rsidRPr="008F2408" w:rsidRDefault="00C00BDA" w:rsidP="004D1715">
      <w:pPr>
        <w:spacing w:after="0"/>
      </w:pPr>
      <w:r w:rsidRPr="004D1715">
        <w:rPr>
          <w:b/>
        </w:rPr>
        <w:t>Universal Serial Bus</w:t>
      </w:r>
      <w:r>
        <w:rPr>
          <w:i/>
        </w:rPr>
        <w:t xml:space="preserve"> </w:t>
      </w:r>
      <w:r>
        <w:t>– A serial communication protocol, and accompanying hardware specification, which dictates the way in which a number of different device types may be connected to computers.</w:t>
      </w:r>
    </w:p>
    <w:p w14:paraId="01AB7A6B" w14:textId="77777777" w:rsidR="00DB1D70" w:rsidRDefault="00BB3419">
      <w:pPr>
        <w:rPr>
          <w:noProof/>
        </w:rPr>
        <w:sectPr w:rsidR="00DB1D70" w:rsidSect="00DB1D70">
          <w:footerReference w:type="first" r:id="rId10"/>
          <w:type w:val="continuous"/>
          <w:pgSz w:w="11906" w:h="16838"/>
          <w:pgMar w:top="1418" w:right="1134" w:bottom="1418" w:left="1701" w:header="709" w:footer="709" w:gutter="0"/>
          <w:cols w:space="708"/>
          <w:titlePg/>
          <w:docGrid w:linePitch="360"/>
        </w:sectPr>
      </w:pPr>
      <w:r>
        <w:fldChar w:fldCharType="begin"/>
      </w:r>
      <w:r>
        <w:instrText xml:space="preserve"> INDEX \e "</w:instrText>
      </w:r>
      <w:r>
        <w:tab/>
        <w:instrText xml:space="preserve">" \c "1" \z "7177" </w:instrText>
      </w:r>
      <w:r>
        <w:fldChar w:fldCharType="separate"/>
      </w:r>
    </w:p>
    <w:p w14:paraId="2A841132" w14:textId="77777777" w:rsidR="00DB1D70" w:rsidRDefault="00DB1D70">
      <w:pPr>
        <w:pStyle w:val="Index1"/>
        <w:tabs>
          <w:tab w:val="right" w:pos="9061"/>
        </w:tabs>
        <w:rPr>
          <w:noProof/>
        </w:rPr>
      </w:pPr>
      <w:r>
        <w:rPr>
          <w:noProof/>
        </w:rPr>
        <w:lastRenderedPageBreak/>
        <w:t>API</w:t>
      </w:r>
      <w:r>
        <w:rPr>
          <w:noProof/>
        </w:rPr>
        <w:tab/>
      </w:r>
      <w:r w:rsidRPr="009336C6">
        <w:rPr>
          <w:i/>
          <w:noProof/>
        </w:rPr>
        <w:t>See</w:t>
      </w:r>
      <w:r>
        <w:rPr>
          <w:noProof/>
        </w:rPr>
        <w:t xml:space="preserve"> Application Programming Interface</w:t>
      </w:r>
    </w:p>
    <w:p w14:paraId="27947918" w14:textId="77777777" w:rsidR="00DB1D70" w:rsidRDefault="00DB1D70">
      <w:pPr>
        <w:pStyle w:val="Index1"/>
        <w:tabs>
          <w:tab w:val="right" w:pos="9061"/>
        </w:tabs>
        <w:rPr>
          <w:noProof/>
        </w:rPr>
      </w:pPr>
      <w:r>
        <w:rPr>
          <w:noProof/>
        </w:rPr>
        <w:t>ASIC</w:t>
      </w:r>
      <w:r>
        <w:rPr>
          <w:noProof/>
        </w:rPr>
        <w:tab/>
      </w:r>
      <w:r w:rsidRPr="009336C6">
        <w:rPr>
          <w:i/>
          <w:noProof/>
        </w:rPr>
        <w:t>See</w:t>
      </w:r>
      <w:r>
        <w:rPr>
          <w:noProof/>
        </w:rPr>
        <w:t xml:space="preserve"> Application Specific Integrated Circuit</w:t>
      </w:r>
    </w:p>
    <w:p w14:paraId="05F6549B" w14:textId="77777777" w:rsidR="00DB1D70" w:rsidRDefault="00DB1D70">
      <w:pPr>
        <w:pStyle w:val="Index1"/>
        <w:tabs>
          <w:tab w:val="right" w:pos="9061"/>
        </w:tabs>
        <w:rPr>
          <w:noProof/>
        </w:rPr>
      </w:pPr>
      <w:r>
        <w:rPr>
          <w:noProof/>
        </w:rPr>
        <w:t>BJT</w:t>
      </w:r>
      <w:r>
        <w:rPr>
          <w:noProof/>
        </w:rPr>
        <w:tab/>
      </w:r>
      <w:r w:rsidRPr="009336C6">
        <w:rPr>
          <w:i/>
          <w:noProof/>
        </w:rPr>
        <w:t>See</w:t>
      </w:r>
      <w:r>
        <w:rPr>
          <w:noProof/>
        </w:rPr>
        <w:t xml:space="preserve"> Bipolar Junction Transistor</w:t>
      </w:r>
    </w:p>
    <w:p w14:paraId="56186B57" w14:textId="77777777" w:rsidR="00DB1D70" w:rsidRDefault="00DB1D70">
      <w:pPr>
        <w:pStyle w:val="Index1"/>
        <w:tabs>
          <w:tab w:val="right" w:pos="9061"/>
        </w:tabs>
        <w:rPr>
          <w:noProof/>
        </w:rPr>
      </w:pPr>
      <w:r>
        <w:rPr>
          <w:noProof/>
        </w:rPr>
        <w:t>CPU</w:t>
      </w:r>
      <w:r>
        <w:rPr>
          <w:noProof/>
        </w:rPr>
        <w:tab/>
      </w:r>
      <w:r w:rsidRPr="009336C6">
        <w:rPr>
          <w:i/>
          <w:noProof/>
        </w:rPr>
        <w:t>See</w:t>
      </w:r>
      <w:r>
        <w:rPr>
          <w:noProof/>
        </w:rPr>
        <w:t xml:space="preserve"> Central Processing Unit</w:t>
      </w:r>
    </w:p>
    <w:p w14:paraId="01DAC8D1" w14:textId="77777777" w:rsidR="00DB1D70" w:rsidRDefault="00DB1D70">
      <w:pPr>
        <w:pStyle w:val="Index1"/>
        <w:tabs>
          <w:tab w:val="right" w:pos="9061"/>
        </w:tabs>
        <w:rPr>
          <w:noProof/>
        </w:rPr>
      </w:pPr>
      <w:r>
        <w:rPr>
          <w:noProof/>
        </w:rPr>
        <w:t>FET</w:t>
      </w:r>
      <w:r>
        <w:rPr>
          <w:noProof/>
        </w:rPr>
        <w:tab/>
      </w:r>
      <w:r w:rsidRPr="009336C6">
        <w:rPr>
          <w:i/>
          <w:noProof/>
        </w:rPr>
        <w:t>See</w:t>
      </w:r>
      <w:r>
        <w:rPr>
          <w:noProof/>
        </w:rPr>
        <w:t xml:space="preserve"> Field Effect Transistor</w:t>
      </w:r>
    </w:p>
    <w:p w14:paraId="4156B618" w14:textId="77777777" w:rsidR="00DB1D70" w:rsidRDefault="00DB1D70">
      <w:pPr>
        <w:pStyle w:val="Index1"/>
        <w:tabs>
          <w:tab w:val="right" w:pos="9061"/>
        </w:tabs>
        <w:rPr>
          <w:noProof/>
        </w:rPr>
      </w:pPr>
      <w:r>
        <w:rPr>
          <w:noProof/>
        </w:rPr>
        <w:t>FTDI</w:t>
      </w:r>
      <w:r>
        <w:rPr>
          <w:noProof/>
        </w:rPr>
        <w:tab/>
      </w:r>
      <w:r w:rsidRPr="009336C6">
        <w:rPr>
          <w:i/>
          <w:noProof/>
        </w:rPr>
        <w:t>See</w:t>
      </w:r>
      <w:r>
        <w:rPr>
          <w:noProof/>
        </w:rPr>
        <w:t xml:space="preserve"> Future Technology Devices International</w:t>
      </w:r>
    </w:p>
    <w:p w14:paraId="36948B17" w14:textId="77777777" w:rsidR="00DB1D70" w:rsidRDefault="00DB1D70">
      <w:pPr>
        <w:pStyle w:val="Index1"/>
        <w:tabs>
          <w:tab w:val="right" w:pos="9061"/>
        </w:tabs>
        <w:rPr>
          <w:noProof/>
        </w:rPr>
      </w:pPr>
      <w:r>
        <w:rPr>
          <w:noProof/>
        </w:rPr>
        <w:t>HID</w:t>
      </w:r>
      <w:r>
        <w:rPr>
          <w:noProof/>
        </w:rPr>
        <w:tab/>
      </w:r>
      <w:r w:rsidRPr="009336C6">
        <w:rPr>
          <w:i/>
          <w:noProof/>
        </w:rPr>
        <w:t>See</w:t>
      </w:r>
      <w:r>
        <w:rPr>
          <w:noProof/>
        </w:rPr>
        <w:t xml:space="preserve"> Human Interface Device</w:t>
      </w:r>
    </w:p>
    <w:p w14:paraId="7BA8D010" w14:textId="77777777" w:rsidR="00DB1D70" w:rsidRDefault="00DB1D70">
      <w:pPr>
        <w:pStyle w:val="Index1"/>
        <w:tabs>
          <w:tab w:val="right" w:pos="9061"/>
        </w:tabs>
        <w:rPr>
          <w:noProof/>
        </w:rPr>
      </w:pPr>
      <w:r>
        <w:rPr>
          <w:noProof/>
        </w:rPr>
        <w:t>PCB</w:t>
      </w:r>
      <w:r>
        <w:rPr>
          <w:noProof/>
        </w:rPr>
        <w:tab/>
      </w:r>
      <w:r w:rsidRPr="009336C6">
        <w:rPr>
          <w:i/>
          <w:noProof/>
        </w:rPr>
        <w:t>See</w:t>
      </w:r>
      <w:r>
        <w:rPr>
          <w:noProof/>
        </w:rPr>
        <w:t xml:space="preserve"> Printed Circuit Board</w:t>
      </w:r>
    </w:p>
    <w:p w14:paraId="1642E66F" w14:textId="77777777" w:rsidR="00DB1D70" w:rsidRDefault="00DB1D70">
      <w:pPr>
        <w:pStyle w:val="Index1"/>
        <w:tabs>
          <w:tab w:val="right" w:pos="9061"/>
        </w:tabs>
        <w:rPr>
          <w:noProof/>
        </w:rPr>
      </w:pPr>
      <w:r>
        <w:rPr>
          <w:noProof/>
        </w:rPr>
        <w:t>RAM</w:t>
      </w:r>
      <w:r>
        <w:rPr>
          <w:noProof/>
        </w:rPr>
        <w:tab/>
      </w:r>
      <w:r w:rsidRPr="009336C6">
        <w:rPr>
          <w:i/>
          <w:noProof/>
        </w:rPr>
        <w:t>See</w:t>
      </w:r>
      <w:r>
        <w:rPr>
          <w:noProof/>
        </w:rPr>
        <w:t xml:space="preserve"> Random Access Memory</w:t>
      </w:r>
    </w:p>
    <w:p w14:paraId="1F8EE41A" w14:textId="77777777" w:rsidR="00DB1D70" w:rsidRDefault="00DB1D70">
      <w:pPr>
        <w:pStyle w:val="Index1"/>
        <w:tabs>
          <w:tab w:val="right" w:pos="9061"/>
        </w:tabs>
        <w:rPr>
          <w:noProof/>
        </w:rPr>
      </w:pPr>
      <w:r>
        <w:rPr>
          <w:noProof/>
        </w:rPr>
        <w:t>UART</w:t>
      </w:r>
      <w:r>
        <w:rPr>
          <w:noProof/>
        </w:rPr>
        <w:tab/>
      </w:r>
      <w:r w:rsidRPr="009336C6">
        <w:rPr>
          <w:i/>
          <w:noProof/>
        </w:rPr>
        <w:t>See</w:t>
      </w:r>
      <w:r>
        <w:rPr>
          <w:noProof/>
        </w:rPr>
        <w:t xml:space="preserve"> Universal Asynchronous Reciever Transmitter</w:t>
      </w:r>
    </w:p>
    <w:p w14:paraId="47D180A1" w14:textId="77777777" w:rsidR="00DB1D70" w:rsidRDefault="00DB1D70">
      <w:pPr>
        <w:pStyle w:val="Index1"/>
        <w:tabs>
          <w:tab w:val="right" w:pos="9061"/>
        </w:tabs>
        <w:rPr>
          <w:noProof/>
        </w:rPr>
      </w:pPr>
      <w:r>
        <w:rPr>
          <w:noProof/>
        </w:rPr>
        <w:t>USB</w:t>
      </w:r>
      <w:r>
        <w:rPr>
          <w:noProof/>
        </w:rPr>
        <w:tab/>
      </w:r>
      <w:r w:rsidRPr="009336C6">
        <w:rPr>
          <w:i/>
          <w:noProof/>
        </w:rPr>
        <w:t>See</w:t>
      </w:r>
      <w:r>
        <w:rPr>
          <w:noProof/>
        </w:rPr>
        <w:t xml:space="preserve"> Universal Serial Bus</w:t>
      </w:r>
    </w:p>
    <w:p w14:paraId="4B406965" w14:textId="77777777" w:rsidR="00DB1D70" w:rsidRDefault="00DB1D70">
      <w:pPr>
        <w:rPr>
          <w:noProof/>
        </w:rPr>
        <w:sectPr w:rsidR="00DB1D70" w:rsidSect="00DB1D70">
          <w:type w:val="continuous"/>
          <w:pgSz w:w="11906" w:h="16838"/>
          <w:pgMar w:top="1418" w:right="1134" w:bottom="1418" w:left="1701" w:header="709" w:footer="709" w:gutter="0"/>
          <w:cols w:space="720"/>
          <w:titlePg/>
          <w:docGrid w:linePitch="360"/>
        </w:sectPr>
      </w:pPr>
    </w:p>
    <w:p w14:paraId="0118176B" w14:textId="77777777" w:rsidR="00BB3419" w:rsidRDefault="00BB3419">
      <w:pPr>
        <w:rPr>
          <w:rFonts w:asciiTheme="majorHAnsi" w:eastAsiaTheme="majorEastAsia" w:hAnsiTheme="majorHAnsi" w:cstheme="majorBidi"/>
          <w:color w:val="2E74B5" w:themeColor="accent1" w:themeShade="BF"/>
          <w:sz w:val="32"/>
          <w:szCs w:val="32"/>
        </w:rPr>
      </w:pPr>
      <w:r>
        <w:lastRenderedPageBreak/>
        <w:fldChar w:fldCharType="end"/>
      </w:r>
      <w:r>
        <w:br w:type="page"/>
      </w:r>
    </w:p>
    <w:p w14:paraId="1447218A" w14:textId="77777777" w:rsidR="006D0F4E" w:rsidRDefault="006D0F4E" w:rsidP="006D0F4E">
      <w:pPr>
        <w:pStyle w:val="Heading1"/>
      </w:pPr>
      <w:bookmarkStart w:id="279" w:name="_Toc395540508"/>
      <w:bookmarkStart w:id="280" w:name="_Toc401168260"/>
      <w:bookmarkStart w:id="281" w:name="_Ref401169933"/>
      <w:r>
        <w:lastRenderedPageBreak/>
        <w:t>Introduction</w:t>
      </w:r>
      <w:bookmarkEnd w:id="279"/>
      <w:bookmarkEnd w:id="280"/>
      <w:bookmarkEnd w:id="281"/>
    </w:p>
    <w:p w14:paraId="07DE716C" w14:textId="165E8B5A" w:rsidR="006D0F4E" w:rsidRDefault="006D0F4E" w:rsidP="006D0F4E">
      <w:r>
        <w:t xml:space="preserve">Modern voice recognition systems commonly fall into two primary categories, cloud based and </w:t>
      </w:r>
      <w:r w:rsidR="00550332">
        <w:t>native</w:t>
      </w:r>
      <w:r w:rsidR="00270C18">
        <w:t xml:space="preserve">. Examples of cloud based speech recognition engines include Google’s Voice Search, Apple’s Siri virtual assistant and more recently, Microsoft’s Cortana. The </w:t>
      </w:r>
      <w:r w:rsidR="00550332">
        <w:t xml:space="preserve">native </w:t>
      </w:r>
      <w:r w:rsidR="00270C18">
        <w:t>implementations are best represented by Nuance’s Dragon series of products and Microsoft’s proprietary Speech API</w:t>
      </w:r>
      <w:r w:rsidR="007E08F5">
        <w:fldChar w:fldCharType="begin"/>
      </w:r>
      <w:r w:rsidR="007E08F5">
        <w:instrText xml:space="preserve"> XE "</w:instrText>
      </w:r>
      <w:r w:rsidR="007E08F5" w:rsidRPr="00101B9F">
        <w:instrText>API</w:instrText>
      </w:r>
      <w:r w:rsidR="007E08F5">
        <w:instrText>" \t "</w:instrText>
      </w:r>
      <w:r w:rsidR="007E08F5" w:rsidRPr="00B55B7C">
        <w:rPr>
          <w:i/>
        </w:rPr>
        <w:instrText>See</w:instrText>
      </w:r>
      <w:r w:rsidR="007E08F5" w:rsidRPr="00B55B7C">
        <w:instrText xml:space="preserve"> Application Programming Interface</w:instrText>
      </w:r>
      <w:r w:rsidR="007E08F5">
        <w:instrText xml:space="preserve">" </w:instrText>
      </w:r>
      <w:r w:rsidR="007E08F5">
        <w:fldChar w:fldCharType="end"/>
      </w:r>
      <w:r w:rsidR="00270C18">
        <w:t xml:space="preserve"> (MSSAPI).</w:t>
      </w:r>
    </w:p>
    <w:p w14:paraId="7BB1E362" w14:textId="7E44BB60" w:rsidR="00270C18" w:rsidRDefault="00550332" w:rsidP="006D0F4E">
      <w:r>
        <w:t>Native</w:t>
      </w:r>
      <w:r w:rsidR="00270C18">
        <w:t xml:space="preserve"> solutions are generally built on learning </w:t>
      </w:r>
      <w:r w:rsidR="007E08F5">
        <w:t xml:space="preserve">Hidden </w:t>
      </w:r>
      <w:r w:rsidR="00270C18">
        <w:t xml:space="preserve">Markov </w:t>
      </w:r>
      <w:r w:rsidR="007E08F5">
        <w:t>M</w:t>
      </w:r>
      <w:r w:rsidR="00270C18">
        <w:t xml:space="preserve">odels which adapt to the speaker and can </w:t>
      </w:r>
      <w:del w:id="282" w:author="Benjamin Pannell" w:date="2014-10-08T11:23:00Z">
        <w:r w:rsidR="00270C18" w:rsidDel="000A073D">
          <w:delText xml:space="preserve">often </w:delText>
        </w:r>
      </w:del>
      <w:r w:rsidR="00270C18">
        <w:t xml:space="preserve">achieve </w:t>
      </w:r>
      <w:r>
        <w:t xml:space="preserve">high </w:t>
      </w:r>
      <w:r w:rsidR="00270C18">
        <w:t xml:space="preserve">accuracy levels once trained and paired with a high quality microphone. In most cases these systems are designed to assist people who would otherwise be required to perform </w:t>
      </w:r>
      <w:r>
        <w:t>a lot</w:t>
      </w:r>
      <w:r w:rsidR="00270C18">
        <w:t xml:space="preserve"> of typing, or the disabled, and as a result their implementations are often tailored towards single users.</w:t>
      </w:r>
    </w:p>
    <w:p w14:paraId="726D100F" w14:textId="12FC664D" w:rsidR="00FC1BC9" w:rsidRDefault="00270C18" w:rsidP="006D0F4E">
      <w:r>
        <w:t xml:space="preserve">Conversely, cloud solutions are vastly more complex and generally designed to be able to achieve </w:t>
      </w:r>
      <w:r w:rsidR="00550332">
        <w:t>good</w:t>
      </w:r>
      <w:r>
        <w:t xml:space="preserve"> accuracy rates with little or no speaker specific adaptations. As a result they are often built </w:t>
      </w:r>
      <w:r w:rsidR="00550332">
        <w:t>using a combination of</w:t>
      </w:r>
      <w:r>
        <w:t xml:space="preserve"> advanced neural networks</w:t>
      </w:r>
      <w:r w:rsidR="00550332">
        <w:t xml:space="preserve"> and HMMs to help improve feature detection across very large datasets</w:t>
      </w:r>
      <w:r>
        <w:t xml:space="preserve">, such as those which Google acquired </w:t>
      </w:r>
      <w:r w:rsidR="00905BF0">
        <w:t xml:space="preserve">through their 1-800-GOOG-411 service </w:t>
      </w:r>
      <w:sdt>
        <w:sdtPr>
          <w:rPr>
            <w:vertAlign w:val="superscript"/>
          </w:rPr>
          <w:id w:val="-1705237823"/>
          <w:citation/>
        </w:sdtPr>
        <w:sdtContent>
          <w:r w:rsidR="00905BF0" w:rsidRPr="00905BF0">
            <w:rPr>
              <w:vertAlign w:val="superscript"/>
            </w:rPr>
            <w:fldChar w:fldCharType="begin"/>
          </w:r>
          <w:r w:rsidR="00905BF0" w:rsidRPr="00905BF0">
            <w:rPr>
              <w:vertAlign w:val="superscript"/>
            </w:rPr>
            <w:instrText xml:space="preserve"> CITATION GOOG411 \l 7177 </w:instrText>
          </w:r>
          <w:r w:rsidR="00905BF0" w:rsidRPr="00905BF0">
            <w:rPr>
              <w:vertAlign w:val="superscript"/>
            </w:rPr>
            <w:fldChar w:fldCharType="separate"/>
          </w:r>
          <w:r w:rsidR="004F00DD" w:rsidRPr="004F00DD">
            <w:rPr>
              <w:noProof/>
            </w:rPr>
            <w:t>[1]</w:t>
          </w:r>
          <w:r w:rsidR="00905BF0" w:rsidRPr="00905BF0">
            <w:rPr>
              <w:vertAlign w:val="superscript"/>
            </w:rPr>
            <w:fldChar w:fldCharType="end"/>
          </w:r>
        </w:sdtContent>
      </w:sdt>
      <w:r w:rsidR="00905BF0">
        <w:t>.</w:t>
      </w:r>
      <w:r w:rsidR="00FC1BC9">
        <w:t xml:space="preserve"> There are a few restrictions to these cloud based services though, often determined by their target applications, </w:t>
      </w:r>
      <w:del w:id="283" w:author="Benjamin Pannell" w:date="2014-10-08T11:23:00Z">
        <w:r w:rsidR="00FC1BC9" w:rsidDel="000A073D">
          <w:delText xml:space="preserve">primarily </w:delText>
        </w:r>
      </w:del>
      <w:ins w:id="284" w:author="Benjamin Pannell" w:date="2014-10-08T11:23:00Z">
        <w:r w:rsidR="000A073D">
          <w:t xml:space="preserve">these restrictions include </w:t>
        </w:r>
      </w:ins>
      <w:r w:rsidR="00FC1BC9">
        <w:t>limitations on the maximum length of a dictated statement and the inability to adapt to a user’s pronunciation. In practice however, these limitations are minor in nature.</w:t>
      </w:r>
    </w:p>
    <w:p w14:paraId="5D0E15CB" w14:textId="7A647478" w:rsidR="00FC1BC9" w:rsidRDefault="00FC1BC9" w:rsidP="006D0F4E">
      <w:r>
        <w:t xml:space="preserve">One of the major issues faced with both </w:t>
      </w:r>
      <w:del w:id="285" w:author="Benjamin Pannell" w:date="2014-10-08T11:23:00Z">
        <w:r w:rsidDel="000A073D">
          <w:delText xml:space="preserve">systems </w:delText>
        </w:r>
      </w:del>
      <w:ins w:id="286" w:author="Benjamin Pannell" w:date="2014-10-08T11:23:00Z">
        <w:r w:rsidR="000A073D">
          <w:t xml:space="preserve">cloud and native approaches </w:t>
        </w:r>
      </w:ins>
      <w:r>
        <w:t>is that they rely on software on the target device to record, pre-process, recognise where necessary, and finally output the result – leading to platform restrictions which are often difficult to overcome.</w:t>
      </w:r>
      <w:r w:rsidR="00B1266A">
        <w:t xml:space="preserve"> Another is the possibility of piracy, as this software is often extremely expensive with a low number of users it poses a major threat to the producer’s revenue stream.</w:t>
      </w:r>
    </w:p>
    <w:p w14:paraId="006700D0" w14:textId="7AD52AE2" w:rsidR="00B1266A" w:rsidRDefault="00B1266A" w:rsidP="006D0F4E">
      <w:r>
        <w:t xml:space="preserve">This project hopes to enable the development of a device which addresses both issues in an elegant and universally compatible manner, namely through the emulation of </w:t>
      </w:r>
      <w:del w:id="287" w:author="Benjamin Pannell" w:date="2014-10-08T11:24:00Z">
        <w:r w:rsidDel="000A073D">
          <w:delText xml:space="preserve">a user’s </w:delText>
        </w:r>
      </w:del>
      <w:r>
        <w:t>input devices. This will allow speech recognition to be performed either on a hardware processor attached to the user’s computer or on the cloud with this device as a proxy. As the solution is hardware based, piracy will be impossible and the revenue stream of the producer will be more secure.</w:t>
      </w:r>
    </w:p>
    <w:p w14:paraId="0A96ECE7" w14:textId="77777777" w:rsidR="00B1266A" w:rsidRDefault="00B1266A" w:rsidP="006D0F4E">
      <w:r>
        <w:t>In addition to this, the ability to easily move the device between any computer</w:t>
      </w:r>
      <w:r w:rsidR="00F303FD">
        <w:t>,</w:t>
      </w:r>
      <w:r>
        <w:t xml:space="preserve"> has the advantage of allowing learning algorithms to be applied</w:t>
      </w:r>
      <w:r w:rsidR="00F303FD">
        <w:t xml:space="preserve"> – either on the device itself or using the device as an identifier -</w:t>
      </w:r>
      <w:r>
        <w:t xml:space="preserve"> improving recognition rates for the device’s user.</w:t>
      </w:r>
    </w:p>
    <w:p w14:paraId="5B0B1C61" w14:textId="5CD385ED" w:rsidR="00BA17A0" w:rsidRDefault="00224CBB">
      <w:r>
        <w:t xml:space="preserve">The goal of this project is to develop an interface which can be used by embedded devices to emulate </w:t>
      </w:r>
      <w:r w:rsidR="009F7FE5">
        <w:t>a user’s input devices</w:t>
      </w:r>
      <w:r w:rsidR="00550332">
        <w:t xml:space="preserve"> – such as a keyboard or mouse – </w:t>
      </w:r>
      <w:r w:rsidR="009F7FE5">
        <w:t>without the installation of custom drivers or software on the target machine. In light of this requirement, this project has taken the form of a USB HID emulation chip which is controllable over a simple serial protocol over</w:t>
      </w:r>
      <w:r w:rsidR="00550332">
        <w:t xml:space="preserve"> an</w:t>
      </w:r>
      <w:r w:rsidR="009F7FE5">
        <w:t xml:space="preserve"> UART, allowing it to be used on almost any embedded device platform with minimal, or in some cases no, hardware alterations.</w:t>
      </w:r>
    </w:p>
    <w:p w14:paraId="544CA1E0" w14:textId="39C5C7BD" w:rsidR="002548F6" w:rsidRDefault="00BA17A0">
      <w:r>
        <w:lastRenderedPageBreak/>
        <w:t>As an adjunct to this, a series of communications protocols and libraries will be developed to make the use of the emulation hardware as straightforward as possible from a variety of different programming languages. To demonstrate this, a simple speech recognition engine will be implemented to allow basic commands to be given to the device and executed.</w:t>
      </w:r>
    </w:p>
    <w:p w14:paraId="1AEAE778" w14:textId="77777777" w:rsidR="002548F6" w:rsidRDefault="002548F6">
      <w:r>
        <w:br w:type="page"/>
      </w:r>
    </w:p>
    <w:p w14:paraId="7D3EBC92" w14:textId="77BD4D73" w:rsidR="00886533" w:rsidRDefault="00886533" w:rsidP="00886533">
      <w:pPr>
        <w:pStyle w:val="Heading1"/>
        <w:rPr>
          <w:ins w:id="288" w:author="Benjamin Pannell" w:date="2014-10-08T11:37:00Z"/>
        </w:rPr>
      </w:pPr>
      <w:bookmarkStart w:id="289" w:name="_Toc395540509"/>
      <w:bookmarkStart w:id="290" w:name="_Toc401168261"/>
      <w:bookmarkStart w:id="291" w:name="_Ref401170204"/>
      <w:bookmarkStart w:id="292" w:name="_Ref401170456"/>
      <w:ins w:id="293" w:author="Benjamin Pannell" w:date="2014-10-08T11:37:00Z">
        <w:r>
          <w:lastRenderedPageBreak/>
          <w:t>Univeral Serial Bus Background</w:t>
        </w:r>
        <w:bookmarkEnd w:id="290"/>
        <w:bookmarkEnd w:id="291"/>
        <w:bookmarkEnd w:id="292"/>
      </w:ins>
    </w:p>
    <w:p w14:paraId="1547DB9D" w14:textId="77777777" w:rsidR="00145655" w:rsidRDefault="00886533">
      <w:pPr>
        <w:rPr>
          <w:ins w:id="294" w:author="Benjamin Pannell" w:date="2014-10-08T11:56:00Z"/>
        </w:rPr>
        <w:pPrChange w:id="295" w:author="Benjamin Pannell" w:date="2014-10-08T11:38:00Z">
          <w:pPr>
            <w:pStyle w:val="Heading1"/>
          </w:pPr>
        </w:pPrChange>
      </w:pPr>
      <w:ins w:id="296" w:author="Benjamin Pannell" w:date="2014-10-08T11:38:00Z">
        <w:r>
          <w:t xml:space="preserve">The Universal Serial Bus (USB) </w:t>
        </w:r>
      </w:ins>
      <w:ins w:id="297" w:author="Benjamin Pannell" w:date="2014-10-08T11:41:00Z">
        <w:r w:rsidR="00CB3BAF">
          <w:t xml:space="preserve">specification </w:t>
        </w:r>
      </w:ins>
      <w:ins w:id="298" w:author="Benjamin Pannell" w:date="2014-10-08T11:38:00Z">
        <w:r>
          <w:t xml:space="preserve">was developed in the mid-1990s to </w:t>
        </w:r>
      </w:ins>
      <w:ins w:id="299" w:author="Benjamin Pannell" w:date="2014-10-08T11:39:00Z">
        <w:r>
          <w:t xml:space="preserve">provide a common set of </w:t>
        </w:r>
      </w:ins>
      <w:ins w:id="300" w:author="Benjamin Pannell" w:date="2014-10-08T11:41:00Z">
        <w:r w:rsidR="00CB3BAF">
          <w:t>connectors and protocols</w:t>
        </w:r>
      </w:ins>
      <w:ins w:id="301" w:author="Benjamin Pannell" w:date="2014-10-08T11:39:00Z">
        <w:r>
          <w:t xml:space="preserve"> through which a multitude of devices could be connected to computer systems. </w:t>
        </w:r>
      </w:ins>
      <w:ins w:id="302" w:author="Benjamin Pannell" w:date="2014-10-08T11:40:00Z">
        <w:r w:rsidR="00CB3BAF">
          <w:t>The USB specification defines</w:t>
        </w:r>
      </w:ins>
      <w:ins w:id="303" w:author="Benjamin Pannell" w:date="2014-10-08T11:42:00Z">
        <w:r w:rsidR="00CB3BAF">
          <w:t xml:space="preserve"> four primary device </w:t>
        </w:r>
      </w:ins>
      <w:ins w:id="304" w:author="Benjamin Pannell" w:date="2014-10-08T11:43:00Z">
        <w:r w:rsidR="00CB3BAF">
          <w:t>classes</w:t>
        </w:r>
      </w:ins>
      <w:ins w:id="305" w:author="Benjamin Pannell" w:date="2014-10-08T11:42:00Z">
        <w:r w:rsidR="00CB3BAF">
          <w:t xml:space="preserve"> – Mass Storage, Media Transfer Protocol, Human Interface Devices and Device Firmware Upgrade</w:t>
        </w:r>
      </w:ins>
      <w:ins w:id="306" w:author="Benjamin Pannell" w:date="2014-10-08T11:40:00Z">
        <w:r w:rsidR="00CB3BAF">
          <w:t xml:space="preserve"> </w:t>
        </w:r>
      </w:ins>
      <w:ins w:id="307" w:author="Benjamin Pannell" w:date="2014-10-08T11:43:00Z">
        <w:r w:rsidR="00CB3BAF">
          <w:t>– which can be used to fulfil a large range of requirements.</w:t>
        </w:r>
      </w:ins>
      <w:ins w:id="308" w:author="Benjamin Pannell" w:date="2014-10-08T11:57:00Z">
        <w:r w:rsidR="00145655">
          <w:t xml:space="preserve"> </w:t>
        </w:r>
      </w:ins>
      <w:ins w:id="309" w:author="Benjamin Pannell" w:date="2014-10-08T11:43:00Z">
        <w:r w:rsidR="00CB3BAF">
          <w:t xml:space="preserve">This project will focus on the </w:t>
        </w:r>
      </w:ins>
      <w:ins w:id="310" w:author="Benjamin Pannell" w:date="2014-10-08T11:44:00Z">
        <w:r w:rsidR="00CB3BAF">
          <w:t xml:space="preserve">Human Interface Device class as a means of emulating </w:t>
        </w:r>
      </w:ins>
      <w:ins w:id="311" w:author="Benjamin Pannell" w:date="2014-10-08T11:46:00Z">
        <w:r w:rsidR="00CB3BAF">
          <w:t>common USB input devices like the Mouse and Keyboard.</w:t>
        </w:r>
      </w:ins>
    </w:p>
    <w:p w14:paraId="2724D034" w14:textId="77678E44" w:rsidR="00CB3BAF" w:rsidRDefault="00145655">
      <w:pPr>
        <w:rPr>
          <w:ins w:id="312" w:author="Benjamin Pannell" w:date="2014-10-08T12:09:00Z"/>
        </w:rPr>
        <w:pPrChange w:id="313" w:author="Benjamin Pannell" w:date="2014-10-08T11:38:00Z">
          <w:pPr>
            <w:pStyle w:val="Heading1"/>
          </w:pPr>
        </w:pPrChange>
      </w:pPr>
      <w:ins w:id="314" w:author="Benjamin Pannell" w:date="2014-10-08T11:57:00Z">
        <w:r>
          <w:t xml:space="preserve">The USB HID specification was originally introduced </w:t>
        </w:r>
      </w:ins>
      <w:ins w:id="315" w:author="Benjamin Pannell" w:date="2014-10-08T11:58:00Z">
        <w:r>
          <w:t xml:space="preserve">to provide a standardized interface through which input devices could expose functionality over the USB protocol, and includes </w:t>
        </w:r>
      </w:ins>
      <w:ins w:id="316" w:author="Benjamin Pannell" w:date="2014-10-08T11:59:00Z">
        <w:r>
          <w:t xml:space="preserve">named support for a vast array of device types including Mice, Keyboards, Joysticks and Game Controllers. This standardization has enabled operating system </w:t>
        </w:r>
      </w:ins>
      <w:ins w:id="317" w:author="Benjamin Pannell" w:date="2014-10-08T12:00:00Z">
        <w:r>
          <w:t xml:space="preserve">developers to include generic device drivers for these devices as part of their </w:t>
        </w:r>
      </w:ins>
      <w:ins w:id="318" w:author="Benjamin Pannell" w:date="2014-10-08T12:01:00Z">
        <w:r>
          <w:t xml:space="preserve">distributions, reducing the need for custom driver development </w:t>
        </w:r>
      </w:ins>
      <w:ins w:id="319" w:author="Benjamin Pannell" w:date="2014-10-08T12:09:00Z">
        <w:r w:rsidR="0037720F">
          <w:t>and allowing almost universal compatibility for common device classes.</w:t>
        </w:r>
      </w:ins>
    </w:p>
    <w:p w14:paraId="12699436" w14:textId="7C8F0697" w:rsidR="0037720F" w:rsidRDefault="0037720F">
      <w:pPr>
        <w:rPr>
          <w:ins w:id="320" w:author="Benjamin Pannell" w:date="2014-10-08T12:12:00Z"/>
        </w:rPr>
        <w:pPrChange w:id="321" w:author="Benjamin Pannell" w:date="2014-10-08T11:38:00Z">
          <w:pPr>
            <w:pStyle w:val="Heading1"/>
          </w:pPr>
        </w:pPrChange>
      </w:pPr>
      <w:ins w:id="322" w:author="Benjamin Pannell" w:date="2014-10-08T12:10:00Z">
        <w:r>
          <w:t xml:space="preserve">At a minimum, a USB HID device requires a USB </w:t>
        </w:r>
      </w:ins>
      <w:ins w:id="323" w:author="Benjamin Pannell" w:date="2014-10-08T12:11:00Z">
        <w:r w:rsidR="00367B70">
          <w:t xml:space="preserve">connector - </w:t>
        </w:r>
        <w:r>
          <w:t>either in the form of an attached USB Standard-A Plug</w:t>
        </w:r>
      </w:ins>
      <w:ins w:id="324" w:author="Benjamin Pannell" w:date="2014-10-08T12:15:00Z">
        <w:r>
          <w:t xml:space="preserve"> as seen in </w:t>
        </w:r>
        <w:r>
          <w:fldChar w:fldCharType="begin"/>
        </w:r>
        <w:r>
          <w:instrText xml:space="preserve"> REF _Ref400533871 \h </w:instrText>
        </w:r>
      </w:ins>
      <w:r>
        <w:fldChar w:fldCharType="separate"/>
      </w:r>
      <w:ins w:id="325" w:author="Benjamin Pannell" w:date="2014-10-08T12:15:00Z">
        <w:r>
          <w:t xml:space="preserve">Figure </w:t>
        </w:r>
        <w:r>
          <w:rPr>
            <w:noProof/>
          </w:rPr>
          <w:t>1</w:t>
        </w:r>
        <w:r>
          <w:fldChar w:fldCharType="end"/>
        </w:r>
        <w:r>
          <w:t xml:space="preserve">, or </w:t>
        </w:r>
      </w:ins>
      <w:ins w:id="326" w:author="Benjamin Pannell" w:date="2014-10-08T12:16:00Z">
        <w:r>
          <w:t>through the use of a USB Mini-B</w:t>
        </w:r>
      </w:ins>
      <w:ins w:id="327" w:author="Benjamin Pannell" w:date="2014-10-08T12:19:00Z">
        <w:r>
          <w:t xml:space="preserve"> (</w:t>
        </w:r>
      </w:ins>
      <w:ins w:id="328" w:author="Benjamin Pannell" w:date="2014-10-08T12:21:00Z">
        <w:r w:rsidR="00367B70">
          <w:fldChar w:fldCharType="begin"/>
        </w:r>
        <w:r w:rsidR="00367B70">
          <w:instrText xml:space="preserve"> REF _Ref400534246 \h </w:instrText>
        </w:r>
      </w:ins>
      <w:r w:rsidR="00367B70">
        <w:fldChar w:fldCharType="separate"/>
      </w:r>
      <w:ins w:id="329" w:author="Benjamin Pannell" w:date="2014-10-08T12:21:00Z">
        <w:r w:rsidR="00367B70">
          <w:t xml:space="preserve">Figure </w:t>
        </w:r>
        <w:r w:rsidR="00367B70">
          <w:rPr>
            <w:noProof/>
          </w:rPr>
          <w:t>2</w:t>
        </w:r>
        <w:r w:rsidR="00367B70">
          <w:fldChar w:fldCharType="end"/>
        </w:r>
      </w:ins>
      <w:ins w:id="330" w:author="Benjamin Pannell" w:date="2014-10-08T12:19:00Z">
        <w:r>
          <w:t>)</w:t>
        </w:r>
      </w:ins>
      <w:ins w:id="331" w:author="Benjamin Pannell" w:date="2014-10-08T12:16:00Z">
        <w:r>
          <w:t xml:space="preserve"> or USB Micro-B</w:t>
        </w:r>
      </w:ins>
      <w:ins w:id="332" w:author="Benjamin Pannell" w:date="2014-10-08T12:20:00Z">
        <w:r>
          <w:t xml:space="preserve"> (</w:t>
        </w:r>
      </w:ins>
      <w:ins w:id="333" w:author="Benjamin Pannell" w:date="2014-10-08T12:22:00Z">
        <w:r w:rsidR="00367B70">
          <w:fldChar w:fldCharType="begin"/>
        </w:r>
        <w:r w:rsidR="00367B70">
          <w:instrText xml:space="preserve"> REF _Ref400534262 \h </w:instrText>
        </w:r>
      </w:ins>
      <w:r w:rsidR="00367B70">
        <w:fldChar w:fldCharType="separate"/>
      </w:r>
      <w:ins w:id="334" w:author="Benjamin Pannell" w:date="2014-10-08T12:22:00Z">
        <w:r w:rsidR="00367B70">
          <w:t xml:space="preserve">Figure </w:t>
        </w:r>
        <w:r w:rsidR="00367B70">
          <w:rPr>
            <w:noProof/>
          </w:rPr>
          <w:t>3</w:t>
        </w:r>
        <w:r w:rsidR="00367B70">
          <w:fldChar w:fldCharType="end"/>
        </w:r>
      </w:ins>
      <w:ins w:id="335" w:author="Benjamin Pannell" w:date="2014-10-08T12:20:00Z">
        <w:r>
          <w:t>)</w:t>
        </w:r>
      </w:ins>
      <w:ins w:id="336" w:author="Benjamin Pannell" w:date="2014-10-08T12:16:00Z">
        <w:r>
          <w:t xml:space="preserve"> connector and t</w:t>
        </w:r>
        <w:r w:rsidR="00367B70">
          <w:t xml:space="preserve">he appropriate connection cable </w:t>
        </w:r>
      </w:ins>
      <w:ins w:id="337" w:author="Benjamin Pannell" w:date="2014-10-08T12:23:00Z">
        <w:r w:rsidR="00367B70">
          <w:t>–</w:t>
        </w:r>
      </w:ins>
      <w:ins w:id="338" w:author="Benjamin Pannell" w:date="2014-10-08T12:16:00Z">
        <w:r w:rsidR="00367B70">
          <w:t xml:space="preserve"> and </w:t>
        </w:r>
      </w:ins>
      <w:ins w:id="339" w:author="Benjamin Pannell" w:date="2014-10-08T12:23:00Z">
        <w:r w:rsidR="00367B70">
          <w:t xml:space="preserve">a chip capable of </w:t>
        </w:r>
      </w:ins>
      <w:ins w:id="340" w:author="Benjamin Pannell" w:date="2014-10-08T12:25:00Z">
        <w:r w:rsidR="00367B70">
          <w:t xml:space="preserve">reading from and writing to the serial data lines </w:t>
        </w:r>
      </w:ins>
      <w:ins w:id="341" w:author="Benjamin Pannell" w:date="2014-10-08T12:26:00Z">
        <w:r w:rsidR="00367B70">
          <w:t>provided by these connectors.</w:t>
        </w:r>
      </w:ins>
    </w:p>
    <w:p w14:paraId="48AC490D" w14:textId="77777777" w:rsidR="0037720F" w:rsidRDefault="0037720F">
      <w:pPr>
        <w:keepNext/>
        <w:jc w:val="center"/>
        <w:rPr>
          <w:ins w:id="342" w:author="Benjamin Pannell" w:date="2014-10-08T12:13:00Z"/>
        </w:rPr>
        <w:pPrChange w:id="343" w:author="Benjamin Pannell" w:date="2014-10-08T12:13:00Z">
          <w:pPr>
            <w:jc w:val="center"/>
          </w:pPr>
        </w:pPrChange>
      </w:pPr>
      <w:ins w:id="344" w:author="Benjamin Pannell" w:date="2014-10-08T12:12:00Z">
        <w:r>
          <w:rPr>
            <w:noProof/>
            <w:lang w:eastAsia="en-ZA"/>
          </w:rPr>
          <w:drawing>
            <wp:inline distT="0" distB="0" distL="0" distR="0" wp14:anchorId="336B6609" wp14:editId="68404F4F">
              <wp:extent cx="2019300" cy="1441276"/>
              <wp:effectExtent l="0" t="0" r="0" b="6985"/>
              <wp:docPr id="9" name="Picture 9" descr="File:USB-Connector-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SB-Connector-Standa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300" cy="1441276"/>
                      </a:xfrm>
                      <a:prstGeom prst="rect">
                        <a:avLst/>
                      </a:prstGeom>
                      <a:noFill/>
                      <a:ln>
                        <a:noFill/>
                      </a:ln>
                    </pic:spPr>
                  </pic:pic>
                </a:graphicData>
              </a:graphic>
            </wp:inline>
          </w:drawing>
        </w:r>
      </w:ins>
    </w:p>
    <w:p w14:paraId="7B979104" w14:textId="59CAACE6" w:rsidR="0037720F" w:rsidRDefault="0037720F">
      <w:pPr>
        <w:pStyle w:val="Caption"/>
        <w:rPr>
          <w:ins w:id="345" w:author="Benjamin Pannell" w:date="2014-10-08T12:18:00Z"/>
        </w:rPr>
        <w:pPrChange w:id="346" w:author="Benjamin Pannell" w:date="2014-10-08T12:13:00Z">
          <w:pPr>
            <w:pStyle w:val="Heading1"/>
          </w:pPr>
        </w:pPrChange>
      </w:pPr>
      <w:bookmarkStart w:id="347" w:name="_Ref400533871"/>
      <w:bookmarkStart w:id="348" w:name="_Toc401168234"/>
      <w:ins w:id="349" w:author="Benjamin Pannell" w:date="2014-10-08T12:13:00Z">
        <w:r>
          <w:t xml:space="preserve">Figure </w:t>
        </w:r>
        <w:r>
          <w:fldChar w:fldCharType="begin"/>
        </w:r>
        <w:r>
          <w:instrText xml:space="preserve"> SEQ Figure \* ARABIC </w:instrText>
        </w:r>
      </w:ins>
      <w:r>
        <w:fldChar w:fldCharType="separate"/>
      </w:r>
      <w:ins w:id="350" w:author="Benjamin Pannell" w:date="2014-10-15T20:18:00Z">
        <w:r w:rsidR="00F30034">
          <w:rPr>
            <w:noProof/>
          </w:rPr>
          <w:t>1</w:t>
        </w:r>
      </w:ins>
      <w:ins w:id="351" w:author="Benjamin Pannell" w:date="2014-10-08T12:13:00Z">
        <w:r>
          <w:fldChar w:fldCharType="end"/>
        </w:r>
        <w:bookmarkEnd w:id="347"/>
        <w:r>
          <w:t xml:space="preserve"> USB Standard-A Plug. Image courtesy of Evan-Amos</w:t>
        </w:r>
      </w:ins>
      <w:ins w:id="352" w:author="Benjamin Pannell" w:date="2014-10-08T12:19:00Z">
        <w:r>
          <w:t>.</w:t>
        </w:r>
      </w:ins>
      <w:bookmarkEnd w:id="348"/>
    </w:p>
    <w:p w14:paraId="739AA95A" w14:textId="05CE939B" w:rsidR="0037720F" w:rsidRDefault="0037720F">
      <w:pPr>
        <w:jc w:val="center"/>
        <w:rPr>
          <w:ins w:id="353" w:author="Benjamin Pannell" w:date="2014-10-08T12:18:00Z"/>
        </w:rPr>
        <w:pPrChange w:id="354" w:author="Benjamin Pannell" w:date="2014-10-08T12:18:00Z">
          <w:pPr>
            <w:pStyle w:val="Heading1"/>
          </w:pPr>
        </w:pPrChange>
      </w:pPr>
      <w:ins w:id="355" w:author="Benjamin Pannell" w:date="2014-10-08T12:18:00Z">
        <w:r>
          <w:rPr>
            <w:noProof/>
            <w:lang w:eastAsia="en-ZA"/>
            <w:rPrChange w:id="356" w:author="Unknown">
              <w:rPr>
                <w:noProof/>
                <w:lang w:eastAsia="en-ZA"/>
              </w:rPr>
            </w:rPrChange>
          </w:rPr>
          <w:drawing>
            <wp:inline distT="0" distB="0" distL="0" distR="0" wp14:anchorId="3FFAC7D9" wp14:editId="4225E52F">
              <wp:extent cx="1428750" cy="1647825"/>
              <wp:effectExtent l="0" t="0" r="0" b="9525"/>
              <wp:docPr id="10" name="Picture 10" descr="USB Mini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Mini 5-Pin Ma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647825"/>
                      </a:xfrm>
                      <a:prstGeom prst="rect">
                        <a:avLst/>
                      </a:prstGeom>
                      <a:noFill/>
                      <a:ln>
                        <a:noFill/>
                      </a:ln>
                    </pic:spPr>
                  </pic:pic>
                </a:graphicData>
              </a:graphic>
            </wp:inline>
          </w:drawing>
        </w:r>
      </w:ins>
    </w:p>
    <w:p w14:paraId="7C4D9DAC" w14:textId="51B9A3B8" w:rsidR="0037720F" w:rsidRDefault="0037720F">
      <w:pPr>
        <w:pStyle w:val="Caption"/>
        <w:rPr>
          <w:ins w:id="357" w:author="Benjamin Pannell" w:date="2014-10-08T12:18:00Z"/>
        </w:rPr>
        <w:pPrChange w:id="358" w:author="Benjamin Pannell" w:date="2014-10-08T12:19:00Z">
          <w:pPr>
            <w:pStyle w:val="Heading1"/>
          </w:pPr>
        </w:pPrChange>
      </w:pPr>
      <w:bookmarkStart w:id="359" w:name="_Ref400534246"/>
      <w:bookmarkStart w:id="360" w:name="_Ref400534242"/>
      <w:bookmarkStart w:id="361" w:name="_Toc401168235"/>
      <w:ins w:id="362" w:author="Benjamin Pannell" w:date="2014-10-08T12:19:00Z">
        <w:r>
          <w:t xml:space="preserve">Figure </w:t>
        </w:r>
        <w:r>
          <w:fldChar w:fldCharType="begin"/>
        </w:r>
        <w:r>
          <w:instrText xml:space="preserve"> SEQ Figure \* ARABIC </w:instrText>
        </w:r>
      </w:ins>
      <w:r>
        <w:fldChar w:fldCharType="separate"/>
      </w:r>
      <w:ins w:id="363" w:author="Benjamin Pannell" w:date="2014-10-15T20:18:00Z">
        <w:r w:rsidR="00F30034">
          <w:rPr>
            <w:noProof/>
          </w:rPr>
          <w:t>2</w:t>
        </w:r>
      </w:ins>
      <w:ins w:id="364" w:author="Benjamin Pannell" w:date="2014-10-08T12:19:00Z">
        <w:r>
          <w:fldChar w:fldCharType="end"/>
        </w:r>
        <w:bookmarkEnd w:id="359"/>
        <w:r>
          <w:t xml:space="preserve"> USB Mini-B Plug. Image courtesy of Winford Engineering LLC.</w:t>
        </w:r>
      </w:ins>
      <w:bookmarkEnd w:id="360"/>
      <w:bookmarkEnd w:id="361"/>
    </w:p>
    <w:p w14:paraId="61014F8A" w14:textId="6ADEB188" w:rsidR="0037720F" w:rsidRDefault="0037720F">
      <w:pPr>
        <w:jc w:val="center"/>
        <w:rPr>
          <w:ins w:id="365" w:author="Benjamin Pannell" w:date="2014-10-08T12:19:00Z"/>
        </w:rPr>
        <w:pPrChange w:id="366" w:author="Benjamin Pannell" w:date="2014-10-08T12:18:00Z">
          <w:pPr>
            <w:pStyle w:val="Heading1"/>
          </w:pPr>
        </w:pPrChange>
      </w:pPr>
      <w:ins w:id="367" w:author="Benjamin Pannell" w:date="2014-10-08T12:18:00Z">
        <w:r>
          <w:rPr>
            <w:noProof/>
            <w:lang w:eastAsia="en-ZA"/>
            <w:rPrChange w:id="368" w:author="Unknown">
              <w:rPr>
                <w:noProof/>
                <w:lang w:eastAsia="en-ZA"/>
              </w:rPr>
            </w:rPrChange>
          </w:rPr>
          <w:lastRenderedPageBreak/>
          <w:drawing>
            <wp:inline distT="0" distB="0" distL="0" distR="0" wp14:anchorId="47B922C3" wp14:editId="3A7CC6C3">
              <wp:extent cx="1428750" cy="1533525"/>
              <wp:effectExtent l="0" t="0" r="0" b="9525"/>
              <wp:docPr id="11" name="Picture 11" descr="USB Micro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B Micro 5-Pin Ma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ins>
    </w:p>
    <w:p w14:paraId="50FC3C20" w14:textId="3D67C9E8" w:rsidR="0037720F" w:rsidRDefault="0037720F">
      <w:pPr>
        <w:pStyle w:val="Caption"/>
        <w:rPr>
          <w:ins w:id="369" w:author="Benjamin Pannell" w:date="2014-10-08T12:22:00Z"/>
        </w:rPr>
        <w:pPrChange w:id="370" w:author="Benjamin Pannell" w:date="2014-10-08T12:19:00Z">
          <w:pPr>
            <w:pStyle w:val="Heading1"/>
          </w:pPr>
        </w:pPrChange>
      </w:pPr>
      <w:bookmarkStart w:id="371" w:name="_Ref400534262"/>
      <w:bookmarkStart w:id="372" w:name="_Toc401168236"/>
      <w:ins w:id="373" w:author="Benjamin Pannell" w:date="2014-10-08T12:19:00Z">
        <w:r>
          <w:t xml:space="preserve">Figure </w:t>
        </w:r>
        <w:r>
          <w:fldChar w:fldCharType="begin"/>
        </w:r>
        <w:r>
          <w:instrText xml:space="preserve"> SEQ Figure \* ARABIC </w:instrText>
        </w:r>
      </w:ins>
      <w:r>
        <w:fldChar w:fldCharType="separate"/>
      </w:r>
      <w:ins w:id="374" w:author="Benjamin Pannell" w:date="2014-10-15T20:18:00Z">
        <w:r w:rsidR="00F30034">
          <w:rPr>
            <w:noProof/>
          </w:rPr>
          <w:t>3</w:t>
        </w:r>
      </w:ins>
      <w:ins w:id="375" w:author="Benjamin Pannell" w:date="2014-10-08T12:19:00Z">
        <w:r>
          <w:fldChar w:fldCharType="end"/>
        </w:r>
        <w:bookmarkEnd w:id="371"/>
        <w:r>
          <w:t xml:space="preserve"> USB Micro-B Plug. Image courtesy of Winford Engineering LLC.</w:t>
        </w:r>
      </w:ins>
      <w:bookmarkEnd w:id="372"/>
    </w:p>
    <w:p w14:paraId="55C5F5A6" w14:textId="6FAE14E7" w:rsidR="00367B70" w:rsidRPr="00367B70" w:rsidRDefault="00367B70">
      <w:pPr>
        <w:rPr>
          <w:ins w:id="376" w:author="Benjamin Pannell" w:date="2014-10-08T11:33:00Z"/>
          <w:rPrChange w:id="377" w:author="Benjamin Pannell" w:date="2014-10-08T12:22:00Z">
            <w:rPr>
              <w:ins w:id="378" w:author="Benjamin Pannell" w:date="2014-10-08T11:33:00Z"/>
            </w:rPr>
          </w:rPrChange>
        </w:rPr>
        <w:pPrChange w:id="379" w:author="Benjamin Pannell" w:date="2014-10-08T12:22:00Z">
          <w:pPr>
            <w:pStyle w:val="Heading1"/>
          </w:pPr>
        </w:pPrChange>
      </w:pPr>
      <w:ins w:id="380" w:author="Benjamin Pannell" w:date="2014-10-08T12:29:00Z">
        <w:r>
          <w:t xml:space="preserve">The HID specification requires that the USB client device declares itself, and its capabilities, to the host device through a series of </w:t>
        </w:r>
      </w:ins>
      <w:ins w:id="381" w:author="Benjamin Pannell" w:date="2014-10-08T12:30:00Z">
        <w:r>
          <w:t xml:space="preserve">reports which allow </w:t>
        </w:r>
      </w:ins>
      <w:ins w:id="382" w:author="Benjamin Pannell" w:date="2014-10-08T12:31:00Z">
        <w:r>
          <w:t xml:space="preserve">the host operating system to </w:t>
        </w:r>
        <w:r w:rsidR="00C773AC">
          <w:t xml:space="preserve">accurately predict the manner in which the </w:t>
        </w:r>
      </w:ins>
      <w:ins w:id="383" w:author="Benjamin Pannell" w:date="2014-10-08T12:32:00Z">
        <w:r w:rsidR="00C773AC">
          <w:t xml:space="preserve">client device will behave. These reports </w:t>
        </w:r>
      </w:ins>
      <w:ins w:id="384" w:author="Benjamin Pannell" w:date="2014-10-08T12:33:00Z">
        <w:r w:rsidR="00C773AC">
          <w:t xml:space="preserve">are formally defined within the HID </w:t>
        </w:r>
      </w:ins>
      <w:ins w:id="385" w:author="Benjamin Pannell" w:date="2014-10-08T12:34:00Z">
        <w:r w:rsidR="00C773AC">
          <w:t xml:space="preserve">Device Class Definition </w:t>
        </w:r>
      </w:ins>
      <w:customXmlInsRangeStart w:id="386" w:author="Benjamin Pannell" w:date="2014-10-08T12:37:00Z"/>
      <w:sdt>
        <w:sdtPr>
          <w:id w:val="-6065286"/>
          <w:citation/>
        </w:sdtPr>
        <w:sdtContent>
          <w:customXmlInsRangeEnd w:id="386"/>
          <w:ins w:id="387" w:author="Benjamin Pannell" w:date="2014-10-08T12:37:00Z">
            <w:r w:rsidR="00C773AC">
              <w:fldChar w:fldCharType="begin"/>
            </w:r>
            <w:r w:rsidR="00C773AC">
              <w:instrText xml:space="preserve"> CITATION USB01 \l 7177 </w:instrText>
            </w:r>
          </w:ins>
          <w:r w:rsidR="00C773AC">
            <w:fldChar w:fldCharType="separate"/>
          </w:r>
          <w:r w:rsidR="004F00DD" w:rsidRPr="004F00DD">
            <w:rPr>
              <w:noProof/>
            </w:rPr>
            <w:t>[2]</w:t>
          </w:r>
          <w:ins w:id="388" w:author="Benjamin Pannell" w:date="2014-10-08T12:37:00Z">
            <w:r w:rsidR="00C773AC">
              <w:fldChar w:fldCharType="end"/>
            </w:r>
          </w:ins>
          <w:customXmlInsRangeStart w:id="389" w:author="Benjamin Pannell" w:date="2014-10-08T12:37:00Z"/>
        </w:sdtContent>
      </w:sdt>
      <w:customXmlInsRangeEnd w:id="389"/>
      <w:ins w:id="390" w:author="Benjamin Pannell" w:date="2014-10-08T12:37:00Z">
        <w:r w:rsidR="00C773AC">
          <w:t xml:space="preserve"> and are integral to the correct detection and functioning of an HID device.</w:t>
        </w:r>
      </w:ins>
    </w:p>
    <w:p w14:paraId="54E54762" w14:textId="77777777" w:rsidR="00E20695" w:rsidRDefault="00E20695">
      <w:pPr>
        <w:rPr>
          <w:ins w:id="391" w:author="Benjamin Pannell" w:date="2014-10-15T20:40:00Z"/>
          <w:rFonts w:asciiTheme="majorHAnsi" w:eastAsiaTheme="majorEastAsia" w:hAnsiTheme="majorHAnsi" w:cstheme="majorBidi"/>
          <w:color w:val="2E74B5" w:themeColor="accent1" w:themeShade="BF"/>
          <w:sz w:val="32"/>
          <w:szCs w:val="32"/>
        </w:rPr>
      </w:pPr>
      <w:bookmarkStart w:id="392" w:name="_Toc401168262"/>
      <w:ins w:id="393" w:author="Benjamin Pannell" w:date="2014-10-15T20:40:00Z">
        <w:r>
          <w:br w:type="page"/>
        </w:r>
      </w:ins>
    </w:p>
    <w:p w14:paraId="40BE98F2" w14:textId="26F9B6C4" w:rsidR="002548F6" w:rsidRDefault="002548F6" w:rsidP="002548F6">
      <w:pPr>
        <w:pStyle w:val="Heading1"/>
      </w:pPr>
      <w:bookmarkStart w:id="394" w:name="_Ref401169922"/>
      <w:r>
        <w:lastRenderedPageBreak/>
        <w:t>Pre-Design Investigation</w:t>
      </w:r>
      <w:bookmarkEnd w:id="289"/>
      <w:bookmarkEnd w:id="392"/>
      <w:bookmarkEnd w:id="394"/>
    </w:p>
    <w:p w14:paraId="6AFE5826" w14:textId="4CA9A5FD" w:rsidR="00681A68" w:rsidRDefault="00024867" w:rsidP="002548F6">
      <w:r>
        <w:t>Prior to beginning design of the system</w:t>
      </w:r>
      <w:r w:rsidR="00681A68">
        <w:t xml:space="preserve"> it was important to investigate the possible approaches and determine which of them best suited the task</w:t>
      </w:r>
      <w:ins w:id="395" w:author="Benjamin Pannell" w:date="2014-10-08T11:25:00Z">
        <w:r w:rsidR="000A073D">
          <w:t xml:space="preserve"> of USB HID input emulation</w:t>
        </w:r>
      </w:ins>
      <w:del w:id="396" w:author="Benjamin Pannell" w:date="2014-10-08T11:25:00Z">
        <w:r w:rsidR="00681A68" w:rsidDel="000A073D">
          <w:delText xml:space="preserve"> at hand</w:delText>
        </w:r>
      </w:del>
      <w:r w:rsidR="00681A68">
        <w:t xml:space="preserve">. </w:t>
      </w:r>
      <w:r w:rsidR="002F0A6F">
        <w:t xml:space="preserve">During </w:t>
      </w:r>
      <w:r w:rsidR="00681A68">
        <w:t xml:space="preserve">this phase a number of possible solutions were investigated, their advantages and disadvantages </w:t>
      </w:r>
      <w:r w:rsidR="002F0A6F">
        <w:t xml:space="preserve">compared </w:t>
      </w:r>
      <w:r w:rsidR="00681A68">
        <w:t>and finally a decision was made on the best option for this project.</w:t>
      </w:r>
    </w:p>
    <w:p w14:paraId="3A889AA6" w14:textId="77777777" w:rsidR="00681A68" w:rsidRDefault="00681A68" w:rsidP="00681A68">
      <w:pPr>
        <w:pStyle w:val="Heading2"/>
      </w:pPr>
      <w:bookmarkStart w:id="397" w:name="_Toc395540510"/>
      <w:r>
        <w:t>Custom ASIC Design</w:t>
      </w:r>
      <w:bookmarkEnd w:id="397"/>
    </w:p>
    <w:p w14:paraId="25A19B10" w14:textId="1B30D968" w:rsidR="00063968" w:rsidRDefault="00681A68" w:rsidP="00681A68">
      <w:r>
        <w:t xml:space="preserve">The first option to be considered was the design of a custom </w:t>
      </w:r>
      <w:r w:rsidR="00BB3419">
        <w:t>ASIC for the purpose of USB emulation, implementing its own interface over either serial UART</w:t>
      </w:r>
      <w:r w:rsidR="00750756">
        <w:fldChar w:fldCharType="begin"/>
      </w:r>
      <w:r w:rsidR="00750756">
        <w:instrText xml:space="preserve"> XE "</w:instrText>
      </w:r>
      <w:r w:rsidR="00750756" w:rsidRPr="002443FE">
        <w:instrText>UART</w:instrText>
      </w:r>
      <w:r w:rsidR="00750756">
        <w:instrText>" \t "</w:instrText>
      </w:r>
      <w:r w:rsidR="00750756" w:rsidRPr="00D21569">
        <w:rPr>
          <w:i/>
        </w:rPr>
        <w:instrText>See</w:instrText>
      </w:r>
      <w:r w:rsidR="00750756" w:rsidRPr="00D21569">
        <w:instrText xml:space="preserve"> Universal Asynchronous Reciever Transmitter</w:instrText>
      </w:r>
      <w:r w:rsidR="00750756">
        <w:instrText xml:space="preserve">" </w:instrText>
      </w:r>
      <w:r w:rsidR="00750756">
        <w:fldChar w:fldCharType="end"/>
      </w:r>
      <w:r w:rsidR="00BB3419">
        <w:t xml:space="preserve"> or i2c. Doing so would have allowed the manufacture of extremely small, energy efficient and cheap emulation chips and would have proven an ideal solution for mass production due to the potential cost and size savings involved. On the other hand, by virtue of the </w:t>
      </w:r>
      <w:r w:rsidR="002F0A6F">
        <w:t xml:space="preserve">solution </w:t>
      </w:r>
      <w:r w:rsidR="00BB3419">
        <w:t>being entirely implemented in hardware, the design and testing phase would have been prolonged while simultaneously reducing the flexibility</w:t>
      </w:r>
      <w:r w:rsidR="00063968">
        <w:t xml:space="preserve"> with which additional features could be added.</w:t>
      </w:r>
    </w:p>
    <w:p w14:paraId="43C6769A" w14:textId="2508B80C" w:rsidR="00063968" w:rsidRDefault="00063968" w:rsidP="00681A68">
      <w:r>
        <w:t>To summarise, a custom ASIC providing USB</w:t>
      </w:r>
      <w:r w:rsidR="00750756">
        <w:fldChar w:fldCharType="begin"/>
      </w:r>
      <w:r w:rsidR="00750756">
        <w:instrText xml:space="preserve"> XE "</w:instrText>
      </w:r>
      <w:r w:rsidR="00750756" w:rsidRPr="00502127">
        <w:instrText>USB</w:instrText>
      </w:r>
      <w:r w:rsidR="00750756">
        <w:instrText>" \t "</w:instrText>
      </w:r>
      <w:r w:rsidR="00750756" w:rsidRPr="00D15780">
        <w:rPr>
          <w:i/>
        </w:rPr>
        <w:instrText>See</w:instrText>
      </w:r>
      <w:r w:rsidR="00750756" w:rsidRPr="00D15780">
        <w:instrText xml:space="preserve"> Universal Serial Bus</w:instrText>
      </w:r>
      <w:r w:rsidR="00750756">
        <w:instrText xml:space="preserve">" </w:instrText>
      </w:r>
      <w:r w:rsidR="00750756">
        <w:fldChar w:fldCharType="end"/>
      </w:r>
      <w:r>
        <w:t xml:space="preserve"> HID</w:t>
      </w:r>
      <w:r w:rsidR="00750756">
        <w:fldChar w:fldCharType="begin"/>
      </w:r>
      <w:r w:rsidR="00750756">
        <w:instrText xml:space="preserve"> XE "</w:instrText>
      </w:r>
      <w:r w:rsidR="00750756" w:rsidRPr="00D627CF">
        <w:instrText>HID</w:instrText>
      </w:r>
      <w:r w:rsidR="00750756">
        <w:instrText>" \t "</w:instrText>
      </w:r>
      <w:r w:rsidR="00750756" w:rsidRPr="001C15DF">
        <w:rPr>
          <w:i/>
        </w:rPr>
        <w:instrText>See</w:instrText>
      </w:r>
      <w:r w:rsidR="00750756" w:rsidRPr="001C15DF">
        <w:instrText xml:space="preserve"> Human Interface Device</w:instrText>
      </w:r>
      <w:r w:rsidR="00750756">
        <w:instrText xml:space="preserve">" </w:instrText>
      </w:r>
      <w:r w:rsidR="00750756">
        <w:fldChar w:fldCharType="end"/>
      </w:r>
      <w:r>
        <w:t xml:space="preserve"> emulation would suit a large scale project</w:t>
      </w:r>
      <w:del w:id="398" w:author="Benjamin Pannell" w:date="2014-10-08T11:26:00Z">
        <w:r w:rsidDel="000A073D">
          <w:delText>,</w:delText>
        </w:r>
      </w:del>
      <w:ins w:id="399" w:author="Benjamin Pannell" w:date="2014-10-08T11:26:00Z">
        <w:r w:rsidR="000A073D">
          <w:t>.</w:t>
        </w:r>
      </w:ins>
      <w:r>
        <w:t xml:space="preserve"> </w:t>
      </w:r>
      <w:del w:id="400" w:author="Benjamin Pannell" w:date="2014-10-08T11:26:00Z">
        <w:r w:rsidDel="000A073D">
          <w:delText>h</w:delText>
        </w:r>
      </w:del>
      <w:ins w:id="401" w:author="Benjamin Pannell" w:date="2014-10-08T11:26:00Z">
        <w:r w:rsidR="000A073D">
          <w:t>H</w:t>
        </w:r>
      </w:ins>
      <w:r>
        <w:t>owever</w:t>
      </w:r>
      <w:ins w:id="402" w:author="Benjamin Pannell" w:date="2014-10-08T11:26:00Z">
        <w:r w:rsidR="000A073D">
          <w:t>,</w:t>
        </w:r>
      </w:ins>
      <w:r>
        <w:t xml:space="preserve"> for prototyping purposes</w:t>
      </w:r>
      <w:ins w:id="403" w:author="Benjamin Pannell" w:date="2014-10-08T11:26:00Z">
        <w:r w:rsidR="000A073D">
          <w:t>,</w:t>
        </w:r>
      </w:ins>
      <w:r>
        <w:t xml:space="preserve"> it would </w:t>
      </w:r>
      <w:del w:id="404" w:author="Benjamin Pannell" w:date="2014-10-08T11:26:00Z">
        <w:r w:rsidDel="000A073D">
          <w:delText xml:space="preserve">be </w:delText>
        </w:r>
      </w:del>
      <w:r w:rsidR="002F0A6F">
        <w:t>present challenges</w:t>
      </w:r>
      <w:ins w:id="405" w:author="Benjamin Pannell" w:date="2014-10-08T11:27:00Z">
        <w:r w:rsidR="000A073D">
          <w:t>. ASICs are</w:t>
        </w:r>
      </w:ins>
      <w:del w:id="406" w:author="Benjamin Pannell" w:date="2014-10-08T11:27:00Z">
        <w:r w:rsidDel="000A073D">
          <w:delText xml:space="preserve">, </w:delText>
        </w:r>
      </w:del>
      <w:r>
        <w:t xml:space="preserve">difficult to acquire </w:t>
      </w:r>
      <w:ins w:id="407" w:author="Benjamin Pannell" w:date="2014-10-08T11:28:00Z">
        <w:r w:rsidR="000A073D">
          <w:t xml:space="preserve">due to the need for fabrication of the chips prior to acquisition. </w:t>
        </w:r>
      </w:ins>
      <w:del w:id="408" w:author="Benjamin Pannell" w:date="2014-10-08T11:28:00Z">
        <w:r w:rsidDel="000A073D">
          <w:delText>and</w:delText>
        </w:r>
      </w:del>
      <w:ins w:id="409" w:author="Benjamin Pannell" w:date="2014-10-08T11:28:00Z">
        <w:r w:rsidR="000A073D">
          <w:t>They also</w:t>
        </w:r>
      </w:ins>
      <w:r>
        <w:t xml:space="preserve"> force developers to spend a large amount of time implementing support for </w:t>
      </w:r>
      <w:ins w:id="410" w:author="Benjamin Pannell" w:date="2014-10-08T11:29:00Z">
        <w:r w:rsidR="000A073D">
          <w:t>their</w:t>
        </w:r>
      </w:ins>
      <w:del w:id="411" w:author="Benjamin Pannell" w:date="2014-10-08T11:29:00Z">
        <w:r w:rsidDel="000A073D">
          <w:delText>its</w:delText>
        </w:r>
      </w:del>
      <w:r>
        <w:t xml:space="preserve"> low level interface</w:t>
      </w:r>
      <w:ins w:id="412" w:author="Benjamin Pannell" w:date="2014-10-08T11:29:00Z">
        <w:r w:rsidR="000A073D">
          <w:t>s</w:t>
        </w:r>
      </w:ins>
      <w:r>
        <w:t>.</w:t>
      </w:r>
      <w:r w:rsidR="00AC3B8D">
        <w:t xml:space="preserve"> In particular, the design and implementation of the low level interface would be time consuming, </w:t>
      </w:r>
      <w:del w:id="413" w:author="Benjamin Pannell" w:date="2014-10-08T11:29:00Z">
        <w:r w:rsidR="00AC3B8D" w:rsidDel="000A073D">
          <w:delText>with later modifications posing the same issue</w:delText>
        </w:r>
      </w:del>
      <w:ins w:id="414" w:author="Benjamin Pannell" w:date="2014-10-08T11:29:00Z">
        <w:r w:rsidR="000A073D">
          <w:t>as would later modifications</w:t>
        </w:r>
      </w:ins>
      <w:r w:rsidR="00AC3B8D">
        <w:t>.</w:t>
      </w:r>
    </w:p>
    <w:p w14:paraId="2FC0B7DB" w14:textId="77777777" w:rsidR="00063968" w:rsidRDefault="00F536DB" w:rsidP="00063968">
      <w:pPr>
        <w:pStyle w:val="Heading2"/>
      </w:pPr>
      <w:bookmarkStart w:id="415" w:name="_Toc395540511"/>
      <w:r>
        <w:t>Programmable USB Slave Device</w:t>
      </w:r>
      <w:bookmarkEnd w:id="415"/>
    </w:p>
    <w:p w14:paraId="0F5A1218" w14:textId="533AAF30" w:rsidR="00F536DB" w:rsidRDefault="00F536DB" w:rsidP="00063968">
      <w:r>
        <w:t xml:space="preserve">There are a number of USB interface chips available on the market, </w:t>
      </w:r>
      <w:r w:rsidR="0059586D">
        <w:t>for example – the well-known</w:t>
      </w:r>
      <w:r>
        <w:t xml:space="preserve"> FT232R </w:t>
      </w:r>
      <w:sdt>
        <w:sdtPr>
          <w:id w:val="1042937079"/>
          <w:citation/>
        </w:sdtPr>
        <w:sdtContent>
          <w:r>
            <w:fldChar w:fldCharType="begin"/>
          </w:r>
          <w:r>
            <w:instrText xml:space="preserve"> CITATION FTD14 \l 7177 </w:instrText>
          </w:r>
          <w:r>
            <w:fldChar w:fldCharType="separate"/>
          </w:r>
          <w:r w:rsidR="004F00DD" w:rsidRPr="004F00DD">
            <w:rPr>
              <w:noProof/>
            </w:rPr>
            <w:t>[3]</w:t>
          </w:r>
          <w:r>
            <w:fldChar w:fldCharType="end"/>
          </w:r>
        </w:sdtContent>
      </w:sdt>
      <w:r>
        <w:t xml:space="preserve"> by FTDI</w:t>
      </w:r>
      <w:r w:rsidR="00750756">
        <w:fldChar w:fldCharType="begin"/>
      </w:r>
      <w:r w:rsidR="00750756">
        <w:instrText xml:space="preserve"> XE "</w:instrText>
      </w:r>
      <w:r w:rsidR="00750756" w:rsidRPr="00F97C26">
        <w:instrText>FTDI</w:instrText>
      </w:r>
      <w:r w:rsidR="00750756">
        <w:instrText>" \t "</w:instrText>
      </w:r>
      <w:r w:rsidR="00750756" w:rsidRPr="00447CBE">
        <w:rPr>
          <w:i/>
        </w:rPr>
        <w:instrText>See</w:instrText>
      </w:r>
      <w:r w:rsidR="00750756" w:rsidRPr="00447CBE">
        <w:instrText xml:space="preserve"> Future Technology Devices International</w:instrText>
      </w:r>
      <w:r w:rsidR="00750756">
        <w:instrText xml:space="preserve">" </w:instrText>
      </w:r>
      <w:r w:rsidR="00750756">
        <w:fldChar w:fldCharType="end"/>
      </w:r>
      <w:r w:rsidR="0059586D">
        <w:t xml:space="preserve"> - but also</w:t>
      </w:r>
      <w:r>
        <w:t xml:space="preserve"> more complex programmable devices. One such example is the Vinculum-II </w:t>
      </w:r>
      <w:sdt>
        <w:sdtPr>
          <w:id w:val="-2047056506"/>
          <w:citation/>
        </w:sdtPr>
        <w:sdtContent>
          <w:r>
            <w:fldChar w:fldCharType="begin"/>
          </w:r>
          <w:r>
            <w:instrText xml:space="preserve"> CITATION FTDIVNC2 \l 7177 </w:instrText>
          </w:r>
          <w:r>
            <w:fldChar w:fldCharType="separate"/>
          </w:r>
          <w:r w:rsidR="004F00DD" w:rsidRPr="004F00DD">
            <w:rPr>
              <w:noProof/>
            </w:rPr>
            <w:t>[4]</w:t>
          </w:r>
          <w:r>
            <w:fldChar w:fldCharType="end"/>
          </w:r>
        </w:sdtContent>
      </w:sdt>
      <w:r>
        <w:t xml:space="preserve"> which includes a built in 16-bit CPU</w:t>
      </w:r>
      <w:r w:rsidR="00486D08">
        <w:fldChar w:fldCharType="begin"/>
      </w:r>
      <w:r w:rsidR="00486D08">
        <w:instrText xml:space="preserve"> XE "</w:instrText>
      </w:r>
      <w:r w:rsidR="00486D08" w:rsidRPr="00A45036">
        <w:instrText>CPU</w:instrText>
      </w:r>
      <w:r w:rsidR="00486D08">
        <w:instrText>" \t "</w:instrText>
      </w:r>
      <w:r w:rsidR="00486D08" w:rsidRPr="00D714B5">
        <w:rPr>
          <w:i/>
        </w:rPr>
        <w:instrText>See</w:instrText>
      </w:r>
      <w:r w:rsidR="00486D08" w:rsidRPr="00D714B5">
        <w:instrText xml:space="preserve"> Central Processing Unit</w:instrText>
      </w:r>
      <w:r w:rsidR="00486D08">
        <w:instrText xml:space="preserve">" </w:instrText>
      </w:r>
      <w:r w:rsidR="00486D08">
        <w:fldChar w:fldCharType="end"/>
      </w:r>
      <w:r>
        <w:t xml:space="preserve"> and programmable code block, allowing you to easily modify it to suit any number of applications.</w:t>
      </w:r>
    </w:p>
    <w:p w14:paraId="0D74EBC7" w14:textId="01EDD34A" w:rsidR="00EE6A83" w:rsidRDefault="00EE6A83" w:rsidP="00063968">
      <w:r>
        <w:t xml:space="preserve">The primary reason for avoiding the use of </w:t>
      </w:r>
      <w:r w:rsidR="0059586D">
        <w:t>these devices</w:t>
      </w:r>
      <w:r>
        <w:t xml:space="preserve"> was the difficulty of obtaining a chip which made use of common slave-type (B class) connectors in a pre-packaged form. This would require the purchase of </w:t>
      </w:r>
      <w:commentRangeStart w:id="416"/>
      <w:r>
        <w:t>individual chips</w:t>
      </w:r>
      <w:ins w:id="417" w:author="Benjamin Pannell" w:date="2014-10-15T20:39:00Z">
        <w:r w:rsidR="005E3CCE">
          <w:t xml:space="preserve"> in their unpackaged state</w:t>
        </w:r>
      </w:ins>
      <w:r>
        <w:t xml:space="preserve"> </w:t>
      </w:r>
      <w:commentRangeEnd w:id="416"/>
      <w:r w:rsidR="00886533">
        <w:rPr>
          <w:rStyle w:val="CommentReference"/>
        </w:rPr>
        <w:commentReference w:id="416"/>
      </w:r>
      <w:r>
        <w:t>and – due to their form factors – the surface mounting on custom PCB</w:t>
      </w:r>
      <w:r w:rsidR="00486D08">
        <w:fldChar w:fldCharType="begin"/>
      </w:r>
      <w:r w:rsidR="00486D08">
        <w:instrText xml:space="preserve"> XE "</w:instrText>
      </w:r>
      <w:r w:rsidR="00486D08" w:rsidRPr="00682300">
        <w:instrText>PCB</w:instrText>
      </w:r>
      <w:r w:rsidR="00486D08">
        <w:instrText>" \t "</w:instrText>
      </w:r>
      <w:r w:rsidR="00486D08" w:rsidRPr="00733DC0">
        <w:rPr>
          <w:i/>
        </w:rPr>
        <w:instrText>See</w:instrText>
      </w:r>
      <w:r w:rsidR="00486D08" w:rsidRPr="00733DC0">
        <w:instrText xml:space="preserve"> Printed Circuit Board</w:instrText>
      </w:r>
      <w:r w:rsidR="00486D08">
        <w:instrText xml:space="preserve">" </w:instrText>
      </w:r>
      <w:r w:rsidR="00486D08">
        <w:fldChar w:fldCharType="end"/>
      </w:r>
      <w:r>
        <w:t>s, restricting the ability to construct the device easily and potentially raising costs above acceptable levels for small runs.</w:t>
      </w:r>
    </w:p>
    <w:p w14:paraId="5985E897" w14:textId="77777777" w:rsidR="00EE6A83" w:rsidRDefault="00EE6A83" w:rsidP="00EE6A83">
      <w:pPr>
        <w:pStyle w:val="Heading2"/>
      </w:pPr>
      <w:bookmarkStart w:id="418" w:name="_Toc395540512"/>
      <w:r>
        <w:t>Microprocessor with USB Interface</w:t>
      </w:r>
      <w:bookmarkEnd w:id="418"/>
    </w:p>
    <w:p w14:paraId="0138C4A6" w14:textId="62592E1E" w:rsidR="00EE6A83" w:rsidRDefault="00EE6A83" w:rsidP="00EE6A83">
      <w:r>
        <w:t xml:space="preserve">Another option was to make use of a microprocessor which included a built in USB interface, </w:t>
      </w:r>
      <w:ins w:id="419" w:author="Benjamin Pannell" w:date="2014-10-08T11:32:00Z">
        <w:r w:rsidR="00886533">
          <w:t xml:space="preserve">and </w:t>
        </w:r>
      </w:ins>
      <w:r>
        <w:t xml:space="preserve">reprogramming its firmware to allow USB HID emulation to take place </w:t>
      </w:r>
      <w:del w:id="420" w:author="Benjamin Pannell" w:date="2014-10-08T11:32:00Z">
        <w:r w:rsidDel="00886533">
          <w:delText xml:space="preserve">and </w:delText>
        </w:r>
      </w:del>
      <w:ins w:id="421" w:author="Benjamin Pannell" w:date="2014-10-08T11:32:00Z">
        <w:r w:rsidR="00886533">
          <w:t xml:space="preserve">while </w:t>
        </w:r>
      </w:ins>
      <w:r>
        <w:t xml:space="preserve">repurposing one of its IO channels for inter-device communication. One particularly promising candidate was the ATmega32u4 </w:t>
      </w:r>
      <w:sdt>
        <w:sdtPr>
          <w:id w:val="-997656116"/>
          <w:citation/>
        </w:sdtPr>
        <w:sdtContent>
          <w:r>
            <w:fldChar w:fldCharType="begin"/>
          </w:r>
          <w:r>
            <w:instrText xml:space="preserve"> CITATION Atm14 \l 7177 </w:instrText>
          </w:r>
          <w:r>
            <w:fldChar w:fldCharType="separate"/>
          </w:r>
          <w:r w:rsidR="004F00DD" w:rsidRPr="004F00DD">
            <w:rPr>
              <w:noProof/>
            </w:rPr>
            <w:t>[5]</w:t>
          </w:r>
          <w:r>
            <w:fldChar w:fldCharType="end"/>
          </w:r>
        </w:sdtContent>
      </w:sdt>
      <w:r>
        <w:t xml:space="preserve"> which include</w:t>
      </w:r>
      <w:del w:id="422" w:author="Benjamin Pannell" w:date="2014-10-08T11:33:00Z">
        <w:r w:rsidDel="00886533">
          <w:delText>d</w:delText>
        </w:r>
      </w:del>
      <w:ins w:id="423" w:author="Benjamin Pannell" w:date="2014-10-08T11:33:00Z">
        <w:r w:rsidR="00886533">
          <w:t>s</w:t>
        </w:r>
      </w:ins>
      <w:r>
        <w:t xml:space="preserve"> its own full speed USB controller which </w:t>
      </w:r>
      <w:del w:id="424" w:author="Benjamin Pannell" w:date="2014-10-08T11:33:00Z">
        <w:r w:rsidDel="00886533">
          <w:delText xml:space="preserve">was </w:delText>
        </w:r>
      </w:del>
      <w:ins w:id="425" w:author="Benjamin Pannell" w:date="2014-10-08T11:33:00Z">
        <w:r w:rsidR="00886533">
          <w:t xml:space="preserve">is </w:t>
        </w:r>
      </w:ins>
      <w:r>
        <w:t xml:space="preserve">fully programmable. Other advantages included the fact that it </w:t>
      </w:r>
      <w:del w:id="426" w:author="Benjamin Pannell" w:date="2014-10-08T11:33:00Z">
        <w:r w:rsidDel="00886533">
          <w:delText xml:space="preserve">was </w:delText>
        </w:r>
      </w:del>
      <w:ins w:id="427" w:author="Benjamin Pannell" w:date="2014-10-08T11:33:00Z">
        <w:r w:rsidR="00886533">
          <w:t xml:space="preserve">is </w:t>
        </w:r>
      </w:ins>
      <w:r>
        <w:t>the basis of the Arduino Nano</w:t>
      </w:r>
      <w:r w:rsidR="002B7A26">
        <w:t xml:space="preserve"> </w:t>
      </w:r>
      <w:sdt>
        <w:sdtPr>
          <w:id w:val="-1860970584"/>
          <w:citation/>
        </w:sdtPr>
        <w:sdtContent>
          <w:r w:rsidR="002B7A26">
            <w:fldChar w:fldCharType="begin"/>
          </w:r>
          <w:r w:rsidR="002B7A26">
            <w:instrText xml:space="preserve"> CITATION Ard11 \l 7177 </w:instrText>
          </w:r>
          <w:r w:rsidR="002B7A26">
            <w:fldChar w:fldCharType="separate"/>
          </w:r>
          <w:r w:rsidR="004F00DD" w:rsidRPr="004F00DD">
            <w:rPr>
              <w:noProof/>
            </w:rPr>
            <w:t>[6]</w:t>
          </w:r>
          <w:r w:rsidR="002B7A26">
            <w:fldChar w:fldCharType="end"/>
          </w:r>
        </w:sdtContent>
      </w:sdt>
      <w:r>
        <w:t xml:space="preserve"> and as a result was commonly available </w:t>
      </w:r>
      <w:r w:rsidR="00565469">
        <w:t>in an easy to use package.</w:t>
      </w:r>
    </w:p>
    <w:p w14:paraId="79DCB4F8" w14:textId="77777777" w:rsidR="00486D08" w:rsidRDefault="00486D08" w:rsidP="00486D08">
      <w:pPr>
        <w:jc w:val="center"/>
        <w:rPr>
          <w:noProof/>
          <w:lang w:eastAsia="en-ZA"/>
        </w:rPr>
      </w:pPr>
    </w:p>
    <w:p w14:paraId="231795CB" w14:textId="77777777" w:rsidR="00486D08" w:rsidRDefault="00486D08" w:rsidP="00486D08">
      <w:pPr>
        <w:jc w:val="center"/>
      </w:pPr>
      <w:r>
        <w:rPr>
          <w:noProof/>
          <w:lang w:eastAsia="en-ZA"/>
        </w:rPr>
        <w:lastRenderedPageBreak/>
        <w:drawing>
          <wp:inline distT="0" distB="0" distL="0" distR="0" wp14:anchorId="5D4B7A53" wp14:editId="33A0BB50">
            <wp:extent cx="3314700" cy="1664716"/>
            <wp:effectExtent l="0" t="0" r="0" b="0"/>
            <wp:docPr id="4" name="Picture 4" descr="http://arduino.cc/en/uploads/Main/ArduinoNanoFront_3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NanoFront_3_sm.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3176" b="10473"/>
                    <a:stretch/>
                  </pic:blipFill>
                  <pic:spPr bwMode="auto">
                    <a:xfrm>
                      <a:off x="0" y="0"/>
                      <a:ext cx="3334399" cy="1674609"/>
                    </a:xfrm>
                    <a:prstGeom prst="rect">
                      <a:avLst/>
                    </a:prstGeom>
                    <a:noFill/>
                    <a:ln>
                      <a:noFill/>
                    </a:ln>
                    <a:extLst>
                      <a:ext uri="{53640926-AAD7-44D8-BBD7-CCE9431645EC}">
                        <a14:shadowObscured xmlns:a14="http://schemas.microsoft.com/office/drawing/2010/main"/>
                      </a:ext>
                    </a:extLst>
                  </pic:spPr>
                </pic:pic>
              </a:graphicData>
            </a:graphic>
          </wp:inline>
        </w:drawing>
      </w:r>
    </w:p>
    <w:p w14:paraId="5ADA49F6" w14:textId="77777777" w:rsidR="00486D08" w:rsidRDefault="00486D08" w:rsidP="00486D08">
      <w:pPr>
        <w:pStyle w:val="Caption"/>
      </w:pPr>
      <w:bookmarkStart w:id="428" w:name="_Toc401168237"/>
      <w:r>
        <w:t xml:space="preserve">Figure </w:t>
      </w:r>
      <w:r w:rsidR="00B24485">
        <w:fldChar w:fldCharType="begin"/>
      </w:r>
      <w:r w:rsidR="00B24485">
        <w:instrText xml:space="preserve"> SEQ Figure \* ARABIC </w:instrText>
      </w:r>
      <w:r w:rsidR="00B24485">
        <w:fldChar w:fldCharType="separate"/>
      </w:r>
      <w:ins w:id="429" w:author="Benjamin Pannell" w:date="2014-10-15T20:18:00Z">
        <w:r w:rsidR="00F30034">
          <w:rPr>
            <w:noProof/>
          </w:rPr>
          <w:t>4</w:t>
        </w:r>
      </w:ins>
      <w:del w:id="430" w:author="Benjamin Pannell" w:date="2014-10-08T12:13:00Z">
        <w:r w:rsidR="00835209" w:rsidDel="0037720F">
          <w:rPr>
            <w:noProof/>
          </w:rPr>
          <w:delText>1</w:delText>
        </w:r>
      </w:del>
      <w:r w:rsidR="00B24485">
        <w:rPr>
          <w:noProof/>
        </w:rPr>
        <w:fldChar w:fldCharType="end"/>
      </w:r>
      <w:r>
        <w:t xml:space="preserve"> Arduino Nano. Image courtesy of Arduino SA</w:t>
      </w:r>
      <w:sdt>
        <w:sdtPr>
          <w:id w:val="1679466870"/>
          <w:citation/>
        </w:sdtPr>
        <w:sdtContent>
          <w:r w:rsidR="0059586D">
            <w:fldChar w:fldCharType="begin"/>
          </w:r>
          <w:r w:rsidR="0059586D">
            <w:instrText xml:space="preserve"> CITATION Ard11 \l 7177 </w:instrText>
          </w:r>
          <w:r w:rsidR="0059586D">
            <w:fldChar w:fldCharType="separate"/>
          </w:r>
          <w:r w:rsidR="004F00DD">
            <w:rPr>
              <w:noProof/>
            </w:rPr>
            <w:t xml:space="preserve"> </w:t>
          </w:r>
          <w:r w:rsidR="004F00DD" w:rsidRPr="004F00DD">
            <w:rPr>
              <w:noProof/>
            </w:rPr>
            <w:t>[6]</w:t>
          </w:r>
          <w:r w:rsidR="0059586D">
            <w:fldChar w:fldCharType="end"/>
          </w:r>
        </w:sdtContent>
      </w:sdt>
      <w:bookmarkEnd w:id="428"/>
    </w:p>
    <w:p w14:paraId="03544B92" w14:textId="77777777" w:rsidR="00486D08" w:rsidRDefault="00486D08" w:rsidP="00EE6A83"/>
    <w:p w14:paraId="53E3D46A" w14:textId="08345B26" w:rsidR="00565469" w:rsidRDefault="00565469" w:rsidP="00EE6A83">
      <w:r>
        <w:t>In addition to this, the ATmega32u4 is designed to act as a controller for a number of USB peripherals</w:t>
      </w:r>
      <w:r w:rsidR="0059586D">
        <w:t>.</w:t>
      </w:r>
      <w:r>
        <w:t xml:space="preserve"> </w:t>
      </w:r>
      <w:r w:rsidR="0059586D">
        <w:t>T</w:t>
      </w:r>
      <w:r>
        <w:t xml:space="preserve">his proven </w:t>
      </w:r>
      <w:r w:rsidR="0059586D">
        <w:t xml:space="preserve">functionality </w:t>
      </w:r>
      <w:r>
        <w:t xml:space="preserve">improved confidence in the chip’s ability to fulfil the requirements at hand, while its small size and relatively low cost would </w:t>
      </w:r>
      <w:r w:rsidR="0059586D">
        <w:t>ensure low costs in production</w:t>
      </w:r>
      <w:r>
        <w:t>. In addition to this, it would be easily possible to transition to either the ATmega16u2 or ATmega8u2 in production without major code changes – allowing costs to be reduced further.</w:t>
      </w:r>
    </w:p>
    <w:p w14:paraId="6658BF13" w14:textId="77777777" w:rsidR="0019536C" w:rsidRDefault="0019536C" w:rsidP="0019536C">
      <w:pPr>
        <w:pStyle w:val="Heading2"/>
      </w:pPr>
      <w:bookmarkStart w:id="431" w:name="_Toc395540513"/>
      <w:r>
        <w:t>Conclusion</w:t>
      </w:r>
      <w:bookmarkEnd w:id="431"/>
    </w:p>
    <w:p w14:paraId="75A72134" w14:textId="42682AD1" w:rsidR="0019536C" w:rsidRDefault="0019536C" w:rsidP="0019536C">
      <w:r>
        <w:t>After analysing th</w:t>
      </w:r>
      <w:r w:rsidR="001A2F7F">
        <w:t>r</w:t>
      </w:r>
      <w:r>
        <w:t>e</w:t>
      </w:r>
      <w:r w:rsidR="001A2F7F">
        <w:t>e</w:t>
      </w:r>
      <w:r>
        <w:t xml:space="preserve"> possible options, it was decided that</w:t>
      </w:r>
      <w:ins w:id="432" w:author="Benjamin Pannell" w:date="2014-10-08T12:38:00Z">
        <w:r w:rsidR="00A81159">
          <w:t xml:space="preserve"> centering</w:t>
        </w:r>
      </w:ins>
      <w:r>
        <w:t xml:space="preserve"> the </w:t>
      </w:r>
      <w:ins w:id="433" w:author="Benjamin Pannell" w:date="2014-10-08T12:38:00Z">
        <w:r w:rsidR="00A81159">
          <w:t xml:space="preserve">design around the </w:t>
        </w:r>
      </w:ins>
      <w:r>
        <w:t>ATmega32u4 would provide the best prototyping platform for the project with the best prospects for future expansion, while remaining accessible and low cost.</w:t>
      </w:r>
    </w:p>
    <w:p w14:paraId="27B1B7E9" w14:textId="66BC6865" w:rsidR="00001D7F" w:rsidRDefault="0019536C" w:rsidP="0019536C">
      <w:r>
        <w:t xml:space="preserve">In selecting the ideal prototyping platform, it was </w:t>
      </w:r>
      <w:r w:rsidR="001A2F7F">
        <w:t xml:space="preserve">noted </w:t>
      </w:r>
      <w:r>
        <w:t xml:space="preserve">that the Arduino Nano </w:t>
      </w:r>
      <w:sdt>
        <w:sdtPr>
          <w:id w:val="-1721050795"/>
          <w:citation/>
        </w:sdtPr>
        <w:sdtContent>
          <w:r>
            <w:fldChar w:fldCharType="begin"/>
          </w:r>
          <w:r>
            <w:instrText xml:space="preserve"> CITATION Ard11 \l 7177 </w:instrText>
          </w:r>
          <w:r>
            <w:fldChar w:fldCharType="separate"/>
          </w:r>
          <w:r w:rsidR="004F00DD" w:rsidRPr="004F00DD">
            <w:rPr>
              <w:noProof/>
            </w:rPr>
            <w:t>[6]</w:t>
          </w:r>
          <w:r>
            <w:fldChar w:fldCharType="end"/>
          </w:r>
        </w:sdtContent>
      </w:sdt>
      <w:ins w:id="434" w:author="Benjamin Pannell" w:date="2014-10-08T12:39:00Z">
        <w:r w:rsidR="00A81159">
          <w:t>, which uses the ATmega32u4,</w:t>
        </w:r>
      </w:ins>
      <w:r>
        <w:t xml:space="preserve"> provided adequate functionality</w:t>
      </w:r>
      <w:r w:rsidR="00BF56D8">
        <w:t>.</w:t>
      </w:r>
      <w:r>
        <w:t xml:space="preserve"> </w:t>
      </w:r>
      <w:r w:rsidR="00BF56D8">
        <w:t>H</w:t>
      </w:r>
      <w:r>
        <w:t xml:space="preserve">owever the </w:t>
      </w:r>
      <w:r w:rsidR="002B7A26">
        <w:t xml:space="preserve">PJRC Teensy 2.0 </w:t>
      </w:r>
      <w:sdt>
        <w:sdtPr>
          <w:id w:val="-2022005080"/>
          <w:citation/>
        </w:sdtPr>
        <w:sdtContent>
          <w:r w:rsidR="002B7A26">
            <w:fldChar w:fldCharType="begin"/>
          </w:r>
          <w:r w:rsidR="002B7A26">
            <w:instrText xml:space="preserve"> CITATION PJR11 \l 7177 </w:instrText>
          </w:r>
          <w:r w:rsidR="002B7A26">
            <w:fldChar w:fldCharType="separate"/>
          </w:r>
          <w:r w:rsidR="004F00DD" w:rsidRPr="004F00DD">
            <w:rPr>
              <w:noProof/>
            </w:rPr>
            <w:t>[7]</w:t>
          </w:r>
          <w:r w:rsidR="002B7A26">
            <w:fldChar w:fldCharType="end"/>
          </w:r>
        </w:sdtContent>
      </w:sdt>
      <w:r w:rsidR="002B7A26">
        <w:t xml:space="preserve"> provided a more rounded set of features at a lower cost, while remaining equally accessible and using the same tooling.</w:t>
      </w:r>
      <w:r w:rsidR="00877C67">
        <w:t xml:space="preserve"> In addition to this, the Teensy 2.0’s size</w:t>
      </w:r>
      <w:r w:rsidR="001A2F7F">
        <w:t xml:space="preserve"> –</w:t>
      </w:r>
      <w:r w:rsidR="00877C67">
        <w:t xml:space="preserve"> </w:t>
      </w:r>
      <w:r w:rsidR="001A2F7F">
        <w:t>roughly one third smaller</w:t>
      </w:r>
      <w:r w:rsidR="00877C67">
        <w:rPr>
          <w:rFonts w:eastAsiaTheme="minorEastAsia"/>
        </w:rPr>
        <w:t xml:space="preserve"> tha</w:t>
      </w:r>
      <w:r w:rsidR="001A2F7F">
        <w:rPr>
          <w:rFonts w:eastAsiaTheme="minorEastAsia"/>
        </w:rPr>
        <w:t>n</w:t>
      </w:r>
      <w:r w:rsidR="00877C67">
        <w:rPr>
          <w:rFonts w:eastAsiaTheme="minorEastAsia"/>
        </w:rPr>
        <w:t xml:space="preserve"> the Arduino Nano</w:t>
      </w:r>
      <w:r w:rsidR="001A2F7F">
        <w:rPr>
          <w:rFonts w:eastAsiaTheme="minorEastAsia"/>
        </w:rPr>
        <w:t xml:space="preserve"> –</w:t>
      </w:r>
      <w:r w:rsidR="00877C67">
        <w:rPr>
          <w:rFonts w:eastAsiaTheme="minorEastAsia"/>
        </w:rPr>
        <w:t xml:space="preserve"> meant the final prototype would be smaller and more portable.</w:t>
      </w:r>
      <w:r w:rsidR="002B7A26">
        <w:t xml:space="preserve"> As a result the decision was made to acquire the Teensy 2.0 as the prototyping board of choice.</w:t>
      </w:r>
    </w:p>
    <w:p w14:paraId="67E92E66" w14:textId="77777777" w:rsidR="00800EB8" w:rsidRDefault="00800EB8" w:rsidP="00800EB8">
      <w:pPr>
        <w:keepNext/>
        <w:jc w:val="center"/>
      </w:pPr>
    </w:p>
    <w:p w14:paraId="77A5E734" w14:textId="77777777" w:rsidR="006B4056" w:rsidRDefault="006B4056" w:rsidP="006B4056">
      <w:pPr>
        <w:keepNext/>
        <w:jc w:val="center"/>
      </w:pPr>
      <w:r>
        <w:rPr>
          <w:noProof/>
          <w:lang w:eastAsia="en-ZA"/>
        </w:rPr>
        <w:drawing>
          <wp:inline distT="0" distB="0" distL="0" distR="0" wp14:anchorId="383EBAE3" wp14:editId="59947399">
            <wp:extent cx="2647950" cy="1513114"/>
            <wp:effectExtent l="0" t="0" r="0" b="0"/>
            <wp:docPr id="5" name="Picture 5" descr="https://www.pjrc.com/store/teens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jrc.com/store/teensy_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363" cy="1549921"/>
                    </a:xfrm>
                    <a:prstGeom prst="rect">
                      <a:avLst/>
                    </a:prstGeom>
                    <a:noFill/>
                    <a:ln>
                      <a:noFill/>
                    </a:ln>
                  </pic:spPr>
                </pic:pic>
              </a:graphicData>
            </a:graphic>
          </wp:inline>
        </w:drawing>
      </w:r>
    </w:p>
    <w:p w14:paraId="32A3A22A" w14:textId="77777777" w:rsidR="006B4056" w:rsidRPr="006B4056" w:rsidRDefault="006B4056" w:rsidP="006B4056">
      <w:pPr>
        <w:pStyle w:val="Caption"/>
      </w:pPr>
      <w:bookmarkStart w:id="435" w:name="_Toc401168238"/>
      <w:r>
        <w:t xml:space="preserve">Figure </w:t>
      </w:r>
      <w:r w:rsidR="00B24485">
        <w:fldChar w:fldCharType="begin"/>
      </w:r>
      <w:r w:rsidR="00B24485">
        <w:instrText xml:space="preserve"> SEQ Figure \* ARABIC </w:instrText>
      </w:r>
      <w:r w:rsidR="00B24485">
        <w:fldChar w:fldCharType="separate"/>
      </w:r>
      <w:ins w:id="436" w:author="Benjamin Pannell" w:date="2014-10-15T20:18:00Z">
        <w:r w:rsidR="00F30034">
          <w:rPr>
            <w:noProof/>
          </w:rPr>
          <w:t>5</w:t>
        </w:r>
      </w:ins>
      <w:del w:id="437" w:author="Benjamin Pannell" w:date="2014-10-08T12:13:00Z">
        <w:r w:rsidR="00835209" w:rsidDel="0037720F">
          <w:rPr>
            <w:noProof/>
          </w:rPr>
          <w:delText>2</w:delText>
        </w:r>
      </w:del>
      <w:r w:rsidR="00B24485">
        <w:rPr>
          <w:noProof/>
        </w:rPr>
        <w:fldChar w:fldCharType="end"/>
      </w:r>
      <w:r>
        <w:t xml:space="preserve"> PJRC Teensy 2.0. Image courtesy of PJRC</w:t>
      </w:r>
      <w:sdt>
        <w:sdtPr>
          <w:id w:val="-570657002"/>
          <w:citation/>
        </w:sdtPr>
        <w:sdtContent>
          <w:r w:rsidR="0059586D">
            <w:fldChar w:fldCharType="begin"/>
          </w:r>
          <w:r w:rsidR="0059586D">
            <w:instrText xml:space="preserve"> CITATION PJR11 \l 7177 </w:instrText>
          </w:r>
          <w:r w:rsidR="0059586D">
            <w:fldChar w:fldCharType="separate"/>
          </w:r>
          <w:r w:rsidR="004F00DD">
            <w:rPr>
              <w:noProof/>
            </w:rPr>
            <w:t xml:space="preserve"> </w:t>
          </w:r>
          <w:r w:rsidR="004F00DD" w:rsidRPr="004F00DD">
            <w:rPr>
              <w:noProof/>
            </w:rPr>
            <w:t>[7]</w:t>
          </w:r>
          <w:r w:rsidR="0059586D">
            <w:fldChar w:fldCharType="end"/>
          </w:r>
        </w:sdtContent>
      </w:sdt>
      <w:bookmarkEnd w:id="435"/>
    </w:p>
    <w:p w14:paraId="4A90EADE" w14:textId="77777777" w:rsidR="00001D7F" w:rsidRDefault="00EE6A83" w:rsidP="003F74B4">
      <w:pPr>
        <w:pStyle w:val="Heading1"/>
      </w:pPr>
      <w:r>
        <w:br w:type="page"/>
      </w:r>
      <w:bookmarkStart w:id="438" w:name="_Toc395540514"/>
      <w:bookmarkStart w:id="439" w:name="_Toc401168263"/>
      <w:bookmarkStart w:id="440" w:name="_Ref401170219"/>
      <w:bookmarkStart w:id="441" w:name="_Ref401170330"/>
      <w:r w:rsidR="00001D7F">
        <w:lastRenderedPageBreak/>
        <w:t>Demonstration Device Selection</w:t>
      </w:r>
      <w:bookmarkEnd w:id="439"/>
      <w:bookmarkEnd w:id="440"/>
      <w:bookmarkEnd w:id="441"/>
    </w:p>
    <w:p w14:paraId="348F16AC" w14:textId="77777777" w:rsidR="00001D7F" w:rsidRDefault="00001D7F" w:rsidP="003F74B4">
      <w:r>
        <w:t>In order to demonstrate the emulation device, it was necessary to acquire a master device similar to that which would be used in production or application prototyping environments. Due to Professor Thomas Niesler’s experience with speech recognition, and interest in making use of the device in this field, it was decided that the demonstration would consist of a self-contained speech recogniser – requiring that the master device be capable of running the software required.</w:t>
      </w:r>
    </w:p>
    <w:p w14:paraId="70659E05" w14:textId="4C90C632" w:rsidR="00001D7F" w:rsidRDefault="00001D7F" w:rsidP="003F74B4">
      <w:r>
        <w:t xml:space="preserve">Following on the work performed by Christian Truter in implementing Automatic Speech Recognition on the Raspberry Pi in his </w:t>
      </w:r>
      <w:del w:id="442" w:author="Benjamin Pannell" w:date="2014-10-08T12:39:00Z">
        <w:r w:rsidR="00BF299B" w:rsidDel="001C6192">
          <w:delText xml:space="preserve">thesis </w:delText>
        </w:r>
      </w:del>
      <w:ins w:id="443" w:author="Benjamin Pannell" w:date="2014-10-08T12:39:00Z">
        <w:r w:rsidR="001C6192">
          <w:t>2013 Electrical &amp; Electronic</w:t>
        </w:r>
      </w:ins>
      <w:ins w:id="444" w:author="Benjamin Pannell" w:date="2014-10-08T12:40:00Z">
        <w:r w:rsidR="001C6192">
          <w:t xml:space="preserve"> Final-Year</w:t>
        </w:r>
      </w:ins>
      <w:ins w:id="445" w:author="Benjamin Pannell" w:date="2014-10-08T12:39:00Z">
        <w:r w:rsidR="001C6192">
          <w:t xml:space="preserve"> </w:t>
        </w:r>
      </w:ins>
      <w:r w:rsidR="00BF299B">
        <w:t xml:space="preserve">project </w:t>
      </w:r>
      <w:ins w:id="446" w:author="Benjamin Pannell" w:date="2014-10-08T12:40:00Z">
        <w:r w:rsidR="001C6192">
          <w:t>entitled “</w:t>
        </w:r>
      </w:ins>
      <w:r w:rsidR="00BF299B">
        <w:t>Pi Your Command</w:t>
      </w:r>
      <w:ins w:id="447" w:author="Benjamin Pannell" w:date="2014-10-08T12:40:00Z">
        <w:r w:rsidR="001C6192">
          <w:t>”</w:t>
        </w:r>
      </w:ins>
      <w:r w:rsidR="00BF299B">
        <w:t xml:space="preserve"> </w:t>
      </w:r>
      <w:sdt>
        <w:sdtPr>
          <w:id w:val="-1296750289"/>
          <w:citation/>
        </w:sdtPr>
        <w:sdtContent>
          <w:r w:rsidR="00BF299B">
            <w:fldChar w:fldCharType="begin"/>
          </w:r>
          <w:r w:rsidR="00BF299B">
            <w:instrText xml:space="preserve"> CITATION ChTruPI \l 7177 </w:instrText>
          </w:r>
          <w:r w:rsidR="00BF299B">
            <w:fldChar w:fldCharType="separate"/>
          </w:r>
          <w:r w:rsidR="004F00DD" w:rsidRPr="004F00DD">
            <w:rPr>
              <w:noProof/>
            </w:rPr>
            <w:t>[8]</w:t>
          </w:r>
          <w:r w:rsidR="00BF299B">
            <w:fldChar w:fldCharType="end"/>
          </w:r>
        </w:sdtContent>
      </w:sdt>
      <w:r>
        <w:t xml:space="preserve"> it was decided that a Raspberry Pi class device would suffice </w:t>
      </w:r>
      <w:r w:rsidR="00BF299B">
        <w:t>as a low cost demonstration platform</w:t>
      </w:r>
      <w:r w:rsidR="006E6A4C">
        <w:t xml:space="preserve"> for a number of reasons discussed below.</w:t>
      </w:r>
    </w:p>
    <w:p w14:paraId="056C2858" w14:textId="580A4F3C" w:rsidR="002A3E1F" w:rsidRDefault="00BF299B" w:rsidP="003F74B4">
      <w:r>
        <w:t xml:space="preserve">There are a number of devices of similar performance occupying a similar price point to the Raspberry Pi </w:t>
      </w:r>
      <w:sdt>
        <w:sdtPr>
          <w:id w:val="733051854"/>
          <w:citation/>
        </w:sdtPr>
        <w:sdtContent>
          <w:r>
            <w:fldChar w:fldCharType="begin"/>
          </w:r>
          <w:r>
            <w:instrText xml:space="preserve"> CITATION Ada142 \l 7177 </w:instrText>
          </w:r>
          <w:r>
            <w:fldChar w:fldCharType="separate"/>
          </w:r>
          <w:r w:rsidR="004F00DD" w:rsidRPr="004F00DD">
            <w:rPr>
              <w:noProof/>
            </w:rPr>
            <w:t>[9]</w:t>
          </w:r>
          <w:r>
            <w:fldChar w:fldCharType="end"/>
          </w:r>
        </w:sdtContent>
      </w:sdt>
      <w:r>
        <w:t xml:space="preserve"> including the BeagleBone Black </w:t>
      </w:r>
      <w:sdt>
        <w:sdtPr>
          <w:id w:val="-931043642"/>
          <w:citation/>
        </w:sdtPr>
        <w:sdtContent>
          <w:r>
            <w:fldChar w:fldCharType="begin"/>
          </w:r>
          <w:r>
            <w:instrText xml:space="preserve"> CITATION Ada144 \l 7177 </w:instrText>
          </w:r>
          <w:r>
            <w:fldChar w:fldCharType="separate"/>
          </w:r>
          <w:r w:rsidR="004F00DD" w:rsidRPr="004F00DD">
            <w:rPr>
              <w:noProof/>
            </w:rPr>
            <w:t>[10]</w:t>
          </w:r>
          <w:r>
            <w:fldChar w:fldCharType="end"/>
          </w:r>
        </w:sdtContent>
      </w:sdt>
      <w:r>
        <w:t xml:space="preserve"> and, although somewhat more expensive, the Intel Galileo Development Board </w:t>
      </w:r>
      <w:sdt>
        <w:sdtPr>
          <w:id w:val="-1906366550"/>
          <w:citation/>
        </w:sdtPr>
        <w:sdtContent>
          <w:r>
            <w:fldChar w:fldCharType="begin"/>
          </w:r>
          <w:r>
            <w:instrText xml:space="preserve"> CITATION Ada145 \l 7177 </w:instrText>
          </w:r>
          <w:r>
            <w:fldChar w:fldCharType="separate"/>
          </w:r>
          <w:r w:rsidR="004F00DD" w:rsidRPr="004F00DD">
            <w:rPr>
              <w:noProof/>
            </w:rPr>
            <w:t>[11]</w:t>
          </w:r>
          <w:r>
            <w:fldChar w:fldCharType="end"/>
          </w:r>
        </w:sdtContent>
      </w:sdt>
      <w:r>
        <w:t>.</w:t>
      </w:r>
      <w:r w:rsidR="00775F34">
        <w:t xml:space="preserve"> More recently, Raspberry PI class boards such as the Banana Pi </w:t>
      </w:r>
      <w:sdt>
        <w:sdtPr>
          <w:id w:val="-687134798"/>
          <w:citation/>
        </w:sdtPr>
        <w:sdtContent>
          <w:r w:rsidR="00775F34">
            <w:fldChar w:fldCharType="begin"/>
          </w:r>
          <w:r w:rsidR="00775F34">
            <w:instrText xml:space="preserve"> CITATION Ban14 \l 7177 </w:instrText>
          </w:r>
          <w:r w:rsidR="00775F34">
            <w:fldChar w:fldCharType="separate"/>
          </w:r>
          <w:r w:rsidR="004F00DD" w:rsidRPr="004F00DD">
            <w:rPr>
              <w:noProof/>
            </w:rPr>
            <w:t>[12]</w:t>
          </w:r>
          <w:r w:rsidR="00775F34">
            <w:fldChar w:fldCharType="end"/>
          </w:r>
        </w:sdtContent>
      </w:sdt>
      <w:r w:rsidR="00775F34">
        <w:t xml:space="preserve"> </w:t>
      </w:r>
      <w:r w:rsidR="006E6A4C">
        <w:t xml:space="preserve">and HummingBoard </w:t>
      </w:r>
      <w:sdt>
        <w:sdtPr>
          <w:id w:val="1167284598"/>
          <w:citation/>
        </w:sdtPr>
        <w:sdtContent>
          <w:r w:rsidR="006E6A4C">
            <w:fldChar w:fldCharType="begin"/>
          </w:r>
          <w:r w:rsidR="006E6A4C">
            <w:instrText xml:space="preserve"> CITATION Sol14 \l 7177 </w:instrText>
          </w:r>
          <w:r w:rsidR="006E6A4C">
            <w:fldChar w:fldCharType="separate"/>
          </w:r>
          <w:r w:rsidR="004F00DD" w:rsidRPr="004F00DD">
            <w:rPr>
              <w:noProof/>
            </w:rPr>
            <w:t>[13]</w:t>
          </w:r>
          <w:r w:rsidR="006E6A4C">
            <w:fldChar w:fldCharType="end"/>
          </w:r>
        </w:sdtContent>
      </w:sdt>
      <w:r w:rsidR="006E6A4C">
        <w:t xml:space="preserve"> </w:t>
      </w:r>
      <w:r w:rsidR="00775F34">
        <w:t xml:space="preserve">have </w:t>
      </w:r>
      <w:r w:rsidR="006E6A4C">
        <w:t xml:space="preserve">also </w:t>
      </w:r>
      <w:r w:rsidR="00775F34">
        <w:t>begun to appear which offer</w:t>
      </w:r>
      <w:r w:rsidR="006E6A4C">
        <w:t xml:space="preserve"> a higher performance solution at a corresponding price point.</w:t>
      </w:r>
    </w:p>
    <w:p w14:paraId="77702541" w14:textId="77777777" w:rsidR="00494B12" w:rsidRDefault="006E6A4C" w:rsidP="003F74B4">
      <w:r>
        <w:t xml:space="preserve">Of these devices, one of the primary concerns within the scope of this project was the cost effectiveness of the prototyping platform. While options such as the HummingBoard </w:t>
      </w:r>
      <w:sdt>
        <w:sdtPr>
          <w:id w:val="1272203428"/>
          <w:citation/>
        </w:sdtPr>
        <w:sdtContent>
          <w:r>
            <w:fldChar w:fldCharType="begin"/>
          </w:r>
          <w:r>
            <w:instrText xml:space="preserve"> CITATION Sol14 \l 7177 </w:instrText>
          </w:r>
          <w:r>
            <w:fldChar w:fldCharType="separate"/>
          </w:r>
          <w:r w:rsidR="004F00DD" w:rsidRPr="004F00DD">
            <w:rPr>
              <w:noProof/>
            </w:rPr>
            <w:t>[13]</w:t>
          </w:r>
          <w:r>
            <w:fldChar w:fldCharType="end"/>
          </w:r>
        </w:sdtContent>
      </w:sdt>
      <w:r>
        <w:t xml:space="preserve"> are significantly more powerful than the Raspberry Pi </w:t>
      </w:r>
      <w:sdt>
        <w:sdtPr>
          <w:id w:val="298589256"/>
          <w:citation/>
        </w:sdtPr>
        <w:sdtContent>
          <w:r>
            <w:fldChar w:fldCharType="begin"/>
          </w:r>
          <w:r>
            <w:instrText xml:space="preserve"> CITATION Ras14 \l 7177 </w:instrText>
          </w:r>
          <w:r>
            <w:fldChar w:fldCharType="separate"/>
          </w:r>
          <w:r w:rsidR="004F00DD" w:rsidRPr="004F00DD">
            <w:rPr>
              <w:noProof/>
            </w:rPr>
            <w:t>[14]</w:t>
          </w:r>
          <w:r>
            <w:fldChar w:fldCharType="end"/>
          </w:r>
        </w:sdtContent>
      </w:sdt>
      <w:r>
        <w:t xml:space="preserve">, this additional processing power would not make any significant contribution to this project. In addition to this, </w:t>
      </w:r>
      <w:r w:rsidR="00494B12">
        <w:t>the popularity of the Raspberry Pi has served to ensure that devices such as the HummingBoard and Banana Pi adopt the same physical layouts. This allows the design of this project’s module to be specifically tailored towards a specific form factor, allowing drop-in replacement of the master board.</w:t>
      </w:r>
    </w:p>
    <w:p w14:paraId="5DEA01AB" w14:textId="7022E44C" w:rsidR="00494B12" w:rsidRDefault="00494B12" w:rsidP="003F74B4">
      <w:r>
        <w:t>Availability, both of the physical hardware as well as support, examples and documentation also played an important role in the decision making process - a field in which the Raspberry Pi’s popularity is again a factor.</w:t>
      </w:r>
    </w:p>
    <w:p w14:paraId="4E867D2B" w14:textId="77777777" w:rsidR="00775F34" w:rsidRDefault="00775F34" w:rsidP="003F74B4"/>
    <w:p w14:paraId="21547BA2" w14:textId="77777777" w:rsidR="00001D7F" w:rsidRDefault="002A3E1F" w:rsidP="003F74B4">
      <w:r>
        <w:t xml:space="preserve"> </w:t>
      </w:r>
      <w:r>
        <w:rPr>
          <w:rStyle w:val="CommentReference"/>
        </w:rPr>
        <w:commentReference w:id="448"/>
      </w:r>
      <w:r w:rsidR="00001D7F">
        <w:br w:type="page"/>
      </w:r>
    </w:p>
    <w:p w14:paraId="4117AA27" w14:textId="77777777" w:rsidR="008B1EA1" w:rsidRDefault="008B1EA1" w:rsidP="008B1EA1">
      <w:pPr>
        <w:pStyle w:val="Heading1"/>
      </w:pPr>
      <w:bookmarkStart w:id="449" w:name="_Toc401168264"/>
      <w:bookmarkStart w:id="450" w:name="_Ref401170096"/>
      <w:bookmarkStart w:id="451" w:name="_Ref401170222"/>
      <w:r>
        <w:lastRenderedPageBreak/>
        <w:t>Device Design</w:t>
      </w:r>
      <w:bookmarkEnd w:id="438"/>
      <w:bookmarkEnd w:id="449"/>
      <w:bookmarkEnd w:id="450"/>
      <w:bookmarkEnd w:id="451"/>
    </w:p>
    <w:p w14:paraId="43E76BC4" w14:textId="77777777" w:rsidR="008B1EA1" w:rsidRDefault="00C74619" w:rsidP="008B1EA1">
      <w:r>
        <w:t xml:space="preserve">There were a number of device aspects which need to be taken into account when undertaking design of the board and its associated components. These would dictate the ways in which components were connected and have an effect on the communication protocols used to allow the Raspberry Pi </w:t>
      </w:r>
      <w:sdt>
        <w:sdtPr>
          <w:id w:val="173852908"/>
          <w:citation/>
        </w:sdtPr>
        <w:sdtContent>
          <w:r>
            <w:fldChar w:fldCharType="begin"/>
          </w:r>
          <w:r>
            <w:instrText xml:space="preserve"> CITATION Ras14 \l 7177 </w:instrText>
          </w:r>
          <w:r>
            <w:fldChar w:fldCharType="separate"/>
          </w:r>
          <w:r w:rsidR="004F00DD" w:rsidRPr="004F00DD">
            <w:rPr>
              <w:noProof/>
            </w:rPr>
            <w:t>[14]</w:t>
          </w:r>
          <w:r>
            <w:fldChar w:fldCharType="end"/>
          </w:r>
        </w:sdtContent>
      </w:sdt>
      <w:r>
        <w:t xml:space="preserve"> to communicate with the Teensy 2.0 </w:t>
      </w:r>
      <w:sdt>
        <w:sdtPr>
          <w:id w:val="-496492937"/>
          <w:citation/>
        </w:sdtPr>
        <w:sdtContent>
          <w:r>
            <w:fldChar w:fldCharType="begin"/>
          </w:r>
          <w:r>
            <w:instrText xml:space="preserve"> CITATION PJR11 \l 7177 </w:instrText>
          </w:r>
          <w:r>
            <w:fldChar w:fldCharType="separate"/>
          </w:r>
          <w:r w:rsidR="004F00DD" w:rsidRPr="004F00DD">
            <w:rPr>
              <w:noProof/>
            </w:rPr>
            <w:t>[7]</w:t>
          </w:r>
          <w:r>
            <w:fldChar w:fldCharType="end"/>
          </w:r>
        </w:sdtContent>
      </w:sdt>
      <w:r>
        <w:t>.</w:t>
      </w:r>
    </w:p>
    <w:p w14:paraId="201E10A0" w14:textId="77777777" w:rsidR="00C74619" w:rsidRDefault="00C74619" w:rsidP="008B1EA1">
      <w:r>
        <w:t xml:space="preserve">One of the initial design considerations was based on the fact that the Raspberry Pi </w:t>
      </w:r>
      <w:sdt>
        <w:sdtPr>
          <w:id w:val="1644465272"/>
          <w:citation/>
        </w:sdtPr>
        <w:sdtContent>
          <w:r>
            <w:fldChar w:fldCharType="begin"/>
          </w:r>
          <w:r>
            <w:instrText xml:space="preserve"> CITATION Ras14 \l 7177 </w:instrText>
          </w:r>
          <w:r>
            <w:fldChar w:fldCharType="separate"/>
          </w:r>
          <w:r w:rsidR="004F00DD" w:rsidRPr="004F00DD">
            <w:rPr>
              <w:noProof/>
            </w:rPr>
            <w:t>[14]</w:t>
          </w:r>
          <w:r>
            <w:fldChar w:fldCharType="end"/>
          </w:r>
        </w:sdtContent>
      </w:sdt>
      <w:r>
        <w:t xml:space="preserve"> operated at a core voltage of 3.3V while the Teensy 2.0 </w:t>
      </w:r>
      <w:sdt>
        <w:sdtPr>
          <w:id w:val="-50011443"/>
          <w:citation/>
        </w:sdtPr>
        <w:sdtContent>
          <w:r>
            <w:fldChar w:fldCharType="begin"/>
          </w:r>
          <w:r>
            <w:instrText xml:space="preserve"> CITATION PJR11 \l 7177 </w:instrText>
          </w:r>
          <w:r>
            <w:fldChar w:fldCharType="separate"/>
          </w:r>
          <w:r w:rsidR="004F00DD" w:rsidRPr="004F00DD">
            <w:rPr>
              <w:noProof/>
            </w:rPr>
            <w:t>[7]</w:t>
          </w:r>
          <w:r>
            <w:fldChar w:fldCharType="end"/>
          </w:r>
        </w:sdtContent>
      </w:sdt>
      <w:r>
        <w:t xml:space="preserve"> – for lack of a voltage converter – operated at 5.0V supplied via its USB port. As a result of these different voltage levels, it would be dangerous to connect the Raspberry Pi </w:t>
      </w:r>
      <w:sdt>
        <w:sdtPr>
          <w:id w:val="182407345"/>
          <w:citation/>
        </w:sdtPr>
        <w:sdtContent>
          <w:r>
            <w:fldChar w:fldCharType="begin"/>
          </w:r>
          <w:r>
            <w:instrText xml:space="preserve"> CITATION Ras14 \l 7177 </w:instrText>
          </w:r>
          <w:r>
            <w:fldChar w:fldCharType="separate"/>
          </w:r>
          <w:r w:rsidR="004F00DD" w:rsidRPr="004F00DD">
            <w:rPr>
              <w:noProof/>
            </w:rPr>
            <w:t>[14]</w:t>
          </w:r>
          <w:r>
            <w:fldChar w:fldCharType="end"/>
          </w:r>
        </w:sdtContent>
      </w:sdt>
      <w:r>
        <w:t xml:space="preserve"> and Teensy 2.0 </w:t>
      </w:r>
      <w:sdt>
        <w:sdtPr>
          <w:id w:val="720791515"/>
          <w:citation/>
        </w:sdtPr>
        <w:sdtContent>
          <w:r>
            <w:fldChar w:fldCharType="begin"/>
          </w:r>
          <w:r>
            <w:instrText xml:space="preserve"> CITATION PJR11 \l 7177 </w:instrText>
          </w:r>
          <w:r>
            <w:fldChar w:fldCharType="separate"/>
          </w:r>
          <w:r w:rsidR="004F00DD" w:rsidRPr="004F00DD">
            <w:rPr>
              <w:noProof/>
            </w:rPr>
            <w:t>[7]</w:t>
          </w:r>
          <w:r>
            <w:fldChar w:fldCharType="end"/>
          </w:r>
        </w:sdtContent>
      </w:sdt>
      <w:r>
        <w:t xml:space="preserve"> directly to one another.</w:t>
      </w:r>
    </w:p>
    <w:p w14:paraId="3C709C79" w14:textId="277ABD6A" w:rsidR="00C74619" w:rsidRDefault="00091FCE" w:rsidP="008B1EA1">
      <w:r>
        <w:t>For this reason</w:t>
      </w:r>
      <w:r w:rsidR="00C74619">
        <w:t xml:space="preserve"> it would be necessary to include a level </w:t>
      </w:r>
      <w:r>
        <w:t xml:space="preserve">translator </w:t>
      </w:r>
      <w:r w:rsidR="00C74619">
        <w:t xml:space="preserve">in the design to allow the Raspberry Pi </w:t>
      </w:r>
      <w:sdt>
        <w:sdtPr>
          <w:id w:val="677779891"/>
          <w:citation/>
        </w:sdtPr>
        <w:sdtContent>
          <w:r w:rsidR="00C74619">
            <w:fldChar w:fldCharType="begin"/>
          </w:r>
          <w:r w:rsidR="00C74619">
            <w:instrText xml:space="preserve"> CITATION Ras14 \l 7177 </w:instrText>
          </w:r>
          <w:r w:rsidR="00C74619">
            <w:fldChar w:fldCharType="separate"/>
          </w:r>
          <w:r w:rsidR="004F00DD" w:rsidRPr="004F00DD">
            <w:rPr>
              <w:noProof/>
            </w:rPr>
            <w:t>[14]</w:t>
          </w:r>
          <w:r w:rsidR="00C74619">
            <w:fldChar w:fldCharType="end"/>
          </w:r>
        </w:sdtContent>
      </w:sdt>
      <w:r w:rsidR="00C74619">
        <w:t xml:space="preserve"> to communicate safely with the Teensy 2.0 </w:t>
      </w:r>
      <w:sdt>
        <w:sdtPr>
          <w:id w:val="-715424428"/>
          <w:citation/>
        </w:sdtPr>
        <w:sdtContent>
          <w:r w:rsidR="00C74619">
            <w:fldChar w:fldCharType="begin"/>
          </w:r>
          <w:r w:rsidR="00C74619">
            <w:instrText xml:space="preserve"> CITATION PJR11 \l 7177 </w:instrText>
          </w:r>
          <w:r w:rsidR="00C74619">
            <w:fldChar w:fldCharType="separate"/>
          </w:r>
          <w:r w:rsidR="004F00DD" w:rsidRPr="004F00DD">
            <w:rPr>
              <w:noProof/>
            </w:rPr>
            <w:t>[7]</w:t>
          </w:r>
          <w:r w:rsidR="00C74619">
            <w:fldChar w:fldCharType="end"/>
          </w:r>
        </w:sdtContent>
      </w:sdt>
      <w:r w:rsidR="00C74619">
        <w:t>. Initially the use of a voltage divider and basic BJT</w:t>
      </w:r>
      <w:r w:rsidR="00750756">
        <w:fldChar w:fldCharType="begin"/>
      </w:r>
      <w:r w:rsidR="00750756">
        <w:instrText xml:space="preserve"> XE "</w:instrText>
      </w:r>
      <w:r w:rsidR="00750756" w:rsidRPr="001C0B94">
        <w:instrText>BJT</w:instrText>
      </w:r>
      <w:r w:rsidR="00750756">
        <w:instrText>" \t "</w:instrText>
      </w:r>
      <w:r w:rsidR="00750756" w:rsidRPr="00E52DE7">
        <w:rPr>
          <w:i/>
        </w:rPr>
        <w:instrText>See</w:instrText>
      </w:r>
      <w:r w:rsidR="00750756" w:rsidRPr="00E52DE7">
        <w:instrText xml:space="preserve"> Bipolar Junction Transistor</w:instrText>
      </w:r>
      <w:r w:rsidR="00750756">
        <w:instrText xml:space="preserve">" </w:instrText>
      </w:r>
      <w:r w:rsidR="00750756">
        <w:fldChar w:fldCharType="end"/>
      </w:r>
      <w:r w:rsidR="00C74619">
        <w:t xml:space="preserve"> or FET</w:t>
      </w:r>
      <w:r w:rsidR="00750756">
        <w:fldChar w:fldCharType="begin"/>
      </w:r>
      <w:r w:rsidR="00750756">
        <w:instrText xml:space="preserve"> XE "</w:instrText>
      </w:r>
      <w:r w:rsidR="00750756" w:rsidRPr="00FA34B7">
        <w:instrText>FET</w:instrText>
      </w:r>
      <w:r w:rsidR="00750756">
        <w:instrText>" \t "</w:instrText>
      </w:r>
      <w:r w:rsidR="00750756" w:rsidRPr="003E18C2">
        <w:rPr>
          <w:i/>
        </w:rPr>
        <w:instrText>See</w:instrText>
      </w:r>
      <w:r w:rsidR="00750756" w:rsidRPr="003E18C2">
        <w:instrText xml:space="preserve"> Field Effect Transistor</w:instrText>
      </w:r>
      <w:r w:rsidR="00750756">
        <w:instrText xml:space="preserve">" </w:instrText>
      </w:r>
      <w:r w:rsidR="00750756">
        <w:fldChar w:fldCharType="end"/>
      </w:r>
      <w:r w:rsidR="00C74619">
        <w:t xml:space="preserve"> </w:t>
      </w:r>
      <w:r w:rsidR="00814535">
        <w:t xml:space="preserve">booster were considered </w:t>
      </w:r>
      <w:sdt>
        <w:sdtPr>
          <w:id w:val="1679626005"/>
          <w:citation/>
        </w:sdtPr>
        <w:sdtContent>
          <w:r w:rsidR="00814535">
            <w:fldChar w:fldCharType="begin"/>
          </w:r>
          <w:r w:rsidR="00814535">
            <w:instrText xml:space="preserve"> CITATION RPIGPIO \l 7177 </w:instrText>
          </w:r>
          <w:r w:rsidR="00814535">
            <w:fldChar w:fldCharType="separate"/>
          </w:r>
          <w:r w:rsidR="004F00DD" w:rsidRPr="004F00DD">
            <w:rPr>
              <w:noProof/>
            </w:rPr>
            <w:t>[15]</w:t>
          </w:r>
          <w:r w:rsidR="00814535">
            <w:fldChar w:fldCharType="end"/>
          </w:r>
        </w:sdtContent>
      </w:sdt>
      <w:r w:rsidR="00814535">
        <w:t xml:space="preserve">, however upon further inspection it became clear that at very high switching rates the voltage divider </w:t>
      </w:r>
      <w:r>
        <w:t xml:space="preserve">may become unsuitable </w:t>
      </w:r>
      <w:r w:rsidR="00814535">
        <w:t>due to the output pin capacitances</w:t>
      </w:r>
      <w:r w:rsidR="003B385B">
        <w:t>. The BJT or FET booster and voltage divider would also need to be tailored to the voltages of each device, reducing the ease with which the system could be adapted to new host hardware.</w:t>
      </w:r>
    </w:p>
    <w:p w14:paraId="472F9956" w14:textId="5B9A6AA2" w:rsidR="003B385B" w:rsidRPr="003F74B4" w:rsidRDefault="00643D74" w:rsidP="008B1EA1">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pin-ATmega</m:t>
            </m:r>
          </m:sub>
        </m:sSub>
        <m:r>
          <w:rPr>
            <w:rFonts w:ascii="Cambria Math" w:hAnsi="Cambria Math"/>
          </w:rPr>
          <m:t>=10 pF</m:t>
        </m:r>
      </m:oMath>
      <w:sdt>
        <w:sdtPr>
          <w:rPr>
            <w:rFonts w:ascii="Cambria Math" w:hAnsi="Cambria Math"/>
            <w:i/>
          </w:rPr>
          <w:id w:val="-854573723"/>
          <w:citation/>
        </w:sdtPr>
        <w:sdtContent>
          <m:oMath>
            <m:r>
              <w:rPr>
                <w:rFonts w:ascii="Cambria Math" w:hAnsi="Cambria Math"/>
                <w:i/>
              </w:rPr>
              <w:fldChar w:fldCharType="begin"/>
            </m:r>
          </m:oMath>
          <w:r w:rsidR="003B385B">
            <w:rPr>
              <w:rFonts w:eastAsiaTheme="minorEastAsia"/>
            </w:rPr>
            <w:instrText xml:space="preserve"> CITATION Atm141 \l 7177 </w:instrText>
          </w:r>
          <m:oMath>
            <m:r>
              <w:rPr>
                <w:rFonts w:ascii="Cambria Math" w:hAnsi="Cambria Math"/>
                <w:i/>
              </w:rPr>
              <w:fldChar w:fldCharType="separate"/>
            </m:r>
          </m:oMath>
          <w:r w:rsidR="004F00DD">
            <w:rPr>
              <w:rFonts w:eastAsiaTheme="minorEastAsia"/>
              <w:noProof/>
            </w:rPr>
            <w:t xml:space="preserve"> </w:t>
          </w:r>
          <w:r w:rsidR="004F00DD" w:rsidRPr="004F00DD">
            <w:rPr>
              <w:rFonts w:eastAsiaTheme="minorEastAsia"/>
              <w:noProof/>
            </w:rPr>
            <w:t>[16]</w:t>
          </w:r>
          <m:oMath>
            <m:r>
              <w:rPr>
                <w:rFonts w:ascii="Cambria Math"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→τ=RC=500×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=2 MHz</m:t>
        </m:r>
      </m:oMath>
    </w:p>
    <w:p w14:paraId="081A47BF" w14:textId="77777777" w:rsidR="003B385B" w:rsidRPr="003F74B4" w:rsidRDefault="00643D74" w:rsidP="008B1EA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pin-rpi</m:t>
            </m:r>
          </m:sub>
        </m:sSub>
        <m:r>
          <w:rPr>
            <w:rFonts w:ascii="Cambria Math" w:eastAsiaTheme="minorEastAsia" w:hAnsi="Cambria Math"/>
          </w:rPr>
          <m:t>=5pF</m:t>
        </m:r>
      </m:oMath>
      <w:sdt>
        <w:sdtPr>
          <w:rPr>
            <w:rFonts w:ascii="Cambria Math" w:eastAsiaTheme="minorEastAsia" w:hAnsi="Cambria Math"/>
            <w:i/>
          </w:rPr>
          <w:id w:val="1985651961"/>
          <w:citation/>
        </w:sdtPr>
        <w:sdtContent>
          <m:oMath>
            <m:r>
              <w:rPr>
                <w:rFonts w:ascii="Cambria Math" w:eastAsiaTheme="minorEastAsia" w:hAnsi="Cambria Math"/>
                <w:i/>
              </w:rPr>
              <w:fldChar w:fldCharType="begin"/>
            </m:r>
          </m:oMath>
          <w:r w:rsidR="003B385B">
            <w:rPr>
              <w:rFonts w:eastAsiaTheme="minorEastAsia"/>
            </w:rPr>
            <w:instrText xml:space="preserve"> CITATION Mos14 \l 7177 </w:instrText>
          </w:r>
          <m:oMath>
            <m:r>
              <w:rPr>
                <w:rFonts w:ascii="Cambria Math" w:eastAsiaTheme="minorEastAsia" w:hAnsi="Cambria Math"/>
                <w:i/>
              </w:rPr>
              <w:fldChar w:fldCharType="separate"/>
            </m:r>
          </m:oMath>
          <w:r w:rsidR="004F00DD">
            <w:rPr>
              <w:rFonts w:eastAsiaTheme="minorEastAsia"/>
              <w:noProof/>
            </w:rPr>
            <w:t xml:space="preserve"> </w:t>
          </w:r>
          <w:r w:rsidR="004F00DD" w:rsidRPr="004F00DD">
            <w:rPr>
              <w:rFonts w:eastAsiaTheme="minorEastAsia"/>
              <w:noProof/>
            </w:rPr>
            <w:t>[17]</w:t>
          </w:r>
          <m:oMath>
            <m:r>
              <w:rPr>
                <w:rFonts w:ascii="Cambria Math" w:eastAsiaTheme="minorEastAsia"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→τ=RC=250×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=4 MHz</m:t>
        </m:r>
      </m:oMath>
    </w:p>
    <w:p w14:paraId="733F1325" w14:textId="77F6E131" w:rsidR="00814535" w:rsidRDefault="00814535" w:rsidP="008B1EA1">
      <w:r>
        <w:t xml:space="preserve">Seeking an alternative solution, the Texas Instruments TXB0104 4-channel bi-directional level translator </w:t>
      </w:r>
      <w:sdt>
        <w:sdtPr>
          <w:id w:val="909039647"/>
          <w:citation/>
        </w:sdtPr>
        <w:sdtContent>
          <w:r>
            <w:fldChar w:fldCharType="begin"/>
          </w:r>
          <w:r>
            <w:instrText xml:space="preserve"> CITATION Tex14 \l 7177 </w:instrText>
          </w:r>
          <w:r>
            <w:fldChar w:fldCharType="separate"/>
          </w:r>
          <w:r w:rsidR="004F00DD" w:rsidRPr="004F00DD">
            <w:rPr>
              <w:noProof/>
            </w:rPr>
            <w:t>[18]</w:t>
          </w:r>
          <w:r>
            <w:fldChar w:fldCharType="end"/>
          </w:r>
        </w:sdtContent>
      </w:sdt>
      <w:r>
        <w:t xml:space="preserve"> was selected based on its ability to handle a wide range of voltages from 1.2V to 3.6V on the low side and 1.65V to 5.5V on the high side</w:t>
      </w:r>
      <w:r w:rsidR="00F7585E">
        <w:t xml:space="preserve"> </w:t>
      </w:r>
      <w:sdt>
        <w:sdtPr>
          <w:id w:val="-1987310574"/>
          <w:citation/>
        </w:sdtPr>
        <w:sdtContent>
          <w:r w:rsidR="00F7585E">
            <w:fldChar w:fldCharType="begin"/>
          </w:r>
          <w:r w:rsidR="00F7585E">
            <w:instrText xml:space="preserve"> CITATION Tex12 \l 7177 </w:instrText>
          </w:r>
          <w:r w:rsidR="00F7585E">
            <w:fldChar w:fldCharType="separate"/>
          </w:r>
          <w:r w:rsidR="004F00DD" w:rsidRPr="004F00DD">
            <w:rPr>
              <w:noProof/>
            </w:rPr>
            <w:t>[19]</w:t>
          </w:r>
          <w:r w:rsidR="00F7585E">
            <w:fldChar w:fldCharType="end"/>
          </w:r>
        </w:sdtContent>
      </w:sdt>
      <w:r>
        <w:t>, with automatic direction detection on each channel. This, combined with the exceptionally high throughput</w:t>
      </w:r>
      <w:r w:rsidR="003B385B">
        <w:t xml:space="preserve"> (</w:t>
      </w:r>
      <w:r>
        <w:t xml:space="preserve">100Mbps </w:t>
      </w:r>
      <w:sdt>
        <w:sdtPr>
          <w:id w:val="1698035561"/>
          <w:citation/>
        </w:sdtPr>
        <w:sdtContent>
          <w:r>
            <w:fldChar w:fldCharType="begin"/>
          </w:r>
          <w:r>
            <w:instrText xml:space="preserve"> CITATION Tex12 \l 7177 </w:instrText>
          </w:r>
          <w:r>
            <w:fldChar w:fldCharType="separate"/>
          </w:r>
          <w:r w:rsidR="004F00DD" w:rsidRPr="004F00DD">
            <w:rPr>
              <w:noProof/>
            </w:rPr>
            <w:t>[19]</w:t>
          </w:r>
          <w:r>
            <w:fldChar w:fldCharType="end"/>
          </w:r>
        </w:sdtContent>
      </w:sdt>
      <w:r w:rsidR="003B385B">
        <w:t>)</w:t>
      </w:r>
      <w:r>
        <w:t xml:space="preserve"> meant that </w:t>
      </w:r>
      <w:r w:rsidR="003A17A5">
        <w:t>it would be possible to allow easy migration of the final device between different host devices with minimal, if any, modifications as well as allowing future extensions to the device’s capabilities as necessary.</w:t>
      </w:r>
    </w:p>
    <w:p w14:paraId="55CE6B73" w14:textId="77777777" w:rsidR="00941EA4" w:rsidRDefault="00941EA4" w:rsidP="008B1EA1">
      <w:pPr>
        <w:rPr>
          <w:noProof/>
          <w:lang w:eastAsia="en-ZA"/>
        </w:rPr>
      </w:pPr>
    </w:p>
    <w:p w14:paraId="6AFD021A" w14:textId="77777777" w:rsidR="00941EA4" w:rsidRDefault="00941EA4" w:rsidP="00941EA4">
      <w:pPr>
        <w:keepNext/>
        <w:jc w:val="center"/>
      </w:pPr>
      <w:r>
        <w:rPr>
          <w:noProof/>
          <w:lang w:eastAsia="en-ZA"/>
        </w:rPr>
        <w:drawing>
          <wp:inline distT="0" distB="0" distL="0" distR="0" wp14:anchorId="2F23AC52" wp14:editId="0E37DE6D">
            <wp:extent cx="2657475" cy="1971903"/>
            <wp:effectExtent l="190500" t="190500" r="180975" b="200025"/>
            <wp:docPr id="3" name="Picture 3" descr="TXB0104 Bi-Directional Level Shi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XB0104 Bi-Directional Level Shifter"/>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16" t="21816" r="18293" b="16697"/>
                    <a:stretch/>
                  </pic:blipFill>
                  <pic:spPr bwMode="auto">
                    <a:xfrm>
                      <a:off x="0" y="0"/>
                      <a:ext cx="2657475" cy="19719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7468BCC" w14:textId="77777777" w:rsidR="00941EA4" w:rsidRDefault="00941EA4" w:rsidP="00941EA4">
      <w:pPr>
        <w:pStyle w:val="Caption"/>
      </w:pPr>
      <w:bookmarkStart w:id="452" w:name="_Toc401168239"/>
      <w:r>
        <w:t xml:space="preserve">Figure </w:t>
      </w:r>
      <w:r w:rsidR="00B24485">
        <w:fldChar w:fldCharType="begin"/>
      </w:r>
      <w:r w:rsidR="00B24485">
        <w:instrText xml:space="preserve"> SEQ Figure \* ARABIC </w:instrText>
      </w:r>
      <w:r w:rsidR="00B24485">
        <w:fldChar w:fldCharType="separate"/>
      </w:r>
      <w:ins w:id="453" w:author="Benjamin Pannell" w:date="2014-10-15T20:18:00Z">
        <w:r w:rsidR="00F30034">
          <w:rPr>
            <w:noProof/>
          </w:rPr>
          <w:t>6</w:t>
        </w:r>
      </w:ins>
      <w:del w:id="454" w:author="Benjamin Pannell" w:date="2014-10-08T12:13:00Z">
        <w:r w:rsidR="00835209" w:rsidDel="0037720F">
          <w:rPr>
            <w:noProof/>
          </w:rPr>
          <w:delText>3</w:delText>
        </w:r>
      </w:del>
      <w:r w:rsidR="00B24485">
        <w:rPr>
          <w:noProof/>
        </w:rPr>
        <w:fldChar w:fldCharType="end"/>
      </w:r>
      <w:r>
        <w:t xml:space="preserve"> TXB0104 Bi-Directional Level Shifter. Image courtesy of Adafruit Industries</w:t>
      </w:r>
      <w:sdt>
        <w:sdtPr>
          <w:id w:val="672081708"/>
          <w:citation/>
        </w:sdtPr>
        <w:sdtContent>
          <w:r w:rsidR="0059586D">
            <w:fldChar w:fldCharType="begin"/>
          </w:r>
          <w:r w:rsidR="0059586D">
            <w:instrText xml:space="preserve"> CITATION Ada141 \l 7177 </w:instrText>
          </w:r>
          <w:r w:rsidR="0059586D">
            <w:fldChar w:fldCharType="separate"/>
          </w:r>
          <w:r w:rsidR="004F00DD">
            <w:rPr>
              <w:noProof/>
            </w:rPr>
            <w:t xml:space="preserve"> </w:t>
          </w:r>
          <w:r w:rsidR="004F00DD" w:rsidRPr="004F00DD">
            <w:rPr>
              <w:noProof/>
            </w:rPr>
            <w:t>[20]</w:t>
          </w:r>
          <w:r w:rsidR="0059586D">
            <w:fldChar w:fldCharType="end"/>
          </w:r>
        </w:sdtContent>
      </w:sdt>
      <w:bookmarkEnd w:id="452"/>
    </w:p>
    <w:p w14:paraId="386DB766" w14:textId="77777777" w:rsidR="003A17A5" w:rsidRDefault="00F7585E" w:rsidP="008B1EA1">
      <w:r>
        <w:lastRenderedPageBreak/>
        <w:t xml:space="preserve">Finally, to assist with prototyping on the Raspberry Pi </w:t>
      </w:r>
      <w:sdt>
        <w:sdtPr>
          <w:id w:val="-1547906199"/>
          <w:citation/>
        </w:sdtPr>
        <w:sdtContent>
          <w:r>
            <w:fldChar w:fldCharType="begin"/>
          </w:r>
          <w:r>
            <w:instrText xml:space="preserve"> CITATION Ras14 \l 7177 </w:instrText>
          </w:r>
          <w:r>
            <w:fldChar w:fldCharType="separate"/>
          </w:r>
          <w:r w:rsidR="004F00DD" w:rsidRPr="004F00DD">
            <w:rPr>
              <w:noProof/>
            </w:rPr>
            <w:t>[14]</w:t>
          </w:r>
          <w:r>
            <w:fldChar w:fldCharType="end"/>
          </w:r>
        </w:sdtContent>
      </w:sdt>
      <w:r>
        <w:t xml:space="preserve"> it was decided that a platform specific prototyping board, in the form of the Adafruit </w:t>
      </w:r>
      <w:r w:rsidR="00047BAC">
        <w:t xml:space="preserve">Prototyping Pi Plate Kit </w:t>
      </w:r>
      <w:sdt>
        <w:sdtPr>
          <w:id w:val="-2059543082"/>
          <w:citation/>
        </w:sdtPr>
        <w:sdtContent>
          <w:r w:rsidR="00047BAC">
            <w:fldChar w:fldCharType="begin"/>
          </w:r>
          <w:r w:rsidR="00047BAC">
            <w:instrText xml:space="preserve"> CITATION Ada14 \l 7177 </w:instrText>
          </w:r>
          <w:r w:rsidR="00047BAC">
            <w:fldChar w:fldCharType="separate"/>
          </w:r>
          <w:r w:rsidR="004F00DD" w:rsidRPr="004F00DD">
            <w:rPr>
              <w:noProof/>
            </w:rPr>
            <w:t>[21]</w:t>
          </w:r>
          <w:r w:rsidR="00047BAC">
            <w:fldChar w:fldCharType="end"/>
          </w:r>
        </w:sdtContent>
      </w:sdt>
      <w:r w:rsidR="00047BAC">
        <w:t xml:space="preserve">, would be used to allow easy attachment to the Raspberry Pi </w:t>
      </w:r>
      <w:sdt>
        <w:sdtPr>
          <w:id w:val="1788460988"/>
          <w:citation/>
        </w:sdtPr>
        <w:sdtContent>
          <w:r w:rsidR="00047BAC">
            <w:fldChar w:fldCharType="begin"/>
          </w:r>
          <w:r w:rsidR="00047BAC">
            <w:instrText xml:space="preserve"> CITATION Ras14 \l 7177 </w:instrText>
          </w:r>
          <w:r w:rsidR="00047BAC">
            <w:fldChar w:fldCharType="separate"/>
          </w:r>
          <w:r w:rsidR="004F00DD" w:rsidRPr="004F00DD">
            <w:rPr>
              <w:noProof/>
            </w:rPr>
            <w:t>[14]</w:t>
          </w:r>
          <w:r w:rsidR="00047BAC">
            <w:fldChar w:fldCharType="end"/>
          </w:r>
        </w:sdtContent>
      </w:sdt>
      <w:r w:rsidR="00047BAC">
        <w:t xml:space="preserve"> and provide a stable platform on which to mount the Teensy 2.0 </w:t>
      </w:r>
      <w:sdt>
        <w:sdtPr>
          <w:id w:val="1766883472"/>
          <w:citation/>
        </w:sdtPr>
        <w:sdtContent>
          <w:r w:rsidR="00047BAC">
            <w:fldChar w:fldCharType="begin"/>
          </w:r>
          <w:r w:rsidR="00047BAC">
            <w:instrText xml:space="preserve"> CITATION PJR11 \l 7177 </w:instrText>
          </w:r>
          <w:r w:rsidR="00047BAC">
            <w:fldChar w:fldCharType="separate"/>
          </w:r>
          <w:r w:rsidR="004F00DD" w:rsidRPr="004F00DD">
            <w:rPr>
              <w:noProof/>
            </w:rPr>
            <w:t>[7]</w:t>
          </w:r>
          <w:r w:rsidR="00047BAC">
            <w:fldChar w:fldCharType="end"/>
          </w:r>
        </w:sdtContent>
      </w:sdt>
      <w:r w:rsidR="00047BAC">
        <w:t xml:space="preserve"> and TXB0104 </w:t>
      </w:r>
      <w:sdt>
        <w:sdtPr>
          <w:id w:val="-1681646064"/>
          <w:citation/>
        </w:sdtPr>
        <w:sdtContent>
          <w:r w:rsidR="00047BAC">
            <w:fldChar w:fldCharType="begin"/>
          </w:r>
          <w:r w:rsidR="00047BAC">
            <w:instrText xml:space="preserve"> CITATION Tex14 \l 7177 </w:instrText>
          </w:r>
          <w:r w:rsidR="00047BAC">
            <w:fldChar w:fldCharType="separate"/>
          </w:r>
          <w:r w:rsidR="004F00DD" w:rsidRPr="004F00DD">
            <w:rPr>
              <w:noProof/>
            </w:rPr>
            <w:t>[18]</w:t>
          </w:r>
          <w:r w:rsidR="00047BAC">
            <w:fldChar w:fldCharType="end"/>
          </w:r>
        </w:sdtContent>
      </w:sdt>
      <w:r w:rsidR="00047BAC">
        <w:t>.</w:t>
      </w:r>
    </w:p>
    <w:p w14:paraId="642196EC" w14:textId="77777777" w:rsidR="00BD0456" w:rsidRDefault="00BD0456" w:rsidP="00BD0456">
      <w:pPr>
        <w:keepNext/>
        <w:jc w:val="center"/>
      </w:pPr>
      <w:r>
        <w:rPr>
          <w:noProof/>
          <w:lang w:eastAsia="en-ZA"/>
        </w:rPr>
        <w:drawing>
          <wp:inline distT="0" distB="0" distL="0" distR="0" wp14:anchorId="5738260B" wp14:editId="1D078605">
            <wp:extent cx="2931685" cy="2200275"/>
            <wp:effectExtent l="0" t="0" r="2540" b="0"/>
            <wp:docPr id="2" name="Picture 2" descr="Adafruit Prototyping Pi Plate Ki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Prototyping Pi Plate Kit for Raspberry P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1685" cy="2200275"/>
                    </a:xfrm>
                    <a:prstGeom prst="rect">
                      <a:avLst/>
                    </a:prstGeom>
                    <a:noFill/>
                    <a:ln>
                      <a:noFill/>
                    </a:ln>
                  </pic:spPr>
                </pic:pic>
              </a:graphicData>
            </a:graphic>
          </wp:inline>
        </w:drawing>
      </w:r>
    </w:p>
    <w:p w14:paraId="77A7D7E3" w14:textId="77777777" w:rsidR="00BD0456" w:rsidRPr="00BD0456" w:rsidRDefault="00BD0456" w:rsidP="00BD0456">
      <w:pPr>
        <w:pStyle w:val="Caption"/>
      </w:pPr>
      <w:bookmarkStart w:id="455" w:name="_Toc401168240"/>
      <w:r>
        <w:t xml:space="preserve">Figure </w:t>
      </w:r>
      <w:r w:rsidR="00B24485">
        <w:fldChar w:fldCharType="begin"/>
      </w:r>
      <w:r w:rsidR="00B24485">
        <w:instrText xml:space="preserve"> SEQ Figure \* ARABIC </w:instrText>
      </w:r>
      <w:r w:rsidR="00B24485">
        <w:fldChar w:fldCharType="separate"/>
      </w:r>
      <w:ins w:id="456" w:author="Benjamin Pannell" w:date="2014-10-15T20:18:00Z">
        <w:r w:rsidR="00F30034">
          <w:rPr>
            <w:noProof/>
          </w:rPr>
          <w:t>7</w:t>
        </w:r>
      </w:ins>
      <w:del w:id="457" w:author="Benjamin Pannell" w:date="2014-10-08T12:13:00Z">
        <w:r w:rsidR="00835209" w:rsidDel="0037720F">
          <w:rPr>
            <w:noProof/>
          </w:rPr>
          <w:delText>4</w:delText>
        </w:r>
      </w:del>
      <w:r w:rsidR="00B24485">
        <w:rPr>
          <w:noProof/>
        </w:rPr>
        <w:fldChar w:fldCharType="end"/>
      </w:r>
      <w:r>
        <w:t xml:space="preserve"> Adafruit Prototyping Pi Plate Kit for Raspberry Pi. Image courtesy of Adafruit Industries</w:t>
      </w:r>
      <w:r w:rsidR="0059586D">
        <w:t xml:space="preserve"> </w:t>
      </w:r>
      <w:sdt>
        <w:sdtPr>
          <w:id w:val="-1866970044"/>
          <w:citation/>
        </w:sdtPr>
        <w:sdtContent>
          <w:r w:rsidR="0059586D">
            <w:fldChar w:fldCharType="begin"/>
          </w:r>
          <w:r w:rsidR="0059586D">
            <w:instrText xml:space="preserve"> CITATION Ada14 \l 7177 </w:instrText>
          </w:r>
          <w:r w:rsidR="0059586D">
            <w:fldChar w:fldCharType="separate"/>
          </w:r>
          <w:r w:rsidR="004F00DD" w:rsidRPr="004F00DD">
            <w:rPr>
              <w:noProof/>
            </w:rPr>
            <w:t>[21]</w:t>
          </w:r>
          <w:r w:rsidR="0059586D">
            <w:fldChar w:fldCharType="end"/>
          </w:r>
        </w:sdtContent>
      </w:sdt>
      <w:bookmarkEnd w:id="455"/>
    </w:p>
    <w:p w14:paraId="510842CE" w14:textId="77777777" w:rsidR="00E20695" w:rsidRDefault="00E20695">
      <w:pPr>
        <w:rPr>
          <w:ins w:id="458" w:author="Benjamin Pannell" w:date="2014-10-15T20:41:00Z"/>
          <w:rFonts w:asciiTheme="majorHAnsi" w:eastAsiaTheme="majorEastAsia" w:hAnsiTheme="majorHAnsi" w:cstheme="majorBidi"/>
          <w:color w:val="2E74B5" w:themeColor="accent1" w:themeShade="BF"/>
          <w:sz w:val="26"/>
          <w:szCs w:val="26"/>
        </w:rPr>
      </w:pPr>
      <w:bookmarkStart w:id="459" w:name="_Toc395540515"/>
      <w:ins w:id="460" w:author="Benjamin Pannell" w:date="2014-10-15T20:41:00Z">
        <w:r>
          <w:br w:type="page"/>
        </w:r>
      </w:ins>
    </w:p>
    <w:p w14:paraId="76D422CE" w14:textId="105CBE96" w:rsidR="002A7583" w:rsidDel="00E20695" w:rsidRDefault="002A7583" w:rsidP="00E20695">
      <w:pPr>
        <w:pStyle w:val="Heading2"/>
        <w:rPr>
          <w:del w:id="461" w:author="Benjamin Pannell" w:date="2014-10-15T20:41:00Z"/>
        </w:rPr>
        <w:pPrChange w:id="462" w:author="Benjamin Pannell" w:date="2014-10-15T20:41:00Z">
          <w:pPr/>
        </w:pPrChange>
      </w:pPr>
      <w:del w:id="463" w:author="Benjamin Pannell" w:date="2014-10-15T20:41:00Z">
        <w:r w:rsidDel="00E20695">
          <w:lastRenderedPageBreak/>
          <w:br w:type="page"/>
        </w:r>
      </w:del>
    </w:p>
    <w:p w14:paraId="34552849" w14:textId="2E90748D" w:rsidR="0038004A" w:rsidRDefault="0038004A" w:rsidP="00E20695">
      <w:pPr>
        <w:pStyle w:val="Heading2"/>
        <w:pPrChange w:id="464" w:author="Benjamin Pannell" w:date="2014-10-15T20:41:00Z">
          <w:pPr>
            <w:pStyle w:val="Heading2"/>
          </w:pPr>
        </w:pPrChange>
      </w:pPr>
      <w:r>
        <w:t>Electrical Interface</w:t>
      </w:r>
    </w:p>
    <w:p w14:paraId="0651AEC1" w14:textId="746BF2AB" w:rsidR="00F33577" w:rsidRDefault="0038004A" w:rsidP="008C42D7">
      <w:r>
        <w:t>The primary hardware design challenge is the electrical interface between the master device (Raspberry Pi in this case) and the ATmega32u4. The design requires that a one-way command channel be established between thes</w:t>
      </w:r>
      <w:r w:rsidR="00F33577">
        <w:t xml:space="preserve">e devices in a reliable and safe manner, requiring minimal setup on behalf of the user. </w:t>
      </w:r>
    </w:p>
    <w:p w14:paraId="6C496EE6" w14:textId="6F6BC8CB" w:rsidR="00F33577" w:rsidRDefault="004C2BB8" w:rsidP="008C42D7">
      <w:pPr>
        <w:pStyle w:val="Heading3"/>
      </w:pPr>
      <w:r>
        <w:t xml:space="preserve">Hardware </w:t>
      </w:r>
      <w:r w:rsidR="00F33577">
        <w:t>Protocol Selection</w:t>
      </w:r>
      <w:r w:rsidR="00F33577" w:rsidRPr="00F33577">
        <w:t xml:space="preserve"> </w:t>
      </w:r>
    </w:p>
    <w:p w14:paraId="18FACA9C" w14:textId="691039F0" w:rsidR="00F33577" w:rsidRDefault="00F33577" w:rsidP="008C42D7">
      <w:r>
        <w:t xml:space="preserve">There was </w:t>
      </w:r>
      <w:del w:id="465" w:author="Benjamin Pannell" w:date="2014-10-08T12:40:00Z">
        <w:r w:rsidDel="001C6192">
          <w:delText xml:space="preserve">also </w:delText>
        </w:r>
      </w:del>
      <w:r>
        <w:t>a strong incentive to make use of common standardized interface protocols like i</w:t>
      </w:r>
      <w:r>
        <w:softHyphen/>
      </w:r>
      <w:r>
        <w:rPr>
          <w:vertAlign w:val="superscript"/>
        </w:rPr>
        <w:t>2</w:t>
      </w:r>
      <w:r>
        <w:t>c, SPI or UART in order to allow the design to easily be adapted to alternative master devices. When considering these protocols it was important to take a number of concerns into account, namely available bandwidth, voltage levels and switching frequencies.</w:t>
      </w:r>
    </w:p>
    <w:p w14:paraId="5B5FDFDA" w14:textId="5B713AB4" w:rsidR="00F33577" w:rsidRDefault="00F33577" w:rsidP="008C42D7">
      <w:r>
        <w:t xml:space="preserve">In all cases, the differing core voltages utilized by the Raspberry Pi and ATmega32u4 (3.3V and 5V respectively) </w:t>
      </w:r>
      <w:r w:rsidR="00DC3F88">
        <w:t>would require some form of voltage level switching circuit to be used.</w:t>
      </w:r>
    </w:p>
    <w:p w14:paraId="48BA2DB6" w14:textId="6F7DEF4E" w:rsidR="00F33577" w:rsidRDefault="00F33577" w:rsidP="008C42D7">
      <w:r>
        <w:t>When considering i</w:t>
      </w:r>
      <w:r>
        <w:rPr>
          <w:vertAlign w:val="superscript"/>
        </w:rPr>
        <w:t>2</w:t>
      </w:r>
      <w:r>
        <w:t>c and SPI, one of the immediately apparent issues was the synchronous nature of the link – requiring the master device to continuously poll the client for new data – which would complicate attempts to extend the interface to operate in a duplex manner. The second significant hurdle was the switching rates used by these interfaces</w:t>
      </w:r>
      <w:r w:rsidR="00DC3F88">
        <w:t>, often in the order of several MHz, this would make the task of level switching vastly more complex as a non-resistor based solution would need to be sought to avoid a high RC time constant or current drain.</w:t>
      </w:r>
    </w:p>
    <w:p w14:paraId="63272331" w14:textId="6F0AA546" w:rsidR="00DC3F88" w:rsidRDefault="00DC3F88" w:rsidP="008C42D7">
      <w:r>
        <w:t>In addition to these issues, i</w:t>
      </w:r>
      <w:r>
        <w:rPr>
          <w:vertAlign w:val="superscript"/>
        </w:rPr>
        <w:t>2</w:t>
      </w:r>
      <w:r>
        <w:t>c requires a somewhat more complex pull-up arrangement which makes level translation more challenging for automated circuits, requiring specialist chips to ensure that it operates correctly. SPI, while not suffering from this issue, has the problem of a minimum of 3-wires, increasing the number of voltage level translators necessary and therefore the complexity of the design.</w:t>
      </w:r>
    </w:p>
    <w:p w14:paraId="1503099C" w14:textId="309474DF" w:rsidR="004C2BB8" w:rsidRPr="008C42D7" w:rsidRDefault="00DC3F88" w:rsidP="008C42D7">
      <w:r>
        <w:t>As a result, it was decided that UART offered a good compromise between available bandwidth (115200 baud would offer enough bandwidth to adequately convey commands with a binary protocol), simplicity (with only one wire for simplex, and two for duplex communication) and availability (with most integrated devices sporting at least one UART).</w:t>
      </w:r>
    </w:p>
    <w:p w14:paraId="1E89C9FE" w14:textId="6B0C17FF" w:rsidR="00627FC3" w:rsidRDefault="00627FC3" w:rsidP="008C42D7">
      <w:pPr>
        <w:pStyle w:val="Heading3"/>
      </w:pPr>
      <w:r>
        <w:t>Voltage Level Translation</w:t>
      </w:r>
    </w:p>
    <w:p w14:paraId="2716DFFB" w14:textId="608F152B" w:rsidR="00627FC3" w:rsidRDefault="00627FC3" w:rsidP="008C42D7">
      <w:r>
        <w:t>Due to different core operating voltages on the Raspberry Pi and ATmega32u4 (Teensy 2.0) it is necessary to perform voltage level translation on the interface lines so as to prevent damage to the master or slave devices.</w:t>
      </w:r>
    </w:p>
    <w:p w14:paraId="65935775" w14:textId="6E2209C7" w:rsidR="00627FC3" w:rsidRDefault="00627FC3" w:rsidP="008C42D7">
      <w:r>
        <w:t xml:space="preserve">Two solutions were considered to this problem, the first being a custom BJT/resistor ladder circuit which would raise and lower (respectively) the voltage levels on the transmit and receive lines, and the second being a Texas Instruments TXB0104 </w:t>
      </w:r>
      <w:sdt>
        <w:sdtPr>
          <w:id w:val="2087637637"/>
          <w:citation/>
        </w:sdtPr>
        <w:sdtContent>
          <w:r>
            <w:fldChar w:fldCharType="begin"/>
          </w:r>
          <w:r>
            <w:instrText xml:space="preserve"> CITATION Tex14 \l 7177 </w:instrText>
          </w:r>
          <w:r>
            <w:fldChar w:fldCharType="separate"/>
          </w:r>
          <w:r w:rsidR="004F00DD" w:rsidRPr="004F00DD">
            <w:rPr>
              <w:noProof/>
            </w:rPr>
            <w:t>[18]</w:t>
          </w:r>
          <w:r>
            <w:fldChar w:fldCharType="end"/>
          </w:r>
        </w:sdtContent>
      </w:sdt>
      <w:r>
        <w:t xml:space="preserve"> level translation chip which was designed for this purpose.</w:t>
      </w:r>
    </w:p>
    <w:p w14:paraId="2D42EA58" w14:textId="77777777" w:rsidR="00627FC3" w:rsidRDefault="00627FC3" w:rsidP="008C42D7">
      <w:r>
        <w:t xml:space="preserve">The advantage of a BJT/resistor ladder configuration was a significant reduction in project cost, by approximately 90% for the level switcher circuit, however it would impose restrictions on the flexibility of the design. Specifically, the BJT’s configuration would be tied to the master and slave voltage levels, and it would require replacement if either of these </w:t>
      </w:r>
      <w:r>
        <w:lastRenderedPageBreak/>
        <w:t>operating voltages changed in future. The same issue applied to the resistor ladder as a step-down converter, as well as possible transient interference with higher UART baud rates if resistor selections were poor – a mistake someone unfamiliar with the project could easily make when attempting their own implementation.</w:t>
      </w:r>
    </w:p>
    <w:p w14:paraId="52DB54F1" w14:textId="3B058FDA" w:rsidR="00627FC3" w:rsidRPr="008C42D7" w:rsidRDefault="00627FC3" w:rsidP="008C42D7">
      <w:r>
        <w:t xml:space="preserve">The TXB0104 </w:t>
      </w:r>
      <w:sdt>
        <w:sdtPr>
          <w:id w:val="358247277"/>
          <w:citation/>
        </w:sdtPr>
        <w:sdtContent>
          <w:r>
            <w:fldChar w:fldCharType="begin"/>
          </w:r>
          <w:r>
            <w:instrText xml:space="preserve"> CITATION Tex14 \l 7177 </w:instrText>
          </w:r>
          <w:r>
            <w:fldChar w:fldCharType="separate"/>
          </w:r>
          <w:r w:rsidR="004F00DD" w:rsidRPr="004F00DD">
            <w:rPr>
              <w:noProof/>
            </w:rPr>
            <w:t>[18]</w:t>
          </w:r>
          <w:r>
            <w:fldChar w:fldCharType="end"/>
          </w:r>
        </w:sdtContent>
      </w:sdt>
      <w:r>
        <w:t xml:space="preserve"> conversely offers an increase in flexibility, automatically translating voltage levels </w:t>
      </w:r>
      <w:r w:rsidR="00E46A86">
        <w:t>between 1.2V and 5.5V without any circuit modifications, and with automatic direction detection. This would significantly simplify circuit design and allow the project to be easily implemented by even inexperienced hobbyists at the result of a higher unit cost.</w:t>
      </w:r>
    </w:p>
    <w:p w14:paraId="7D121ED7" w14:textId="77777777" w:rsidR="00A179C4" w:rsidRDefault="00A179C4" w:rsidP="00A179C4">
      <w:pPr>
        <w:pStyle w:val="Heading2"/>
      </w:pPr>
      <w:r>
        <w:t>Safety Precautions</w:t>
      </w:r>
      <w:bookmarkEnd w:id="459"/>
    </w:p>
    <w:p w14:paraId="3B361637" w14:textId="77777777" w:rsidR="00A179C4" w:rsidRDefault="00A179C4" w:rsidP="00A179C4">
      <w:r>
        <w:t xml:space="preserve">In the interest of safety, it has been decided that the Raspberry Pi will </w:t>
      </w:r>
      <w:r w:rsidRPr="003F74B4">
        <w:t>not</w:t>
      </w:r>
      <w:r>
        <w:t xml:space="preserve"> have its 5V connection coupled to the Teensy 2.0’s 5V connection, which would potentially allow the Raspberry Pi to operate without the need of an external power source. This decision was made in the interest of caution as the Raspberry Pi is capable of drawing far more than the USB 2.0 standard 500mA of current which, if drawn through the ATmega32u4, has the potential to damage the Teensy 2.0.</w:t>
      </w:r>
    </w:p>
    <w:p w14:paraId="09A50613" w14:textId="076121AA" w:rsidR="0038004A" w:rsidRPr="0038004A" w:rsidRDefault="00A179C4">
      <w:r>
        <w:t>The result is that it is necessary for the Raspberry Pi to be connected to its own power source, independently of the Teensy 2.0.</w:t>
      </w:r>
    </w:p>
    <w:p w14:paraId="69F1DF94" w14:textId="77777777" w:rsidR="009D14A8" w:rsidRDefault="009D14A8" w:rsidP="009D14A8">
      <w:pPr>
        <w:pStyle w:val="Heading2"/>
      </w:pPr>
      <w:bookmarkStart w:id="466" w:name="_Toc395540516"/>
      <w:r>
        <w:t>Raspberry Pi Selection</w:t>
      </w:r>
      <w:bookmarkEnd w:id="466"/>
    </w:p>
    <w:p w14:paraId="7F1B1F22" w14:textId="77777777" w:rsidR="009D14A8" w:rsidRDefault="009D14A8" w:rsidP="009D14A8">
      <w:r>
        <w:t xml:space="preserve">At the time of selection, there were two models of Raspberry Pi available. The Model A and the Model B. </w:t>
      </w:r>
      <w:r w:rsidR="001A0DCF">
        <w:t>The Model B was selected due to the presence of an Ethernet Port, as well as the additional 256MB of RAM</w:t>
      </w:r>
      <w:r w:rsidR="00750756">
        <w:fldChar w:fldCharType="begin"/>
      </w:r>
      <w:r w:rsidR="00750756">
        <w:instrText xml:space="preserve"> XE "</w:instrText>
      </w:r>
      <w:r w:rsidR="00750756" w:rsidRPr="00554A7D">
        <w:instrText>RAM</w:instrText>
      </w:r>
      <w:r w:rsidR="00750756">
        <w:instrText>" \t "</w:instrText>
      </w:r>
      <w:r w:rsidR="00750756" w:rsidRPr="00FF395E">
        <w:rPr>
          <w:i/>
        </w:rPr>
        <w:instrText>See</w:instrText>
      </w:r>
      <w:r w:rsidR="00750756" w:rsidRPr="00FF395E">
        <w:instrText xml:space="preserve"> Random Access Memory</w:instrText>
      </w:r>
      <w:r w:rsidR="00750756">
        <w:instrText xml:space="preserve">" </w:instrText>
      </w:r>
      <w:r w:rsidR="00750756">
        <w:fldChar w:fldCharType="end"/>
      </w:r>
      <w:r w:rsidR="001A0DCF">
        <w:t>, with the intention of running a basic voice recognition framework on the device.</w:t>
      </w:r>
    </w:p>
    <w:p w14:paraId="4E864A8B" w14:textId="77777777" w:rsidR="001A0DCF" w:rsidRDefault="001A0DCF" w:rsidP="001A0DCF">
      <w:pPr>
        <w:keepNext/>
        <w:jc w:val="center"/>
      </w:pPr>
      <w:r>
        <w:rPr>
          <w:noProof/>
          <w:lang w:eastAsia="en-ZA"/>
        </w:rPr>
        <w:drawing>
          <wp:inline distT="0" distB="0" distL="0" distR="0" wp14:anchorId="62D8B519" wp14:editId="2EA866A9">
            <wp:extent cx="3438525" cy="2580665"/>
            <wp:effectExtent l="0" t="0" r="0" b="0"/>
            <wp:docPr id="6" name="Picture 6" descr="Raspberry Pi Model B 512MB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Model B 512MB 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3591" cy="2599477"/>
                    </a:xfrm>
                    <a:prstGeom prst="rect">
                      <a:avLst/>
                    </a:prstGeom>
                    <a:noFill/>
                    <a:ln>
                      <a:noFill/>
                    </a:ln>
                  </pic:spPr>
                </pic:pic>
              </a:graphicData>
            </a:graphic>
          </wp:inline>
        </w:drawing>
      </w:r>
    </w:p>
    <w:p w14:paraId="10E6A59E" w14:textId="77777777" w:rsidR="00CB219A" w:rsidRDefault="001A0DCF" w:rsidP="001A0DCF">
      <w:pPr>
        <w:pStyle w:val="Caption"/>
      </w:pPr>
      <w:bookmarkStart w:id="467" w:name="_Toc401168241"/>
      <w:r>
        <w:t xml:space="preserve">Figure </w:t>
      </w:r>
      <w:r w:rsidR="00B24485">
        <w:fldChar w:fldCharType="begin"/>
      </w:r>
      <w:r w:rsidR="00B24485">
        <w:instrText xml:space="preserve"> SEQ Figure \* ARABIC </w:instrText>
      </w:r>
      <w:r w:rsidR="00B24485">
        <w:fldChar w:fldCharType="separate"/>
      </w:r>
      <w:ins w:id="468" w:author="Benjamin Pannell" w:date="2014-10-15T20:18:00Z">
        <w:r w:rsidR="00F30034">
          <w:rPr>
            <w:noProof/>
          </w:rPr>
          <w:t>8</w:t>
        </w:r>
      </w:ins>
      <w:del w:id="469" w:author="Benjamin Pannell" w:date="2014-10-08T12:13:00Z">
        <w:r w:rsidR="00835209" w:rsidDel="0037720F">
          <w:rPr>
            <w:noProof/>
          </w:rPr>
          <w:delText>5</w:delText>
        </w:r>
      </w:del>
      <w:r w:rsidR="00B24485">
        <w:rPr>
          <w:noProof/>
        </w:rPr>
        <w:fldChar w:fldCharType="end"/>
      </w:r>
      <w:r>
        <w:t xml:space="preserve"> Raspberry Pi Model B. Image courtesy of Adafruit Industries</w:t>
      </w:r>
      <w:sdt>
        <w:sdtPr>
          <w:id w:val="1001549596"/>
          <w:citation/>
        </w:sdtPr>
        <w:sdtContent>
          <w:r w:rsidR="000F3CD3">
            <w:fldChar w:fldCharType="begin"/>
          </w:r>
          <w:r w:rsidR="000F3CD3">
            <w:instrText xml:space="preserve"> CITATION Ada142 \l 7177 </w:instrText>
          </w:r>
          <w:r w:rsidR="000F3CD3">
            <w:fldChar w:fldCharType="separate"/>
          </w:r>
          <w:r w:rsidR="004F00DD">
            <w:rPr>
              <w:noProof/>
            </w:rPr>
            <w:t xml:space="preserve"> </w:t>
          </w:r>
          <w:r w:rsidR="004F00DD" w:rsidRPr="004F00DD">
            <w:rPr>
              <w:noProof/>
            </w:rPr>
            <w:t>[9]</w:t>
          </w:r>
          <w:r w:rsidR="000F3CD3">
            <w:fldChar w:fldCharType="end"/>
          </w:r>
        </w:sdtContent>
      </w:sdt>
      <w:bookmarkEnd w:id="467"/>
    </w:p>
    <w:p w14:paraId="4D58EA7C" w14:textId="77777777" w:rsidR="00AC296E" w:rsidRDefault="00AC296E">
      <w:pPr>
        <w:rPr>
          <w:ins w:id="470" w:author="Benjamin Pannell" w:date="2014-10-08T13:09:00Z"/>
          <w:rFonts w:asciiTheme="majorHAnsi" w:eastAsiaTheme="majorEastAsia" w:hAnsiTheme="majorHAnsi" w:cstheme="majorBidi"/>
          <w:color w:val="2E74B5" w:themeColor="accent1" w:themeShade="BF"/>
          <w:sz w:val="26"/>
          <w:szCs w:val="26"/>
        </w:rPr>
      </w:pPr>
      <w:bookmarkStart w:id="471" w:name="_Toc395540517"/>
      <w:ins w:id="472" w:author="Benjamin Pannell" w:date="2014-10-08T13:09:00Z">
        <w:r>
          <w:br w:type="page"/>
        </w:r>
      </w:ins>
    </w:p>
    <w:p w14:paraId="76180336" w14:textId="07F1410B" w:rsidR="00966A42" w:rsidRDefault="00966A42">
      <w:pPr>
        <w:pStyle w:val="Heading2"/>
        <w:rPr>
          <w:ins w:id="473" w:author="Benjamin Pannell" w:date="2014-10-08T12:52:00Z"/>
        </w:rPr>
        <w:pPrChange w:id="474" w:author="Benjamin Pannell" w:date="2014-10-08T12:52:00Z">
          <w:pPr/>
        </w:pPrChange>
      </w:pPr>
      <w:ins w:id="475" w:author="Benjamin Pannell" w:date="2014-10-08T12:53:00Z">
        <w:r>
          <w:lastRenderedPageBreak/>
          <w:t>System Overview</w:t>
        </w:r>
      </w:ins>
    </w:p>
    <w:p w14:paraId="073E2792" w14:textId="0435034A" w:rsidR="00966A42" w:rsidRDefault="00966A42">
      <w:pPr>
        <w:rPr>
          <w:ins w:id="476" w:author="Benjamin Pannell" w:date="2014-10-08T12:53:00Z"/>
        </w:rPr>
      </w:pPr>
      <w:ins w:id="477" w:author="Benjamin Pannell" w:date="2014-10-08T12:53:00Z">
        <w:r>
          <w:t xml:space="preserve">The system architecture is outlined in </w:t>
        </w:r>
      </w:ins>
      <w:ins w:id="478" w:author="Benjamin Pannell" w:date="2014-10-08T12:59:00Z">
        <w:r>
          <w:fldChar w:fldCharType="begin"/>
        </w:r>
        <w:r>
          <w:instrText xml:space="preserve"> REF _Ref400536471 \h </w:instrText>
        </w:r>
      </w:ins>
      <w:r>
        <w:fldChar w:fldCharType="separate"/>
      </w:r>
      <w:ins w:id="479" w:author="Benjamin Pannell" w:date="2014-10-08T12:59:00Z">
        <w:r>
          <w:t xml:space="preserve">Figure </w:t>
        </w:r>
        <w:r>
          <w:rPr>
            <w:noProof/>
          </w:rPr>
          <w:t>9</w:t>
        </w:r>
        <w:r>
          <w:fldChar w:fldCharType="end"/>
        </w:r>
        <w:r>
          <w:t xml:space="preserve"> demonstrates the manner in which </w:t>
        </w:r>
      </w:ins>
      <w:ins w:id="480" w:author="Benjamin Pannell" w:date="2014-10-08T13:00:00Z">
        <w:r>
          <w:t xml:space="preserve">the </w:t>
        </w:r>
      </w:ins>
      <w:ins w:id="481" w:author="Benjamin Pannell" w:date="2014-10-08T13:01:00Z">
        <w:r>
          <w:t>device is structured to allow the Application Logic to direct input to the host PC.</w:t>
        </w:r>
      </w:ins>
      <w:ins w:id="482" w:author="Benjamin Pannell" w:date="2014-10-08T13:02:00Z">
        <w:r w:rsidR="00AC296E">
          <w:t xml:space="preserve"> </w:t>
        </w:r>
      </w:ins>
    </w:p>
    <w:p w14:paraId="67434E4E" w14:textId="77777777" w:rsidR="00966A42" w:rsidRDefault="00966A42">
      <w:pPr>
        <w:rPr>
          <w:ins w:id="483" w:author="Benjamin Pannell" w:date="2014-10-08T12:58:00Z"/>
        </w:rPr>
      </w:pPr>
      <w:ins w:id="484" w:author="Benjamin Pannell" w:date="2014-10-08T12:56:00Z">
        <w:r>
          <w:rPr>
            <w:noProof/>
            <w:lang w:eastAsia="en-ZA"/>
          </w:rPr>
          <w:drawing>
            <wp:inline distT="0" distB="0" distL="0" distR="0" wp14:anchorId="749CAFBD" wp14:editId="612748E3">
              <wp:extent cx="5486400" cy="1362075"/>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ins>
    </w:p>
    <w:p w14:paraId="67286652" w14:textId="77777777" w:rsidR="00AC296E" w:rsidRDefault="00966A42">
      <w:pPr>
        <w:pStyle w:val="Caption"/>
        <w:rPr>
          <w:ins w:id="485" w:author="Benjamin Pannell" w:date="2014-10-08T13:09:00Z"/>
        </w:rPr>
        <w:pPrChange w:id="486" w:author="Benjamin Pannell" w:date="2014-10-08T13:08:00Z">
          <w:pPr/>
        </w:pPrChange>
      </w:pPr>
      <w:bookmarkStart w:id="487" w:name="_Ref400536471"/>
      <w:bookmarkStart w:id="488" w:name="_Toc401168242"/>
      <w:ins w:id="489" w:author="Benjamin Pannell" w:date="2014-10-08T12:58:00Z">
        <w:r>
          <w:t xml:space="preserve">Figure </w:t>
        </w:r>
        <w:r>
          <w:fldChar w:fldCharType="begin"/>
        </w:r>
        <w:r>
          <w:instrText xml:space="preserve"> SEQ Figure \* ARABIC </w:instrText>
        </w:r>
      </w:ins>
      <w:r>
        <w:fldChar w:fldCharType="separate"/>
      </w:r>
      <w:ins w:id="490" w:author="Benjamin Pannell" w:date="2014-10-15T20:18:00Z">
        <w:r w:rsidR="00F30034">
          <w:rPr>
            <w:noProof/>
          </w:rPr>
          <w:t>9</w:t>
        </w:r>
      </w:ins>
      <w:ins w:id="491" w:author="Benjamin Pannell" w:date="2014-10-08T12:58:00Z">
        <w:r>
          <w:fldChar w:fldCharType="end"/>
        </w:r>
        <w:bookmarkEnd w:id="487"/>
        <w:r>
          <w:t xml:space="preserve"> System Architecture</w:t>
        </w:r>
      </w:ins>
      <w:bookmarkEnd w:id="488"/>
    </w:p>
    <w:p w14:paraId="43E81BEA" w14:textId="1EA79546" w:rsidR="002A7583" w:rsidRPr="00AC296E" w:rsidRDefault="00AC296E">
      <w:pPr>
        <w:rPr>
          <w:szCs w:val="18"/>
          <w:rPrChange w:id="492" w:author="Benjamin Pannell" w:date="2014-10-08T13:08:00Z">
            <w:rPr>
              <w:sz w:val="32"/>
              <w:szCs w:val="32"/>
            </w:rPr>
          </w:rPrChange>
        </w:rPr>
      </w:pPr>
      <w:ins w:id="493" w:author="Benjamin Pannell" w:date="2014-10-08T13:09:00Z">
        <w:r>
          <w:t>Within this architecture, the Teensy represents the emulation device which receives commands from the Raspberry Pi over a UART connection</w:t>
        </w:r>
      </w:ins>
      <w:ins w:id="494" w:author="Benjamin Pannell" w:date="2014-10-08T13:10:00Z">
        <w:r w:rsidR="0058238D">
          <w:t>, and is responsible for converting these commands into USB HID reports which may be submitted to the host PC.</w:t>
        </w:r>
      </w:ins>
      <w:ins w:id="495" w:author="Benjamin Pannell" w:date="2014-10-08T13:11:00Z">
        <w:r w:rsidR="0058238D">
          <w:t xml:space="preserve"> In this manner, emulation implementation details are abstracted away from the Raspberry Pi to allow for simpler hardware and software design</w:t>
        </w:r>
      </w:ins>
      <w:ins w:id="496" w:author="Benjamin Pannell" w:date="2014-10-08T13:12:00Z">
        <w:r w:rsidR="00BA03C1">
          <w:t xml:space="preserve"> as well as the minimization of configuration conflicts and incompatibilities.</w:t>
        </w:r>
      </w:ins>
      <w:ins w:id="497" w:author="Benjamin Pannell" w:date="2014-10-08T13:15:00Z">
        <w:r w:rsidR="000D6C66">
          <w:t xml:space="preserve"> The design also simplifies replacement of the Raspberry Pi should an improved alternative become available in the future, requiring only superficial change</w:t>
        </w:r>
      </w:ins>
      <w:ins w:id="498" w:author="Benjamin Pannell" w:date="2014-10-08T13:16:00Z">
        <w:r w:rsidR="000D6C66">
          <w:t>s be made</w:t>
        </w:r>
        <w:r w:rsidR="00052DF9">
          <w:t>.</w:t>
        </w:r>
      </w:ins>
      <w:r w:rsidR="002A7583">
        <w:br w:type="page"/>
      </w:r>
    </w:p>
    <w:p w14:paraId="48CC715E" w14:textId="6DD94990" w:rsidR="0012286C" w:rsidRDefault="0012286C">
      <w:pPr>
        <w:pStyle w:val="Heading1"/>
      </w:pPr>
      <w:bookmarkStart w:id="499" w:name="_Toc401168265"/>
      <w:bookmarkStart w:id="500" w:name="_Ref401170228"/>
      <w:bookmarkStart w:id="501" w:name="_Ref401170408"/>
      <w:bookmarkStart w:id="502" w:name="_Ref401170433"/>
      <w:r>
        <w:lastRenderedPageBreak/>
        <w:t>Software Design</w:t>
      </w:r>
      <w:bookmarkEnd w:id="499"/>
      <w:bookmarkEnd w:id="500"/>
      <w:bookmarkEnd w:id="501"/>
      <w:bookmarkEnd w:id="502"/>
    </w:p>
    <w:p w14:paraId="6625F57E" w14:textId="123DF6F9" w:rsidR="0012286C" w:rsidRDefault="00E6734B" w:rsidP="008C42D7">
      <w:pPr>
        <w:pStyle w:val="Heading2"/>
      </w:pPr>
      <w:ins w:id="503" w:author="Benjamin Pannell" w:date="2014-10-08T12:41:00Z">
        <w:r>
          <w:t xml:space="preserve">USB Emulation </w:t>
        </w:r>
      </w:ins>
      <w:del w:id="504" w:author="Benjamin Pannell" w:date="2014-10-08T12:41:00Z">
        <w:r w:rsidR="0012286C" w:rsidDel="00E6734B">
          <w:delText xml:space="preserve">Slave </w:delText>
        </w:r>
      </w:del>
      <w:r w:rsidR="0012286C">
        <w:t>Device</w:t>
      </w:r>
    </w:p>
    <w:p w14:paraId="0D6D835A" w14:textId="0D9EB018" w:rsidR="0012286C" w:rsidRDefault="0012286C" w:rsidP="008C42D7">
      <w:r>
        <w:t xml:space="preserve">The slave device, an ATmega32u4, is responsible for the conversion of emulation commands into USB HID packets which are conveyed to a computer over a USB connection. The PJRC Teensy 2.0 </w:t>
      </w:r>
      <w:sdt>
        <w:sdtPr>
          <w:id w:val="1937402248"/>
          <w:citation/>
        </w:sdtPr>
        <w:sdtContent>
          <w:r>
            <w:fldChar w:fldCharType="begin"/>
          </w:r>
          <w:r>
            <w:instrText xml:space="preserve"> CITATION PJR11 \l 7177 </w:instrText>
          </w:r>
          <w:r>
            <w:fldChar w:fldCharType="separate"/>
          </w:r>
          <w:r w:rsidR="004F00DD" w:rsidRPr="004F00DD">
            <w:rPr>
              <w:noProof/>
            </w:rPr>
            <w:t>[7]</w:t>
          </w:r>
          <w:r>
            <w:fldChar w:fldCharType="end"/>
          </w:r>
        </w:sdtContent>
      </w:sdt>
      <w:r>
        <w:t xml:space="preserve"> selected for this purpose is bundled with a basic USB Mouse and Keyboard emulation library which is capable of emulating simple key presses and mouse movements.</w:t>
      </w:r>
    </w:p>
    <w:p w14:paraId="52E721FA" w14:textId="77777777" w:rsidR="0085700F" w:rsidRDefault="0012286C" w:rsidP="008C42D7">
      <w:pPr>
        <w:pStyle w:val="Caption"/>
        <w:rPr>
          <w:ins w:id="505" w:author="Benjamin Pannell" w:date="2014-10-15T20:26:00Z"/>
        </w:rPr>
      </w:pPr>
      <w:r w:rsidRPr="008C42D7">
        <w:rPr>
          <w:noProof/>
          <w:lang w:eastAsia="en-ZA"/>
        </w:rPr>
        <w:drawing>
          <wp:inline distT="0" distB="0" distL="0" distR="0" wp14:anchorId="653183E5" wp14:editId="77F83468">
            <wp:extent cx="5486400" cy="752475"/>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BD6348E" w14:textId="080F4CEA" w:rsidR="0012286C" w:rsidRDefault="0012286C" w:rsidP="008C42D7">
      <w:pPr>
        <w:pStyle w:val="Caption"/>
      </w:pPr>
      <w:bookmarkStart w:id="506" w:name="_Toc401168243"/>
      <w:r>
        <w:t xml:space="preserve">Figure </w:t>
      </w:r>
      <w:r w:rsidR="00B24485">
        <w:fldChar w:fldCharType="begin"/>
      </w:r>
      <w:r w:rsidR="00B24485">
        <w:instrText xml:space="preserve"> SEQ Figure \* ARABIC </w:instrText>
      </w:r>
      <w:r w:rsidR="00B24485">
        <w:fldChar w:fldCharType="separate"/>
      </w:r>
      <w:ins w:id="507" w:author="Benjamin Pannell" w:date="2014-10-15T20:18:00Z">
        <w:r w:rsidR="00F30034">
          <w:rPr>
            <w:noProof/>
          </w:rPr>
          <w:t>10</w:t>
        </w:r>
      </w:ins>
      <w:del w:id="508" w:author="Benjamin Pannell" w:date="2014-10-08T12:13:00Z">
        <w:r w:rsidR="00835209" w:rsidDel="0037720F">
          <w:rPr>
            <w:noProof/>
          </w:rPr>
          <w:delText>6</w:delText>
        </w:r>
      </w:del>
      <w:r w:rsidR="00B24485">
        <w:rPr>
          <w:noProof/>
        </w:rPr>
        <w:fldChar w:fldCharType="end"/>
      </w:r>
      <w:r>
        <w:t xml:space="preserve"> Slave Device Command Process</w:t>
      </w:r>
      <w:bookmarkEnd w:id="506"/>
    </w:p>
    <w:p w14:paraId="6CDD1A07" w14:textId="4CA91169" w:rsidR="0012286C" w:rsidRDefault="0012286C" w:rsidP="008C42D7">
      <w:r>
        <w:t>The slave device’s software is therefore responsible for t</w:t>
      </w:r>
      <w:r w:rsidR="00835209">
        <w:t>he parsing of a received packet, delegation of the parsed packet to the relevant logic function and finally the calling of the emulation functions required to fulfil the command.</w:t>
      </w:r>
    </w:p>
    <w:p w14:paraId="53B472E8" w14:textId="7CE5F42A" w:rsidR="00835209" w:rsidRDefault="00835209" w:rsidP="008C42D7">
      <w:r>
        <w:t xml:space="preserve">In order to maximize throughput, minimize processing time and boost flexibility it was decided that a binary protocol represented the best approach to command structuring. The design of this protocol, its structure and examples are available in </w:t>
      </w:r>
      <w:r>
        <w:fldChar w:fldCharType="begin"/>
      </w:r>
      <w:r>
        <w:instrText xml:space="preserve"> REF _Ref400396741 \h </w:instrText>
      </w:r>
      <w:r>
        <w:fldChar w:fldCharType="separate"/>
      </w:r>
      <w:r>
        <w:t>Appendix F: Communications Protocol</w:t>
      </w:r>
      <w:r>
        <w:fldChar w:fldCharType="end"/>
      </w:r>
      <w:r>
        <w:t>.</w:t>
      </w:r>
    </w:p>
    <w:p w14:paraId="6F056BD8" w14:textId="178E60E7" w:rsidR="00462D98" w:rsidRDefault="00462D98">
      <w:pPr>
        <w:pStyle w:val="Heading3"/>
        <w:rPr>
          <w:ins w:id="509" w:author="Benjamin Pannell" w:date="2014-10-08T13:18:00Z"/>
        </w:rPr>
        <w:pPrChange w:id="510" w:author="Benjamin Pannell" w:date="2014-10-08T13:18:00Z">
          <w:pPr>
            <w:pStyle w:val="Heading2"/>
          </w:pPr>
        </w:pPrChange>
      </w:pPr>
      <w:ins w:id="511" w:author="Benjamin Pannell" w:date="2014-10-08T13:18:00Z">
        <w:r>
          <w:t>USB HID Emulation Capabilities</w:t>
        </w:r>
      </w:ins>
    </w:p>
    <w:p w14:paraId="706660ED" w14:textId="1B42C68B" w:rsidR="00462D98" w:rsidRPr="00EE6695" w:rsidRDefault="00462D98">
      <w:pPr>
        <w:rPr>
          <w:ins w:id="512" w:author="Benjamin Pannell" w:date="2014-10-08T13:23:00Z"/>
          <w:rFonts w:ascii="Consolas" w:hAnsi="Consolas" w:cs="Consolas"/>
          <w:rPrChange w:id="513" w:author="Benjamin Pannell" w:date="2014-10-08T13:26:00Z">
            <w:rPr>
              <w:ins w:id="514" w:author="Benjamin Pannell" w:date="2014-10-08T13:23:00Z"/>
            </w:rPr>
          </w:rPrChange>
        </w:rPr>
        <w:pPrChange w:id="515" w:author="Benjamin Pannell" w:date="2014-10-08T13:27:00Z">
          <w:pPr>
            <w:pStyle w:val="Heading2"/>
          </w:pPr>
        </w:pPrChange>
      </w:pPr>
      <w:ins w:id="516" w:author="Benjamin Pannell" w:date="2014-10-08T13:18:00Z">
        <w:r>
          <w:t xml:space="preserve">The Teensy 2.0 </w:t>
        </w:r>
      </w:ins>
      <w:customXmlInsRangeStart w:id="517" w:author="Benjamin Pannell" w:date="2014-10-08T13:18:00Z"/>
      <w:sdt>
        <w:sdtPr>
          <w:id w:val="1898237767"/>
          <w:citation/>
        </w:sdtPr>
        <w:sdtContent>
          <w:customXmlInsRangeEnd w:id="517"/>
          <w:ins w:id="518" w:author="Benjamin Pannell" w:date="2014-10-08T13:18:00Z">
            <w:r>
              <w:fldChar w:fldCharType="begin"/>
            </w:r>
            <w:r>
              <w:instrText xml:space="preserve"> CITATION PJR11 \l 7177 </w:instrText>
            </w:r>
          </w:ins>
          <w:r>
            <w:fldChar w:fldCharType="separate"/>
          </w:r>
          <w:r w:rsidR="004F00DD" w:rsidRPr="004F00DD">
            <w:rPr>
              <w:noProof/>
            </w:rPr>
            <w:t>[7]</w:t>
          </w:r>
          <w:ins w:id="519" w:author="Benjamin Pannell" w:date="2014-10-08T13:18:00Z">
            <w:r>
              <w:fldChar w:fldCharType="end"/>
            </w:r>
          </w:ins>
          <w:customXmlInsRangeStart w:id="520" w:author="Benjamin Pannell" w:date="2014-10-08T13:18:00Z"/>
        </w:sdtContent>
      </w:sdt>
      <w:customXmlInsRangeEnd w:id="520"/>
      <w:ins w:id="521" w:author="Benjamin Pannell" w:date="2014-10-08T13:18:00Z">
        <w:r>
          <w:t xml:space="preserve"> selected for this project</w:t>
        </w:r>
      </w:ins>
      <w:ins w:id="522" w:author="Benjamin Pannell" w:date="2014-10-08T13:19:00Z">
        <w:r>
          <w:t xml:space="preserve"> is bundled with a USB HID emulation library capable of </w:t>
        </w:r>
      </w:ins>
      <w:ins w:id="523" w:author="Benjamin Pannell" w:date="2014-10-08T13:20:00Z">
        <w:r>
          <w:t>generating the HID reports necessary for basic input device emulation.</w:t>
        </w:r>
      </w:ins>
      <w:ins w:id="524" w:author="Benjamin Pannell" w:date="2014-10-08T13:22:00Z">
        <w:r w:rsidR="00EE6695">
          <w:t xml:space="preserve"> </w:t>
        </w:r>
      </w:ins>
      <w:ins w:id="525" w:author="Benjamin Pannell" w:date="2014-10-08T13:23:00Z">
        <w:r w:rsidR="00EE6695">
          <w:t>This library includes support for USB Mice, Keyboards and Joysticks – providing a very low level API through which emulation of these devices can be achieved.</w:t>
        </w:r>
      </w:ins>
      <w:ins w:id="526" w:author="Benjamin Pannell" w:date="2014-10-08T13:26:00Z">
        <w:r w:rsidR="00EE6695">
          <w:t xml:space="preserve"> In all cases, it is necessary to call the </w:t>
        </w:r>
        <w:r w:rsidR="00EE6695" w:rsidRPr="00EE6695">
          <w:rPr>
            <w:rFonts w:ascii="Consolas" w:hAnsi="Consolas" w:cs="Consolas"/>
            <w:b/>
            <w:sz w:val="22"/>
            <w:rPrChange w:id="527" w:author="Benjamin Pannell" w:date="2014-10-08T13:27:00Z">
              <w:rPr>
                <w:rFonts w:ascii="Consolas" w:hAnsi="Consolas" w:cs="Consolas"/>
              </w:rPr>
            </w:rPrChange>
          </w:rPr>
          <w:t>usb_init</w:t>
        </w:r>
      </w:ins>
      <w:ins w:id="528" w:author="Benjamin Pannell" w:date="2014-10-08T13:27:00Z">
        <w:r w:rsidR="00EE6695">
          <w:rPr>
            <w:rFonts w:cs="Consolas"/>
          </w:rPr>
          <w:t xml:space="preserve"> </w:t>
        </w:r>
        <w:r w:rsidR="00EE6695" w:rsidRPr="00EE6695">
          <w:rPr>
            <w:rFonts w:cs="Consolas"/>
            <w:rPrChange w:id="529" w:author="Benjamin Pannell" w:date="2014-10-08T13:27:00Z">
              <w:rPr>
                <w:rFonts w:ascii="Consolas" w:hAnsi="Consolas" w:cs="Consolas"/>
              </w:rPr>
            </w:rPrChange>
          </w:rPr>
          <w:t>function</w:t>
        </w:r>
        <w:r w:rsidR="00EE6695">
          <w:rPr>
            <w:rFonts w:cs="Consolas"/>
          </w:rPr>
          <w:t xml:space="preserve"> prior to using any of the emulation API methods. This method is responsible for ensuring that the correct feature reports are sent to the host PC, allowing the Teensy to identify itself as a</w:t>
        </w:r>
      </w:ins>
      <w:ins w:id="530" w:author="Benjamin Pannell" w:date="2014-10-08T13:28:00Z">
        <w:r w:rsidR="00EE6695">
          <w:rPr>
            <w:rFonts w:cs="Consolas"/>
          </w:rPr>
          <w:t>n</w:t>
        </w:r>
      </w:ins>
      <w:ins w:id="531" w:author="Benjamin Pannell" w:date="2014-10-08T13:27:00Z">
        <w:r w:rsidR="00EE6695">
          <w:rPr>
            <w:rFonts w:cs="Consolas"/>
          </w:rPr>
          <w:t xml:space="preserve"> HID device.</w:t>
        </w:r>
      </w:ins>
    </w:p>
    <w:p w14:paraId="5D5DC257" w14:textId="0A7B7BE0" w:rsidR="00EE6695" w:rsidRDefault="00EE6695">
      <w:pPr>
        <w:rPr>
          <w:ins w:id="532" w:author="Benjamin Pannell" w:date="2014-10-08T13:26:00Z"/>
        </w:rPr>
        <w:pPrChange w:id="533" w:author="Benjamin Pannell" w:date="2014-10-08T13:18:00Z">
          <w:pPr>
            <w:pStyle w:val="Heading2"/>
          </w:pPr>
        </w:pPrChange>
      </w:pPr>
      <w:ins w:id="534" w:author="Benjamin Pannell" w:date="2014-10-08T13:24:00Z">
        <w:r>
          <w:t xml:space="preserve">The Keyboard emulation layer is exposed through a </w:t>
        </w:r>
        <w:r w:rsidRPr="00EE6695">
          <w:rPr>
            <w:rFonts w:ascii="Consolas" w:hAnsi="Consolas" w:cs="Consolas"/>
            <w:b/>
            <w:sz w:val="22"/>
            <w:rPrChange w:id="535" w:author="Benjamin Pannell" w:date="2014-10-08T13:26:00Z">
              <w:rPr/>
            </w:rPrChange>
          </w:rPr>
          <w:t>keyboard_modifier_keys</w:t>
        </w:r>
        <w:r w:rsidRPr="00EE6695">
          <w:rPr>
            <w:b/>
            <w:sz w:val="22"/>
            <w:rPrChange w:id="536" w:author="Benjamin Pannell" w:date="2014-10-08T13:26:00Z">
              <w:rPr/>
            </w:rPrChange>
          </w:rPr>
          <w:t xml:space="preserve"> </w:t>
        </w:r>
        <w:r>
          <w:t xml:space="preserve">variable which holds flags indicating the active modifier keys, as well as a </w:t>
        </w:r>
        <w:r w:rsidRPr="00EE6695">
          <w:rPr>
            <w:rFonts w:ascii="Consolas" w:hAnsi="Consolas" w:cs="Consolas"/>
            <w:b/>
            <w:sz w:val="22"/>
            <w:rPrChange w:id="537" w:author="Benjamin Pannell" w:date="2014-10-08T13:26:00Z">
              <w:rPr/>
            </w:rPrChange>
          </w:rPr>
          <w:t>keyboard_keys</w:t>
        </w:r>
        <w:r>
          <w:t xml:space="preserve"> array which holds the six keys which may be sent at a time. Upon populating these variables, the </w:t>
        </w:r>
        <w:r w:rsidRPr="00EE6695">
          <w:rPr>
            <w:rFonts w:ascii="Consolas" w:hAnsi="Consolas" w:cs="Consolas"/>
            <w:b/>
            <w:sz w:val="22"/>
            <w:rPrChange w:id="538" w:author="Benjamin Pannell" w:date="2014-10-08T13:26:00Z">
              <w:rPr/>
            </w:rPrChange>
          </w:rPr>
          <w:t>usb_keyboard_send</w:t>
        </w:r>
        <w:r w:rsidRPr="00EE6695">
          <w:rPr>
            <w:sz w:val="22"/>
            <w:rPrChange w:id="539" w:author="Benjamin Pannell" w:date="2014-10-08T13:26:00Z">
              <w:rPr/>
            </w:rPrChange>
          </w:rPr>
          <w:t xml:space="preserve"> </w:t>
        </w:r>
        <w:r>
          <w:t>function is executed to transmit this information to the host PC.</w:t>
        </w:r>
      </w:ins>
    </w:p>
    <w:p w14:paraId="3E4BF9D8" w14:textId="623DC6E3" w:rsidR="00EE6695" w:rsidRDefault="00EE6695">
      <w:pPr>
        <w:rPr>
          <w:ins w:id="540" w:author="Benjamin Pannell" w:date="2014-10-08T13:33:00Z"/>
        </w:rPr>
        <w:pPrChange w:id="541" w:author="Benjamin Pannell" w:date="2014-10-08T13:18:00Z">
          <w:pPr>
            <w:pStyle w:val="Heading2"/>
          </w:pPr>
        </w:pPrChange>
      </w:pPr>
      <w:ins w:id="542" w:author="Benjamin Pannell" w:date="2014-10-08T13:31:00Z">
        <w:r>
          <w:t xml:space="preserve">The Mouse emulation layer exposes itself in the form of </w:t>
        </w:r>
      </w:ins>
      <w:ins w:id="543" w:author="Benjamin Pannell" w:date="2014-10-08T13:32:00Z">
        <w:r>
          <w:t>an</w:t>
        </w:r>
      </w:ins>
      <w:ins w:id="544" w:author="Benjamin Pannell" w:date="2014-10-08T13:31:00Z">
        <w:r>
          <w:t xml:space="preserve"> </w:t>
        </w:r>
        <w:r w:rsidRPr="00EE6695">
          <w:rPr>
            <w:rFonts w:ascii="Consolas" w:hAnsi="Consolas" w:cs="Consolas"/>
            <w:b/>
            <w:sz w:val="22"/>
            <w:rPrChange w:id="545" w:author="Benjamin Pannell" w:date="2014-10-08T13:32:00Z">
              <w:rPr/>
            </w:rPrChange>
          </w:rPr>
          <w:t>usb_mouse_buttons</w:t>
        </w:r>
        <w:r w:rsidRPr="00EE6695">
          <w:rPr>
            <w:sz w:val="22"/>
            <w:rPrChange w:id="546" w:author="Benjamin Pannell" w:date="2014-10-08T13:32:00Z">
              <w:rPr/>
            </w:rPrChange>
          </w:rPr>
          <w:t xml:space="preserve"> </w:t>
        </w:r>
        <w:r>
          <w:t xml:space="preserve">and </w:t>
        </w:r>
        <w:r w:rsidRPr="00EE6695">
          <w:rPr>
            <w:rFonts w:ascii="Consolas" w:hAnsi="Consolas" w:cs="Consolas"/>
            <w:b/>
            <w:sz w:val="22"/>
            <w:rPrChange w:id="547" w:author="Benjamin Pannell" w:date="2014-10-08T13:32:00Z">
              <w:rPr/>
            </w:rPrChange>
          </w:rPr>
          <w:t>usb_mouse_move</w:t>
        </w:r>
        <w:r w:rsidRPr="00EE6695">
          <w:rPr>
            <w:sz w:val="22"/>
            <w:rPrChange w:id="548" w:author="Benjamin Pannell" w:date="2014-10-08T13:32:00Z">
              <w:rPr/>
            </w:rPrChange>
          </w:rPr>
          <w:t xml:space="preserve"> </w:t>
        </w:r>
        <w:r>
          <w:t>function which allow the pressed mouse buttons and movement deltas to be specified respectively.</w:t>
        </w:r>
      </w:ins>
    </w:p>
    <w:p w14:paraId="06A97F65" w14:textId="77777777" w:rsidR="00503EA4" w:rsidRDefault="00503EA4">
      <w:pPr>
        <w:rPr>
          <w:ins w:id="549" w:author="Benjamin Pannell" w:date="2014-10-08T13:37:00Z"/>
          <w:rFonts w:asciiTheme="majorHAnsi" w:eastAsiaTheme="majorEastAsia" w:hAnsiTheme="majorHAnsi" w:cstheme="majorBidi"/>
          <w:color w:val="1F4D78" w:themeColor="accent1" w:themeShade="7F"/>
          <w:szCs w:val="24"/>
        </w:rPr>
      </w:pPr>
      <w:ins w:id="550" w:author="Benjamin Pannell" w:date="2014-10-08T13:37:00Z">
        <w:r>
          <w:br w:type="page"/>
        </w:r>
      </w:ins>
    </w:p>
    <w:p w14:paraId="481A3DBD" w14:textId="3759AF5E" w:rsidR="00503EA4" w:rsidRDefault="00503EA4">
      <w:pPr>
        <w:pStyle w:val="Heading3"/>
        <w:rPr>
          <w:ins w:id="551" w:author="Benjamin Pannell" w:date="2014-10-08T13:37:00Z"/>
        </w:rPr>
        <w:pPrChange w:id="552" w:author="Benjamin Pannell" w:date="2014-10-08T13:33:00Z">
          <w:pPr>
            <w:pStyle w:val="Heading2"/>
          </w:pPr>
        </w:pPrChange>
      </w:pPr>
      <w:ins w:id="553" w:author="Benjamin Pannell" w:date="2014-10-08T13:33:00Z">
        <w:r>
          <w:lastRenderedPageBreak/>
          <w:t>USB Emulation Example</w:t>
        </w:r>
      </w:ins>
    </w:p>
    <w:p w14:paraId="22C56B77" w14:textId="77777777" w:rsidR="00503EA4" w:rsidRDefault="00503EA4">
      <w:pPr>
        <w:rPr>
          <w:ins w:id="554" w:author="Benjamin Pannell" w:date="2014-10-08T13:39:00Z"/>
        </w:rPr>
        <w:pPrChange w:id="555" w:author="Benjamin Pannell" w:date="2014-10-08T13:37:00Z">
          <w:pPr>
            <w:pStyle w:val="Heading2"/>
          </w:pPr>
        </w:pPrChange>
      </w:pPr>
      <w:ins w:id="556" w:author="Benjamin Pannell" w:date="2014-10-08T13:37:00Z">
        <w:r>
          <w:t>In this short example, the process of emulating a Ctrl+A (select all text on Windows and *NIX</w:t>
        </w:r>
      </w:ins>
      <w:ins w:id="557" w:author="Benjamin Pannell" w:date="2014-10-08T13:38:00Z">
        <w:r>
          <w:t xml:space="preserve"> devices</w:t>
        </w:r>
      </w:ins>
      <w:ins w:id="558" w:author="Benjamin Pannell" w:date="2014-10-08T13:37:00Z">
        <w:r>
          <w:t>) is demonstrated</w:t>
        </w:r>
      </w:ins>
      <w:ins w:id="559" w:author="Benjamin Pannell" w:date="2014-10-08T13:38:00Z">
        <w:r>
          <w:t xml:space="preserve"> through the use of the Teensy</w:t>
        </w:r>
      </w:ins>
      <w:ins w:id="560" w:author="Benjamin Pannell" w:date="2014-10-08T13:39:00Z">
        <w:r>
          <w:t>’s built in USB emulation layer.</w:t>
        </w:r>
      </w:ins>
    </w:p>
    <w:p w14:paraId="2E330B44" w14:textId="19385699" w:rsidR="00503EA4" w:rsidRPr="00503EA4" w:rsidRDefault="00503EA4">
      <w:pPr>
        <w:rPr>
          <w:ins w:id="561" w:author="Benjamin Pannell" w:date="2014-10-08T13:33:00Z"/>
          <w:rPrChange w:id="562" w:author="Benjamin Pannell" w:date="2014-10-08T13:37:00Z">
            <w:rPr>
              <w:ins w:id="563" w:author="Benjamin Pannell" w:date="2014-10-08T13:33:00Z"/>
            </w:rPr>
          </w:rPrChange>
        </w:rPr>
        <w:pPrChange w:id="564" w:author="Benjamin Pannell" w:date="2014-10-08T13:37:00Z">
          <w:pPr>
            <w:pStyle w:val="Heading2"/>
          </w:pPr>
        </w:pPrChange>
      </w:pPr>
      <w:ins w:id="565" w:author="Benjamin Pannell" w:date="2014-10-08T13:39:00Z">
        <w:r>
          <w:t>It should be clear that there are a large number of steps involved which, if presented through a Remote Procedure Call system, would result in a large bandwidth overhead for every command to be executed.</w:t>
        </w:r>
      </w:ins>
      <w:ins w:id="566" w:author="Benjamin Pannell" w:date="2014-10-08T13:40:00Z">
        <w:r>
          <w:t xml:space="preserve"> This was the primary reason for implementation of the binary protocol outlined in </w:t>
        </w:r>
      </w:ins>
      <w:ins w:id="567" w:author="Benjamin Pannell" w:date="2014-10-08T13:41:00Z">
        <w:r>
          <w:fldChar w:fldCharType="begin"/>
        </w:r>
        <w:r>
          <w:instrText xml:space="preserve"> REF _Ref400539002 \h </w:instrText>
        </w:r>
      </w:ins>
      <w:r>
        <w:fldChar w:fldCharType="separate"/>
      </w:r>
      <w:ins w:id="568" w:author="Benjamin Pannell" w:date="2014-10-08T13:41:00Z">
        <w:r>
          <w:t>Appendix F: Communications Protocol</w:t>
        </w:r>
        <w:r>
          <w:fldChar w:fldCharType="end"/>
        </w:r>
        <w:r>
          <w:t>.</w:t>
        </w:r>
      </w:ins>
    </w:p>
    <w:p w14:paraId="4828FEA5" w14:textId="36D55F2E" w:rsidR="00503EA4" w:rsidRDefault="00503EA4">
      <w:pPr>
        <w:rPr>
          <w:ins w:id="569" w:author="Benjamin Pannell" w:date="2014-10-08T13:37:00Z"/>
        </w:rPr>
        <w:pPrChange w:id="570" w:author="Benjamin Pannell" w:date="2014-10-08T13:33:00Z">
          <w:pPr>
            <w:pStyle w:val="Heading2"/>
          </w:pPr>
        </w:pPrChange>
      </w:pPr>
      <w:ins w:id="571" w:author="Benjamin Pannell" w:date="2014-10-08T13:33:00Z">
        <w:r>
          <w:rPr>
            <w:noProof/>
            <w:lang w:eastAsia="en-ZA"/>
            <w:rPrChange w:id="572" w:author="Unknown">
              <w:rPr>
                <w:noProof/>
                <w:lang w:eastAsia="en-ZA"/>
              </w:rPr>
            </w:rPrChange>
          </w:rPr>
          <w:drawing>
            <wp:inline distT="0" distB="0" distL="0" distR="0" wp14:anchorId="32B12F91" wp14:editId="17739EB9">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ins>
    </w:p>
    <w:p w14:paraId="07FF6E2E" w14:textId="475A7B0D" w:rsidR="00503EA4" w:rsidRPr="00503EA4" w:rsidRDefault="00503EA4">
      <w:pPr>
        <w:pStyle w:val="Caption"/>
        <w:rPr>
          <w:ins w:id="573" w:author="Benjamin Pannell" w:date="2014-10-08T13:18:00Z"/>
          <w:rPrChange w:id="574" w:author="Benjamin Pannell" w:date="2014-10-08T13:37:00Z">
            <w:rPr>
              <w:ins w:id="575" w:author="Benjamin Pannell" w:date="2014-10-08T13:18:00Z"/>
            </w:rPr>
          </w:rPrChange>
        </w:rPr>
        <w:pPrChange w:id="576" w:author="Benjamin Pannell" w:date="2014-10-08T13:37:00Z">
          <w:pPr>
            <w:pStyle w:val="Heading2"/>
          </w:pPr>
        </w:pPrChange>
      </w:pPr>
      <w:bookmarkStart w:id="577" w:name="_Toc401168244"/>
      <w:ins w:id="578" w:author="Benjamin Pannell" w:date="2014-10-08T13:37:00Z">
        <w:r>
          <w:t xml:space="preserve">Figure </w:t>
        </w:r>
        <w:r>
          <w:fldChar w:fldCharType="begin"/>
        </w:r>
        <w:r>
          <w:instrText xml:space="preserve"> SEQ Figure \* ARABIC </w:instrText>
        </w:r>
      </w:ins>
      <w:r>
        <w:fldChar w:fldCharType="separate"/>
      </w:r>
      <w:ins w:id="579" w:author="Benjamin Pannell" w:date="2014-10-15T20:18:00Z">
        <w:r w:rsidR="00F30034">
          <w:rPr>
            <w:noProof/>
          </w:rPr>
          <w:t>11</w:t>
        </w:r>
      </w:ins>
      <w:ins w:id="580" w:author="Benjamin Pannell" w:date="2014-10-08T13:37:00Z">
        <w:r>
          <w:fldChar w:fldCharType="end"/>
        </w:r>
        <w:r>
          <w:t xml:space="preserve"> USB Emulation Example – Ctrl+A</w:t>
        </w:r>
      </w:ins>
      <w:bookmarkEnd w:id="577"/>
    </w:p>
    <w:p w14:paraId="75F61512" w14:textId="77777777" w:rsidR="00703247" w:rsidRDefault="00703247">
      <w:pPr>
        <w:rPr>
          <w:ins w:id="581" w:author="Benjamin Pannell" w:date="2014-10-08T16:24:00Z"/>
          <w:rFonts w:asciiTheme="majorHAnsi" w:eastAsiaTheme="majorEastAsia" w:hAnsiTheme="majorHAnsi" w:cstheme="majorBidi"/>
          <w:color w:val="2E74B5" w:themeColor="accent1" w:themeShade="BF"/>
          <w:sz w:val="26"/>
          <w:szCs w:val="26"/>
        </w:rPr>
      </w:pPr>
      <w:ins w:id="582" w:author="Benjamin Pannell" w:date="2014-10-08T16:24:00Z">
        <w:r>
          <w:br w:type="page"/>
        </w:r>
      </w:ins>
    </w:p>
    <w:p w14:paraId="7A6C3D81" w14:textId="0A017BC6" w:rsidR="0012286C" w:rsidRDefault="00E6734B" w:rsidP="008C42D7">
      <w:pPr>
        <w:pStyle w:val="Heading2"/>
      </w:pPr>
      <w:ins w:id="583" w:author="Benjamin Pannell" w:date="2014-10-08T12:41:00Z">
        <w:r>
          <w:lastRenderedPageBreak/>
          <w:t xml:space="preserve">Emulation </w:t>
        </w:r>
      </w:ins>
      <w:r w:rsidR="0012286C">
        <w:t>Master Device</w:t>
      </w:r>
    </w:p>
    <w:p w14:paraId="4C0F93C1" w14:textId="75AAC868" w:rsidR="0012286C" w:rsidRDefault="00835209" w:rsidP="008C42D7">
      <w:r>
        <w:t>The master device software consists of libraries responsible for wrapping of emulation commands in their relevant protocol level representations and transmission of these to the slave device. These libraries are available in a number of languages and, at a minimum, provide a means to submit mouse and keyboard emulation commands to the slave device for emulation.</w:t>
      </w:r>
    </w:p>
    <w:p w14:paraId="7A30BA02" w14:textId="77777777" w:rsidR="00763E10" w:rsidRDefault="00835209" w:rsidP="008C42D7">
      <w:pPr>
        <w:pStyle w:val="Caption"/>
        <w:rPr>
          <w:ins w:id="584" w:author="Benjamin Pannell" w:date="2014-10-15T20:27:00Z"/>
        </w:rPr>
      </w:pPr>
      <w:r w:rsidRPr="008C42D7">
        <w:rPr>
          <w:noProof/>
          <w:lang w:eastAsia="en-ZA"/>
        </w:rPr>
        <w:drawing>
          <wp:inline distT="0" distB="0" distL="0" distR="0" wp14:anchorId="637B7641" wp14:editId="795AE1AC">
            <wp:extent cx="5486400" cy="714375"/>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7CA294B" w14:textId="3A5CDE8E" w:rsidR="00EB5736" w:rsidRDefault="00835209" w:rsidP="008C42D7">
      <w:pPr>
        <w:pStyle w:val="Caption"/>
      </w:pPr>
      <w:bookmarkStart w:id="585" w:name="_Toc401168245"/>
      <w:r>
        <w:t xml:space="preserve">Figure </w:t>
      </w:r>
      <w:r w:rsidR="00B24485">
        <w:fldChar w:fldCharType="begin"/>
      </w:r>
      <w:r w:rsidR="00B24485">
        <w:instrText xml:space="preserve"> SEQ Figure \* ARABIC </w:instrText>
      </w:r>
      <w:r w:rsidR="00B24485">
        <w:fldChar w:fldCharType="separate"/>
      </w:r>
      <w:ins w:id="586" w:author="Benjamin Pannell" w:date="2014-10-15T20:18:00Z">
        <w:r w:rsidR="00F30034">
          <w:rPr>
            <w:noProof/>
          </w:rPr>
          <w:t>12</w:t>
        </w:r>
      </w:ins>
      <w:del w:id="587" w:author="Benjamin Pannell" w:date="2014-10-08T12:13:00Z">
        <w:r w:rsidDel="0037720F">
          <w:rPr>
            <w:noProof/>
          </w:rPr>
          <w:delText>7</w:delText>
        </w:r>
      </w:del>
      <w:r w:rsidR="00B24485">
        <w:rPr>
          <w:noProof/>
        </w:rPr>
        <w:fldChar w:fldCharType="end"/>
      </w:r>
      <w:r>
        <w:t xml:space="preserve"> Master Device Library Process</w:t>
      </w:r>
      <w:bookmarkEnd w:id="585"/>
    </w:p>
    <w:p w14:paraId="729A34B2" w14:textId="6E473591" w:rsidR="00EB5736" w:rsidRPr="008C42D7" w:rsidRDefault="00EB5736" w:rsidP="008C42D7">
      <w:r>
        <w:t xml:space="preserve">At a base level, these libraries provide functions for emulating mouse key presses, movement and scrolling through a function like </w:t>
      </w:r>
      <w:r w:rsidRPr="008C42D7">
        <w:rPr>
          <w:rFonts w:ascii="Consolas" w:hAnsi="Consolas" w:cs="Consolas"/>
          <w:sz w:val="22"/>
        </w:rPr>
        <w:t>isotope_mouse(buttons, deltaX, deltaY, deltaScroll)</w:t>
      </w:r>
      <w:r>
        <w:t xml:space="preserve"> and the emulation of keyboard input through a function like </w:t>
      </w:r>
      <w:r w:rsidRPr="008C42D7">
        <w:rPr>
          <w:rFonts w:ascii="Consolas" w:hAnsi="Consolas" w:cs="Consolas"/>
          <w:sz w:val="22"/>
        </w:rPr>
        <w:t>isotope_keyboard(modifiers, [] keys)</w:t>
      </w:r>
      <w:r>
        <w:rPr>
          <w:sz w:val="22"/>
        </w:rPr>
        <w:t>. These functions are intended to be used by higher-level wrappers which extend their behaviour through the use of state machines, key maps and other application specific logic to provide more advanced functionality.</w:t>
      </w:r>
    </w:p>
    <w:p w14:paraId="110759C9" w14:textId="3057BC2A" w:rsidR="00835209" w:rsidRDefault="00835209" w:rsidP="008C42D7">
      <w:r>
        <w:t>This approach allows complex functionality to be implemented at a library level while abstracting the details of the emulation away from the client – vastly simplifying the task of maintenance and future extension, as well as allowing differentiation within client libraries and customization of their output.</w:t>
      </w:r>
    </w:p>
    <w:p w14:paraId="5CD95282" w14:textId="49C7078D" w:rsidR="00177B63" w:rsidDel="00177B63" w:rsidRDefault="00835209" w:rsidP="00177B63">
      <w:pPr>
        <w:rPr>
          <w:del w:id="588" w:author="Benjamin Pannell" w:date="2014-10-15T19:16:00Z"/>
        </w:rPr>
        <w:pPrChange w:id="589" w:author="Benjamin Pannell" w:date="2014-10-15T19:17:00Z">
          <w:pPr>
            <w:pStyle w:val="Heading1"/>
          </w:pPr>
        </w:pPrChange>
      </w:pPr>
      <w:r>
        <w:t>For example, it would be possible for a custom library to provide a transcription service through which text passed to it in string form would be emulated</w:t>
      </w:r>
      <w:r w:rsidR="002B7914">
        <w:t>, effectively transcribing the text onto a target computer.</w:t>
      </w:r>
    </w:p>
    <w:p w14:paraId="73799B1D" w14:textId="77777777" w:rsidR="00177B63" w:rsidRDefault="00177B63" w:rsidP="00177B63">
      <w:pPr>
        <w:rPr>
          <w:ins w:id="590" w:author="Benjamin Pannell" w:date="2014-10-15T19:17:00Z"/>
        </w:rPr>
        <w:pPrChange w:id="591" w:author="Benjamin Pannell" w:date="2014-10-15T19:17:00Z">
          <w:pPr>
            <w:pStyle w:val="Heading1"/>
          </w:pPr>
        </w:pPrChange>
      </w:pPr>
    </w:p>
    <w:p w14:paraId="72E6C134" w14:textId="77777777" w:rsidR="00767E4F" w:rsidRDefault="00767E4F">
      <w:pPr>
        <w:rPr>
          <w:ins w:id="592" w:author="Benjamin Pannell" w:date="2014-10-15T19:35:00Z"/>
          <w:rFonts w:asciiTheme="majorHAnsi" w:eastAsiaTheme="majorEastAsia" w:hAnsiTheme="majorHAnsi" w:cstheme="majorBidi"/>
          <w:color w:val="2E74B5" w:themeColor="accent1" w:themeShade="BF"/>
          <w:sz w:val="26"/>
          <w:szCs w:val="26"/>
        </w:rPr>
      </w:pPr>
      <w:ins w:id="593" w:author="Benjamin Pannell" w:date="2014-10-15T19:35:00Z">
        <w:r>
          <w:br w:type="page"/>
        </w:r>
      </w:ins>
    </w:p>
    <w:p w14:paraId="3E116901" w14:textId="79F2CE71" w:rsidR="00177B63" w:rsidRDefault="00177B63" w:rsidP="00177B63">
      <w:pPr>
        <w:pStyle w:val="Heading2"/>
        <w:rPr>
          <w:ins w:id="594" w:author="Benjamin Pannell" w:date="2014-10-15T19:17:00Z"/>
        </w:rPr>
        <w:pPrChange w:id="595" w:author="Benjamin Pannell" w:date="2014-10-15T19:17:00Z">
          <w:pPr>
            <w:pStyle w:val="Heading1"/>
          </w:pPr>
        </w:pPrChange>
      </w:pPr>
      <w:ins w:id="596" w:author="Benjamin Pannell" w:date="2014-10-15T19:17:00Z">
        <w:r>
          <w:lastRenderedPageBreak/>
          <w:t>Library APIs</w:t>
        </w:r>
      </w:ins>
    </w:p>
    <w:p w14:paraId="453F9C08" w14:textId="469C15CB" w:rsidR="00177B63" w:rsidRPr="00177B63" w:rsidRDefault="00767E4F" w:rsidP="00177B63">
      <w:pPr>
        <w:rPr>
          <w:ins w:id="597" w:author="Benjamin Pannell" w:date="2014-10-15T19:17:00Z"/>
          <w:rPrChange w:id="598" w:author="Benjamin Pannell" w:date="2014-10-15T19:17:00Z">
            <w:rPr>
              <w:ins w:id="599" w:author="Benjamin Pannell" w:date="2014-10-15T19:17:00Z"/>
            </w:rPr>
          </w:rPrChange>
        </w:rPr>
        <w:pPrChange w:id="600" w:author="Benjamin Pannell" w:date="2014-10-15T19:17:00Z">
          <w:pPr>
            <w:pStyle w:val="Heading1"/>
          </w:pPr>
        </w:pPrChange>
      </w:pPr>
      <w:ins w:id="601" w:author="Benjamin Pannell" w:date="2014-10-15T19:35:00Z">
        <w:r>
          <w:t xml:space="preserve">This section covers the various software libraries available to developers wishing to make use of Isotope in their projects, as well as </w:t>
        </w:r>
      </w:ins>
      <w:ins w:id="602" w:author="Benjamin Pannell" w:date="2014-10-15T19:36:00Z">
        <w:r>
          <w:t>providing examples of their use. For more information on each API it is recommended you consult their bundled documentation which has been made available in</w:t>
        </w:r>
      </w:ins>
      <w:ins w:id="603" w:author="Benjamin Pannell" w:date="2014-10-15T19:46:00Z">
        <w:r w:rsidR="008B052F">
          <w:t xml:space="preserve"> </w:t>
        </w:r>
      </w:ins>
      <w:ins w:id="604" w:author="Benjamin Pannell" w:date="2014-10-15T19:37:00Z">
        <w:r w:rsidR="00B345CE">
          <w:fldChar w:fldCharType="begin"/>
        </w:r>
        <w:r w:rsidR="00B345CE">
          <w:instrText xml:space="preserve"> REF _Ref401165184 \h </w:instrText>
        </w:r>
      </w:ins>
      <w:r w:rsidR="00B345CE">
        <w:fldChar w:fldCharType="separate"/>
      </w:r>
      <w:ins w:id="605" w:author="Benjamin Pannell" w:date="2014-10-15T19:37:00Z">
        <w:r w:rsidR="00B345CE">
          <w:t>Appendix G: Library Documentation</w:t>
        </w:r>
        <w:r w:rsidR="00B345CE">
          <w:fldChar w:fldCharType="end"/>
        </w:r>
        <w:r>
          <w:t>.</w:t>
        </w:r>
      </w:ins>
    </w:p>
    <w:p w14:paraId="46CDB24A" w14:textId="77777777" w:rsidR="00177B63" w:rsidRDefault="00177B63" w:rsidP="00177B63">
      <w:pPr>
        <w:pStyle w:val="Heading3"/>
        <w:rPr>
          <w:ins w:id="606" w:author="Benjamin Pannell" w:date="2014-10-15T19:37:00Z"/>
        </w:rPr>
        <w:pPrChange w:id="607" w:author="Benjamin Pannell" w:date="2014-10-15T19:17:00Z">
          <w:pPr>
            <w:pStyle w:val="Heading1"/>
          </w:pPr>
        </w:pPrChange>
      </w:pPr>
      <w:ins w:id="608" w:author="Benjamin Pannell" w:date="2014-10-15T19:17:00Z">
        <w:r>
          <w:t>C-Library</w:t>
        </w:r>
      </w:ins>
    </w:p>
    <w:p w14:paraId="6453D11F" w14:textId="77777777" w:rsidR="00E657F8" w:rsidRDefault="00B345CE" w:rsidP="008B052F">
      <w:pPr>
        <w:rPr>
          <w:ins w:id="609" w:author="Benjamin Pannell" w:date="2014-10-15T19:39:00Z"/>
        </w:rPr>
        <w:pPrChange w:id="610" w:author="Benjamin Pannell" w:date="2014-10-15T19:42:00Z">
          <w:pPr>
            <w:pStyle w:val="Heading1"/>
          </w:pPr>
        </w:pPrChange>
      </w:pPr>
      <w:ins w:id="611" w:author="Benjamin Pannell" w:date="2014-10-15T19:37:00Z">
        <w:r>
          <w:t xml:space="preserve">The C library provides a low level interface </w:t>
        </w:r>
      </w:ins>
      <w:ins w:id="612" w:author="Benjamin Pannell" w:date="2014-10-15T19:38:00Z">
        <w:r>
          <w:t xml:space="preserve">through which interactions with the Isotope device can be managed. It is designed to simplify the creation of higher level software wrappers by providing </w:t>
        </w:r>
        <w:r w:rsidR="00E657F8">
          <w:t xml:space="preserve">platform specific communication logic and native packet </w:t>
        </w:r>
      </w:ins>
      <w:ins w:id="613" w:author="Benjamin Pannell" w:date="2014-10-15T19:39:00Z">
        <w:r w:rsidR="00E657F8">
          <w:t>generation functions through a standardized API.</w:t>
        </w:r>
      </w:ins>
    </w:p>
    <w:p w14:paraId="547C292B" w14:textId="3776DC2F" w:rsidR="008B052F" w:rsidRDefault="00E657F8" w:rsidP="008B052F">
      <w:pPr>
        <w:rPr>
          <w:ins w:id="614" w:author="Benjamin Pannell" w:date="2014-10-15T19:42:00Z"/>
        </w:rPr>
        <w:pPrChange w:id="615" w:author="Benjamin Pannell" w:date="2014-10-15T19:42:00Z">
          <w:pPr>
            <w:pStyle w:val="Heading1"/>
          </w:pPr>
        </w:pPrChange>
      </w:pPr>
      <w:ins w:id="616" w:author="Benjamin Pannell" w:date="2014-10-15T19:39:00Z">
        <w:r>
          <w:t xml:space="preserve">It is recommended that, where possible, application developers refrain from using the C library directly, as its functionality is </w:t>
        </w:r>
      </w:ins>
      <w:ins w:id="617" w:author="Benjamin Pannell" w:date="2014-10-15T19:40:00Z">
        <w:r>
          <w:t>substantially more basic than that provided by some of the other higher level wrapper libraries.</w:t>
        </w:r>
      </w:ins>
    </w:p>
    <w:p w14:paraId="19F29C66" w14:textId="7CFB0F0B" w:rsidR="008B052F" w:rsidRDefault="008B052F" w:rsidP="008B052F">
      <w:pPr>
        <w:jc w:val="center"/>
        <w:rPr>
          <w:ins w:id="618" w:author="Benjamin Pannell" w:date="2014-10-15T19:43:00Z"/>
        </w:rPr>
        <w:pPrChange w:id="619" w:author="Benjamin Pannell" w:date="2014-10-15T19:43:00Z">
          <w:pPr>
            <w:pStyle w:val="Heading1"/>
          </w:pPr>
        </w:pPrChange>
      </w:pPr>
      <w:ins w:id="620" w:author="Benjamin Pannell" w:date="2014-10-15T19:43:00Z">
        <w:r>
          <w:rPr>
            <w:noProof/>
            <w:lang w:eastAsia="en-ZA"/>
          </w:rPr>
          <mc:AlternateContent>
            <mc:Choice Requires="wps">
              <w:drawing>
                <wp:inline distT="0" distB="0" distL="0" distR="0" wp14:anchorId="036A48AD" wp14:editId="1F72D1EB">
                  <wp:extent cx="5400675" cy="1404620"/>
                  <wp:effectExtent l="0" t="0" r="28575" b="2667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65E9D87B" w14:textId="77777777" w:rsidR="00ED731E" w:rsidRPr="008B052F" w:rsidRDefault="00ED731E" w:rsidP="008B052F">
                              <w:pPr>
                                <w:spacing w:after="0"/>
                                <w:rPr>
                                  <w:ins w:id="621" w:author="Benjamin Pannell" w:date="2014-10-15T19:42:00Z"/>
                                  <w:rFonts w:ascii="Consolas" w:hAnsi="Consolas" w:cs="Consolas"/>
                                  <w:i/>
                                  <w:color w:val="595959" w:themeColor="text1" w:themeTint="A6"/>
                                  <w:sz w:val="22"/>
                                  <w:rPrChange w:id="622" w:author="Benjamin Pannell" w:date="2014-10-15T19:42:00Z">
                                    <w:rPr>
                                      <w:ins w:id="623" w:author="Benjamin Pannell" w:date="2014-10-15T19:42:00Z"/>
                                      <w:rFonts w:ascii="Consolas" w:hAnsi="Consolas" w:cs="Consolas"/>
                                      <w:i/>
                                      <w:color w:val="595959" w:themeColor="text1" w:themeTint="A6"/>
                                    </w:rPr>
                                  </w:rPrChange>
                                </w:rPr>
                              </w:pPr>
                              <w:ins w:id="624" w:author="Benjamin Pannell" w:date="2014-10-15T19:42:00Z">
                                <w:r w:rsidRPr="008B052F">
                                  <w:rPr>
                                    <w:rFonts w:ascii="Consolas" w:hAnsi="Consolas" w:cs="Consolas"/>
                                    <w:i/>
                                    <w:color w:val="595959" w:themeColor="text1" w:themeTint="A6"/>
                                    <w:sz w:val="22"/>
                                    <w:rPrChange w:id="625" w:author="Benjamin Pannell" w:date="2014-10-15T19:42:00Z">
                                      <w:rPr>
                                        <w:rFonts w:ascii="Consolas" w:hAnsi="Consolas" w:cs="Consolas"/>
                                        <w:i/>
                                        <w:color w:val="595959" w:themeColor="text1" w:themeTint="A6"/>
                                      </w:rPr>
                                    </w:rPrChange>
                                  </w:rPr>
                                  <w:t>// Opens a new Isotope device connection</w:t>
                                </w:r>
                              </w:ins>
                            </w:p>
                            <w:p w14:paraId="5722C59E" w14:textId="77777777" w:rsidR="00ED731E" w:rsidRPr="008B052F" w:rsidRDefault="00ED731E" w:rsidP="008B052F">
                              <w:pPr>
                                <w:spacing w:after="0"/>
                                <w:rPr>
                                  <w:ins w:id="626" w:author="Benjamin Pannell" w:date="2014-10-15T19:42:00Z"/>
                                  <w:rFonts w:ascii="Consolas" w:hAnsi="Consolas" w:cs="Consolas"/>
                                  <w:sz w:val="22"/>
                                  <w:rPrChange w:id="627" w:author="Benjamin Pannell" w:date="2014-10-15T19:42:00Z">
                                    <w:rPr>
                                      <w:ins w:id="628" w:author="Benjamin Pannell" w:date="2014-10-15T19:42:00Z"/>
                                      <w:rFonts w:ascii="Consolas" w:hAnsi="Consolas" w:cs="Consolas"/>
                                    </w:rPr>
                                  </w:rPrChange>
                                </w:rPr>
                              </w:pPr>
                              <w:ins w:id="629" w:author="Benjamin Pannell" w:date="2014-10-15T19:42:00Z">
                                <w:r w:rsidRPr="008B052F">
                                  <w:rPr>
                                    <w:rFonts w:ascii="Consolas" w:hAnsi="Consolas" w:cs="Consolas"/>
                                    <w:b/>
                                    <w:sz w:val="22"/>
                                    <w:rPrChange w:id="630" w:author="Benjamin Pannell" w:date="2014-10-15T19:42:00Z">
                                      <w:rPr>
                                        <w:rFonts w:ascii="Consolas" w:hAnsi="Consolas" w:cs="Consolas"/>
                                        <w:b/>
                                      </w:rPr>
                                    </w:rPrChange>
                                  </w:rPr>
                                  <w:t xml:space="preserve">int </w:t>
                                </w:r>
                                <w:r w:rsidRPr="008B052F">
                                  <w:rPr>
                                    <w:rFonts w:ascii="Consolas" w:hAnsi="Consolas" w:cs="Consolas"/>
                                    <w:sz w:val="22"/>
                                    <w:rPrChange w:id="631" w:author="Benjamin Pannell" w:date="2014-10-15T19:42:00Z">
                                      <w:rPr>
                                        <w:rFonts w:ascii="Consolas" w:hAnsi="Consolas" w:cs="Consolas"/>
                                      </w:rPr>
                                    </w:rPrChange>
                                  </w:rPr>
                                  <w:t>isotope_open(</w:t>
                                </w:r>
                                <w:r w:rsidRPr="008B052F">
                                  <w:rPr>
                                    <w:rFonts w:ascii="Consolas" w:hAnsi="Consolas" w:cs="Consolas"/>
                                    <w:b/>
                                    <w:sz w:val="22"/>
                                    <w:rPrChange w:id="632" w:author="Benjamin Pannell" w:date="2014-10-15T19:42:00Z">
                                      <w:rPr>
                                        <w:rFonts w:ascii="Consolas" w:hAnsi="Consolas" w:cs="Consolas"/>
                                        <w:b/>
                                      </w:rPr>
                                    </w:rPrChange>
                                  </w:rPr>
                                  <w:t xml:space="preserve">const char* </w:t>
                                </w:r>
                                <w:r w:rsidRPr="008B052F">
                                  <w:rPr>
                                    <w:rFonts w:ascii="Consolas" w:hAnsi="Consolas" w:cs="Consolas"/>
                                    <w:sz w:val="22"/>
                                    <w:rPrChange w:id="633" w:author="Benjamin Pannell" w:date="2014-10-15T19:42:00Z">
                                      <w:rPr>
                                        <w:rFonts w:ascii="Consolas" w:hAnsi="Consolas" w:cs="Consolas"/>
                                      </w:rPr>
                                    </w:rPrChange>
                                  </w:rPr>
                                  <w:t>device);</w:t>
                                </w:r>
                              </w:ins>
                            </w:p>
                            <w:p w14:paraId="6C041D8E" w14:textId="77777777" w:rsidR="00ED731E" w:rsidRPr="008B052F" w:rsidRDefault="00ED731E" w:rsidP="008B052F">
                              <w:pPr>
                                <w:spacing w:after="0"/>
                                <w:rPr>
                                  <w:ins w:id="634" w:author="Benjamin Pannell" w:date="2014-10-15T19:42:00Z"/>
                                  <w:rFonts w:ascii="Consolas" w:hAnsi="Consolas" w:cs="Consolas"/>
                                  <w:sz w:val="22"/>
                                  <w:rPrChange w:id="635" w:author="Benjamin Pannell" w:date="2014-10-15T19:42:00Z">
                                    <w:rPr>
                                      <w:ins w:id="636" w:author="Benjamin Pannell" w:date="2014-10-15T19:42:00Z"/>
                                      <w:rFonts w:ascii="Consolas" w:hAnsi="Consolas" w:cs="Consolas"/>
                                    </w:rPr>
                                  </w:rPrChange>
                                </w:rPr>
                              </w:pPr>
                            </w:p>
                            <w:p w14:paraId="74EEC4A6" w14:textId="77777777" w:rsidR="00ED731E" w:rsidRPr="008B052F" w:rsidRDefault="00ED731E" w:rsidP="008B052F">
                              <w:pPr>
                                <w:spacing w:after="0"/>
                                <w:rPr>
                                  <w:ins w:id="637" w:author="Benjamin Pannell" w:date="2014-10-15T19:42:00Z"/>
                                  <w:rFonts w:ascii="Consolas" w:hAnsi="Consolas" w:cs="Consolas"/>
                                  <w:color w:val="595959" w:themeColor="text1" w:themeTint="A6"/>
                                  <w:sz w:val="22"/>
                                  <w:rPrChange w:id="638" w:author="Benjamin Pannell" w:date="2014-10-15T19:42:00Z">
                                    <w:rPr>
                                      <w:ins w:id="639" w:author="Benjamin Pannell" w:date="2014-10-15T19:42:00Z"/>
                                      <w:rFonts w:ascii="Consolas" w:hAnsi="Consolas" w:cs="Consolas"/>
                                      <w:color w:val="595959" w:themeColor="text1" w:themeTint="A6"/>
                                    </w:rPr>
                                  </w:rPrChange>
                                </w:rPr>
                              </w:pPr>
                              <w:ins w:id="640" w:author="Benjamin Pannell" w:date="2014-10-15T19:42:00Z">
                                <w:r w:rsidRPr="008B052F">
                                  <w:rPr>
                                    <w:rFonts w:ascii="Consolas" w:hAnsi="Consolas" w:cs="Consolas"/>
                                    <w:i/>
                                    <w:color w:val="595959" w:themeColor="text1" w:themeTint="A6"/>
                                    <w:sz w:val="22"/>
                                    <w:rPrChange w:id="641" w:author="Benjamin Pannell" w:date="2014-10-15T19:42:00Z">
                                      <w:rPr>
                                        <w:rFonts w:ascii="Consolas" w:hAnsi="Consolas" w:cs="Consolas"/>
                                        <w:i/>
                                        <w:color w:val="595959" w:themeColor="text1" w:themeTint="A6"/>
                                      </w:rPr>
                                    </w:rPrChange>
                                  </w:rPr>
                                  <w:t>// Closes an Isotope device connection</w:t>
                                </w:r>
                              </w:ins>
                            </w:p>
                            <w:p w14:paraId="06FAFC16" w14:textId="77777777" w:rsidR="00ED731E" w:rsidRPr="008B052F" w:rsidRDefault="00ED731E" w:rsidP="008B052F">
                              <w:pPr>
                                <w:spacing w:after="0"/>
                                <w:rPr>
                                  <w:ins w:id="642" w:author="Benjamin Pannell" w:date="2014-10-15T19:42:00Z"/>
                                  <w:rFonts w:ascii="Consolas" w:hAnsi="Consolas" w:cs="Consolas"/>
                                  <w:sz w:val="22"/>
                                  <w:rPrChange w:id="643" w:author="Benjamin Pannell" w:date="2014-10-15T19:42:00Z">
                                    <w:rPr>
                                      <w:ins w:id="644" w:author="Benjamin Pannell" w:date="2014-10-15T19:42:00Z"/>
                                      <w:rFonts w:ascii="Consolas" w:hAnsi="Consolas" w:cs="Consolas"/>
                                    </w:rPr>
                                  </w:rPrChange>
                                </w:rPr>
                              </w:pPr>
                              <w:ins w:id="645" w:author="Benjamin Pannell" w:date="2014-10-15T19:42:00Z">
                                <w:r w:rsidRPr="008B052F">
                                  <w:rPr>
                                    <w:rFonts w:ascii="Consolas" w:hAnsi="Consolas" w:cs="Consolas"/>
                                    <w:b/>
                                    <w:sz w:val="22"/>
                                    <w:rPrChange w:id="646" w:author="Benjamin Pannell" w:date="2014-10-15T19:42:00Z">
                                      <w:rPr>
                                        <w:rFonts w:ascii="Consolas" w:hAnsi="Consolas" w:cs="Consolas"/>
                                        <w:b/>
                                      </w:rPr>
                                    </w:rPrChange>
                                  </w:rPr>
                                  <w:t xml:space="preserve">char </w:t>
                                </w:r>
                                <w:r w:rsidRPr="008B052F">
                                  <w:rPr>
                                    <w:rFonts w:ascii="Consolas" w:hAnsi="Consolas" w:cs="Consolas"/>
                                    <w:sz w:val="22"/>
                                    <w:rPrChange w:id="647" w:author="Benjamin Pannell" w:date="2014-10-15T19:42:00Z">
                                      <w:rPr>
                                        <w:rFonts w:ascii="Consolas" w:hAnsi="Consolas" w:cs="Consolas"/>
                                      </w:rPr>
                                    </w:rPrChange>
                                  </w:rPr>
                                  <w:t>isotope_close(</w:t>
                                </w:r>
                                <w:r w:rsidRPr="008B052F">
                                  <w:rPr>
                                    <w:rFonts w:ascii="Consolas" w:hAnsi="Consolas" w:cs="Consolas"/>
                                    <w:b/>
                                    <w:sz w:val="22"/>
                                    <w:rPrChange w:id="648" w:author="Benjamin Pannell" w:date="2014-10-15T19:42:00Z">
                                      <w:rPr>
                                        <w:rFonts w:ascii="Consolas" w:hAnsi="Consolas" w:cs="Consolas"/>
                                        <w:b/>
                                      </w:rPr>
                                    </w:rPrChange>
                                  </w:rPr>
                                  <w:t xml:space="preserve">int </w:t>
                                </w:r>
                                <w:r w:rsidRPr="008B052F">
                                  <w:rPr>
                                    <w:rFonts w:ascii="Consolas" w:hAnsi="Consolas" w:cs="Consolas"/>
                                    <w:sz w:val="22"/>
                                    <w:rPrChange w:id="649" w:author="Benjamin Pannell" w:date="2014-10-15T19:42:00Z">
                                      <w:rPr>
                                        <w:rFonts w:ascii="Consolas" w:hAnsi="Consolas" w:cs="Consolas"/>
                                      </w:rPr>
                                    </w:rPrChange>
                                  </w:rPr>
                                  <w:t>isotope);</w:t>
                                </w:r>
                              </w:ins>
                            </w:p>
                            <w:p w14:paraId="65A57B22" w14:textId="77777777" w:rsidR="00ED731E" w:rsidRPr="008B052F" w:rsidRDefault="00ED731E" w:rsidP="008B052F">
                              <w:pPr>
                                <w:spacing w:after="0"/>
                                <w:rPr>
                                  <w:ins w:id="650" w:author="Benjamin Pannell" w:date="2014-10-15T19:42:00Z"/>
                                  <w:rFonts w:ascii="Consolas" w:hAnsi="Consolas" w:cs="Consolas"/>
                                  <w:sz w:val="22"/>
                                  <w:rPrChange w:id="651" w:author="Benjamin Pannell" w:date="2014-10-15T19:42:00Z">
                                    <w:rPr>
                                      <w:ins w:id="652" w:author="Benjamin Pannell" w:date="2014-10-15T19:42:00Z"/>
                                      <w:rFonts w:ascii="Consolas" w:hAnsi="Consolas" w:cs="Consolas"/>
                                    </w:rPr>
                                  </w:rPrChange>
                                </w:rPr>
                              </w:pPr>
                            </w:p>
                            <w:p w14:paraId="1871A876" w14:textId="77777777" w:rsidR="00ED731E" w:rsidRPr="008B052F" w:rsidRDefault="00ED731E" w:rsidP="008B052F">
                              <w:pPr>
                                <w:spacing w:after="0"/>
                                <w:rPr>
                                  <w:ins w:id="653" w:author="Benjamin Pannell" w:date="2014-10-15T19:42:00Z"/>
                                  <w:rFonts w:ascii="Consolas" w:hAnsi="Consolas" w:cs="Consolas"/>
                                  <w:i/>
                                  <w:color w:val="595959" w:themeColor="text1" w:themeTint="A6"/>
                                  <w:sz w:val="22"/>
                                  <w:rPrChange w:id="654" w:author="Benjamin Pannell" w:date="2014-10-15T19:42:00Z">
                                    <w:rPr>
                                      <w:ins w:id="655" w:author="Benjamin Pannell" w:date="2014-10-15T19:42:00Z"/>
                                      <w:rFonts w:ascii="Consolas" w:hAnsi="Consolas" w:cs="Consolas"/>
                                      <w:i/>
                                      <w:color w:val="595959" w:themeColor="text1" w:themeTint="A6"/>
                                    </w:rPr>
                                  </w:rPrChange>
                                </w:rPr>
                              </w:pPr>
                              <w:ins w:id="656" w:author="Benjamin Pannell" w:date="2014-10-15T19:42:00Z">
                                <w:r w:rsidRPr="008B052F">
                                  <w:rPr>
                                    <w:rFonts w:ascii="Consolas" w:hAnsi="Consolas" w:cs="Consolas"/>
                                    <w:i/>
                                    <w:color w:val="595959" w:themeColor="text1" w:themeTint="A6"/>
                                    <w:sz w:val="22"/>
                                    <w:rPrChange w:id="657" w:author="Benjamin Pannell" w:date="2014-10-15T19:42:00Z">
                                      <w:rPr>
                                        <w:rFonts w:ascii="Consolas" w:hAnsi="Consolas" w:cs="Consolas"/>
                                        <w:i/>
                                        <w:color w:val="595959" w:themeColor="text1" w:themeTint="A6"/>
                                      </w:rPr>
                                    </w:rPrChange>
                                  </w:rPr>
                                  <w:t>// Formats and sends a mouse command to the specified Isotope</w:t>
                                </w:r>
                              </w:ins>
                            </w:p>
                            <w:p w14:paraId="5B5879ED" w14:textId="77777777" w:rsidR="00ED731E" w:rsidRPr="008B052F" w:rsidRDefault="00ED731E" w:rsidP="008B052F">
                              <w:pPr>
                                <w:spacing w:after="0"/>
                                <w:rPr>
                                  <w:ins w:id="658" w:author="Benjamin Pannell" w:date="2014-10-15T19:42:00Z"/>
                                  <w:rFonts w:ascii="Consolas" w:hAnsi="Consolas" w:cs="Consolas"/>
                                  <w:sz w:val="22"/>
                                  <w:rPrChange w:id="659" w:author="Benjamin Pannell" w:date="2014-10-15T19:42:00Z">
                                    <w:rPr>
                                      <w:ins w:id="660" w:author="Benjamin Pannell" w:date="2014-10-15T19:42:00Z"/>
                                      <w:rFonts w:ascii="Consolas" w:hAnsi="Consolas" w:cs="Consolas"/>
                                    </w:rPr>
                                  </w:rPrChange>
                                </w:rPr>
                              </w:pPr>
                              <w:ins w:id="661" w:author="Benjamin Pannell" w:date="2014-10-15T19:42:00Z">
                                <w:r w:rsidRPr="008B052F">
                                  <w:rPr>
                                    <w:rFonts w:ascii="Consolas" w:hAnsi="Consolas" w:cs="Consolas"/>
                                    <w:b/>
                                    <w:sz w:val="22"/>
                                    <w:rPrChange w:id="662" w:author="Benjamin Pannell" w:date="2014-10-15T19:42:00Z">
                                      <w:rPr>
                                        <w:rFonts w:ascii="Consolas" w:hAnsi="Consolas" w:cs="Consolas"/>
                                        <w:b/>
                                      </w:rPr>
                                    </w:rPrChange>
                                  </w:rPr>
                                  <w:t>char</w:t>
                                </w:r>
                                <w:r w:rsidRPr="008B052F">
                                  <w:rPr>
                                    <w:rFonts w:ascii="Consolas" w:hAnsi="Consolas" w:cs="Consolas"/>
                                    <w:sz w:val="22"/>
                                    <w:rPrChange w:id="663" w:author="Benjamin Pannell" w:date="2014-10-15T19:42:00Z">
                                      <w:rPr>
                                        <w:rFonts w:ascii="Consolas" w:hAnsi="Consolas" w:cs="Consolas"/>
                                      </w:rPr>
                                    </w:rPrChange>
                                  </w:rPr>
                                  <w:t xml:space="preserve"> isotope_mouse(</w:t>
                                </w:r>
                                <w:r w:rsidRPr="008B052F">
                                  <w:rPr>
                                    <w:rFonts w:ascii="Consolas" w:hAnsi="Consolas" w:cs="Consolas"/>
                                    <w:b/>
                                    <w:sz w:val="22"/>
                                    <w:rPrChange w:id="664" w:author="Benjamin Pannell" w:date="2014-10-15T19:42:00Z">
                                      <w:rPr>
                                        <w:rFonts w:ascii="Consolas" w:hAnsi="Consolas" w:cs="Consolas"/>
                                        <w:b/>
                                      </w:rPr>
                                    </w:rPrChange>
                                  </w:rPr>
                                  <w:t xml:space="preserve">int </w:t>
                                </w:r>
                                <w:r w:rsidRPr="008B052F">
                                  <w:rPr>
                                    <w:rFonts w:ascii="Consolas" w:hAnsi="Consolas" w:cs="Consolas"/>
                                    <w:sz w:val="22"/>
                                    <w:rPrChange w:id="665" w:author="Benjamin Pannell" w:date="2014-10-15T19:42:00Z">
                                      <w:rPr>
                                        <w:rFonts w:ascii="Consolas" w:hAnsi="Consolas" w:cs="Consolas"/>
                                      </w:rPr>
                                    </w:rPrChange>
                                  </w:rPr>
                                  <w:t xml:space="preserve">isotope, </w:t>
                                </w:r>
                                <w:r w:rsidRPr="008B052F">
                                  <w:rPr>
                                    <w:rFonts w:ascii="Consolas" w:hAnsi="Consolas" w:cs="Consolas"/>
                                    <w:b/>
                                    <w:sz w:val="22"/>
                                    <w:rPrChange w:id="666" w:author="Benjamin Pannell" w:date="2014-10-15T19:42:00Z">
                                      <w:rPr>
                                        <w:rFonts w:ascii="Consolas" w:hAnsi="Consolas" w:cs="Consolas"/>
                                        <w:b/>
                                      </w:rPr>
                                    </w:rPrChange>
                                  </w:rPr>
                                  <w:t>char</w:t>
                                </w:r>
                                <w:r w:rsidRPr="008B052F">
                                  <w:rPr>
                                    <w:rFonts w:ascii="Consolas" w:hAnsi="Consolas" w:cs="Consolas"/>
                                    <w:sz w:val="22"/>
                                    <w:rPrChange w:id="667" w:author="Benjamin Pannell" w:date="2014-10-15T19:42:00Z">
                                      <w:rPr>
                                        <w:rFonts w:ascii="Consolas" w:hAnsi="Consolas" w:cs="Consolas"/>
                                      </w:rPr>
                                    </w:rPrChange>
                                  </w:rPr>
                                  <w:t xml:space="preserve"> buttons, </w:t>
                                </w:r>
                                <w:r w:rsidRPr="008B052F">
                                  <w:rPr>
                                    <w:rFonts w:ascii="Consolas" w:hAnsi="Consolas" w:cs="Consolas"/>
                                    <w:b/>
                                    <w:sz w:val="22"/>
                                    <w:rPrChange w:id="668" w:author="Benjamin Pannell" w:date="2014-10-15T19:42:00Z">
                                      <w:rPr>
                                        <w:rFonts w:ascii="Consolas" w:hAnsi="Consolas" w:cs="Consolas"/>
                                        <w:b/>
                                      </w:rPr>
                                    </w:rPrChange>
                                  </w:rPr>
                                  <w:t>char</w:t>
                                </w:r>
                                <w:r w:rsidRPr="008B052F">
                                  <w:rPr>
                                    <w:rFonts w:ascii="Consolas" w:hAnsi="Consolas" w:cs="Consolas"/>
                                    <w:sz w:val="22"/>
                                    <w:rPrChange w:id="669" w:author="Benjamin Pannell" w:date="2014-10-15T19:42:00Z">
                                      <w:rPr>
                                        <w:rFonts w:ascii="Consolas" w:hAnsi="Consolas" w:cs="Consolas"/>
                                      </w:rPr>
                                    </w:rPrChange>
                                  </w:rPr>
                                  <w:t xml:space="preserve"> deltaX, </w:t>
                                </w:r>
                                <w:r w:rsidRPr="008B052F">
                                  <w:rPr>
                                    <w:rFonts w:ascii="Consolas" w:hAnsi="Consolas" w:cs="Consolas"/>
                                    <w:b/>
                                    <w:sz w:val="22"/>
                                    <w:rPrChange w:id="670" w:author="Benjamin Pannell" w:date="2014-10-15T19:42:00Z">
                                      <w:rPr>
                                        <w:rFonts w:ascii="Consolas" w:hAnsi="Consolas" w:cs="Consolas"/>
                                        <w:b/>
                                      </w:rPr>
                                    </w:rPrChange>
                                  </w:rPr>
                                  <w:t>char</w:t>
                                </w:r>
                                <w:r w:rsidRPr="008B052F">
                                  <w:rPr>
                                    <w:rFonts w:ascii="Consolas" w:hAnsi="Consolas" w:cs="Consolas"/>
                                    <w:sz w:val="22"/>
                                    <w:rPrChange w:id="671" w:author="Benjamin Pannell" w:date="2014-10-15T19:42:00Z">
                                      <w:rPr>
                                        <w:rFonts w:ascii="Consolas" w:hAnsi="Consolas" w:cs="Consolas"/>
                                      </w:rPr>
                                    </w:rPrChange>
                                  </w:rPr>
                                  <w:t xml:space="preserve"> deltaY, </w:t>
                                </w:r>
                                <w:r w:rsidRPr="008B052F">
                                  <w:rPr>
                                    <w:rFonts w:ascii="Consolas" w:hAnsi="Consolas" w:cs="Consolas"/>
                                    <w:b/>
                                    <w:sz w:val="22"/>
                                    <w:rPrChange w:id="672" w:author="Benjamin Pannell" w:date="2014-10-15T19:42:00Z">
                                      <w:rPr>
                                        <w:rFonts w:ascii="Consolas" w:hAnsi="Consolas" w:cs="Consolas"/>
                                        <w:b/>
                                      </w:rPr>
                                    </w:rPrChange>
                                  </w:rPr>
                                  <w:t>char</w:t>
                                </w:r>
                                <w:r w:rsidRPr="008B052F">
                                  <w:rPr>
                                    <w:rFonts w:ascii="Consolas" w:hAnsi="Consolas" w:cs="Consolas"/>
                                    <w:sz w:val="22"/>
                                    <w:rPrChange w:id="673" w:author="Benjamin Pannell" w:date="2014-10-15T19:42:00Z">
                                      <w:rPr>
                                        <w:rFonts w:ascii="Consolas" w:hAnsi="Consolas" w:cs="Consolas"/>
                                      </w:rPr>
                                    </w:rPrChange>
                                  </w:rPr>
                                  <w:t xml:space="preserve"> deltaScroll);</w:t>
                                </w:r>
                              </w:ins>
                            </w:p>
                            <w:p w14:paraId="6C4A68BD" w14:textId="77777777" w:rsidR="00ED731E" w:rsidRPr="008B052F" w:rsidRDefault="00ED731E" w:rsidP="008B052F">
                              <w:pPr>
                                <w:spacing w:after="0"/>
                                <w:rPr>
                                  <w:ins w:id="674" w:author="Benjamin Pannell" w:date="2014-10-15T19:42:00Z"/>
                                  <w:rFonts w:ascii="Consolas" w:hAnsi="Consolas" w:cs="Consolas"/>
                                  <w:sz w:val="22"/>
                                  <w:rPrChange w:id="675" w:author="Benjamin Pannell" w:date="2014-10-15T19:42:00Z">
                                    <w:rPr>
                                      <w:ins w:id="676" w:author="Benjamin Pannell" w:date="2014-10-15T19:42:00Z"/>
                                      <w:rFonts w:ascii="Consolas" w:hAnsi="Consolas" w:cs="Consolas"/>
                                    </w:rPr>
                                  </w:rPrChange>
                                </w:rPr>
                              </w:pPr>
                            </w:p>
                            <w:p w14:paraId="7DA10D39" w14:textId="77777777" w:rsidR="00ED731E" w:rsidRPr="008B052F" w:rsidRDefault="00ED731E" w:rsidP="008B052F">
                              <w:pPr>
                                <w:spacing w:after="0"/>
                                <w:rPr>
                                  <w:ins w:id="677" w:author="Benjamin Pannell" w:date="2014-10-15T19:42:00Z"/>
                                  <w:rFonts w:ascii="Consolas" w:hAnsi="Consolas" w:cs="Consolas"/>
                                  <w:i/>
                                  <w:color w:val="595959" w:themeColor="text1" w:themeTint="A6"/>
                                  <w:sz w:val="22"/>
                                  <w:rPrChange w:id="678" w:author="Benjamin Pannell" w:date="2014-10-15T19:42:00Z">
                                    <w:rPr>
                                      <w:ins w:id="679" w:author="Benjamin Pannell" w:date="2014-10-15T19:42:00Z"/>
                                      <w:rFonts w:ascii="Consolas" w:hAnsi="Consolas" w:cs="Consolas"/>
                                      <w:i/>
                                      <w:color w:val="595959" w:themeColor="text1" w:themeTint="A6"/>
                                    </w:rPr>
                                  </w:rPrChange>
                                </w:rPr>
                              </w:pPr>
                              <w:ins w:id="680" w:author="Benjamin Pannell" w:date="2014-10-15T19:42:00Z">
                                <w:r w:rsidRPr="008B052F">
                                  <w:rPr>
                                    <w:rFonts w:ascii="Consolas" w:hAnsi="Consolas" w:cs="Consolas"/>
                                    <w:i/>
                                    <w:color w:val="595959" w:themeColor="text1" w:themeTint="A6"/>
                                    <w:sz w:val="22"/>
                                    <w:rPrChange w:id="681" w:author="Benjamin Pannell" w:date="2014-10-15T19:42:00Z">
                                      <w:rPr>
                                        <w:rFonts w:ascii="Consolas" w:hAnsi="Consolas" w:cs="Consolas"/>
                                        <w:i/>
                                        <w:color w:val="595959" w:themeColor="text1" w:themeTint="A6"/>
                                      </w:rPr>
                                    </w:rPrChange>
                                  </w:rPr>
                                  <w:t>// Formats and sends a keyboard command to the specified Isotope</w:t>
                                </w:r>
                              </w:ins>
                            </w:p>
                            <w:p w14:paraId="26853992" w14:textId="77777777" w:rsidR="00ED731E" w:rsidRPr="008B052F" w:rsidRDefault="00ED731E" w:rsidP="008B052F">
                              <w:pPr>
                                <w:spacing w:after="0"/>
                                <w:rPr>
                                  <w:ins w:id="682" w:author="Benjamin Pannell" w:date="2014-10-15T19:42:00Z"/>
                                  <w:rFonts w:ascii="Consolas" w:hAnsi="Consolas" w:cs="Consolas"/>
                                  <w:sz w:val="22"/>
                                  <w:rPrChange w:id="683" w:author="Benjamin Pannell" w:date="2014-10-15T19:42:00Z">
                                    <w:rPr>
                                      <w:ins w:id="684" w:author="Benjamin Pannell" w:date="2014-10-15T19:42:00Z"/>
                                      <w:rFonts w:ascii="Consolas" w:hAnsi="Consolas" w:cs="Consolas"/>
                                    </w:rPr>
                                  </w:rPrChange>
                                </w:rPr>
                              </w:pPr>
                              <w:ins w:id="685" w:author="Benjamin Pannell" w:date="2014-10-15T19:42:00Z">
                                <w:r w:rsidRPr="008B052F">
                                  <w:rPr>
                                    <w:rFonts w:ascii="Consolas" w:hAnsi="Consolas" w:cs="Consolas"/>
                                    <w:b/>
                                    <w:sz w:val="22"/>
                                    <w:rPrChange w:id="686" w:author="Benjamin Pannell" w:date="2014-10-15T19:42:00Z">
                                      <w:rPr>
                                        <w:rFonts w:ascii="Consolas" w:hAnsi="Consolas" w:cs="Consolas"/>
                                        <w:b/>
                                      </w:rPr>
                                    </w:rPrChange>
                                  </w:rPr>
                                  <w:t>char</w:t>
                                </w:r>
                                <w:r w:rsidRPr="008B052F">
                                  <w:rPr>
                                    <w:rFonts w:ascii="Consolas" w:hAnsi="Consolas" w:cs="Consolas"/>
                                    <w:sz w:val="22"/>
                                    <w:rPrChange w:id="687" w:author="Benjamin Pannell" w:date="2014-10-15T19:42:00Z">
                                      <w:rPr>
                                        <w:rFonts w:ascii="Consolas" w:hAnsi="Consolas" w:cs="Consolas"/>
                                      </w:rPr>
                                    </w:rPrChange>
                                  </w:rPr>
                                  <w:t xml:space="preserve"> isotope_keyboard(</w:t>
                                </w:r>
                                <w:r w:rsidRPr="008B052F">
                                  <w:rPr>
                                    <w:rFonts w:ascii="Consolas" w:hAnsi="Consolas" w:cs="Consolas"/>
                                    <w:b/>
                                    <w:sz w:val="22"/>
                                    <w:rPrChange w:id="688" w:author="Benjamin Pannell" w:date="2014-10-15T19:42:00Z">
                                      <w:rPr>
                                        <w:rFonts w:ascii="Consolas" w:hAnsi="Consolas" w:cs="Consolas"/>
                                        <w:b/>
                                      </w:rPr>
                                    </w:rPrChange>
                                  </w:rPr>
                                  <w:t>int</w:t>
                                </w:r>
                                <w:r w:rsidRPr="008B052F">
                                  <w:rPr>
                                    <w:rFonts w:ascii="Consolas" w:hAnsi="Consolas" w:cs="Consolas"/>
                                    <w:sz w:val="22"/>
                                    <w:rPrChange w:id="689" w:author="Benjamin Pannell" w:date="2014-10-15T19:42:00Z">
                                      <w:rPr>
                                        <w:rFonts w:ascii="Consolas" w:hAnsi="Consolas" w:cs="Consolas"/>
                                      </w:rPr>
                                    </w:rPrChange>
                                  </w:rPr>
                                  <w:t xml:space="preserve"> isotope, </w:t>
                                </w:r>
                                <w:r w:rsidRPr="008B052F">
                                  <w:rPr>
                                    <w:rFonts w:ascii="Consolas" w:hAnsi="Consolas" w:cs="Consolas"/>
                                    <w:b/>
                                    <w:sz w:val="22"/>
                                    <w:rPrChange w:id="690" w:author="Benjamin Pannell" w:date="2014-10-15T19:42:00Z">
                                      <w:rPr>
                                        <w:rFonts w:ascii="Consolas" w:hAnsi="Consolas" w:cs="Consolas"/>
                                        <w:b/>
                                      </w:rPr>
                                    </w:rPrChange>
                                  </w:rPr>
                                  <w:t>char</w:t>
                                </w:r>
                                <w:r w:rsidRPr="008B052F">
                                  <w:rPr>
                                    <w:rFonts w:ascii="Consolas" w:hAnsi="Consolas" w:cs="Consolas"/>
                                    <w:sz w:val="22"/>
                                    <w:rPrChange w:id="691" w:author="Benjamin Pannell" w:date="2014-10-15T19:42:00Z">
                                      <w:rPr>
                                        <w:rFonts w:ascii="Consolas" w:hAnsi="Consolas" w:cs="Consolas"/>
                                      </w:rPr>
                                    </w:rPrChange>
                                  </w:rPr>
                                  <w:t xml:space="preserve"> modifiers, </w:t>
                                </w:r>
                                <w:r w:rsidRPr="008B052F">
                                  <w:rPr>
                                    <w:rFonts w:ascii="Consolas" w:hAnsi="Consolas" w:cs="Consolas"/>
                                    <w:b/>
                                    <w:sz w:val="22"/>
                                    <w:rPrChange w:id="692" w:author="Benjamin Pannell" w:date="2014-10-15T19:42:00Z">
                                      <w:rPr>
                                        <w:rFonts w:ascii="Consolas" w:hAnsi="Consolas" w:cs="Consolas"/>
                                        <w:b/>
                                      </w:rPr>
                                    </w:rPrChange>
                                  </w:rPr>
                                  <w:t xml:space="preserve">const char </w:t>
                                </w:r>
                                <w:r w:rsidRPr="008B052F">
                                  <w:rPr>
                                    <w:rFonts w:ascii="Consolas" w:hAnsi="Consolas" w:cs="Consolas"/>
                                    <w:sz w:val="22"/>
                                    <w:rPrChange w:id="693" w:author="Benjamin Pannell" w:date="2014-10-15T19:42:00Z">
                                      <w:rPr>
                                        <w:rFonts w:ascii="Consolas" w:hAnsi="Consolas" w:cs="Consolas"/>
                                      </w:rPr>
                                    </w:rPrChange>
                                  </w:rPr>
                                  <w:t xml:space="preserve">keys[], </w:t>
                                </w:r>
                                <w:r w:rsidRPr="008B052F">
                                  <w:rPr>
                                    <w:rFonts w:ascii="Consolas" w:hAnsi="Consolas" w:cs="Consolas"/>
                                    <w:b/>
                                    <w:sz w:val="22"/>
                                    <w:rPrChange w:id="694" w:author="Benjamin Pannell" w:date="2014-10-15T19:42:00Z">
                                      <w:rPr>
                                        <w:rFonts w:ascii="Consolas" w:hAnsi="Consolas" w:cs="Consolas"/>
                                        <w:b/>
                                      </w:rPr>
                                    </w:rPrChange>
                                  </w:rPr>
                                  <w:t xml:space="preserve">char </w:t>
                                </w:r>
                                <w:r w:rsidRPr="008B052F">
                                  <w:rPr>
                                    <w:rFonts w:ascii="Consolas" w:hAnsi="Consolas" w:cs="Consolas"/>
                                    <w:sz w:val="22"/>
                                    <w:rPrChange w:id="695" w:author="Benjamin Pannell" w:date="2014-10-15T19:42:00Z">
                                      <w:rPr>
                                        <w:rFonts w:ascii="Consolas" w:hAnsi="Consolas" w:cs="Consolas"/>
                                      </w:rPr>
                                    </w:rPrChange>
                                  </w:rPr>
                                  <w:t>keys_count);</w:t>
                                </w:r>
                              </w:ins>
                            </w:p>
                            <w:p w14:paraId="5FFE653D" w14:textId="77777777" w:rsidR="00ED731E" w:rsidRPr="008B052F" w:rsidRDefault="00ED731E" w:rsidP="008B052F">
                              <w:pPr>
                                <w:spacing w:after="0"/>
                                <w:rPr>
                                  <w:ins w:id="696" w:author="Benjamin Pannell" w:date="2014-10-15T19:42:00Z"/>
                                  <w:rFonts w:ascii="Consolas" w:hAnsi="Consolas" w:cs="Consolas"/>
                                  <w:sz w:val="22"/>
                                  <w:rPrChange w:id="697" w:author="Benjamin Pannell" w:date="2014-10-15T19:42:00Z">
                                    <w:rPr>
                                      <w:ins w:id="698" w:author="Benjamin Pannell" w:date="2014-10-15T19:42:00Z"/>
                                      <w:rFonts w:ascii="Consolas" w:hAnsi="Consolas" w:cs="Consolas"/>
                                    </w:rPr>
                                  </w:rPrChange>
                                </w:rPr>
                              </w:pPr>
                            </w:p>
                            <w:p w14:paraId="3D7EAEC6" w14:textId="77777777" w:rsidR="00ED731E" w:rsidRPr="008B052F" w:rsidRDefault="00ED731E" w:rsidP="008B052F">
                              <w:pPr>
                                <w:spacing w:after="0"/>
                                <w:rPr>
                                  <w:ins w:id="699" w:author="Benjamin Pannell" w:date="2014-10-15T19:42:00Z"/>
                                  <w:rFonts w:ascii="Consolas" w:hAnsi="Consolas" w:cs="Consolas"/>
                                  <w:i/>
                                  <w:color w:val="595959" w:themeColor="text1" w:themeTint="A6"/>
                                  <w:sz w:val="22"/>
                                  <w:rPrChange w:id="700" w:author="Benjamin Pannell" w:date="2014-10-15T19:42:00Z">
                                    <w:rPr>
                                      <w:ins w:id="701" w:author="Benjamin Pannell" w:date="2014-10-15T19:42:00Z"/>
                                      <w:rFonts w:ascii="Consolas" w:hAnsi="Consolas" w:cs="Consolas"/>
                                      <w:i/>
                                      <w:color w:val="595959" w:themeColor="text1" w:themeTint="A6"/>
                                    </w:rPr>
                                  </w:rPrChange>
                                </w:rPr>
                              </w:pPr>
                              <w:ins w:id="702" w:author="Benjamin Pannell" w:date="2014-10-15T19:42:00Z">
                                <w:r w:rsidRPr="008B052F">
                                  <w:rPr>
                                    <w:rFonts w:ascii="Consolas" w:hAnsi="Consolas" w:cs="Consolas"/>
                                    <w:i/>
                                    <w:color w:val="595959" w:themeColor="text1" w:themeTint="A6"/>
                                    <w:sz w:val="22"/>
                                    <w:rPrChange w:id="703" w:author="Benjamin Pannell" w:date="2014-10-15T19:42:00Z">
                                      <w:rPr>
                                        <w:rFonts w:ascii="Consolas" w:hAnsi="Consolas" w:cs="Consolas"/>
                                        <w:i/>
                                        <w:color w:val="595959" w:themeColor="text1" w:themeTint="A6"/>
                                      </w:rPr>
                                    </w:rPrChange>
                                  </w:rPr>
                                  <w:t>// Formats and sends a joystick command to the specified Isotope</w:t>
                                </w:r>
                              </w:ins>
                            </w:p>
                            <w:p w14:paraId="4003C50F" w14:textId="77777777" w:rsidR="00ED731E" w:rsidRPr="008B052F" w:rsidRDefault="00ED731E" w:rsidP="008B052F">
                              <w:pPr>
                                <w:spacing w:after="0"/>
                                <w:rPr>
                                  <w:ins w:id="704" w:author="Benjamin Pannell" w:date="2014-10-15T19:42:00Z"/>
                                  <w:rFonts w:ascii="Consolas" w:hAnsi="Consolas" w:cs="Consolas"/>
                                  <w:sz w:val="22"/>
                                  <w:rPrChange w:id="705" w:author="Benjamin Pannell" w:date="2014-10-15T19:42:00Z">
                                    <w:rPr>
                                      <w:ins w:id="706" w:author="Benjamin Pannell" w:date="2014-10-15T19:42:00Z"/>
                                      <w:rFonts w:ascii="Consolas" w:hAnsi="Consolas" w:cs="Consolas"/>
                                    </w:rPr>
                                  </w:rPrChange>
                                </w:rPr>
                              </w:pPr>
                              <w:ins w:id="707" w:author="Benjamin Pannell" w:date="2014-10-15T19:42:00Z">
                                <w:r w:rsidRPr="008B052F">
                                  <w:rPr>
                                    <w:rFonts w:ascii="Consolas" w:hAnsi="Consolas" w:cs="Consolas"/>
                                    <w:b/>
                                    <w:sz w:val="22"/>
                                    <w:rPrChange w:id="708" w:author="Benjamin Pannell" w:date="2014-10-15T19:42:00Z">
                                      <w:rPr>
                                        <w:rFonts w:ascii="Consolas" w:hAnsi="Consolas" w:cs="Consolas"/>
                                        <w:b/>
                                      </w:rPr>
                                    </w:rPrChange>
                                  </w:rPr>
                                  <w:t>char</w:t>
                                </w:r>
                                <w:r w:rsidRPr="008B052F">
                                  <w:rPr>
                                    <w:rFonts w:ascii="Consolas" w:hAnsi="Consolas" w:cs="Consolas"/>
                                    <w:sz w:val="22"/>
                                    <w:rPrChange w:id="709" w:author="Benjamin Pannell" w:date="2014-10-15T19:42:00Z">
                                      <w:rPr>
                                        <w:rFonts w:ascii="Consolas" w:hAnsi="Consolas" w:cs="Consolas"/>
                                      </w:rPr>
                                    </w:rPrChange>
                                  </w:rPr>
                                  <w:t xml:space="preserve"> isotope_joystick(</w:t>
                                </w:r>
                                <w:r w:rsidRPr="008B052F">
                                  <w:rPr>
                                    <w:rFonts w:ascii="Consolas" w:hAnsi="Consolas" w:cs="Consolas"/>
                                    <w:b/>
                                    <w:sz w:val="22"/>
                                    <w:rPrChange w:id="710" w:author="Benjamin Pannell" w:date="2014-10-15T19:42:00Z">
                                      <w:rPr>
                                        <w:rFonts w:ascii="Consolas" w:hAnsi="Consolas" w:cs="Consolas"/>
                                        <w:b/>
                                      </w:rPr>
                                    </w:rPrChange>
                                  </w:rPr>
                                  <w:t>int</w:t>
                                </w:r>
                                <w:r w:rsidRPr="008B052F">
                                  <w:rPr>
                                    <w:rFonts w:ascii="Consolas" w:hAnsi="Consolas" w:cs="Consolas"/>
                                    <w:sz w:val="22"/>
                                    <w:rPrChange w:id="711" w:author="Benjamin Pannell" w:date="2014-10-15T19:42:00Z">
                                      <w:rPr>
                                        <w:rFonts w:ascii="Consolas" w:hAnsi="Consolas" w:cs="Consolas"/>
                                      </w:rPr>
                                    </w:rPrChange>
                                  </w:rPr>
                                  <w:t xml:space="preserve"> isotope, </w:t>
                                </w:r>
                                <w:r w:rsidRPr="008B052F">
                                  <w:rPr>
                                    <w:rFonts w:ascii="Consolas" w:hAnsi="Consolas" w:cs="Consolas"/>
                                    <w:b/>
                                    <w:sz w:val="22"/>
                                    <w:rPrChange w:id="712" w:author="Benjamin Pannell" w:date="2014-10-15T19:42:00Z">
                                      <w:rPr>
                                        <w:rFonts w:ascii="Consolas" w:hAnsi="Consolas" w:cs="Consolas"/>
                                        <w:b/>
                                      </w:rPr>
                                    </w:rPrChange>
                                  </w:rPr>
                                  <w:t>int</w:t>
                                </w:r>
                                <w:r w:rsidRPr="008B052F">
                                  <w:rPr>
                                    <w:rFonts w:ascii="Consolas" w:hAnsi="Consolas" w:cs="Consolas"/>
                                    <w:sz w:val="22"/>
                                    <w:rPrChange w:id="713" w:author="Benjamin Pannell" w:date="2014-10-15T19:42:00Z">
                                      <w:rPr>
                                        <w:rFonts w:ascii="Consolas" w:hAnsi="Consolas" w:cs="Consolas"/>
                                      </w:rPr>
                                    </w:rPrChange>
                                  </w:rPr>
                                  <w:t xml:space="preserve"> buttons, </w:t>
                                </w:r>
                                <w:r w:rsidRPr="008B052F">
                                  <w:rPr>
                                    <w:rFonts w:ascii="Consolas" w:hAnsi="Consolas" w:cs="Consolas"/>
                                    <w:b/>
                                    <w:sz w:val="22"/>
                                    <w:rPrChange w:id="714" w:author="Benjamin Pannell" w:date="2014-10-15T19:42:00Z">
                                      <w:rPr>
                                        <w:rFonts w:ascii="Consolas" w:hAnsi="Consolas" w:cs="Consolas"/>
                                        <w:b/>
                                      </w:rPr>
                                    </w:rPrChange>
                                  </w:rPr>
                                  <w:t>short</w:t>
                                </w:r>
                                <w:r w:rsidRPr="008B052F">
                                  <w:rPr>
                                    <w:rFonts w:ascii="Consolas" w:hAnsi="Consolas" w:cs="Consolas"/>
                                    <w:sz w:val="22"/>
                                    <w:rPrChange w:id="715" w:author="Benjamin Pannell" w:date="2014-10-15T19:42:00Z">
                                      <w:rPr>
                                        <w:rFonts w:ascii="Consolas" w:hAnsi="Consolas" w:cs="Consolas"/>
                                      </w:rPr>
                                    </w:rPrChange>
                                  </w:rPr>
                                  <w:t xml:space="preserve"> x, </w:t>
                                </w:r>
                                <w:r w:rsidRPr="008B052F">
                                  <w:rPr>
                                    <w:rFonts w:ascii="Consolas" w:hAnsi="Consolas" w:cs="Consolas"/>
                                    <w:b/>
                                    <w:sz w:val="22"/>
                                    <w:rPrChange w:id="716" w:author="Benjamin Pannell" w:date="2014-10-15T19:42:00Z">
                                      <w:rPr>
                                        <w:rFonts w:ascii="Consolas" w:hAnsi="Consolas" w:cs="Consolas"/>
                                        <w:b/>
                                      </w:rPr>
                                    </w:rPrChange>
                                  </w:rPr>
                                  <w:t>short</w:t>
                                </w:r>
                                <w:r w:rsidRPr="008B052F">
                                  <w:rPr>
                                    <w:rFonts w:ascii="Consolas" w:hAnsi="Consolas" w:cs="Consolas"/>
                                    <w:sz w:val="22"/>
                                    <w:rPrChange w:id="717" w:author="Benjamin Pannell" w:date="2014-10-15T19:42:00Z">
                                      <w:rPr>
                                        <w:rFonts w:ascii="Consolas" w:hAnsi="Consolas" w:cs="Consolas"/>
                                      </w:rPr>
                                    </w:rPrChange>
                                  </w:rPr>
                                  <w:t xml:space="preserve"> y, </w:t>
                                </w:r>
                                <w:r w:rsidRPr="008B052F">
                                  <w:rPr>
                                    <w:rFonts w:ascii="Consolas" w:hAnsi="Consolas" w:cs="Consolas"/>
                                    <w:b/>
                                    <w:sz w:val="22"/>
                                    <w:rPrChange w:id="718" w:author="Benjamin Pannell" w:date="2014-10-15T19:42:00Z">
                                      <w:rPr>
                                        <w:rFonts w:ascii="Consolas" w:hAnsi="Consolas" w:cs="Consolas"/>
                                        <w:b/>
                                      </w:rPr>
                                    </w:rPrChange>
                                  </w:rPr>
                                  <w:t>short</w:t>
                                </w:r>
                                <w:r w:rsidRPr="008B052F">
                                  <w:rPr>
                                    <w:rFonts w:ascii="Consolas" w:hAnsi="Consolas" w:cs="Consolas"/>
                                    <w:sz w:val="22"/>
                                    <w:rPrChange w:id="719" w:author="Benjamin Pannell" w:date="2014-10-15T19:42:00Z">
                                      <w:rPr>
                                        <w:rFonts w:ascii="Consolas" w:hAnsi="Consolas" w:cs="Consolas"/>
                                      </w:rPr>
                                    </w:rPrChange>
                                  </w:rPr>
                                  <w:t xml:space="preserve"> z, </w:t>
                                </w:r>
                                <w:r w:rsidRPr="008B052F">
                                  <w:rPr>
                                    <w:rFonts w:ascii="Consolas" w:hAnsi="Consolas" w:cs="Consolas"/>
                                    <w:b/>
                                    <w:sz w:val="22"/>
                                    <w:rPrChange w:id="720" w:author="Benjamin Pannell" w:date="2014-10-15T19:42:00Z">
                                      <w:rPr>
                                        <w:rFonts w:ascii="Consolas" w:hAnsi="Consolas" w:cs="Consolas"/>
                                        <w:b/>
                                      </w:rPr>
                                    </w:rPrChange>
                                  </w:rPr>
                                  <w:t>short</w:t>
                                </w:r>
                                <w:r w:rsidRPr="008B052F">
                                  <w:rPr>
                                    <w:rFonts w:ascii="Consolas" w:hAnsi="Consolas" w:cs="Consolas"/>
                                    <w:sz w:val="22"/>
                                    <w:rPrChange w:id="721" w:author="Benjamin Pannell" w:date="2014-10-15T19:42:00Z">
                                      <w:rPr>
                                        <w:rFonts w:ascii="Consolas" w:hAnsi="Consolas" w:cs="Consolas"/>
                                      </w:rPr>
                                    </w:rPrChange>
                                  </w:rPr>
                                  <w:t xml:space="preserve"> rz, </w:t>
                                </w:r>
                                <w:r w:rsidRPr="008B052F">
                                  <w:rPr>
                                    <w:rFonts w:ascii="Consolas" w:hAnsi="Consolas" w:cs="Consolas"/>
                                    <w:b/>
                                    <w:sz w:val="22"/>
                                    <w:rPrChange w:id="722" w:author="Benjamin Pannell" w:date="2014-10-15T19:42:00Z">
                                      <w:rPr>
                                        <w:rFonts w:ascii="Consolas" w:hAnsi="Consolas" w:cs="Consolas"/>
                                        <w:b/>
                                      </w:rPr>
                                    </w:rPrChange>
                                  </w:rPr>
                                  <w:t>short</w:t>
                                </w:r>
                                <w:r w:rsidRPr="008B052F">
                                  <w:rPr>
                                    <w:rFonts w:ascii="Consolas" w:hAnsi="Consolas" w:cs="Consolas"/>
                                    <w:sz w:val="22"/>
                                    <w:rPrChange w:id="723" w:author="Benjamin Pannell" w:date="2014-10-15T19:42:00Z">
                                      <w:rPr>
                                        <w:rFonts w:ascii="Consolas" w:hAnsi="Consolas" w:cs="Consolas"/>
                                      </w:rPr>
                                    </w:rPrChange>
                                  </w:rPr>
                                  <w:t xml:space="preserve"> sliderLeft, </w:t>
                                </w:r>
                                <w:r w:rsidRPr="008B052F">
                                  <w:rPr>
                                    <w:rFonts w:ascii="Consolas" w:hAnsi="Consolas" w:cs="Consolas"/>
                                    <w:b/>
                                    <w:sz w:val="22"/>
                                    <w:rPrChange w:id="724" w:author="Benjamin Pannell" w:date="2014-10-15T19:42:00Z">
                                      <w:rPr>
                                        <w:rFonts w:ascii="Consolas" w:hAnsi="Consolas" w:cs="Consolas"/>
                                        <w:b/>
                                      </w:rPr>
                                    </w:rPrChange>
                                  </w:rPr>
                                  <w:t>short</w:t>
                                </w:r>
                                <w:r w:rsidRPr="008B052F">
                                  <w:rPr>
                                    <w:rFonts w:ascii="Consolas" w:hAnsi="Consolas" w:cs="Consolas"/>
                                    <w:sz w:val="22"/>
                                    <w:rPrChange w:id="725" w:author="Benjamin Pannell" w:date="2014-10-15T19:42:00Z">
                                      <w:rPr>
                                        <w:rFonts w:ascii="Consolas" w:hAnsi="Consolas" w:cs="Consolas"/>
                                      </w:rPr>
                                    </w:rPrChange>
                                  </w:rPr>
                                  <w:t xml:space="preserve"> sliderRight, </w:t>
                                </w:r>
                                <w:r w:rsidRPr="008B052F">
                                  <w:rPr>
                                    <w:rFonts w:ascii="Consolas" w:hAnsi="Consolas" w:cs="Consolas"/>
                                    <w:b/>
                                    <w:sz w:val="22"/>
                                    <w:rPrChange w:id="726" w:author="Benjamin Pannell" w:date="2014-10-15T19:42:00Z">
                                      <w:rPr>
                                        <w:rFonts w:ascii="Consolas" w:hAnsi="Consolas" w:cs="Consolas"/>
                                        <w:b/>
                                      </w:rPr>
                                    </w:rPrChange>
                                  </w:rPr>
                                  <w:t>char</w:t>
                                </w:r>
                                <w:r w:rsidRPr="008B052F">
                                  <w:rPr>
                                    <w:rFonts w:ascii="Consolas" w:hAnsi="Consolas" w:cs="Consolas"/>
                                    <w:sz w:val="22"/>
                                    <w:rPrChange w:id="727" w:author="Benjamin Pannell" w:date="2014-10-15T19:42:00Z">
                                      <w:rPr>
                                        <w:rFonts w:ascii="Consolas" w:hAnsi="Consolas" w:cs="Consolas"/>
                                      </w:rPr>
                                    </w:rPrChange>
                                  </w:rPr>
                                  <w:t xml:space="preserve"> hat);</w:t>
                                </w:r>
                              </w:ins>
                            </w:p>
                            <w:p w14:paraId="6BABB633" w14:textId="77777777" w:rsidR="00ED731E" w:rsidRPr="008B052F" w:rsidRDefault="00ED731E" w:rsidP="008B052F">
                              <w:pPr>
                                <w:spacing w:after="0"/>
                                <w:rPr>
                                  <w:ins w:id="728" w:author="Benjamin Pannell" w:date="2014-10-15T19:42:00Z"/>
                                  <w:rFonts w:ascii="Consolas" w:hAnsi="Consolas" w:cs="Consolas"/>
                                  <w:sz w:val="22"/>
                                  <w:rPrChange w:id="729" w:author="Benjamin Pannell" w:date="2014-10-15T19:42:00Z">
                                    <w:rPr>
                                      <w:ins w:id="730" w:author="Benjamin Pannell" w:date="2014-10-15T19:42:00Z"/>
                                      <w:rFonts w:ascii="Consolas" w:hAnsi="Consolas" w:cs="Consolas"/>
                                    </w:rPr>
                                  </w:rPrChange>
                                </w:rPr>
                              </w:pPr>
                            </w:p>
                            <w:p w14:paraId="3579B5FE" w14:textId="77777777" w:rsidR="00ED731E" w:rsidRPr="008B052F" w:rsidRDefault="00ED731E" w:rsidP="008B052F">
                              <w:pPr>
                                <w:spacing w:after="0"/>
                                <w:rPr>
                                  <w:ins w:id="731" w:author="Benjamin Pannell" w:date="2014-10-15T19:42:00Z"/>
                                  <w:rFonts w:ascii="Consolas" w:hAnsi="Consolas" w:cs="Consolas"/>
                                  <w:i/>
                                  <w:color w:val="595959" w:themeColor="text1" w:themeTint="A6"/>
                                  <w:sz w:val="22"/>
                                  <w:rPrChange w:id="732" w:author="Benjamin Pannell" w:date="2014-10-15T19:42:00Z">
                                    <w:rPr>
                                      <w:ins w:id="733" w:author="Benjamin Pannell" w:date="2014-10-15T19:42:00Z"/>
                                      <w:rFonts w:ascii="Consolas" w:hAnsi="Consolas" w:cs="Consolas"/>
                                      <w:i/>
                                      <w:color w:val="595959" w:themeColor="text1" w:themeTint="A6"/>
                                    </w:rPr>
                                  </w:rPrChange>
                                </w:rPr>
                              </w:pPr>
                              <w:ins w:id="734" w:author="Benjamin Pannell" w:date="2014-10-15T19:42:00Z">
                                <w:r w:rsidRPr="008B052F">
                                  <w:rPr>
                                    <w:rFonts w:ascii="Consolas" w:hAnsi="Consolas" w:cs="Consolas"/>
                                    <w:i/>
                                    <w:color w:val="595959" w:themeColor="text1" w:themeTint="A6"/>
                                    <w:sz w:val="22"/>
                                    <w:rPrChange w:id="735" w:author="Benjamin Pannell" w:date="2014-10-15T19:42:00Z">
                                      <w:rPr>
                                        <w:rFonts w:ascii="Consolas" w:hAnsi="Consolas" w:cs="Consolas"/>
                                        <w:i/>
                                        <w:color w:val="595959" w:themeColor="text1" w:themeTint="A6"/>
                                      </w:rPr>
                                    </w:rPrChange>
                                  </w:rPr>
                                  <w:t>// Sends the specified packet to the specified Isotope</w:t>
                                </w:r>
                              </w:ins>
                            </w:p>
                            <w:p w14:paraId="1947A7AB" w14:textId="77777777" w:rsidR="00ED731E" w:rsidRPr="008B052F" w:rsidRDefault="00ED731E" w:rsidP="008B052F">
                              <w:pPr>
                                <w:spacing w:after="0"/>
                                <w:rPr>
                                  <w:rFonts w:ascii="Consolas" w:hAnsi="Consolas" w:cs="Consolas"/>
                                  <w:sz w:val="22"/>
                                  <w:rPrChange w:id="736" w:author="Benjamin Pannell" w:date="2014-10-15T19:42:00Z">
                                    <w:rPr/>
                                  </w:rPrChange>
                                </w:rPr>
                                <w:pPrChange w:id="737" w:author="Benjamin Pannell" w:date="2014-10-15T19:42:00Z">
                                  <w:pPr/>
                                </w:pPrChange>
                              </w:pPr>
                              <w:ins w:id="738" w:author="Benjamin Pannell" w:date="2014-10-15T19:42:00Z">
                                <w:r w:rsidRPr="008B052F">
                                  <w:rPr>
                                    <w:rFonts w:ascii="Consolas" w:hAnsi="Consolas" w:cs="Consolas"/>
                                    <w:b/>
                                    <w:sz w:val="22"/>
                                    <w:rPrChange w:id="739" w:author="Benjamin Pannell" w:date="2014-10-15T19:42:00Z">
                                      <w:rPr>
                                        <w:rFonts w:ascii="Consolas" w:hAnsi="Consolas" w:cs="Consolas"/>
                                        <w:b/>
                                      </w:rPr>
                                    </w:rPrChange>
                                  </w:rPr>
                                  <w:t>char</w:t>
                                </w:r>
                                <w:r w:rsidRPr="008B052F">
                                  <w:rPr>
                                    <w:rFonts w:ascii="Consolas" w:hAnsi="Consolas" w:cs="Consolas"/>
                                    <w:sz w:val="22"/>
                                    <w:rPrChange w:id="740" w:author="Benjamin Pannell" w:date="2014-10-15T19:42:00Z">
                                      <w:rPr>
                                        <w:rFonts w:ascii="Consolas" w:hAnsi="Consolas" w:cs="Consolas"/>
                                      </w:rPr>
                                    </w:rPrChange>
                                  </w:rPr>
                                  <w:t xml:space="preserve"> isotope_write(</w:t>
                                </w:r>
                                <w:r w:rsidRPr="008B052F">
                                  <w:rPr>
                                    <w:rFonts w:ascii="Consolas" w:hAnsi="Consolas" w:cs="Consolas"/>
                                    <w:b/>
                                    <w:sz w:val="22"/>
                                    <w:rPrChange w:id="741" w:author="Benjamin Pannell" w:date="2014-10-15T19:42:00Z">
                                      <w:rPr>
                                        <w:rFonts w:ascii="Consolas" w:hAnsi="Consolas" w:cs="Consolas"/>
                                        <w:b/>
                                      </w:rPr>
                                    </w:rPrChange>
                                  </w:rPr>
                                  <w:t>int</w:t>
                                </w:r>
                                <w:r w:rsidRPr="008B052F">
                                  <w:rPr>
                                    <w:rFonts w:ascii="Consolas" w:hAnsi="Consolas" w:cs="Consolas"/>
                                    <w:sz w:val="22"/>
                                    <w:rPrChange w:id="742" w:author="Benjamin Pannell" w:date="2014-10-15T19:42:00Z">
                                      <w:rPr>
                                        <w:rFonts w:ascii="Consolas" w:hAnsi="Consolas" w:cs="Consolas"/>
                                      </w:rPr>
                                    </w:rPrChange>
                                  </w:rPr>
                                  <w:t xml:space="preserve"> isotope, </w:t>
                                </w:r>
                                <w:r w:rsidRPr="008B052F">
                                  <w:rPr>
                                    <w:rFonts w:ascii="Consolas" w:hAnsi="Consolas" w:cs="Consolas"/>
                                    <w:b/>
                                    <w:sz w:val="22"/>
                                    <w:rPrChange w:id="743" w:author="Benjamin Pannell" w:date="2014-10-15T19:42:00Z">
                                      <w:rPr>
                                        <w:rFonts w:ascii="Consolas" w:hAnsi="Consolas" w:cs="Consolas"/>
                                        <w:b/>
                                      </w:rPr>
                                    </w:rPrChange>
                                  </w:rPr>
                                  <w:t>const</w:t>
                                </w:r>
                                <w:r w:rsidRPr="008B052F">
                                  <w:rPr>
                                    <w:rFonts w:ascii="Consolas" w:hAnsi="Consolas" w:cs="Consolas"/>
                                    <w:sz w:val="22"/>
                                    <w:rPrChange w:id="744" w:author="Benjamin Pannell" w:date="2014-10-15T19:42:00Z">
                                      <w:rPr>
                                        <w:rFonts w:ascii="Consolas" w:hAnsi="Consolas" w:cs="Consolas"/>
                                      </w:rPr>
                                    </w:rPrChange>
                                  </w:rPr>
                                  <w:t xml:space="preserve"> </w:t>
                                </w:r>
                                <w:r w:rsidRPr="008B052F">
                                  <w:rPr>
                                    <w:rFonts w:ascii="Consolas" w:hAnsi="Consolas" w:cs="Consolas"/>
                                    <w:b/>
                                    <w:sz w:val="22"/>
                                    <w:rPrChange w:id="745" w:author="Benjamin Pannell" w:date="2014-10-15T19:42:00Z">
                                      <w:rPr>
                                        <w:rFonts w:ascii="Consolas" w:hAnsi="Consolas" w:cs="Consolas"/>
                                        <w:b/>
                                      </w:rPr>
                                    </w:rPrChange>
                                  </w:rPr>
                                  <w:t>char*</w:t>
                                </w:r>
                                <w:r w:rsidRPr="008B052F">
                                  <w:rPr>
                                    <w:rFonts w:ascii="Consolas" w:hAnsi="Consolas" w:cs="Consolas"/>
                                    <w:sz w:val="22"/>
                                    <w:rPrChange w:id="746" w:author="Benjamin Pannell" w:date="2014-10-15T19:42:00Z">
                                      <w:rPr>
                                        <w:rFonts w:ascii="Consolas" w:hAnsi="Consolas" w:cs="Consolas"/>
                                      </w:rPr>
                                    </w:rPrChange>
                                  </w:rPr>
                                  <w:t xml:space="preserve"> packet, </w:t>
                                </w:r>
                                <w:r w:rsidRPr="008B052F">
                                  <w:rPr>
                                    <w:rFonts w:ascii="Consolas" w:hAnsi="Consolas" w:cs="Consolas"/>
                                    <w:b/>
                                    <w:sz w:val="22"/>
                                    <w:rPrChange w:id="747" w:author="Benjamin Pannell" w:date="2014-10-15T19:42:00Z">
                                      <w:rPr>
                                        <w:rFonts w:ascii="Consolas" w:hAnsi="Consolas" w:cs="Consolas"/>
                                        <w:b/>
                                      </w:rPr>
                                    </w:rPrChange>
                                  </w:rPr>
                                  <w:t>char</w:t>
                                </w:r>
                                <w:r w:rsidRPr="008B052F">
                                  <w:rPr>
                                    <w:rFonts w:ascii="Consolas" w:hAnsi="Consolas" w:cs="Consolas"/>
                                    <w:sz w:val="22"/>
                                    <w:rPrChange w:id="748" w:author="Benjamin Pannell" w:date="2014-10-15T19:42:00Z">
                                      <w:rPr>
                                        <w:rFonts w:ascii="Consolas" w:hAnsi="Consolas" w:cs="Consolas"/>
                                      </w:rPr>
                                    </w:rPrChange>
                                  </w:rPr>
                                  <w:t xml:space="preserve"> length);</w:t>
                                </w:r>
                              </w:ins>
                            </w:p>
                          </w:txbxContent>
                        </wps:txbx>
                        <wps:bodyPr rot="0" vert="horz" wrap="square" lIns="91440" tIns="45720" rIns="91440" bIns="45720" anchor="t" anchorCtr="0">
                          <a:spAutoFit/>
                        </wps:bodyPr>
                      </wps:wsp>
                    </a:graphicData>
                  </a:graphic>
                </wp:inline>
              </w:drawing>
            </mc:Choice>
            <mc:Fallback>
              <w:pict>
                <v:shapetype w14:anchorId="036A48AD" id="_x0000_t202" coordsize="21600,21600" o:spt="202" path="m,l,21600r21600,l21600,xe">
                  <v:stroke joinstyle="miter"/>
                  <v:path gradientshapeok="t" o:connecttype="rect"/>
                </v:shapetype>
                <v:shape id="Text Box 2" o:spid="_x0000_s1026"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">
                  <v:textbox style="mso-fit-shape-to-text:t">
                    <w:txbxContent>
                      <w:p w14:paraId="65E9D87B" w14:textId="77777777" w:rsidR="00ED731E" w:rsidRPr="008B052F" w:rsidRDefault="00ED731E" w:rsidP="008B052F">
                        <w:pPr>
                          <w:spacing w:after="0"/>
                          <w:rPr>
                            <w:ins w:id="749" w:author="Benjamin Pannell" w:date="2014-10-15T19:42:00Z"/>
                            <w:rFonts w:ascii="Consolas" w:hAnsi="Consolas" w:cs="Consolas"/>
                            <w:i/>
                            <w:color w:val="595959" w:themeColor="text1" w:themeTint="A6"/>
                            <w:sz w:val="22"/>
                            <w:rPrChange w:id="750" w:author="Benjamin Pannell" w:date="2014-10-15T19:42:00Z">
                              <w:rPr>
                                <w:ins w:id="751" w:author="Benjamin Pannell" w:date="2014-10-15T19:42:00Z"/>
                                <w:rFonts w:ascii="Consolas" w:hAnsi="Consolas" w:cs="Consolas"/>
                                <w:i/>
                                <w:color w:val="595959" w:themeColor="text1" w:themeTint="A6"/>
                              </w:rPr>
                            </w:rPrChange>
                          </w:rPr>
                        </w:pPr>
                        <w:ins w:id="752" w:author="Benjamin Pannell" w:date="2014-10-15T19:42:00Z">
                          <w:r w:rsidRPr="008B052F">
                            <w:rPr>
                              <w:rFonts w:ascii="Consolas" w:hAnsi="Consolas" w:cs="Consolas"/>
                              <w:i/>
                              <w:color w:val="595959" w:themeColor="text1" w:themeTint="A6"/>
                              <w:sz w:val="22"/>
                              <w:rPrChange w:id="753" w:author="Benjamin Pannell" w:date="2014-10-15T19:42:00Z">
                                <w:rPr>
                                  <w:rFonts w:ascii="Consolas" w:hAnsi="Consolas" w:cs="Consolas"/>
                                  <w:i/>
                                  <w:color w:val="595959" w:themeColor="text1" w:themeTint="A6"/>
                                </w:rPr>
                              </w:rPrChange>
                            </w:rPr>
                            <w:t>// Opens a new Isotope device connection</w:t>
                          </w:r>
                        </w:ins>
                      </w:p>
                      <w:p w14:paraId="5722C59E" w14:textId="77777777" w:rsidR="00ED731E" w:rsidRPr="008B052F" w:rsidRDefault="00ED731E" w:rsidP="008B052F">
                        <w:pPr>
                          <w:spacing w:after="0"/>
                          <w:rPr>
                            <w:ins w:id="754" w:author="Benjamin Pannell" w:date="2014-10-15T19:42:00Z"/>
                            <w:rFonts w:ascii="Consolas" w:hAnsi="Consolas" w:cs="Consolas"/>
                            <w:sz w:val="22"/>
                            <w:rPrChange w:id="755" w:author="Benjamin Pannell" w:date="2014-10-15T19:42:00Z">
                              <w:rPr>
                                <w:ins w:id="756" w:author="Benjamin Pannell" w:date="2014-10-15T19:42:00Z"/>
                                <w:rFonts w:ascii="Consolas" w:hAnsi="Consolas" w:cs="Consolas"/>
                              </w:rPr>
                            </w:rPrChange>
                          </w:rPr>
                        </w:pPr>
                        <w:ins w:id="757" w:author="Benjamin Pannell" w:date="2014-10-15T19:42:00Z">
                          <w:r w:rsidRPr="008B052F">
                            <w:rPr>
                              <w:rFonts w:ascii="Consolas" w:hAnsi="Consolas" w:cs="Consolas"/>
                              <w:b/>
                              <w:sz w:val="22"/>
                              <w:rPrChange w:id="758" w:author="Benjamin Pannell" w:date="2014-10-15T19:42:00Z">
                                <w:rPr>
                                  <w:rFonts w:ascii="Consolas" w:hAnsi="Consolas" w:cs="Consolas"/>
                                  <w:b/>
                                </w:rPr>
                              </w:rPrChange>
                            </w:rPr>
                            <w:t xml:space="preserve">int </w:t>
                          </w:r>
                          <w:r w:rsidRPr="008B052F">
                            <w:rPr>
                              <w:rFonts w:ascii="Consolas" w:hAnsi="Consolas" w:cs="Consolas"/>
                              <w:sz w:val="22"/>
                              <w:rPrChange w:id="759" w:author="Benjamin Pannell" w:date="2014-10-15T19:42:00Z">
                                <w:rPr>
                                  <w:rFonts w:ascii="Consolas" w:hAnsi="Consolas" w:cs="Consolas"/>
                                </w:rPr>
                              </w:rPrChange>
                            </w:rPr>
                            <w:t>isotope_open(</w:t>
                          </w:r>
                          <w:r w:rsidRPr="008B052F">
                            <w:rPr>
                              <w:rFonts w:ascii="Consolas" w:hAnsi="Consolas" w:cs="Consolas"/>
                              <w:b/>
                              <w:sz w:val="22"/>
                              <w:rPrChange w:id="760" w:author="Benjamin Pannell" w:date="2014-10-15T19:42:00Z">
                                <w:rPr>
                                  <w:rFonts w:ascii="Consolas" w:hAnsi="Consolas" w:cs="Consolas"/>
                                  <w:b/>
                                </w:rPr>
                              </w:rPrChange>
                            </w:rPr>
                            <w:t xml:space="preserve">const char* </w:t>
                          </w:r>
                          <w:r w:rsidRPr="008B052F">
                            <w:rPr>
                              <w:rFonts w:ascii="Consolas" w:hAnsi="Consolas" w:cs="Consolas"/>
                              <w:sz w:val="22"/>
                              <w:rPrChange w:id="761" w:author="Benjamin Pannell" w:date="2014-10-15T19:42:00Z">
                                <w:rPr>
                                  <w:rFonts w:ascii="Consolas" w:hAnsi="Consolas" w:cs="Consolas"/>
                                </w:rPr>
                              </w:rPrChange>
                            </w:rPr>
                            <w:t>device);</w:t>
                          </w:r>
                        </w:ins>
                      </w:p>
                      <w:p w14:paraId="6C041D8E" w14:textId="77777777" w:rsidR="00ED731E" w:rsidRPr="008B052F" w:rsidRDefault="00ED731E" w:rsidP="008B052F">
                        <w:pPr>
                          <w:spacing w:after="0"/>
                          <w:rPr>
                            <w:ins w:id="762" w:author="Benjamin Pannell" w:date="2014-10-15T19:42:00Z"/>
                            <w:rFonts w:ascii="Consolas" w:hAnsi="Consolas" w:cs="Consolas"/>
                            <w:sz w:val="22"/>
                            <w:rPrChange w:id="763" w:author="Benjamin Pannell" w:date="2014-10-15T19:42:00Z">
                              <w:rPr>
                                <w:ins w:id="764" w:author="Benjamin Pannell" w:date="2014-10-15T19:42:00Z"/>
                                <w:rFonts w:ascii="Consolas" w:hAnsi="Consolas" w:cs="Consolas"/>
                              </w:rPr>
                            </w:rPrChange>
                          </w:rPr>
                        </w:pPr>
                      </w:p>
                      <w:p w14:paraId="74EEC4A6" w14:textId="77777777" w:rsidR="00ED731E" w:rsidRPr="008B052F" w:rsidRDefault="00ED731E" w:rsidP="008B052F">
                        <w:pPr>
                          <w:spacing w:after="0"/>
                          <w:rPr>
                            <w:ins w:id="765" w:author="Benjamin Pannell" w:date="2014-10-15T19:42:00Z"/>
                            <w:rFonts w:ascii="Consolas" w:hAnsi="Consolas" w:cs="Consolas"/>
                            <w:color w:val="595959" w:themeColor="text1" w:themeTint="A6"/>
                            <w:sz w:val="22"/>
                            <w:rPrChange w:id="766" w:author="Benjamin Pannell" w:date="2014-10-15T19:42:00Z">
                              <w:rPr>
                                <w:ins w:id="767" w:author="Benjamin Pannell" w:date="2014-10-15T19:42:00Z"/>
                                <w:rFonts w:ascii="Consolas" w:hAnsi="Consolas" w:cs="Consolas"/>
                                <w:color w:val="595959" w:themeColor="text1" w:themeTint="A6"/>
                              </w:rPr>
                            </w:rPrChange>
                          </w:rPr>
                        </w:pPr>
                        <w:ins w:id="768" w:author="Benjamin Pannell" w:date="2014-10-15T19:42:00Z">
                          <w:r w:rsidRPr="008B052F">
                            <w:rPr>
                              <w:rFonts w:ascii="Consolas" w:hAnsi="Consolas" w:cs="Consolas"/>
                              <w:i/>
                              <w:color w:val="595959" w:themeColor="text1" w:themeTint="A6"/>
                              <w:sz w:val="22"/>
                              <w:rPrChange w:id="769" w:author="Benjamin Pannell" w:date="2014-10-15T19:42:00Z">
                                <w:rPr>
                                  <w:rFonts w:ascii="Consolas" w:hAnsi="Consolas" w:cs="Consolas"/>
                                  <w:i/>
                                  <w:color w:val="595959" w:themeColor="text1" w:themeTint="A6"/>
                                </w:rPr>
                              </w:rPrChange>
                            </w:rPr>
                            <w:t>// Closes an Isotope device connection</w:t>
                          </w:r>
                        </w:ins>
                      </w:p>
                      <w:p w14:paraId="06FAFC16" w14:textId="77777777" w:rsidR="00ED731E" w:rsidRPr="008B052F" w:rsidRDefault="00ED731E" w:rsidP="008B052F">
                        <w:pPr>
                          <w:spacing w:after="0"/>
                          <w:rPr>
                            <w:ins w:id="770" w:author="Benjamin Pannell" w:date="2014-10-15T19:42:00Z"/>
                            <w:rFonts w:ascii="Consolas" w:hAnsi="Consolas" w:cs="Consolas"/>
                            <w:sz w:val="22"/>
                            <w:rPrChange w:id="771" w:author="Benjamin Pannell" w:date="2014-10-15T19:42:00Z">
                              <w:rPr>
                                <w:ins w:id="772" w:author="Benjamin Pannell" w:date="2014-10-15T19:42:00Z"/>
                                <w:rFonts w:ascii="Consolas" w:hAnsi="Consolas" w:cs="Consolas"/>
                              </w:rPr>
                            </w:rPrChange>
                          </w:rPr>
                        </w:pPr>
                        <w:ins w:id="773" w:author="Benjamin Pannell" w:date="2014-10-15T19:42:00Z">
                          <w:r w:rsidRPr="008B052F">
                            <w:rPr>
                              <w:rFonts w:ascii="Consolas" w:hAnsi="Consolas" w:cs="Consolas"/>
                              <w:b/>
                              <w:sz w:val="22"/>
                              <w:rPrChange w:id="774" w:author="Benjamin Pannell" w:date="2014-10-15T19:42:00Z">
                                <w:rPr>
                                  <w:rFonts w:ascii="Consolas" w:hAnsi="Consolas" w:cs="Consolas"/>
                                  <w:b/>
                                </w:rPr>
                              </w:rPrChange>
                            </w:rPr>
                            <w:t xml:space="preserve">char </w:t>
                          </w:r>
                          <w:r w:rsidRPr="008B052F">
                            <w:rPr>
                              <w:rFonts w:ascii="Consolas" w:hAnsi="Consolas" w:cs="Consolas"/>
                              <w:sz w:val="22"/>
                              <w:rPrChange w:id="775" w:author="Benjamin Pannell" w:date="2014-10-15T19:42:00Z">
                                <w:rPr>
                                  <w:rFonts w:ascii="Consolas" w:hAnsi="Consolas" w:cs="Consolas"/>
                                </w:rPr>
                              </w:rPrChange>
                            </w:rPr>
                            <w:t>isotope_close(</w:t>
                          </w:r>
                          <w:r w:rsidRPr="008B052F">
                            <w:rPr>
                              <w:rFonts w:ascii="Consolas" w:hAnsi="Consolas" w:cs="Consolas"/>
                              <w:b/>
                              <w:sz w:val="22"/>
                              <w:rPrChange w:id="776" w:author="Benjamin Pannell" w:date="2014-10-15T19:42:00Z">
                                <w:rPr>
                                  <w:rFonts w:ascii="Consolas" w:hAnsi="Consolas" w:cs="Consolas"/>
                                  <w:b/>
                                </w:rPr>
                              </w:rPrChange>
                            </w:rPr>
                            <w:t xml:space="preserve">int </w:t>
                          </w:r>
                          <w:r w:rsidRPr="008B052F">
                            <w:rPr>
                              <w:rFonts w:ascii="Consolas" w:hAnsi="Consolas" w:cs="Consolas"/>
                              <w:sz w:val="22"/>
                              <w:rPrChange w:id="777" w:author="Benjamin Pannell" w:date="2014-10-15T19:42:00Z">
                                <w:rPr>
                                  <w:rFonts w:ascii="Consolas" w:hAnsi="Consolas" w:cs="Consolas"/>
                                </w:rPr>
                              </w:rPrChange>
                            </w:rPr>
                            <w:t>isotope);</w:t>
                          </w:r>
                        </w:ins>
                      </w:p>
                      <w:p w14:paraId="65A57B22" w14:textId="77777777" w:rsidR="00ED731E" w:rsidRPr="008B052F" w:rsidRDefault="00ED731E" w:rsidP="008B052F">
                        <w:pPr>
                          <w:spacing w:after="0"/>
                          <w:rPr>
                            <w:ins w:id="778" w:author="Benjamin Pannell" w:date="2014-10-15T19:42:00Z"/>
                            <w:rFonts w:ascii="Consolas" w:hAnsi="Consolas" w:cs="Consolas"/>
                            <w:sz w:val="22"/>
                            <w:rPrChange w:id="779" w:author="Benjamin Pannell" w:date="2014-10-15T19:42:00Z">
                              <w:rPr>
                                <w:ins w:id="780" w:author="Benjamin Pannell" w:date="2014-10-15T19:42:00Z"/>
                                <w:rFonts w:ascii="Consolas" w:hAnsi="Consolas" w:cs="Consolas"/>
                              </w:rPr>
                            </w:rPrChange>
                          </w:rPr>
                        </w:pPr>
                      </w:p>
                      <w:p w14:paraId="1871A876" w14:textId="77777777" w:rsidR="00ED731E" w:rsidRPr="008B052F" w:rsidRDefault="00ED731E" w:rsidP="008B052F">
                        <w:pPr>
                          <w:spacing w:after="0"/>
                          <w:rPr>
                            <w:ins w:id="781" w:author="Benjamin Pannell" w:date="2014-10-15T19:42:00Z"/>
                            <w:rFonts w:ascii="Consolas" w:hAnsi="Consolas" w:cs="Consolas"/>
                            <w:i/>
                            <w:color w:val="595959" w:themeColor="text1" w:themeTint="A6"/>
                            <w:sz w:val="22"/>
                            <w:rPrChange w:id="782" w:author="Benjamin Pannell" w:date="2014-10-15T19:42:00Z">
                              <w:rPr>
                                <w:ins w:id="783" w:author="Benjamin Pannell" w:date="2014-10-15T19:42:00Z"/>
                                <w:rFonts w:ascii="Consolas" w:hAnsi="Consolas" w:cs="Consolas"/>
                                <w:i/>
                                <w:color w:val="595959" w:themeColor="text1" w:themeTint="A6"/>
                              </w:rPr>
                            </w:rPrChange>
                          </w:rPr>
                        </w:pPr>
                        <w:ins w:id="784" w:author="Benjamin Pannell" w:date="2014-10-15T19:42:00Z">
                          <w:r w:rsidRPr="008B052F">
                            <w:rPr>
                              <w:rFonts w:ascii="Consolas" w:hAnsi="Consolas" w:cs="Consolas"/>
                              <w:i/>
                              <w:color w:val="595959" w:themeColor="text1" w:themeTint="A6"/>
                              <w:sz w:val="22"/>
                              <w:rPrChange w:id="785" w:author="Benjamin Pannell" w:date="2014-10-15T19:42:00Z">
                                <w:rPr>
                                  <w:rFonts w:ascii="Consolas" w:hAnsi="Consolas" w:cs="Consolas"/>
                                  <w:i/>
                                  <w:color w:val="595959" w:themeColor="text1" w:themeTint="A6"/>
                                </w:rPr>
                              </w:rPrChange>
                            </w:rPr>
                            <w:t>// Formats and sends a mouse command to the specified Isotope</w:t>
                          </w:r>
                        </w:ins>
                      </w:p>
                      <w:p w14:paraId="5B5879ED" w14:textId="77777777" w:rsidR="00ED731E" w:rsidRPr="008B052F" w:rsidRDefault="00ED731E" w:rsidP="008B052F">
                        <w:pPr>
                          <w:spacing w:after="0"/>
                          <w:rPr>
                            <w:ins w:id="786" w:author="Benjamin Pannell" w:date="2014-10-15T19:42:00Z"/>
                            <w:rFonts w:ascii="Consolas" w:hAnsi="Consolas" w:cs="Consolas"/>
                            <w:sz w:val="22"/>
                            <w:rPrChange w:id="787" w:author="Benjamin Pannell" w:date="2014-10-15T19:42:00Z">
                              <w:rPr>
                                <w:ins w:id="788" w:author="Benjamin Pannell" w:date="2014-10-15T19:42:00Z"/>
                                <w:rFonts w:ascii="Consolas" w:hAnsi="Consolas" w:cs="Consolas"/>
                              </w:rPr>
                            </w:rPrChange>
                          </w:rPr>
                        </w:pPr>
                        <w:ins w:id="789" w:author="Benjamin Pannell" w:date="2014-10-15T19:42:00Z">
                          <w:r w:rsidRPr="008B052F">
                            <w:rPr>
                              <w:rFonts w:ascii="Consolas" w:hAnsi="Consolas" w:cs="Consolas"/>
                              <w:b/>
                              <w:sz w:val="22"/>
                              <w:rPrChange w:id="790" w:author="Benjamin Pannell" w:date="2014-10-15T19:42:00Z">
                                <w:rPr>
                                  <w:rFonts w:ascii="Consolas" w:hAnsi="Consolas" w:cs="Consolas"/>
                                  <w:b/>
                                </w:rPr>
                              </w:rPrChange>
                            </w:rPr>
                            <w:t>char</w:t>
                          </w:r>
                          <w:r w:rsidRPr="008B052F">
                            <w:rPr>
                              <w:rFonts w:ascii="Consolas" w:hAnsi="Consolas" w:cs="Consolas"/>
                              <w:sz w:val="22"/>
                              <w:rPrChange w:id="791" w:author="Benjamin Pannell" w:date="2014-10-15T19:42:00Z">
                                <w:rPr>
                                  <w:rFonts w:ascii="Consolas" w:hAnsi="Consolas" w:cs="Consolas"/>
                                </w:rPr>
                              </w:rPrChange>
                            </w:rPr>
                            <w:t xml:space="preserve"> isotope_mouse(</w:t>
                          </w:r>
                          <w:r w:rsidRPr="008B052F">
                            <w:rPr>
                              <w:rFonts w:ascii="Consolas" w:hAnsi="Consolas" w:cs="Consolas"/>
                              <w:b/>
                              <w:sz w:val="22"/>
                              <w:rPrChange w:id="792" w:author="Benjamin Pannell" w:date="2014-10-15T19:42:00Z">
                                <w:rPr>
                                  <w:rFonts w:ascii="Consolas" w:hAnsi="Consolas" w:cs="Consolas"/>
                                  <w:b/>
                                </w:rPr>
                              </w:rPrChange>
                            </w:rPr>
                            <w:t xml:space="preserve">int </w:t>
                          </w:r>
                          <w:r w:rsidRPr="008B052F">
                            <w:rPr>
                              <w:rFonts w:ascii="Consolas" w:hAnsi="Consolas" w:cs="Consolas"/>
                              <w:sz w:val="22"/>
                              <w:rPrChange w:id="793" w:author="Benjamin Pannell" w:date="2014-10-15T19:42:00Z">
                                <w:rPr>
                                  <w:rFonts w:ascii="Consolas" w:hAnsi="Consolas" w:cs="Consolas"/>
                                </w:rPr>
                              </w:rPrChange>
                            </w:rPr>
                            <w:t xml:space="preserve">isotope, </w:t>
                          </w:r>
                          <w:r w:rsidRPr="008B052F">
                            <w:rPr>
                              <w:rFonts w:ascii="Consolas" w:hAnsi="Consolas" w:cs="Consolas"/>
                              <w:b/>
                              <w:sz w:val="22"/>
                              <w:rPrChange w:id="794" w:author="Benjamin Pannell" w:date="2014-10-15T19:42:00Z">
                                <w:rPr>
                                  <w:rFonts w:ascii="Consolas" w:hAnsi="Consolas" w:cs="Consolas"/>
                                  <w:b/>
                                </w:rPr>
                              </w:rPrChange>
                            </w:rPr>
                            <w:t>char</w:t>
                          </w:r>
                          <w:r w:rsidRPr="008B052F">
                            <w:rPr>
                              <w:rFonts w:ascii="Consolas" w:hAnsi="Consolas" w:cs="Consolas"/>
                              <w:sz w:val="22"/>
                              <w:rPrChange w:id="795" w:author="Benjamin Pannell" w:date="2014-10-15T19:42:00Z">
                                <w:rPr>
                                  <w:rFonts w:ascii="Consolas" w:hAnsi="Consolas" w:cs="Consolas"/>
                                </w:rPr>
                              </w:rPrChange>
                            </w:rPr>
                            <w:t xml:space="preserve"> buttons, </w:t>
                          </w:r>
                          <w:r w:rsidRPr="008B052F">
                            <w:rPr>
                              <w:rFonts w:ascii="Consolas" w:hAnsi="Consolas" w:cs="Consolas"/>
                              <w:b/>
                              <w:sz w:val="22"/>
                              <w:rPrChange w:id="796" w:author="Benjamin Pannell" w:date="2014-10-15T19:42:00Z">
                                <w:rPr>
                                  <w:rFonts w:ascii="Consolas" w:hAnsi="Consolas" w:cs="Consolas"/>
                                  <w:b/>
                                </w:rPr>
                              </w:rPrChange>
                            </w:rPr>
                            <w:t>char</w:t>
                          </w:r>
                          <w:r w:rsidRPr="008B052F">
                            <w:rPr>
                              <w:rFonts w:ascii="Consolas" w:hAnsi="Consolas" w:cs="Consolas"/>
                              <w:sz w:val="22"/>
                              <w:rPrChange w:id="797" w:author="Benjamin Pannell" w:date="2014-10-15T19:42:00Z">
                                <w:rPr>
                                  <w:rFonts w:ascii="Consolas" w:hAnsi="Consolas" w:cs="Consolas"/>
                                </w:rPr>
                              </w:rPrChange>
                            </w:rPr>
                            <w:t xml:space="preserve"> deltaX, </w:t>
                          </w:r>
                          <w:r w:rsidRPr="008B052F">
                            <w:rPr>
                              <w:rFonts w:ascii="Consolas" w:hAnsi="Consolas" w:cs="Consolas"/>
                              <w:b/>
                              <w:sz w:val="22"/>
                              <w:rPrChange w:id="798" w:author="Benjamin Pannell" w:date="2014-10-15T19:42:00Z">
                                <w:rPr>
                                  <w:rFonts w:ascii="Consolas" w:hAnsi="Consolas" w:cs="Consolas"/>
                                  <w:b/>
                                </w:rPr>
                              </w:rPrChange>
                            </w:rPr>
                            <w:t>char</w:t>
                          </w:r>
                          <w:r w:rsidRPr="008B052F">
                            <w:rPr>
                              <w:rFonts w:ascii="Consolas" w:hAnsi="Consolas" w:cs="Consolas"/>
                              <w:sz w:val="22"/>
                              <w:rPrChange w:id="799" w:author="Benjamin Pannell" w:date="2014-10-15T19:42:00Z">
                                <w:rPr>
                                  <w:rFonts w:ascii="Consolas" w:hAnsi="Consolas" w:cs="Consolas"/>
                                </w:rPr>
                              </w:rPrChange>
                            </w:rPr>
                            <w:t xml:space="preserve"> deltaY, </w:t>
                          </w:r>
                          <w:r w:rsidRPr="008B052F">
                            <w:rPr>
                              <w:rFonts w:ascii="Consolas" w:hAnsi="Consolas" w:cs="Consolas"/>
                              <w:b/>
                              <w:sz w:val="22"/>
                              <w:rPrChange w:id="800" w:author="Benjamin Pannell" w:date="2014-10-15T19:42:00Z">
                                <w:rPr>
                                  <w:rFonts w:ascii="Consolas" w:hAnsi="Consolas" w:cs="Consolas"/>
                                  <w:b/>
                                </w:rPr>
                              </w:rPrChange>
                            </w:rPr>
                            <w:t>char</w:t>
                          </w:r>
                          <w:r w:rsidRPr="008B052F">
                            <w:rPr>
                              <w:rFonts w:ascii="Consolas" w:hAnsi="Consolas" w:cs="Consolas"/>
                              <w:sz w:val="22"/>
                              <w:rPrChange w:id="801" w:author="Benjamin Pannell" w:date="2014-10-15T19:42:00Z">
                                <w:rPr>
                                  <w:rFonts w:ascii="Consolas" w:hAnsi="Consolas" w:cs="Consolas"/>
                                </w:rPr>
                              </w:rPrChange>
                            </w:rPr>
                            <w:t xml:space="preserve"> deltaScroll);</w:t>
                          </w:r>
                        </w:ins>
                      </w:p>
                      <w:p w14:paraId="6C4A68BD" w14:textId="77777777" w:rsidR="00ED731E" w:rsidRPr="008B052F" w:rsidRDefault="00ED731E" w:rsidP="008B052F">
                        <w:pPr>
                          <w:spacing w:after="0"/>
                          <w:rPr>
                            <w:ins w:id="802" w:author="Benjamin Pannell" w:date="2014-10-15T19:42:00Z"/>
                            <w:rFonts w:ascii="Consolas" w:hAnsi="Consolas" w:cs="Consolas"/>
                            <w:sz w:val="22"/>
                            <w:rPrChange w:id="803" w:author="Benjamin Pannell" w:date="2014-10-15T19:42:00Z">
                              <w:rPr>
                                <w:ins w:id="804" w:author="Benjamin Pannell" w:date="2014-10-15T19:42:00Z"/>
                                <w:rFonts w:ascii="Consolas" w:hAnsi="Consolas" w:cs="Consolas"/>
                              </w:rPr>
                            </w:rPrChange>
                          </w:rPr>
                        </w:pPr>
                      </w:p>
                      <w:p w14:paraId="7DA10D39" w14:textId="77777777" w:rsidR="00ED731E" w:rsidRPr="008B052F" w:rsidRDefault="00ED731E" w:rsidP="008B052F">
                        <w:pPr>
                          <w:spacing w:after="0"/>
                          <w:rPr>
                            <w:ins w:id="805" w:author="Benjamin Pannell" w:date="2014-10-15T19:42:00Z"/>
                            <w:rFonts w:ascii="Consolas" w:hAnsi="Consolas" w:cs="Consolas"/>
                            <w:i/>
                            <w:color w:val="595959" w:themeColor="text1" w:themeTint="A6"/>
                            <w:sz w:val="22"/>
                            <w:rPrChange w:id="806" w:author="Benjamin Pannell" w:date="2014-10-15T19:42:00Z">
                              <w:rPr>
                                <w:ins w:id="807" w:author="Benjamin Pannell" w:date="2014-10-15T19:42:00Z"/>
                                <w:rFonts w:ascii="Consolas" w:hAnsi="Consolas" w:cs="Consolas"/>
                                <w:i/>
                                <w:color w:val="595959" w:themeColor="text1" w:themeTint="A6"/>
                              </w:rPr>
                            </w:rPrChange>
                          </w:rPr>
                        </w:pPr>
                        <w:ins w:id="808" w:author="Benjamin Pannell" w:date="2014-10-15T19:42:00Z">
                          <w:r w:rsidRPr="008B052F">
                            <w:rPr>
                              <w:rFonts w:ascii="Consolas" w:hAnsi="Consolas" w:cs="Consolas"/>
                              <w:i/>
                              <w:color w:val="595959" w:themeColor="text1" w:themeTint="A6"/>
                              <w:sz w:val="22"/>
                              <w:rPrChange w:id="809" w:author="Benjamin Pannell" w:date="2014-10-15T19:42:00Z">
                                <w:rPr>
                                  <w:rFonts w:ascii="Consolas" w:hAnsi="Consolas" w:cs="Consolas"/>
                                  <w:i/>
                                  <w:color w:val="595959" w:themeColor="text1" w:themeTint="A6"/>
                                </w:rPr>
                              </w:rPrChange>
                            </w:rPr>
                            <w:t>// Formats and sends a keyboard command to the specified Isotope</w:t>
                          </w:r>
                        </w:ins>
                      </w:p>
                      <w:p w14:paraId="26853992" w14:textId="77777777" w:rsidR="00ED731E" w:rsidRPr="008B052F" w:rsidRDefault="00ED731E" w:rsidP="008B052F">
                        <w:pPr>
                          <w:spacing w:after="0"/>
                          <w:rPr>
                            <w:ins w:id="810" w:author="Benjamin Pannell" w:date="2014-10-15T19:42:00Z"/>
                            <w:rFonts w:ascii="Consolas" w:hAnsi="Consolas" w:cs="Consolas"/>
                            <w:sz w:val="22"/>
                            <w:rPrChange w:id="811" w:author="Benjamin Pannell" w:date="2014-10-15T19:42:00Z">
                              <w:rPr>
                                <w:ins w:id="812" w:author="Benjamin Pannell" w:date="2014-10-15T19:42:00Z"/>
                                <w:rFonts w:ascii="Consolas" w:hAnsi="Consolas" w:cs="Consolas"/>
                              </w:rPr>
                            </w:rPrChange>
                          </w:rPr>
                        </w:pPr>
                        <w:ins w:id="813" w:author="Benjamin Pannell" w:date="2014-10-15T19:42:00Z">
                          <w:r w:rsidRPr="008B052F">
                            <w:rPr>
                              <w:rFonts w:ascii="Consolas" w:hAnsi="Consolas" w:cs="Consolas"/>
                              <w:b/>
                              <w:sz w:val="22"/>
                              <w:rPrChange w:id="814" w:author="Benjamin Pannell" w:date="2014-10-15T19:42:00Z">
                                <w:rPr>
                                  <w:rFonts w:ascii="Consolas" w:hAnsi="Consolas" w:cs="Consolas"/>
                                  <w:b/>
                                </w:rPr>
                              </w:rPrChange>
                            </w:rPr>
                            <w:t>char</w:t>
                          </w:r>
                          <w:r w:rsidRPr="008B052F">
                            <w:rPr>
                              <w:rFonts w:ascii="Consolas" w:hAnsi="Consolas" w:cs="Consolas"/>
                              <w:sz w:val="22"/>
                              <w:rPrChange w:id="815" w:author="Benjamin Pannell" w:date="2014-10-15T19:42:00Z">
                                <w:rPr>
                                  <w:rFonts w:ascii="Consolas" w:hAnsi="Consolas" w:cs="Consolas"/>
                                </w:rPr>
                              </w:rPrChange>
                            </w:rPr>
                            <w:t xml:space="preserve"> isotope_keyboard(</w:t>
                          </w:r>
                          <w:r w:rsidRPr="008B052F">
                            <w:rPr>
                              <w:rFonts w:ascii="Consolas" w:hAnsi="Consolas" w:cs="Consolas"/>
                              <w:b/>
                              <w:sz w:val="22"/>
                              <w:rPrChange w:id="816" w:author="Benjamin Pannell" w:date="2014-10-15T19:42:00Z">
                                <w:rPr>
                                  <w:rFonts w:ascii="Consolas" w:hAnsi="Consolas" w:cs="Consolas"/>
                                  <w:b/>
                                </w:rPr>
                              </w:rPrChange>
                            </w:rPr>
                            <w:t>int</w:t>
                          </w:r>
                          <w:r w:rsidRPr="008B052F">
                            <w:rPr>
                              <w:rFonts w:ascii="Consolas" w:hAnsi="Consolas" w:cs="Consolas"/>
                              <w:sz w:val="22"/>
                              <w:rPrChange w:id="817" w:author="Benjamin Pannell" w:date="2014-10-15T19:42:00Z">
                                <w:rPr>
                                  <w:rFonts w:ascii="Consolas" w:hAnsi="Consolas" w:cs="Consolas"/>
                                </w:rPr>
                              </w:rPrChange>
                            </w:rPr>
                            <w:t xml:space="preserve"> isotope, </w:t>
                          </w:r>
                          <w:r w:rsidRPr="008B052F">
                            <w:rPr>
                              <w:rFonts w:ascii="Consolas" w:hAnsi="Consolas" w:cs="Consolas"/>
                              <w:b/>
                              <w:sz w:val="22"/>
                              <w:rPrChange w:id="818" w:author="Benjamin Pannell" w:date="2014-10-15T19:42:00Z">
                                <w:rPr>
                                  <w:rFonts w:ascii="Consolas" w:hAnsi="Consolas" w:cs="Consolas"/>
                                  <w:b/>
                                </w:rPr>
                              </w:rPrChange>
                            </w:rPr>
                            <w:t>char</w:t>
                          </w:r>
                          <w:r w:rsidRPr="008B052F">
                            <w:rPr>
                              <w:rFonts w:ascii="Consolas" w:hAnsi="Consolas" w:cs="Consolas"/>
                              <w:sz w:val="22"/>
                              <w:rPrChange w:id="819" w:author="Benjamin Pannell" w:date="2014-10-15T19:42:00Z">
                                <w:rPr>
                                  <w:rFonts w:ascii="Consolas" w:hAnsi="Consolas" w:cs="Consolas"/>
                                </w:rPr>
                              </w:rPrChange>
                            </w:rPr>
                            <w:t xml:space="preserve"> modifiers, </w:t>
                          </w:r>
                          <w:r w:rsidRPr="008B052F">
                            <w:rPr>
                              <w:rFonts w:ascii="Consolas" w:hAnsi="Consolas" w:cs="Consolas"/>
                              <w:b/>
                              <w:sz w:val="22"/>
                              <w:rPrChange w:id="820" w:author="Benjamin Pannell" w:date="2014-10-15T19:42:00Z">
                                <w:rPr>
                                  <w:rFonts w:ascii="Consolas" w:hAnsi="Consolas" w:cs="Consolas"/>
                                  <w:b/>
                                </w:rPr>
                              </w:rPrChange>
                            </w:rPr>
                            <w:t xml:space="preserve">const char </w:t>
                          </w:r>
                          <w:r w:rsidRPr="008B052F">
                            <w:rPr>
                              <w:rFonts w:ascii="Consolas" w:hAnsi="Consolas" w:cs="Consolas"/>
                              <w:sz w:val="22"/>
                              <w:rPrChange w:id="821" w:author="Benjamin Pannell" w:date="2014-10-15T19:42:00Z">
                                <w:rPr>
                                  <w:rFonts w:ascii="Consolas" w:hAnsi="Consolas" w:cs="Consolas"/>
                                </w:rPr>
                              </w:rPrChange>
                            </w:rPr>
                            <w:t xml:space="preserve">keys[], </w:t>
                          </w:r>
                          <w:r w:rsidRPr="008B052F">
                            <w:rPr>
                              <w:rFonts w:ascii="Consolas" w:hAnsi="Consolas" w:cs="Consolas"/>
                              <w:b/>
                              <w:sz w:val="22"/>
                              <w:rPrChange w:id="822" w:author="Benjamin Pannell" w:date="2014-10-15T19:42:00Z">
                                <w:rPr>
                                  <w:rFonts w:ascii="Consolas" w:hAnsi="Consolas" w:cs="Consolas"/>
                                  <w:b/>
                                </w:rPr>
                              </w:rPrChange>
                            </w:rPr>
                            <w:t xml:space="preserve">char </w:t>
                          </w:r>
                          <w:r w:rsidRPr="008B052F">
                            <w:rPr>
                              <w:rFonts w:ascii="Consolas" w:hAnsi="Consolas" w:cs="Consolas"/>
                              <w:sz w:val="22"/>
                              <w:rPrChange w:id="823" w:author="Benjamin Pannell" w:date="2014-10-15T19:42:00Z">
                                <w:rPr>
                                  <w:rFonts w:ascii="Consolas" w:hAnsi="Consolas" w:cs="Consolas"/>
                                </w:rPr>
                              </w:rPrChange>
                            </w:rPr>
                            <w:t>keys_count);</w:t>
                          </w:r>
                        </w:ins>
                      </w:p>
                      <w:p w14:paraId="5FFE653D" w14:textId="77777777" w:rsidR="00ED731E" w:rsidRPr="008B052F" w:rsidRDefault="00ED731E" w:rsidP="008B052F">
                        <w:pPr>
                          <w:spacing w:after="0"/>
                          <w:rPr>
                            <w:ins w:id="824" w:author="Benjamin Pannell" w:date="2014-10-15T19:42:00Z"/>
                            <w:rFonts w:ascii="Consolas" w:hAnsi="Consolas" w:cs="Consolas"/>
                            <w:sz w:val="22"/>
                            <w:rPrChange w:id="825" w:author="Benjamin Pannell" w:date="2014-10-15T19:42:00Z">
                              <w:rPr>
                                <w:ins w:id="826" w:author="Benjamin Pannell" w:date="2014-10-15T19:42:00Z"/>
                                <w:rFonts w:ascii="Consolas" w:hAnsi="Consolas" w:cs="Consolas"/>
                              </w:rPr>
                            </w:rPrChange>
                          </w:rPr>
                        </w:pPr>
                      </w:p>
                      <w:p w14:paraId="3D7EAEC6" w14:textId="77777777" w:rsidR="00ED731E" w:rsidRPr="008B052F" w:rsidRDefault="00ED731E" w:rsidP="008B052F">
                        <w:pPr>
                          <w:spacing w:after="0"/>
                          <w:rPr>
                            <w:ins w:id="827" w:author="Benjamin Pannell" w:date="2014-10-15T19:42:00Z"/>
                            <w:rFonts w:ascii="Consolas" w:hAnsi="Consolas" w:cs="Consolas"/>
                            <w:i/>
                            <w:color w:val="595959" w:themeColor="text1" w:themeTint="A6"/>
                            <w:sz w:val="22"/>
                            <w:rPrChange w:id="828" w:author="Benjamin Pannell" w:date="2014-10-15T19:42:00Z">
                              <w:rPr>
                                <w:ins w:id="829" w:author="Benjamin Pannell" w:date="2014-10-15T19:42:00Z"/>
                                <w:rFonts w:ascii="Consolas" w:hAnsi="Consolas" w:cs="Consolas"/>
                                <w:i/>
                                <w:color w:val="595959" w:themeColor="text1" w:themeTint="A6"/>
                              </w:rPr>
                            </w:rPrChange>
                          </w:rPr>
                        </w:pPr>
                        <w:ins w:id="830" w:author="Benjamin Pannell" w:date="2014-10-15T19:42:00Z">
                          <w:r w:rsidRPr="008B052F">
                            <w:rPr>
                              <w:rFonts w:ascii="Consolas" w:hAnsi="Consolas" w:cs="Consolas"/>
                              <w:i/>
                              <w:color w:val="595959" w:themeColor="text1" w:themeTint="A6"/>
                              <w:sz w:val="22"/>
                              <w:rPrChange w:id="831" w:author="Benjamin Pannell" w:date="2014-10-15T19:42:00Z">
                                <w:rPr>
                                  <w:rFonts w:ascii="Consolas" w:hAnsi="Consolas" w:cs="Consolas"/>
                                  <w:i/>
                                  <w:color w:val="595959" w:themeColor="text1" w:themeTint="A6"/>
                                </w:rPr>
                              </w:rPrChange>
                            </w:rPr>
                            <w:t>// Formats and sends a joystick command to the specified Isotope</w:t>
                          </w:r>
                        </w:ins>
                      </w:p>
                      <w:p w14:paraId="4003C50F" w14:textId="77777777" w:rsidR="00ED731E" w:rsidRPr="008B052F" w:rsidRDefault="00ED731E" w:rsidP="008B052F">
                        <w:pPr>
                          <w:spacing w:after="0"/>
                          <w:rPr>
                            <w:ins w:id="832" w:author="Benjamin Pannell" w:date="2014-10-15T19:42:00Z"/>
                            <w:rFonts w:ascii="Consolas" w:hAnsi="Consolas" w:cs="Consolas"/>
                            <w:sz w:val="22"/>
                            <w:rPrChange w:id="833" w:author="Benjamin Pannell" w:date="2014-10-15T19:42:00Z">
                              <w:rPr>
                                <w:ins w:id="834" w:author="Benjamin Pannell" w:date="2014-10-15T19:42:00Z"/>
                                <w:rFonts w:ascii="Consolas" w:hAnsi="Consolas" w:cs="Consolas"/>
                              </w:rPr>
                            </w:rPrChange>
                          </w:rPr>
                        </w:pPr>
                        <w:ins w:id="835" w:author="Benjamin Pannell" w:date="2014-10-15T19:42:00Z">
                          <w:r w:rsidRPr="008B052F">
                            <w:rPr>
                              <w:rFonts w:ascii="Consolas" w:hAnsi="Consolas" w:cs="Consolas"/>
                              <w:b/>
                              <w:sz w:val="22"/>
                              <w:rPrChange w:id="836" w:author="Benjamin Pannell" w:date="2014-10-15T19:42:00Z">
                                <w:rPr>
                                  <w:rFonts w:ascii="Consolas" w:hAnsi="Consolas" w:cs="Consolas"/>
                                  <w:b/>
                                </w:rPr>
                              </w:rPrChange>
                            </w:rPr>
                            <w:t>char</w:t>
                          </w:r>
                          <w:r w:rsidRPr="008B052F">
                            <w:rPr>
                              <w:rFonts w:ascii="Consolas" w:hAnsi="Consolas" w:cs="Consolas"/>
                              <w:sz w:val="22"/>
                              <w:rPrChange w:id="837" w:author="Benjamin Pannell" w:date="2014-10-15T19:42:00Z">
                                <w:rPr>
                                  <w:rFonts w:ascii="Consolas" w:hAnsi="Consolas" w:cs="Consolas"/>
                                </w:rPr>
                              </w:rPrChange>
                            </w:rPr>
                            <w:t xml:space="preserve"> isotope_joystick(</w:t>
                          </w:r>
                          <w:r w:rsidRPr="008B052F">
                            <w:rPr>
                              <w:rFonts w:ascii="Consolas" w:hAnsi="Consolas" w:cs="Consolas"/>
                              <w:b/>
                              <w:sz w:val="22"/>
                              <w:rPrChange w:id="838" w:author="Benjamin Pannell" w:date="2014-10-15T19:42:00Z">
                                <w:rPr>
                                  <w:rFonts w:ascii="Consolas" w:hAnsi="Consolas" w:cs="Consolas"/>
                                  <w:b/>
                                </w:rPr>
                              </w:rPrChange>
                            </w:rPr>
                            <w:t>int</w:t>
                          </w:r>
                          <w:r w:rsidRPr="008B052F">
                            <w:rPr>
                              <w:rFonts w:ascii="Consolas" w:hAnsi="Consolas" w:cs="Consolas"/>
                              <w:sz w:val="22"/>
                              <w:rPrChange w:id="839" w:author="Benjamin Pannell" w:date="2014-10-15T19:42:00Z">
                                <w:rPr>
                                  <w:rFonts w:ascii="Consolas" w:hAnsi="Consolas" w:cs="Consolas"/>
                                </w:rPr>
                              </w:rPrChange>
                            </w:rPr>
                            <w:t xml:space="preserve"> isotope, </w:t>
                          </w:r>
                          <w:r w:rsidRPr="008B052F">
                            <w:rPr>
                              <w:rFonts w:ascii="Consolas" w:hAnsi="Consolas" w:cs="Consolas"/>
                              <w:b/>
                              <w:sz w:val="22"/>
                              <w:rPrChange w:id="840" w:author="Benjamin Pannell" w:date="2014-10-15T19:42:00Z">
                                <w:rPr>
                                  <w:rFonts w:ascii="Consolas" w:hAnsi="Consolas" w:cs="Consolas"/>
                                  <w:b/>
                                </w:rPr>
                              </w:rPrChange>
                            </w:rPr>
                            <w:t>int</w:t>
                          </w:r>
                          <w:r w:rsidRPr="008B052F">
                            <w:rPr>
                              <w:rFonts w:ascii="Consolas" w:hAnsi="Consolas" w:cs="Consolas"/>
                              <w:sz w:val="22"/>
                              <w:rPrChange w:id="841" w:author="Benjamin Pannell" w:date="2014-10-15T19:42:00Z">
                                <w:rPr>
                                  <w:rFonts w:ascii="Consolas" w:hAnsi="Consolas" w:cs="Consolas"/>
                                </w:rPr>
                              </w:rPrChange>
                            </w:rPr>
                            <w:t xml:space="preserve"> buttons, </w:t>
                          </w:r>
                          <w:r w:rsidRPr="008B052F">
                            <w:rPr>
                              <w:rFonts w:ascii="Consolas" w:hAnsi="Consolas" w:cs="Consolas"/>
                              <w:b/>
                              <w:sz w:val="22"/>
                              <w:rPrChange w:id="842" w:author="Benjamin Pannell" w:date="2014-10-15T19:42:00Z">
                                <w:rPr>
                                  <w:rFonts w:ascii="Consolas" w:hAnsi="Consolas" w:cs="Consolas"/>
                                  <w:b/>
                                </w:rPr>
                              </w:rPrChange>
                            </w:rPr>
                            <w:t>short</w:t>
                          </w:r>
                          <w:r w:rsidRPr="008B052F">
                            <w:rPr>
                              <w:rFonts w:ascii="Consolas" w:hAnsi="Consolas" w:cs="Consolas"/>
                              <w:sz w:val="22"/>
                              <w:rPrChange w:id="843" w:author="Benjamin Pannell" w:date="2014-10-15T19:42:00Z">
                                <w:rPr>
                                  <w:rFonts w:ascii="Consolas" w:hAnsi="Consolas" w:cs="Consolas"/>
                                </w:rPr>
                              </w:rPrChange>
                            </w:rPr>
                            <w:t xml:space="preserve"> x, </w:t>
                          </w:r>
                          <w:r w:rsidRPr="008B052F">
                            <w:rPr>
                              <w:rFonts w:ascii="Consolas" w:hAnsi="Consolas" w:cs="Consolas"/>
                              <w:b/>
                              <w:sz w:val="22"/>
                              <w:rPrChange w:id="844" w:author="Benjamin Pannell" w:date="2014-10-15T19:42:00Z">
                                <w:rPr>
                                  <w:rFonts w:ascii="Consolas" w:hAnsi="Consolas" w:cs="Consolas"/>
                                  <w:b/>
                                </w:rPr>
                              </w:rPrChange>
                            </w:rPr>
                            <w:t>short</w:t>
                          </w:r>
                          <w:r w:rsidRPr="008B052F">
                            <w:rPr>
                              <w:rFonts w:ascii="Consolas" w:hAnsi="Consolas" w:cs="Consolas"/>
                              <w:sz w:val="22"/>
                              <w:rPrChange w:id="845" w:author="Benjamin Pannell" w:date="2014-10-15T19:42:00Z">
                                <w:rPr>
                                  <w:rFonts w:ascii="Consolas" w:hAnsi="Consolas" w:cs="Consolas"/>
                                </w:rPr>
                              </w:rPrChange>
                            </w:rPr>
                            <w:t xml:space="preserve"> y, </w:t>
                          </w:r>
                          <w:r w:rsidRPr="008B052F">
                            <w:rPr>
                              <w:rFonts w:ascii="Consolas" w:hAnsi="Consolas" w:cs="Consolas"/>
                              <w:b/>
                              <w:sz w:val="22"/>
                              <w:rPrChange w:id="846" w:author="Benjamin Pannell" w:date="2014-10-15T19:42:00Z">
                                <w:rPr>
                                  <w:rFonts w:ascii="Consolas" w:hAnsi="Consolas" w:cs="Consolas"/>
                                  <w:b/>
                                </w:rPr>
                              </w:rPrChange>
                            </w:rPr>
                            <w:t>short</w:t>
                          </w:r>
                          <w:r w:rsidRPr="008B052F">
                            <w:rPr>
                              <w:rFonts w:ascii="Consolas" w:hAnsi="Consolas" w:cs="Consolas"/>
                              <w:sz w:val="22"/>
                              <w:rPrChange w:id="847" w:author="Benjamin Pannell" w:date="2014-10-15T19:42:00Z">
                                <w:rPr>
                                  <w:rFonts w:ascii="Consolas" w:hAnsi="Consolas" w:cs="Consolas"/>
                                </w:rPr>
                              </w:rPrChange>
                            </w:rPr>
                            <w:t xml:space="preserve"> z, </w:t>
                          </w:r>
                          <w:r w:rsidRPr="008B052F">
                            <w:rPr>
                              <w:rFonts w:ascii="Consolas" w:hAnsi="Consolas" w:cs="Consolas"/>
                              <w:b/>
                              <w:sz w:val="22"/>
                              <w:rPrChange w:id="848" w:author="Benjamin Pannell" w:date="2014-10-15T19:42:00Z">
                                <w:rPr>
                                  <w:rFonts w:ascii="Consolas" w:hAnsi="Consolas" w:cs="Consolas"/>
                                  <w:b/>
                                </w:rPr>
                              </w:rPrChange>
                            </w:rPr>
                            <w:t>short</w:t>
                          </w:r>
                          <w:r w:rsidRPr="008B052F">
                            <w:rPr>
                              <w:rFonts w:ascii="Consolas" w:hAnsi="Consolas" w:cs="Consolas"/>
                              <w:sz w:val="22"/>
                              <w:rPrChange w:id="849" w:author="Benjamin Pannell" w:date="2014-10-15T19:42:00Z">
                                <w:rPr>
                                  <w:rFonts w:ascii="Consolas" w:hAnsi="Consolas" w:cs="Consolas"/>
                                </w:rPr>
                              </w:rPrChange>
                            </w:rPr>
                            <w:t xml:space="preserve"> rz, </w:t>
                          </w:r>
                          <w:r w:rsidRPr="008B052F">
                            <w:rPr>
                              <w:rFonts w:ascii="Consolas" w:hAnsi="Consolas" w:cs="Consolas"/>
                              <w:b/>
                              <w:sz w:val="22"/>
                              <w:rPrChange w:id="850" w:author="Benjamin Pannell" w:date="2014-10-15T19:42:00Z">
                                <w:rPr>
                                  <w:rFonts w:ascii="Consolas" w:hAnsi="Consolas" w:cs="Consolas"/>
                                  <w:b/>
                                </w:rPr>
                              </w:rPrChange>
                            </w:rPr>
                            <w:t>short</w:t>
                          </w:r>
                          <w:r w:rsidRPr="008B052F">
                            <w:rPr>
                              <w:rFonts w:ascii="Consolas" w:hAnsi="Consolas" w:cs="Consolas"/>
                              <w:sz w:val="22"/>
                              <w:rPrChange w:id="851" w:author="Benjamin Pannell" w:date="2014-10-15T19:42:00Z">
                                <w:rPr>
                                  <w:rFonts w:ascii="Consolas" w:hAnsi="Consolas" w:cs="Consolas"/>
                                </w:rPr>
                              </w:rPrChange>
                            </w:rPr>
                            <w:t xml:space="preserve"> sliderLeft, </w:t>
                          </w:r>
                          <w:r w:rsidRPr="008B052F">
                            <w:rPr>
                              <w:rFonts w:ascii="Consolas" w:hAnsi="Consolas" w:cs="Consolas"/>
                              <w:b/>
                              <w:sz w:val="22"/>
                              <w:rPrChange w:id="852" w:author="Benjamin Pannell" w:date="2014-10-15T19:42:00Z">
                                <w:rPr>
                                  <w:rFonts w:ascii="Consolas" w:hAnsi="Consolas" w:cs="Consolas"/>
                                  <w:b/>
                                </w:rPr>
                              </w:rPrChange>
                            </w:rPr>
                            <w:t>short</w:t>
                          </w:r>
                          <w:r w:rsidRPr="008B052F">
                            <w:rPr>
                              <w:rFonts w:ascii="Consolas" w:hAnsi="Consolas" w:cs="Consolas"/>
                              <w:sz w:val="22"/>
                              <w:rPrChange w:id="853" w:author="Benjamin Pannell" w:date="2014-10-15T19:42:00Z">
                                <w:rPr>
                                  <w:rFonts w:ascii="Consolas" w:hAnsi="Consolas" w:cs="Consolas"/>
                                </w:rPr>
                              </w:rPrChange>
                            </w:rPr>
                            <w:t xml:space="preserve"> sliderRight, </w:t>
                          </w:r>
                          <w:r w:rsidRPr="008B052F">
                            <w:rPr>
                              <w:rFonts w:ascii="Consolas" w:hAnsi="Consolas" w:cs="Consolas"/>
                              <w:b/>
                              <w:sz w:val="22"/>
                              <w:rPrChange w:id="854" w:author="Benjamin Pannell" w:date="2014-10-15T19:42:00Z">
                                <w:rPr>
                                  <w:rFonts w:ascii="Consolas" w:hAnsi="Consolas" w:cs="Consolas"/>
                                  <w:b/>
                                </w:rPr>
                              </w:rPrChange>
                            </w:rPr>
                            <w:t>char</w:t>
                          </w:r>
                          <w:r w:rsidRPr="008B052F">
                            <w:rPr>
                              <w:rFonts w:ascii="Consolas" w:hAnsi="Consolas" w:cs="Consolas"/>
                              <w:sz w:val="22"/>
                              <w:rPrChange w:id="855" w:author="Benjamin Pannell" w:date="2014-10-15T19:42:00Z">
                                <w:rPr>
                                  <w:rFonts w:ascii="Consolas" w:hAnsi="Consolas" w:cs="Consolas"/>
                                </w:rPr>
                              </w:rPrChange>
                            </w:rPr>
                            <w:t xml:space="preserve"> hat);</w:t>
                          </w:r>
                        </w:ins>
                      </w:p>
                      <w:p w14:paraId="6BABB633" w14:textId="77777777" w:rsidR="00ED731E" w:rsidRPr="008B052F" w:rsidRDefault="00ED731E" w:rsidP="008B052F">
                        <w:pPr>
                          <w:spacing w:after="0"/>
                          <w:rPr>
                            <w:ins w:id="856" w:author="Benjamin Pannell" w:date="2014-10-15T19:42:00Z"/>
                            <w:rFonts w:ascii="Consolas" w:hAnsi="Consolas" w:cs="Consolas"/>
                            <w:sz w:val="22"/>
                            <w:rPrChange w:id="857" w:author="Benjamin Pannell" w:date="2014-10-15T19:42:00Z">
                              <w:rPr>
                                <w:ins w:id="858" w:author="Benjamin Pannell" w:date="2014-10-15T19:42:00Z"/>
                                <w:rFonts w:ascii="Consolas" w:hAnsi="Consolas" w:cs="Consolas"/>
                              </w:rPr>
                            </w:rPrChange>
                          </w:rPr>
                        </w:pPr>
                      </w:p>
                      <w:p w14:paraId="3579B5FE" w14:textId="77777777" w:rsidR="00ED731E" w:rsidRPr="008B052F" w:rsidRDefault="00ED731E" w:rsidP="008B052F">
                        <w:pPr>
                          <w:spacing w:after="0"/>
                          <w:rPr>
                            <w:ins w:id="859" w:author="Benjamin Pannell" w:date="2014-10-15T19:42:00Z"/>
                            <w:rFonts w:ascii="Consolas" w:hAnsi="Consolas" w:cs="Consolas"/>
                            <w:i/>
                            <w:color w:val="595959" w:themeColor="text1" w:themeTint="A6"/>
                            <w:sz w:val="22"/>
                            <w:rPrChange w:id="860" w:author="Benjamin Pannell" w:date="2014-10-15T19:42:00Z">
                              <w:rPr>
                                <w:ins w:id="861" w:author="Benjamin Pannell" w:date="2014-10-15T19:42:00Z"/>
                                <w:rFonts w:ascii="Consolas" w:hAnsi="Consolas" w:cs="Consolas"/>
                                <w:i/>
                                <w:color w:val="595959" w:themeColor="text1" w:themeTint="A6"/>
                              </w:rPr>
                            </w:rPrChange>
                          </w:rPr>
                        </w:pPr>
                        <w:ins w:id="862" w:author="Benjamin Pannell" w:date="2014-10-15T19:42:00Z">
                          <w:r w:rsidRPr="008B052F">
                            <w:rPr>
                              <w:rFonts w:ascii="Consolas" w:hAnsi="Consolas" w:cs="Consolas"/>
                              <w:i/>
                              <w:color w:val="595959" w:themeColor="text1" w:themeTint="A6"/>
                              <w:sz w:val="22"/>
                              <w:rPrChange w:id="863" w:author="Benjamin Pannell" w:date="2014-10-15T19:42:00Z">
                                <w:rPr>
                                  <w:rFonts w:ascii="Consolas" w:hAnsi="Consolas" w:cs="Consolas"/>
                                  <w:i/>
                                  <w:color w:val="595959" w:themeColor="text1" w:themeTint="A6"/>
                                </w:rPr>
                              </w:rPrChange>
                            </w:rPr>
                            <w:t>// Sends the specified packet to the specified Isotope</w:t>
                          </w:r>
                        </w:ins>
                      </w:p>
                      <w:p w14:paraId="1947A7AB" w14:textId="77777777" w:rsidR="00ED731E" w:rsidRPr="008B052F" w:rsidRDefault="00ED731E" w:rsidP="008B052F">
                        <w:pPr>
                          <w:spacing w:after="0"/>
                          <w:rPr>
                            <w:rFonts w:ascii="Consolas" w:hAnsi="Consolas" w:cs="Consolas"/>
                            <w:sz w:val="22"/>
                            <w:rPrChange w:id="864" w:author="Benjamin Pannell" w:date="2014-10-15T19:42:00Z">
                              <w:rPr/>
                            </w:rPrChange>
                          </w:rPr>
                          <w:pPrChange w:id="865" w:author="Benjamin Pannell" w:date="2014-10-15T19:42:00Z">
                            <w:pPr/>
                          </w:pPrChange>
                        </w:pPr>
                        <w:ins w:id="866" w:author="Benjamin Pannell" w:date="2014-10-15T19:42:00Z">
                          <w:r w:rsidRPr="008B052F">
                            <w:rPr>
                              <w:rFonts w:ascii="Consolas" w:hAnsi="Consolas" w:cs="Consolas"/>
                              <w:b/>
                              <w:sz w:val="22"/>
                              <w:rPrChange w:id="867" w:author="Benjamin Pannell" w:date="2014-10-15T19:42:00Z">
                                <w:rPr>
                                  <w:rFonts w:ascii="Consolas" w:hAnsi="Consolas" w:cs="Consolas"/>
                                  <w:b/>
                                </w:rPr>
                              </w:rPrChange>
                            </w:rPr>
                            <w:t>char</w:t>
                          </w:r>
                          <w:r w:rsidRPr="008B052F">
                            <w:rPr>
                              <w:rFonts w:ascii="Consolas" w:hAnsi="Consolas" w:cs="Consolas"/>
                              <w:sz w:val="22"/>
                              <w:rPrChange w:id="868" w:author="Benjamin Pannell" w:date="2014-10-15T19:42:00Z">
                                <w:rPr>
                                  <w:rFonts w:ascii="Consolas" w:hAnsi="Consolas" w:cs="Consolas"/>
                                </w:rPr>
                              </w:rPrChange>
                            </w:rPr>
                            <w:t xml:space="preserve"> isotope_write(</w:t>
                          </w:r>
                          <w:r w:rsidRPr="008B052F">
                            <w:rPr>
                              <w:rFonts w:ascii="Consolas" w:hAnsi="Consolas" w:cs="Consolas"/>
                              <w:b/>
                              <w:sz w:val="22"/>
                              <w:rPrChange w:id="869" w:author="Benjamin Pannell" w:date="2014-10-15T19:42:00Z">
                                <w:rPr>
                                  <w:rFonts w:ascii="Consolas" w:hAnsi="Consolas" w:cs="Consolas"/>
                                  <w:b/>
                                </w:rPr>
                              </w:rPrChange>
                            </w:rPr>
                            <w:t>int</w:t>
                          </w:r>
                          <w:r w:rsidRPr="008B052F">
                            <w:rPr>
                              <w:rFonts w:ascii="Consolas" w:hAnsi="Consolas" w:cs="Consolas"/>
                              <w:sz w:val="22"/>
                              <w:rPrChange w:id="870" w:author="Benjamin Pannell" w:date="2014-10-15T19:42:00Z">
                                <w:rPr>
                                  <w:rFonts w:ascii="Consolas" w:hAnsi="Consolas" w:cs="Consolas"/>
                                </w:rPr>
                              </w:rPrChange>
                            </w:rPr>
                            <w:t xml:space="preserve"> isotope, </w:t>
                          </w:r>
                          <w:r w:rsidRPr="008B052F">
                            <w:rPr>
                              <w:rFonts w:ascii="Consolas" w:hAnsi="Consolas" w:cs="Consolas"/>
                              <w:b/>
                              <w:sz w:val="22"/>
                              <w:rPrChange w:id="871" w:author="Benjamin Pannell" w:date="2014-10-15T19:42:00Z">
                                <w:rPr>
                                  <w:rFonts w:ascii="Consolas" w:hAnsi="Consolas" w:cs="Consolas"/>
                                  <w:b/>
                                </w:rPr>
                              </w:rPrChange>
                            </w:rPr>
                            <w:t>const</w:t>
                          </w:r>
                          <w:r w:rsidRPr="008B052F">
                            <w:rPr>
                              <w:rFonts w:ascii="Consolas" w:hAnsi="Consolas" w:cs="Consolas"/>
                              <w:sz w:val="22"/>
                              <w:rPrChange w:id="872" w:author="Benjamin Pannell" w:date="2014-10-15T19:42:00Z">
                                <w:rPr>
                                  <w:rFonts w:ascii="Consolas" w:hAnsi="Consolas" w:cs="Consolas"/>
                                </w:rPr>
                              </w:rPrChange>
                            </w:rPr>
                            <w:t xml:space="preserve"> </w:t>
                          </w:r>
                          <w:r w:rsidRPr="008B052F">
                            <w:rPr>
                              <w:rFonts w:ascii="Consolas" w:hAnsi="Consolas" w:cs="Consolas"/>
                              <w:b/>
                              <w:sz w:val="22"/>
                              <w:rPrChange w:id="873" w:author="Benjamin Pannell" w:date="2014-10-15T19:42:00Z">
                                <w:rPr>
                                  <w:rFonts w:ascii="Consolas" w:hAnsi="Consolas" w:cs="Consolas"/>
                                  <w:b/>
                                </w:rPr>
                              </w:rPrChange>
                            </w:rPr>
                            <w:t>char*</w:t>
                          </w:r>
                          <w:r w:rsidRPr="008B052F">
                            <w:rPr>
                              <w:rFonts w:ascii="Consolas" w:hAnsi="Consolas" w:cs="Consolas"/>
                              <w:sz w:val="22"/>
                              <w:rPrChange w:id="874" w:author="Benjamin Pannell" w:date="2014-10-15T19:42:00Z">
                                <w:rPr>
                                  <w:rFonts w:ascii="Consolas" w:hAnsi="Consolas" w:cs="Consolas"/>
                                </w:rPr>
                              </w:rPrChange>
                            </w:rPr>
                            <w:t xml:space="preserve"> packet, </w:t>
                          </w:r>
                          <w:r w:rsidRPr="008B052F">
                            <w:rPr>
                              <w:rFonts w:ascii="Consolas" w:hAnsi="Consolas" w:cs="Consolas"/>
                              <w:b/>
                              <w:sz w:val="22"/>
                              <w:rPrChange w:id="875" w:author="Benjamin Pannell" w:date="2014-10-15T19:42:00Z">
                                <w:rPr>
                                  <w:rFonts w:ascii="Consolas" w:hAnsi="Consolas" w:cs="Consolas"/>
                                  <w:b/>
                                </w:rPr>
                              </w:rPrChange>
                            </w:rPr>
                            <w:t>char</w:t>
                          </w:r>
                          <w:r w:rsidRPr="008B052F">
                            <w:rPr>
                              <w:rFonts w:ascii="Consolas" w:hAnsi="Consolas" w:cs="Consolas"/>
                              <w:sz w:val="22"/>
                              <w:rPrChange w:id="876" w:author="Benjamin Pannell" w:date="2014-10-15T19:42:00Z">
                                <w:rPr>
                                  <w:rFonts w:ascii="Consolas" w:hAnsi="Consolas" w:cs="Consolas"/>
                                </w:rPr>
                              </w:rPrChange>
                            </w:rPr>
                            <w:t xml:space="preserve"> length);</w:t>
                          </w:r>
                        </w:ins>
                      </w:p>
                    </w:txbxContent>
                  </v:textbox>
                  <w10:anchorlock/>
                </v:shape>
              </w:pict>
            </mc:Fallback>
          </mc:AlternateContent>
        </w:r>
      </w:ins>
    </w:p>
    <w:p w14:paraId="467D172D" w14:textId="59B811DA" w:rsidR="008B052F" w:rsidRDefault="008B052F" w:rsidP="008B052F">
      <w:pPr>
        <w:pStyle w:val="Caption"/>
        <w:rPr>
          <w:ins w:id="877" w:author="Benjamin Pannell" w:date="2014-10-15T19:43:00Z"/>
        </w:rPr>
        <w:pPrChange w:id="878" w:author="Benjamin Pannell" w:date="2014-10-15T19:43:00Z">
          <w:pPr>
            <w:pStyle w:val="Heading1"/>
          </w:pPr>
        </w:pPrChange>
      </w:pPr>
      <w:bookmarkStart w:id="879" w:name="_Toc401168246"/>
      <w:ins w:id="880" w:author="Benjamin Pannell" w:date="2014-10-15T19:43:00Z">
        <w:r>
          <w:t xml:space="preserve">Figure </w:t>
        </w:r>
        <w:r>
          <w:fldChar w:fldCharType="begin"/>
        </w:r>
        <w:r>
          <w:instrText xml:space="preserve"> SEQ Figure \* ARABIC </w:instrText>
        </w:r>
      </w:ins>
      <w:r>
        <w:fldChar w:fldCharType="separate"/>
      </w:r>
      <w:ins w:id="881" w:author="Benjamin Pannell" w:date="2014-10-15T20:18:00Z">
        <w:r w:rsidR="00F30034">
          <w:rPr>
            <w:noProof/>
          </w:rPr>
          <w:t>13</w:t>
        </w:r>
      </w:ins>
      <w:ins w:id="882" w:author="Benjamin Pannell" w:date="2014-10-15T19:43:00Z">
        <w:r>
          <w:fldChar w:fldCharType="end"/>
        </w:r>
        <w:r>
          <w:t xml:space="preserve"> C-Library API Definition</w:t>
        </w:r>
        <w:bookmarkEnd w:id="879"/>
      </w:ins>
    </w:p>
    <w:p w14:paraId="33A19AB0" w14:textId="7AE17A23" w:rsidR="008B052F" w:rsidRDefault="008B052F" w:rsidP="008B052F">
      <w:pPr>
        <w:jc w:val="center"/>
        <w:rPr>
          <w:ins w:id="883" w:author="Benjamin Pannell" w:date="2014-10-15T19:46:00Z"/>
        </w:rPr>
        <w:pPrChange w:id="884" w:author="Benjamin Pannell" w:date="2014-10-15T19:46:00Z">
          <w:pPr>
            <w:pStyle w:val="Heading1"/>
          </w:pPr>
        </w:pPrChange>
      </w:pPr>
      <w:ins w:id="885" w:author="Benjamin Pannell" w:date="2014-10-15T19:43:00Z">
        <w:r>
          <w:rPr>
            <w:noProof/>
            <w:lang w:eastAsia="en-ZA"/>
          </w:rPr>
          <mc:AlternateContent>
            <mc:Choice Requires="wps">
              <w:drawing>
                <wp:inline distT="0" distB="0" distL="0" distR="0" wp14:anchorId="4A542853" wp14:editId="199BD7D7">
                  <wp:extent cx="5400675" cy="1404620"/>
                  <wp:effectExtent l="0" t="0" r="28575" b="2667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259F787F" w14:textId="6CFCDA5F" w:rsidR="00ED731E" w:rsidRPr="008B052F" w:rsidRDefault="00ED731E" w:rsidP="008B052F">
                              <w:pPr>
                                <w:spacing w:after="0"/>
                                <w:rPr>
                                  <w:ins w:id="886" w:author="Benjamin Pannell" w:date="2014-10-15T19:44:00Z"/>
                                  <w:rFonts w:ascii="Consolas" w:hAnsi="Consolas" w:cs="Consolas"/>
                                  <w:color w:val="000000" w:themeColor="text1"/>
                                  <w:sz w:val="22"/>
                                  <w:rPrChange w:id="887" w:author="Benjamin Pannell" w:date="2014-10-15T19:44:00Z">
                                    <w:rPr>
                                      <w:ins w:id="888" w:author="Benjamin Pannell" w:date="2014-10-15T19:44:00Z"/>
                                      <w:rFonts w:ascii="Consolas" w:hAnsi="Consolas" w:cs="Consolas"/>
                                      <w:b/>
                                      <w:color w:val="000000" w:themeColor="text1"/>
                                      <w:sz w:val="22"/>
                                    </w:rPr>
                                  </w:rPrChange>
                                </w:rPr>
                                <w:pPrChange w:id="889" w:author="Benjamin Pannell" w:date="2014-10-15T19:42:00Z">
                                  <w:pPr/>
                                </w:pPrChange>
                              </w:pPr>
                              <w:ins w:id="890" w:author="Benjamin Pannell" w:date="2014-10-15T19:44:00Z">
                                <w:r w:rsidRPr="00AC6F8E">
                                  <w:rPr>
                                    <w:rFonts w:ascii="Consolas" w:hAnsi="Consolas" w:cs="Consolas"/>
                                    <w:color w:val="4472C4" w:themeColor="accent5"/>
                                    <w:sz w:val="22"/>
                                    <w:rPrChange w:id="891" w:author="Benjamin Pannell" w:date="2014-10-15T20:20:00Z">
                                      <w:rPr>
                                        <w:rFonts w:ascii="Consolas" w:hAnsi="Consolas" w:cs="Consolas"/>
                                        <w:b/>
                                        <w:color w:val="000000" w:themeColor="text1"/>
                                        <w:sz w:val="22"/>
                                      </w:rPr>
                                    </w:rPrChange>
                                  </w:rPr>
                                  <w:t xml:space="preserve">#include </w:t>
                                </w:r>
                                <w:r w:rsidRPr="001250FF">
                                  <w:rPr>
                                    <w:rFonts w:ascii="Consolas" w:hAnsi="Consolas" w:cs="Consolas"/>
                                    <w:color w:val="ED7D31" w:themeColor="accent2"/>
                                    <w:sz w:val="22"/>
                                    <w:rPrChange w:id="892" w:author="Benjamin Pannell" w:date="2014-10-15T20:20:00Z">
                                      <w:rPr>
                                        <w:rFonts w:ascii="Consolas" w:hAnsi="Consolas" w:cs="Consolas"/>
                                        <w:color w:val="000000" w:themeColor="text1"/>
                                        <w:sz w:val="22"/>
                                      </w:rPr>
                                    </w:rPrChange>
                                  </w:rPr>
                                  <w:t>&lt;libisotope.h&gt;</w:t>
                                </w:r>
                              </w:ins>
                            </w:p>
                            <w:p w14:paraId="40D05F63" w14:textId="0261560C" w:rsidR="00ED731E" w:rsidRPr="008B052F" w:rsidRDefault="00ED731E" w:rsidP="008B052F">
                              <w:pPr>
                                <w:spacing w:after="0"/>
                                <w:rPr>
                                  <w:ins w:id="893" w:author="Benjamin Pannell" w:date="2014-10-15T19:44:00Z"/>
                                  <w:rFonts w:ascii="Consolas" w:hAnsi="Consolas" w:cs="Consolas"/>
                                  <w:color w:val="000000" w:themeColor="text1"/>
                                  <w:sz w:val="22"/>
                                  <w:rPrChange w:id="894" w:author="Benjamin Pannell" w:date="2014-10-15T19:44:00Z">
                                    <w:rPr>
                                      <w:ins w:id="895" w:author="Benjamin Pannell" w:date="2014-10-15T19:44:00Z"/>
                                      <w:rFonts w:ascii="Consolas" w:hAnsi="Consolas" w:cs="Consolas"/>
                                      <w:color w:val="595959" w:themeColor="text1" w:themeTint="A6"/>
                                      <w:sz w:val="22"/>
                                    </w:rPr>
                                  </w:rPrChange>
                                </w:rPr>
                                <w:pPrChange w:id="896" w:author="Benjamin Pannell" w:date="2014-10-15T19:42:00Z">
                                  <w:pPr/>
                                </w:pPrChange>
                              </w:pPr>
                              <w:ins w:id="897" w:author="Benjamin Pannell" w:date="2014-10-15T19:44:00Z">
                                <w:r w:rsidRPr="00AC6F8E">
                                  <w:rPr>
                                    <w:rFonts w:ascii="Consolas" w:hAnsi="Consolas" w:cs="Consolas"/>
                                    <w:color w:val="4472C4" w:themeColor="accent5"/>
                                    <w:sz w:val="22"/>
                                    <w:rPrChange w:id="898" w:author="Benjamin Pannell" w:date="2014-10-15T20:20:00Z">
                                      <w:rPr>
                                        <w:rFonts w:ascii="Consolas" w:hAnsi="Consolas" w:cs="Consolas"/>
                                        <w:color w:val="595959" w:themeColor="text1" w:themeTint="A6"/>
                                        <w:sz w:val="22"/>
                                      </w:rPr>
                                    </w:rPrChange>
                                  </w:rPr>
                                  <w:t xml:space="preserve">void </w:t>
                                </w:r>
                                <w:r w:rsidRPr="008B052F">
                                  <w:rPr>
                                    <w:rFonts w:ascii="Consolas" w:hAnsi="Consolas" w:cs="Consolas"/>
                                    <w:color w:val="000000" w:themeColor="text1"/>
                                    <w:sz w:val="22"/>
                                    <w:rPrChange w:id="899" w:author="Benjamin Pannell" w:date="2014-10-15T19:44:00Z">
                                      <w:rPr>
                                        <w:rFonts w:ascii="Consolas" w:hAnsi="Consolas" w:cs="Consolas"/>
                                        <w:color w:val="595959" w:themeColor="text1" w:themeTint="A6"/>
                                        <w:sz w:val="22"/>
                                      </w:rPr>
                                    </w:rPrChange>
                                  </w:rPr>
                                  <w:t>main() {</w:t>
                                </w:r>
                              </w:ins>
                            </w:p>
                            <w:p w14:paraId="5D0776B1" w14:textId="6FA86BF9" w:rsidR="00ED731E" w:rsidRDefault="00ED731E" w:rsidP="008B052F">
                              <w:pPr>
                                <w:spacing w:after="0"/>
                                <w:rPr>
                                  <w:ins w:id="900" w:author="Benjamin Pannell" w:date="2014-10-15T19:45:00Z"/>
                                  <w:rFonts w:ascii="Consolas" w:hAnsi="Consolas" w:cs="Consolas"/>
                                  <w:color w:val="000000" w:themeColor="text1"/>
                                  <w:sz w:val="22"/>
                                </w:rPr>
                                <w:pPrChange w:id="901" w:author="Benjamin Pannell" w:date="2014-10-15T19:42:00Z">
                                  <w:pPr/>
                                </w:pPrChange>
                              </w:pPr>
                              <w:ins w:id="902" w:author="Benjamin Pannell" w:date="2014-10-15T19:44:00Z">
                                <w:r>
                                  <w:rPr>
                                    <w:rFonts w:ascii="Consolas" w:hAnsi="Consolas" w:cs="Consolas"/>
                                    <w:color w:val="000000" w:themeColor="text1"/>
                                    <w:sz w:val="22"/>
                                  </w:rPr>
                                  <w:tab/>
                                </w:r>
                                <w:r w:rsidRPr="00AC6F8E">
                                  <w:rPr>
                                    <w:rFonts w:ascii="Consolas" w:hAnsi="Consolas" w:cs="Consolas"/>
                                    <w:color w:val="4472C4" w:themeColor="accent5"/>
                                    <w:sz w:val="22"/>
                                    <w:rPrChange w:id="903" w:author="Benjamin Pannell" w:date="2014-10-15T20:20:00Z">
                                      <w:rPr>
                                        <w:rFonts w:ascii="Consolas" w:hAnsi="Consolas" w:cs="Consolas"/>
                                        <w:color w:val="000000" w:themeColor="text1"/>
                                        <w:sz w:val="22"/>
                                      </w:rPr>
                                    </w:rPrChange>
                                  </w:rPr>
                                  <w:t xml:space="preserve">int </w:t>
                                </w:r>
                                <w:r>
                                  <w:rPr>
                                    <w:rFonts w:ascii="Consolas" w:hAnsi="Consolas" w:cs="Consolas"/>
                                    <w:color w:val="000000" w:themeColor="text1"/>
                                    <w:sz w:val="22"/>
                                  </w:rPr>
                                  <w:t>isotope = isotope_open(</w:t>
                                </w:r>
                                <w:r w:rsidRPr="001250FF">
                                  <w:rPr>
                                    <w:rFonts w:ascii="Consolas" w:hAnsi="Consolas" w:cs="Consolas"/>
                                    <w:color w:val="ED7D31" w:themeColor="accent2"/>
                                    <w:sz w:val="22"/>
                                    <w:rPrChange w:id="904" w:author="Benjamin Pannell" w:date="2014-10-15T20:20:00Z">
                                      <w:rPr>
                                        <w:rFonts w:ascii="Consolas" w:hAnsi="Consolas" w:cs="Consolas"/>
                                        <w:color w:val="000000" w:themeColor="text1"/>
                                        <w:sz w:val="22"/>
                                      </w:rPr>
                                    </w:rPrChange>
                                  </w:rPr>
                                  <w:t>“/dev/ttyAMA0”</w:t>
                                </w:r>
                                <w:r>
                                  <w:rPr>
                                    <w:rFonts w:ascii="Consolas" w:hAnsi="Consolas" w:cs="Consolas"/>
                                    <w:color w:val="000000" w:themeColor="text1"/>
                                    <w:sz w:val="22"/>
                                  </w:rPr>
                                  <w:t>);</w:t>
                                </w:r>
                              </w:ins>
                            </w:p>
                            <w:p w14:paraId="5A275A0E" w14:textId="42509DC4" w:rsidR="00ED731E" w:rsidRDefault="00ED731E" w:rsidP="008B052F">
                              <w:pPr>
                                <w:spacing w:after="0"/>
                                <w:rPr>
                                  <w:ins w:id="905" w:author="Benjamin Pannell" w:date="2014-10-15T19:44:00Z"/>
                                  <w:rFonts w:ascii="Consolas" w:hAnsi="Consolas" w:cs="Consolas"/>
                                  <w:color w:val="000000" w:themeColor="text1"/>
                                  <w:sz w:val="22"/>
                                </w:rPr>
                                <w:pPrChange w:id="906" w:author="Benjamin Pannell" w:date="2014-10-15T19:42:00Z">
                                  <w:pPr/>
                                </w:pPrChange>
                              </w:pPr>
                              <w:ins w:id="907" w:author="Benjamin Pannell" w:date="2014-10-15T19:45:00Z">
                                <w:r>
                                  <w:rPr>
                                    <w:rFonts w:ascii="Consolas" w:hAnsi="Consolas" w:cs="Consolas"/>
                                    <w:color w:val="000000" w:themeColor="text1"/>
                                    <w:sz w:val="22"/>
                                  </w:rPr>
                                  <w:tab/>
                                </w:r>
                                <w:r w:rsidRPr="00AC6F8E">
                                  <w:rPr>
                                    <w:rFonts w:ascii="Consolas" w:hAnsi="Consolas" w:cs="Consolas"/>
                                    <w:color w:val="4472C4" w:themeColor="accent5"/>
                                    <w:sz w:val="22"/>
                                    <w:rPrChange w:id="908" w:author="Benjamin Pannell" w:date="2014-10-15T20:20:00Z">
                                      <w:rPr>
                                        <w:rFonts w:ascii="Consolas" w:hAnsi="Consolas" w:cs="Consolas"/>
                                        <w:color w:val="000000" w:themeColor="text1"/>
                                        <w:sz w:val="22"/>
                                      </w:rPr>
                                    </w:rPrChange>
                                  </w:rPr>
                                  <w:t xml:space="preserve">char </w:t>
                                </w:r>
                                <w:r>
                                  <w:rPr>
                                    <w:rFonts w:ascii="Consolas" w:hAnsi="Consolas" w:cs="Consolas"/>
                                    <w:color w:val="000000" w:themeColor="text1"/>
                                    <w:sz w:val="22"/>
                                  </w:rPr>
                                  <w:t>keys[] = { KEYS_A };</w:t>
                                </w:r>
                              </w:ins>
                            </w:p>
                            <w:p w14:paraId="71DE66F1" w14:textId="18746EDA" w:rsidR="00ED731E" w:rsidRDefault="00ED731E" w:rsidP="008B052F">
                              <w:pPr>
                                <w:spacing w:after="0"/>
                                <w:rPr>
                                  <w:ins w:id="909" w:author="Benjamin Pannell" w:date="2014-10-15T19:46:00Z"/>
                                  <w:rFonts w:ascii="Consolas" w:hAnsi="Consolas" w:cs="Consolas"/>
                                  <w:color w:val="000000" w:themeColor="text1"/>
                                  <w:sz w:val="22"/>
                                </w:rPr>
                                <w:pPrChange w:id="910" w:author="Benjamin Pannell" w:date="2014-10-15T19:42:00Z">
                                  <w:pPr/>
                                </w:pPrChange>
                              </w:pPr>
                              <w:ins w:id="911" w:author="Benjamin Pannell" w:date="2014-10-15T19:45:00Z">
                                <w:r>
                                  <w:rPr>
                                    <w:rFonts w:ascii="Consolas" w:hAnsi="Consolas" w:cs="Consolas"/>
                                    <w:color w:val="000000" w:themeColor="text1"/>
                                    <w:sz w:val="22"/>
                                  </w:rPr>
                                  <w:tab/>
                                  <w:t>isotope_keyboard(isotope, 0, keys, 1);</w:t>
                                </w:r>
                              </w:ins>
                            </w:p>
                            <w:p w14:paraId="59B88FE0" w14:textId="33181EAB" w:rsidR="00ED731E" w:rsidRDefault="00ED731E" w:rsidP="008B052F">
                              <w:pPr>
                                <w:spacing w:after="0"/>
                                <w:rPr>
                                  <w:ins w:id="912" w:author="Benjamin Pannell" w:date="2014-10-15T19:46:00Z"/>
                                  <w:rFonts w:ascii="Consolas" w:hAnsi="Consolas" w:cs="Consolas"/>
                                  <w:color w:val="000000" w:themeColor="text1"/>
                                  <w:sz w:val="22"/>
                                </w:rPr>
                                <w:pPrChange w:id="913" w:author="Benjamin Pannell" w:date="2014-10-15T19:42:00Z">
                                  <w:pPr/>
                                </w:pPrChange>
                              </w:pPr>
                              <w:ins w:id="914" w:author="Benjamin Pannell" w:date="2014-10-15T19:45:00Z">
                                <w:r>
                                  <w:rPr>
                                    <w:rFonts w:ascii="Consolas" w:hAnsi="Consolas" w:cs="Consolas"/>
                                    <w:color w:val="000000" w:themeColor="text1"/>
                                    <w:sz w:val="22"/>
                                  </w:rPr>
                                  <w:tab/>
                                  <w:t xml:space="preserve">isotope_keyboard(isotope, 0, </w:t>
                                </w:r>
                              </w:ins>
                              <w:ins w:id="915" w:author="Benjamin Pannell" w:date="2014-10-15T19:46:00Z">
                                <w:r>
                                  <w:rPr>
                                    <w:rFonts w:ascii="Consolas" w:hAnsi="Consolas" w:cs="Consolas"/>
                                    <w:color w:val="000000" w:themeColor="text1"/>
                                    <w:sz w:val="22"/>
                                  </w:rPr>
                                  <w:t>keys</w:t>
                                </w:r>
                              </w:ins>
                              <w:ins w:id="916" w:author="Benjamin Pannell" w:date="2014-10-15T19:45:00Z">
                                <w:r>
                                  <w:rPr>
                                    <w:rFonts w:ascii="Consolas" w:hAnsi="Consolas" w:cs="Consolas"/>
                                    <w:color w:val="000000" w:themeColor="text1"/>
                                    <w:sz w:val="22"/>
                                  </w:rPr>
                                  <w:t>, 0);</w:t>
                                </w:r>
                              </w:ins>
                            </w:p>
                            <w:p w14:paraId="1024D412" w14:textId="43CD3AE4" w:rsidR="00ED731E" w:rsidRPr="008B052F" w:rsidRDefault="00ED731E" w:rsidP="008B052F">
                              <w:pPr>
                                <w:spacing w:after="0"/>
                                <w:rPr>
                                  <w:ins w:id="917" w:author="Benjamin Pannell" w:date="2014-10-15T19:44:00Z"/>
                                  <w:rFonts w:ascii="Consolas" w:hAnsi="Consolas" w:cs="Consolas"/>
                                  <w:color w:val="000000" w:themeColor="text1"/>
                                  <w:sz w:val="22"/>
                                  <w:rPrChange w:id="918" w:author="Benjamin Pannell" w:date="2014-10-15T19:44:00Z">
                                    <w:rPr>
                                      <w:ins w:id="919" w:author="Benjamin Pannell" w:date="2014-10-15T19:44:00Z"/>
                                      <w:rFonts w:ascii="Consolas" w:hAnsi="Consolas" w:cs="Consolas"/>
                                      <w:color w:val="595959" w:themeColor="text1" w:themeTint="A6"/>
                                      <w:sz w:val="22"/>
                                    </w:rPr>
                                  </w:rPrChange>
                                </w:rPr>
                                <w:pPrChange w:id="920" w:author="Benjamin Pannell" w:date="2014-10-15T19:42:00Z">
                                  <w:pPr/>
                                </w:pPrChange>
                              </w:pPr>
                              <w:ins w:id="921" w:author="Benjamin Pannell" w:date="2014-10-15T19:46:00Z">
                                <w:r>
                                  <w:rPr>
                                    <w:rFonts w:ascii="Consolas" w:hAnsi="Consolas" w:cs="Consolas"/>
                                    <w:color w:val="000000" w:themeColor="text1"/>
                                    <w:sz w:val="22"/>
                                  </w:rPr>
                                  <w:tab/>
                                  <w:t>isotope_close(isotope);</w:t>
                                </w:r>
                              </w:ins>
                            </w:p>
                            <w:p w14:paraId="6B2EB37E" w14:textId="79A8DE43" w:rsidR="00ED731E" w:rsidRPr="008B052F" w:rsidRDefault="00ED731E" w:rsidP="008B052F">
                              <w:pPr>
                                <w:spacing w:after="0"/>
                                <w:rPr>
                                  <w:rFonts w:ascii="Consolas" w:hAnsi="Consolas" w:cs="Consolas"/>
                                  <w:caps/>
                                  <w:color w:val="000000" w:themeColor="text1"/>
                                  <w:sz w:val="22"/>
                                  <w:rPrChange w:id="922" w:author="Benjamin Pannell" w:date="2014-10-15T19:44:00Z">
                                    <w:rPr/>
                                  </w:rPrChange>
                                </w:rPr>
                                <w:pPrChange w:id="923" w:author="Benjamin Pannell" w:date="2014-10-15T19:42:00Z">
                                  <w:pPr/>
                                </w:pPrChange>
                              </w:pPr>
                              <w:ins w:id="924" w:author="Benjamin Pannell" w:date="2014-10-15T19:44:00Z">
                                <w:r w:rsidRPr="008B052F">
                                  <w:rPr>
                                    <w:rFonts w:ascii="Consolas" w:hAnsi="Consolas" w:cs="Consolas"/>
                                    <w:color w:val="000000" w:themeColor="text1"/>
                                    <w:sz w:val="22"/>
                                    <w:rPrChange w:id="925" w:author="Benjamin Pannell" w:date="2014-10-15T19:44:00Z">
                                      <w:rPr>
                                        <w:rFonts w:ascii="Consolas" w:hAnsi="Consolas" w:cs="Consolas"/>
                                        <w:color w:val="595959" w:themeColor="text1" w:themeTint="A6"/>
                                        <w:sz w:val="22"/>
                                      </w:rPr>
                                    </w:rPrChange>
                                  </w:rPr>
                                  <w:t>}</w:t>
                                </w:r>
                              </w:ins>
                            </w:p>
                          </w:txbxContent>
                        </wps:txbx>
                        <wps:bodyPr rot="0" vert="horz" wrap="square" lIns="91440" tIns="45720" rIns="91440" bIns="45720" anchor="t" anchorCtr="0">
                          <a:spAutoFit/>
                        </wps:bodyPr>
                      </wps:wsp>
                    </a:graphicData>
                  </a:graphic>
                </wp:inline>
              </w:drawing>
            </mc:Choice>
            <mc:Fallback>
              <w:pict>
                <v:shape w14:anchorId="4A542853" id="_x0000_s1027"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">
                  <v:textbox style="mso-fit-shape-to-text:t">
                    <w:txbxContent>
                      <w:p w14:paraId="259F787F" w14:textId="6CFCDA5F" w:rsidR="00ED731E" w:rsidRPr="008B052F" w:rsidRDefault="00ED731E" w:rsidP="008B052F">
                        <w:pPr>
                          <w:spacing w:after="0"/>
                          <w:rPr>
                            <w:ins w:id="926" w:author="Benjamin Pannell" w:date="2014-10-15T19:44:00Z"/>
                            <w:rFonts w:ascii="Consolas" w:hAnsi="Consolas" w:cs="Consolas"/>
                            <w:color w:val="000000" w:themeColor="text1"/>
                            <w:sz w:val="22"/>
                            <w:rPrChange w:id="927" w:author="Benjamin Pannell" w:date="2014-10-15T19:44:00Z">
                              <w:rPr>
                                <w:ins w:id="928" w:author="Benjamin Pannell" w:date="2014-10-15T19:44:00Z"/>
                                <w:rFonts w:ascii="Consolas" w:hAnsi="Consolas" w:cs="Consolas"/>
                                <w:b/>
                                <w:color w:val="000000" w:themeColor="text1"/>
                                <w:sz w:val="22"/>
                              </w:rPr>
                            </w:rPrChange>
                          </w:rPr>
                          <w:pPrChange w:id="929" w:author="Benjamin Pannell" w:date="2014-10-15T19:42:00Z">
                            <w:pPr/>
                          </w:pPrChange>
                        </w:pPr>
                        <w:ins w:id="930" w:author="Benjamin Pannell" w:date="2014-10-15T19:44:00Z">
                          <w:r w:rsidRPr="00AC6F8E">
                            <w:rPr>
                              <w:rFonts w:ascii="Consolas" w:hAnsi="Consolas" w:cs="Consolas"/>
                              <w:color w:val="4472C4" w:themeColor="accent5"/>
                              <w:sz w:val="22"/>
                              <w:rPrChange w:id="931" w:author="Benjamin Pannell" w:date="2014-10-15T20:20:00Z">
                                <w:rPr>
                                  <w:rFonts w:ascii="Consolas" w:hAnsi="Consolas" w:cs="Consolas"/>
                                  <w:b/>
                                  <w:color w:val="000000" w:themeColor="text1"/>
                                  <w:sz w:val="22"/>
                                </w:rPr>
                              </w:rPrChange>
                            </w:rPr>
                            <w:t xml:space="preserve">#include </w:t>
                          </w:r>
                          <w:r w:rsidRPr="001250FF">
                            <w:rPr>
                              <w:rFonts w:ascii="Consolas" w:hAnsi="Consolas" w:cs="Consolas"/>
                              <w:color w:val="ED7D31" w:themeColor="accent2"/>
                              <w:sz w:val="22"/>
                              <w:rPrChange w:id="932" w:author="Benjamin Pannell" w:date="2014-10-15T20:20:00Z">
                                <w:rPr>
                                  <w:rFonts w:ascii="Consolas" w:hAnsi="Consolas" w:cs="Consolas"/>
                                  <w:color w:val="000000" w:themeColor="text1"/>
                                  <w:sz w:val="22"/>
                                </w:rPr>
                              </w:rPrChange>
                            </w:rPr>
                            <w:t>&lt;libisotope.h&gt;</w:t>
                          </w:r>
                        </w:ins>
                      </w:p>
                      <w:p w14:paraId="40D05F63" w14:textId="0261560C" w:rsidR="00ED731E" w:rsidRPr="008B052F" w:rsidRDefault="00ED731E" w:rsidP="008B052F">
                        <w:pPr>
                          <w:spacing w:after="0"/>
                          <w:rPr>
                            <w:ins w:id="933" w:author="Benjamin Pannell" w:date="2014-10-15T19:44:00Z"/>
                            <w:rFonts w:ascii="Consolas" w:hAnsi="Consolas" w:cs="Consolas"/>
                            <w:color w:val="000000" w:themeColor="text1"/>
                            <w:sz w:val="22"/>
                            <w:rPrChange w:id="934" w:author="Benjamin Pannell" w:date="2014-10-15T19:44:00Z">
                              <w:rPr>
                                <w:ins w:id="935" w:author="Benjamin Pannell" w:date="2014-10-15T19:44:00Z"/>
                                <w:rFonts w:ascii="Consolas" w:hAnsi="Consolas" w:cs="Consolas"/>
                                <w:color w:val="595959" w:themeColor="text1" w:themeTint="A6"/>
                                <w:sz w:val="22"/>
                              </w:rPr>
                            </w:rPrChange>
                          </w:rPr>
                          <w:pPrChange w:id="936" w:author="Benjamin Pannell" w:date="2014-10-15T19:42:00Z">
                            <w:pPr/>
                          </w:pPrChange>
                        </w:pPr>
                        <w:ins w:id="937" w:author="Benjamin Pannell" w:date="2014-10-15T19:44:00Z">
                          <w:r w:rsidRPr="00AC6F8E">
                            <w:rPr>
                              <w:rFonts w:ascii="Consolas" w:hAnsi="Consolas" w:cs="Consolas"/>
                              <w:color w:val="4472C4" w:themeColor="accent5"/>
                              <w:sz w:val="22"/>
                              <w:rPrChange w:id="938" w:author="Benjamin Pannell" w:date="2014-10-15T20:20:00Z">
                                <w:rPr>
                                  <w:rFonts w:ascii="Consolas" w:hAnsi="Consolas" w:cs="Consolas"/>
                                  <w:color w:val="595959" w:themeColor="text1" w:themeTint="A6"/>
                                  <w:sz w:val="22"/>
                                </w:rPr>
                              </w:rPrChange>
                            </w:rPr>
                            <w:t xml:space="preserve">void </w:t>
                          </w:r>
                          <w:r w:rsidRPr="008B052F">
                            <w:rPr>
                              <w:rFonts w:ascii="Consolas" w:hAnsi="Consolas" w:cs="Consolas"/>
                              <w:color w:val="000000" w:themeColor="text1"/>
                              <w:sz w:val="22"/>
                              <w:rPrChange w:id="939" w:author="Benjamin Pannell" w:date="2014-10-15T19:44:00Z">
                                <w:rPr>
                                  <w:rFonts w:ascii="Consolas" w:hAnsi="Consolas" w:cs="Consolas"/>
                                  <w:color w:val="595959" w:themeColor="text1" w:themeTint="A6"/>
                                  <w:sz w:val="22"/>
                                </w:rPr>
                              </w:rPrChange>
                            </w:rPr>
                            <w:t>main() {</w:t>
                          </w:r>
                        </w:ins>
                      </w:p>
                      <w:p w14:paraId="5D0776B1" w14:textId="6FA86BF9" w:rsidR="00ED731E" w:rsidRDefault="00ED731E" w:rsidP="008B052F">
                        <w:pPr>
                          <w:spacing w:after="0"/>
                          <w:rPr>
                            <w:ins w:id="940" w:author="Benjamin Pannell" w:date="2014-10-15T19:45:00Z"/>
                            <w:rFonts w:ascii="Consolas" w:hAnsi="Consolas" w:cs="Consolas"/>
                            <w:color w:val="000000" w:themeColor="text1"/>
                            <w:sz w:val="22"/>
                          </w:rPr>
                          <w:pPrChange w:id="941" w:author="Benjamin Pannell" w:date="2014-10-15T19:42:00Z">
                            <w:pPr/>
                          </w:pPrChange>
                        </w:pPr>
                        <w:ins w:id="942" w:author="Benjamin Pannell" w:date="2014-10-15T19:44:00Z">
                          <w:r>
                            <w:rPr>
                              <w:rFonts w:ascii="Consolas" w:hAnsi="Consolas" w:cs="Consolas"/>
                              <w:color w:val="000000" w:themeColor="text1"/>
                              <w:sz w:val="22"/>
                            </w:rPr>
                            <w:tab/>
                          </w:r>
                          <w:r w:rsidRPr="00AC6F8E">
                            <w:rPr>
                              <w:rFonts w:ascii="Consolas" w:hAnsi="Consolas" w:cs="Consolas"/>
                              <w:color w:val="4472C4" w:themeColor="accent5"/>
                              <w:sz w:val="22"/>
                              <w:rPrChange w:id="943" w:author="Benjamin Pannell" w:date="2014-10-15T20:20:00Z">
                                <w:rPr>
                                  <w:rFonts w:ascii="Consolas" w:hAnsi="Consolas" w:cs="Consolas"/>
                                  <w:color w:val="000000" w:themeColor="text1"/>
                                  <w:sz w:val="22"/>
                                </w:rPr>
                              </w:rPrChange>
                            </w:rPr>
                            <w:t xml:space="preserve">int </w:t>
                          </w:r>
                          <w:r>
                            <w:rPr>
                              <w:rFonts w:ascii="Consolas" w:hAnsi="Consolas" w:cs="Consolas"/>
                              <w:color w:val="000000" w:themeColor="text1"/>
                              <w:sz w:val="22"/>
                            </w:rPr>
                            <w:t>isotope = isotope_open(</w:t>
                          </w:r>
                          <w:r w:rsidRPr="001250FF">
                            <w:rPr>
                              <w:rFonts w:ascii="Consolas" w:hAnsi="Consolas" w:cs="Consolas"/>
                              <w:color w:val="ED7D31" w:themeColor="accent2"/>
                              <w:sz w:val="22"/>
                              <w:rPrChange w:id="944" w:author="Benjamin Pannell" w:date="2014-10-15T20:20:00Z">
                                <w:rPr>
                                  <w:rFonts w:ascii="Consolas" w:hAnsi="Consolas" w:cs="Consolas"/>
                                  <w:color w:val="000000" w:themeColor="text1"/>
                                  <w:sz w:val="22"/>
                                </w:rPr>
                              </w:rPrChange>
                            </w:rPr>
                            <w:t>“/dev/ttyAMA0”</w:t>
                          </w:r>
                          <w:r>
                            <w:rPr>
                              <w:rFonts w:ascii="Consolas" w:hAnsi="Consolas" w:cs="Consolas"/>
                              <w:color w:val="000000" w:themeColor="text1"/>
                              <w:sz w:val="22"/>
                            </w:rPr>
                            <w:t>);</w:t>
                          </w:r>
                        </w:ins>
                      </w:p>
                      <w:p w14:paraId="5A275A0E" w14:textId="42509DC4" w:rsidR="00ED731E" w:rsidRDefault="00ED731E" w:rsidP="008B052F">
                        <w:pPr>
                          <w:spacing w:after="0"/>
                          <w:rPr>
                            <w:ins w:id="945" w:author="Benjamin Pannell" w:date="2014-10-15T19:44:00Z"/>
                            <w:rFonts w:ascii="Consolas" w:hAnsi="Consolas" w:cs="Consolas"/>
                            <w:color w:val="000000" w:themeColor="text1"/>
                            <w:sz w:val="22"/>
                          </w:rPr>
                          <w:pPrChange w:id="946" w:author="Benjamin Pannell" w:date="2014-10-15T19:42:00Z">
                            <w:pPr/>
                          </w:pPrChange>
                        </w:pPr>
                        <w:ins w:id="947" w:author="Benjamin Pannell" w:date="2014-10-15T19:45:00Z">
                          <w:r>
                            <w:rPr>
                              <w:rFonts w:ascii="Consolas" w:hAnsi="Consolas" w:cs="Consolas"/>
                              <w:color w:val="000000" w:themeColor="text1"/>
                              <w:sz w:val="22"/>
                            </w:rPr>
                            <w:tab/>
                          </w:r>
                          <w:r w:rsidRPr="00AC6F8E">
                            <w:rPr>
                              <w:rFonts w:ascii="Consolas" w:hAnsi="Consolas" w:cs="Consolas"/>
                              <w:color w:val="4472C4" w:themeColor="accent5"/>
                              <w:sz w:val="22"/>
                              <w:rPrChange w:id="948" w:author="Benjamin Pannell" w:date="2014-10-15T20:20:00Z">
                                <w:rPr>
                                  <w:rFonts w:ascii="Consolas" w:hAnsi="Consolas" w:cs="Consolas"/>
                                  <w:color w:val="000000" w:themeColor="text1"/>
                                  <w:sz w:val="22"/>
                                </w:rPr>
                              </w:rPrChange>
                            </w:rPr>
                            <w:t xml:space="preserve">char </w:t>
                          </w:r>
                          <w:r>
                            <w:rPr>
                              <w:rFonts w:ascii="Consolas" w:hAnsi="Consolas" w:cs="Consolas"/>
                              <w:color w:val="000000" w:themeColor="text1"/>
                              <w:sz w:val="22"/>
                            </w:rPr>
                            <w:t>keys[] = { KEYS_A };</w:t>
                          </w:r>
                        </w:ins>
                      </w:p>
                      <w:p w14:paraId="71DE66F1" w14:textId="18746EDA" w:rsidR="00ED731E" w:rsidRDefault="00ED731E" w:rsidP="008B052F">
                        <w:pPr>
                          <w:spacing w:after="0"/>
                          <w:rPr>
                            <w:ins w:id="949" w:author="Benjamin Pannell" w:date="2014-10-15T19:46:00Z"/>
                            <w:rFonts w:ascii="Consolas" w:hAnsi="Consolas" w:cs="Consolas"/>
                            <w:color w:val="000000" w:themeColor="text1"/>
                            <w:sz w:val="22"/>
                          </w:rPr>
                          <w:pPrChange w:id="950" w:author="Benjamin Pannell" w:date="2014-10-15T19:42:00Z">
                            <w:pPr/>
                          </w:pPrChange>
                        </w:pPr>
                        <w:ins w:id="951" w:author="Benjamin Pannell" w:date="2014-10-15T19:45:00Z">
                          <w:r>
                            <w:rPr>
                              <w:rFonts w:ascii="Consolas" w:hAnsi="Consolas" w:cs="Consolas"/>
                              <w:color w:val="000000" w:themeColor="text1"/>
                              <w:sz w:val="22"/>
                            </w:rPr>
                            <w:tab/>
                            <w:t>isotope_keyboard(isotope, 0, keys, 1);</w:t>
                          </w:r>
                        </w:ins>
                      </w:p>
                      <w:p w14:paraId="59B88FE0" w14:textId="33181EAB" w:rsidR="00ED731E" w:rsidRDefault="00ED731E" w:rsidP="008B052F">
                        <w:pPr>
                          <w:spacing w:after="0"/>
                          <w:rPr>
                            <w:ins w:id="952" w:author="Benjamin Pannell" w:date="2014-10-15T19:46:00Z"/>
                            <w:rFonts w:ascii="Consolas" w:hAnsi="Consolas" w:cs="Consolas"/>
                            <w:color w:val="000000" w:themeColor="text1"/>
                            <w:sz w:val="22"/>
                          </w:rPr>
                          <w:pPrChange w:id="953" w:author="Benjamin Pannell" w:date="2014-10-15T19:42:00Z">
                            <w:pPr/>
                          </w:pPrChange>
                        </w:pPr>
                        <w:ins w:id="954" w:author="Benjamin Pannell" w:date="2014-10-15T19:45:00Z">
                          <w:r>
                            <w:rPr>
                              <w:rFonts w:ascii="Consolas" w:hAnsi="Consolas" w:cs="Consolas"/>
                              <w:color w:val="000000" w:themeColor="text1"/>
                              <w:sz w:val="22"/>
                            </w:rPr>
                            <w:tab/>
                            <w:t xml:space="preserve">isotope_keyboard(isotope, 0, </w:t>
                          </w:r>
                        </w:ins>
                        <w:ins w:id="955" w:author="Benjamin Pannell" w:date="2014-10-15T19:46:00Z">
                          <w:r>
                            <w:rPr>
                              <w:rFonts w:ascii="Consolas" w:hAnsi="Consolas" w:cs="Consolas"/>
                              <w:color w:val="000000" w:themeColor="text1"/>
                              <w:sz w:val="22"/>
                            </w:rPr>
                            <w:t>keys</w:t>
                          </w:r>
                        </w:ins>
                        <w:ins w:id="956" w:author="Benjamin Pannell" w:date="2014-10-15T19:45:00Z">
                          <w:r>
                            <w:rPr>
                              <w:rFonts w:ascii="Consolas" w:hAnsi="Consolas" w:cs="Consolas"/>
                              <w:color w:val="000000" w:themeColor="text1"/>
                              <w:sz w:val="22"/>
                            </w:rPr>
                            <w:t>, 0);</w:t>
                          </w:r>
                        </w:ins>
                      </w:p>
                      <w:p w14:paraId="1024D412" w14:textId="43CD3AE4" w:rsidR="00ED731E" w:rsidRPr="008B052F" w:rsidRDefault="00ED731E" w:rsidP="008B052F">
                        <w:pPr>
                          <w:spacing w:after="0"/>
                          <w:rPr>
                            <w:ins w:id="957" w:author="Benjamin Pannell" w:date="2014-10-15T19:44:00Z"/>
                            <w:rFonts w:ascii="Consolas" w:hAnsi="Consolas" w:cs="Consolas"/>
                            <w:color w:val="000000" w:themeColor="text1"/>
                            <w:sz w:val="22"/>
                            <w:rPrChange w:id="958" w:author="Benjamin Pannell" w:date="2014-10-15T19:44:00Z">
                              <w:rPr>
                                <w:ins w:id="959" w:author="Benjamin Pannell" w:date="2014-10-15T19:44:00Z"/>
                                <w:rFonts w:ascii="Consolas" w:hAnsi="Consolas" w:cs="Consolas"/>
                                <w:color w:val="595959" w:themeColor="text1" w:themeTint="A6"/>
                                <w:sz w:val="22"/>
                              </w:rPr>
                            </w:rPrChange>
                          </w:rPr>
                          <w:pPrChange w:id="960" w:author="Benjamin Pannell" w:date="2014-10-15T19:42:00Z">
                            <w:pPr/>
                          </w:pPrChange>
                        </w:pPr>
                        <w:ins w:id="961" w:author="Benjamin Pannell" w:date="2014-10-15T19:46:00Z">
                          <w:r>
                            <w:rPr>
                              <w:rFonts w:ascii="Consolas" w:hAnsi="Consolas" w:cs="Consolas"/>
                              <w:color w:val="000000" w:themeColor="text1"/>
                              <w:sz w:val="22"/>
                            </w:rPr>
                            <w:tab/>
                            <w:t>isotope_close(isotope);</w:t>
                          </w:r>
                        </w:ins>
                      </w:p>
                      <w:p w14:paraId="6B2EB37E" w14:textId="79A8DE43" w:rsidR="00ED731E" w:rsidRPr="008B052F" w:rsidRDefault="00ED731E" w:rsidP="008B052F">
                        <w:pPr>
                          <w:spacing w:after="0"/>
                          <w:rPr>
                            <w:rFonts w:ascii="Consolas" w:hAnsi="Consolas" w:cs="Consolas"/>
                            <w:caps/>
                            <w:color w:val="000000" w:themeColor="text1"/>
                            <w:sz w:val="22"/>
                            <w:rPrChange w:id="962" w:author="Benjamin Pannell" w:date="2014-10-15T19:44:00Z">
                              <w:rPr/>
                            </w:rPrChange>
                          </w:rPr>
                          <w:pPrChange w:id="963" w:author="Benjamin Pannell" w:date="2014-10-15T19:42:00Z">
                            <w:pPr/>
                          </w:pPrChange>
                        </w:pPr>
                        <w:ins w:id="964" w:author="Benjamin Pannell" w:date="2014-10-15T19:44:00Z">
                          <w:r w:rsidRPr="008B052F">
                            <w:rPr>
                              <w:rFonts w:ascii="Consolas" w:hAnsi="Consolas" w:cs="Consolas"/>
                              <w:color w:val="000000" w:themeColor="text1"/>
                              <w:sz w:val="22"/>
                              <w:rPrChange w:id="965" w:author="Benjamin Pannell" w:date="2014-10-15T19:44:00Z">
                                <w:rPr>
                                  <w:rFonts w:ascii="Consolas" w:hAnsi="Consolas" w:cs="Consolas"/>
                                  <w:color w:val="595959" w:themeColor="text1" w:themeTint="A6"/>
                                  <w:sz w:val="22"/>
                                </w:rPr>
                              </w:rPrChange>
                            </w:rPr>
                            <w:t>}</w:t>
                          </w:r>
                        </w:ins>
                      </w:p>
                    </w:txbxContent>
                  </v:textbox>
                  <w10:anchorlock/>
                </v:shape>
              </w:pict>
            </mc:Fallback>
          </mc:AlternateContent>
        </w:r>
      </w:ins>
    </w:p>
    <w:p w14:paraId="371780E2" w14:textId="3971321B" w:rsidR="008B052F" w:rsidRDefault="008B052F" w:rsidP="008B052F">
      <w:pPr>
        <w:pStyle w:val="Caption"/>
        <w:rPr>
          <w:ins w:id="966" w:author="Benjamin Pannell" w:date="2014-10-15T19:47:00Z"/>
        </w:rPr>
        <w:pPrChange w:id="967" w:author="Benjamin Pannell" w:date="2014-10-15T19:46:00Z">
          <w:pPr>
            <w:pStyle w:val="Heading1"/>
          </w:pPr>
        </w:pPrChange>
      </w:pPr>
      <w:bookmarkStart w:id="968" w:name="_Toc401168247"/>
      <w:ins w:id="969" w:author="Benjamin Pannell" w:date="2014-10-15T19:46:00Z">
        <w:r>
          <w:t xml:space="preserve">Figure </w:t>
        </w:r>
        <w:r>
          <w:fldChar w:fldCharType="begin"/>
        </w:r>
        <w:r>
          <w:instrText xml:space="preserve"> SEQ Figure \* ARABIC </w:instrText>
        </w:r>
      </w:ins>
      <w:r>
        <w:fldChar w:fldCharType="separate"/>
      </w:r>
      <w:ins w:id="970" w:author="Benjamin Pannell" w:date="2014-10-15T20:18:00Z">
        <w:r w:rsidR="00F30034">
          <w:rPr>
            <w:noProof/>
          </w:rPr>
          <w:t>14</w:t>
        </w:r>
      </w:ins>
      <w:ins w:id="971" w:author="Benjamin Pannell" w:date="2014-10-15T19:46:00Z">
        <w:r>
          <w:fldChar w:fldCharType="end"/>
        </w:r>
        <w:r>
          <w:t xml:space="preserve"> C-Library Example</w:t>
        </w:r>
      </w:ins>
      <w:bookmarkEnd w:id="968"/>
    </w:p>
    <w:p w14:paraId="5FB6EA8B" w14:textId="3A9FE88E" w:rsidR="008B052F" w:rsidRDefault="008B052F" w:rsidP="008B052F">
      <w:pPr>
        <w:pStyle w:val="Heading3"/>
        <w:rPr>
          <w:ins w:id="972" w:author="Benjamin Pannell" w:date="2014-10-15T19:47:00Z"/>
        </w:rPr>
        <w:pPrChange w:id="973" w:author="Benjamin Pannell" w:date="2014-10-15T19:47:00Z">
          <w:pPr>
            <w:pStyle w:val="Heading1"/>
          </w:pPr>
        </w:pPrChange>
      </w:pPr>
      <w:ins w:id="974" w:author="Benjamin Pannell" w:date="2014-10-15T19:47:00Z">
        <w:r>
          <w:lastRenderedPageBreak/>
          <w:t>Node.js Library</w:t>
        </w:r>
      </w:ins>
    </w:p>
    <w:p w14:paraId="37108F23" w14:textId="77777777" w:rsidR="00EE28F7" w:rsidRDefault="00EE28F7" w:rsidP="008B052F">
      <w:pPr>
        <w:rPr>
          <w:ins w:id="975" w:author="Benjamin Pannell" w:date="2014-10-15T19:54:00Z"/>
        </w:rPr>
        <w:pPrChange w:id="976" w:author="Benjamin Pannell" w:date="2014-10-15T19:47:00Z">
          <w:pPr>
            <w:pStyle w:val="Heading1"/>
          </w:pPr>
        </w:pPrChange>
      </w:pPr>
      <w:ins w:id="977" w:author="Benjamin Pannell" w:date="2014-10-15T19:52:00Z">
        <w:r>
          <w:t>The Node.js library provides a high level wrapper around the Isotope protocol, with a number of useful helper functions and an easy to use asynchronous</w:t>
        </w:r>
      </w:ins>
      <w:ins w:id="978" w:author="Benjamin Pannell" w:date="2014-10-15T19:53:00Z">
        <w:r>
          <w:t xml:space="preserve"> message based</w:t>
        </w:r>
      </w:ins>
      <w:ins w:id="979" w:author="Benjamin Pannell" w:date="2014-10-15T19:52:00Z">
        <w:r>
          <w:t xml:space="preserve"> API.</w:t>
        </w:r>
      </w:ins>
      <w:ins w:id="980" w:author="Benjamin Pannell" w:date="2014-10-15T19:53:00Z">
        <w:r>
          <w:t xml:space="preserve"> This library is intended for rapid prototyping and lightweight application development</w:t>
        </w:r>
      </w:ins>
      <w:ins w:id="981" w:author="Benjamin Pannell" w:date="2014-10-15T19:54:00Z">
        <w:r>
          <w:t xml:space="preserve"> across a wide range of devices.</w:t>
        </w:r>
      </w:ins>
    </w:p>
    <w:p w14:paraId="45B6CD2C" w14:textId="7F726A8D" w:rsidR="00EE28F7" w:rsidRDefault="00EE28F7" w:rsidP="00EE28F7">
      <w:pPr>
        <w:jc w:val="center"/>
        <w:rPr>
          <w:ins w:id="982" w:author="Benjamin Pannell" w:date="2014-10-15T19:56:00Z"/>
        </w:rPr>
        <w:pPrChange w:id="983" w:author="Benjamin Pannell" w:date="2014-10-15T19:56:00Z">
          <w:pPr>
            <w:pStyle w:val="Heading1"/>
          </w:pPr>
        </w:pPrChange>
      </w:pPr>
      <w:ins w:id="984" w:author="Benjamin Pannell" w:date="2014-10-15T19:56:00Z">
        <w:r>
          <w:rPr>
            <w:noProof/>
            <w:lang w:eastAsia="en-ZA"/>
          </w:rPr>
          <mc:AlternateContent>
            <mc:Choice Requires="wps">
              <w:drawing>
                <wp:inline distT="0" distB="0" distL="0" distR="0" wp14:anchorId="636E9CD4" wp14:editId="258369BA">
                  <wp:extent cx="5400675" cy="1404620"/>
                  <wp:effectExtent l="0" t="0" r="28575" b="266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7A2D5F01" w14:textId="07AE75EA" w:rsidR="00ED731E" w:rsidRPr="00C71F26" w:rsidRDefault="00ED731E" w:rsidP="00EE28F7">
                              <w:pPr>
                                <w:spacing w:after="0"/>
                                <w:rPr>
                                  <w:ins w:id="985" w:author="Benjamin Pannell" w:date="2014-10-15T19:58:00Z"/>
                                  <w:rFonts w:ascii="Consolas" w:hAnsi="Consolas" w:cs="Consolas"/>
                                  <w:color w:val="000000" w:themeColor="text1"/>
                                  <w:sz w:val="20"/>
                                  <w:rPrChange w:id="986" w:author="Benjamin Pannell" w:date="2014-10-15T20:05:00Z">
                                    <w:rPr>
                                      <w:ins w:id="987" w:author="Benjamin Pannell" w:date="2014-10-15T19:58:00Z"/>
                                      <w:rFonts w:ascii="Consolas" w:hAnsi="Consolas" w:cs="Consolas"/>
                                      <w:color w:val="000000" w:themeColor="text1"/>
                                      <w:sz w:val="22"/>
                                    </w:rPr>
                                  </w:rPrChange>
                                </w:rPr>
                                <w:pPrChange w:id="988" w:author="Benjamin Pannell" w:date="2014-10-15T19:42:00Z">
                                  <w:pPr/>
                                </w:pPrChange>
                              </w:pPr>
                              <w:ins w:id="989" w:author="Benjamin Pannell" w:date="2014-10-15T19:59:00Z">
                                <w:r w:rsidRPr="00C71F26">
                                  <w:rPr>
                                    <w:rFonts w:ascii="Consolas" w:hAnsi="Consolas" w:cs="Consolas"/>
                                    <w:color w:val="4472C4" w:themeColor="accent5"/>
                                    <w:sz w:val="20"/>
                                    <w:rPrChange w:id="990" w:author="Benjamin Pannell" w:date="2014-10-15T20:05:00Z">
                                      <w:rPr>
                                        <w:rFonts w:ascii="Consolas" w:hAnsi="Consolas" w:cs="Consolas"/>
                                        <w:color w:val="000000" w:themeColor="text1"/>
                                        <w:sz w:val="22"/>
                                      </w:rPr>
                                    </w:rPrChange>
                                  </w:rPr>
                                  <w:t xml:space="preserve">interface </w:t>
                                </w:r>
                              </w:ins>
                              <w:ins w:id="991" w:author="Benjamin Pannell" w:date="2014-10-15T19:58:00Z">
                                <w:r w:rsidRPr="00C71F26">
                                  <w:rPr>
                                    <w:rFonts w:ascii="Consolas" w:hAnsi="Consolas" w:cs="Consolas"/>
                                    <w:color w:val="000000" w:themeColor="text1"/>
                                    <w:sz w:val="20"/>
                                    <w:rPrChange w:id="992" w:author="Benjamin Pannell" w:date="2014-10-15T20:05:00Z">
                                      <w:rPr>
                                        <w:rFonts w:ascii="Consolas" w:hAnsi="Consolas" w:cs="Consolas"/>
                                        <w:color w:val="000000" w:themeColor="text1"/>
                                        <w:sz w:val="22"/>
                                      </w:rPr>
                                    </w:rPrChange>
                                  </w:rPr>
                                  <w:t>Isotope {</w:t>
                                </w:r>
                              </w:ins>
                            </w:p>
                            <w:p w14:paraId="5BB42C53" w14:textId="6CA611B5" w:rsidR="00ED731E" w:rsidRPr="00C71F26" w:rsidRDefault="00ED731E" w:rsidP="00EE28F7">
                              <w:pPr>
                                <w:spacing w:after="0"/>
                                <w:rPr>
                                  <w:ins w:id="993" w:author="Benjamin Pannell" w:date="2014-10-15T19:59:00Z"/>
                                  <w:rFonts w:ascii="Consolas" w:hAnsi="Consolas" w:cs="Consolas"/>
                                  <w:color w:val="000000" w:themeColor="text1"/>
                                  <w:sz w:val="20"/>
                                  <w:rPrChange w:id="994" w:author="Benjamin Pannell" w:date="2014-10-15T20:05:00Z">
                                    <w:rPr>
                                      <w:ins w:id="995" w:author="Benjamin Pannell" w:date="2014-10-15T19:59:00Z"/>
                                      <w:rFonts w:ascii="Consolas" w:hAnsi="Consolas" w:cs="Consolas"/>
                                      <w:color w:val="000000" w:themeColor="text1"/>
                                      <w:sz w:val="22"/>
                                    </w:rPr>
                                  </w:rPrChange>
                                </w:rPr>
                                <w:pPrChange w:id="996" w:author="Benjamin Pannell" w:date="2014-10-15T19:42:00Z">
                                  <w:pPr/>
                                </w:pPrChange>
                              </w:pPr>
                              <w:ins w:id="997" w:author="Benjamin Pannell" w:date="2014-10-15T19:59:00Z">
                                <w:r w:rsidRPr="00C71F26">
                                  <w:rPr>
                                    <w:rFonts w:ascii="Consolas" w:hAnsi="Consolas" w:cs="Consolas"/>
                                    <w:color w:val="000000" w:themeColor="text1"/>
                                    <w:sz w:val="20"/>
                                    <w:rPrChange w:id="998" w:author="Benjamin Pannell" w:date="2014-10-15T20:05:00Z">
                                      <w:rPr>
                                        <w:rFonts w:ascii="Consolas" w:hAnsi="Consolas" w:cs="Consolas"/>
                                        <w:color w:val="000000" w:themeColor="text1"/>
                                        <w:sz w:val="22"/>
                                      </w:rPr>
                                    </w:rPrChange>
                                  </w:rPr>
                                  <w:tab/>
                                </w:r>
                                <w:r w:rsidRPr="00C71F26">
                                  <w:rPr>
                                    <w:rFonts w:ascii="Consolas" w:hAnsi="Consolas" w:cs="Consolas"/>
                                    <w:sz w:val="20"/>
                                    <w:rPrChange w:id="999" w:author="Benjamin Pannell" w:date="2014-10-15T20:05:00Z">
                                      <w:rPr>
                                        <w:rFonts w:ascii="Consolas" w:hAnsi="Consolas" w:cs="Consolas"/>
                                        <w:color w:val="000000" w:themeColor="text1"/>
                                        <w:sz w:val="22"/>
                                      </w:rPr>
                                    </w:rPrChange>
                                  </w:rPr>
                                  <w:t>Isotope</w:t>
                                </w:r>
                                <w:r w:rsidRPr="00C71F26">
                                  <w:rPr>
                                    <w:rFonts w:ascii="Consolas" w:hAnsi="Consolas" w:cs="Consolas"/>
                                    <w:color w:val="000000" w:themeColor="text1"/>
                                    <w:sz w:val="20"/>
                                    <w:rPrChange w:id="1000" w:author="Benjamin Pannell" w:date="2014-10-15T20:05:00Z">
                                      <w:rPr>
                                        <w:rFonts w:ascii="Consolas" w:hAnsi="Consolas" w:cs="Consolas"/>
                                        <w:color w:val="000000" w:themeColor="text1"/>
                                        <w:sz w:val="22"/>
                                      </w:rPr>
                                    </w:rPrChange>
                                  </w:rPr>
                                  <w:t>(</w:t>
                                </w:r>
                                <w:r w:rsidRPr="00C71F26">
                                  <w:rPr>
                                    <w:rFonts w:ascii="Consolas" w:hAnsi="Consolas" w:cs="Consolas"/>
                                    <w:color w:val="4472C4" w:themeColor="accent5"/>
                                    <w:sz w:val="20"/>
                                    <w:rPrChange w:id="1001" w:author="Benjamin Pannell" w:date="2014-10-15T20:05:00Z">
                                      <w:rPr>
                                        <w:rFonts w:ascii="Consolas" w:hAnsi="Consolas" w:cs="Consolas"/>
                                        <w:color w:val="000000" w:themeColor="text1"/>
                                        <w:sz w:val="22"/>
                                      </w:rPr>
                                    </w:rPrChange>
                                  </w:rPr>
                                  <w:t xml:space="preserve">string </w:t>
                                </w:r>
                                <w:r w:rsidRPr="00C71F26">
                                  <w:rPr>
                                    <w:rFonts w:ascii="Consolas" w:hAnsi="Consolas" w:cs="Consolas"/>
                                    <w:color w:val="000000" w:themeColor="text1"/>
                                    <w:sz w:val="20"/>
                                    <w:rPrChange w:id="1002" w:author="Benjamin Pannell" w:date="2014-10-15T20:05:00Z">
                                      <w:rPr>
                                        <w:rFonts w:ascii="Consolas" w:hAnsi="Consolas" w:cs="Consolas"/>
                                        <w:color w:val="000000" w:themeColor="text1"/>
                                        <w:sz w:val="22"/>
                                      </w:rPr>
                                    </w:rPrChange>
                                  </w:rPr>
                                  <w:t>device);</w:t>
                                </w:r>
                              </w:ins>
                            </w:p>
                            <w:p w14:paraId="4E770786" w14:textId="28B33041" w:rsidR="00ED731E" w:rsidRPr="00C71F26" w:rsidRDefault="00ED731E" w:rsidP="00167DAB">
                              <w:pPr>
                                <w:spacing w:after="0"/>
                                <w:rPr>
                                  <w:ins w:id="1003" w:author="Benjamin Pannell" w:date="2014-10-15T20:00:00Z"/>
                                  <w:rFonts w:ascii="Consolas" w:hAnsi="Consolas" w:cs="Consolas"/>
                                  <w:color w:val="000000" w:themeColor="text1"/>
                                  <w:sz w:val="20"/>
                                  <w:rPrChange w:id="1004" w:author="Benjamin Pannell" w:date="2014-10-15T20:05:00Z">
                                    <w:rPr>
                                      <w:ins w:id="1005" w:author="Benjamin Pannell" w:date="2014-10-15T20:00:00Z"/>
                                      <w:rFonts w:ascii="Consolas" w:hAnsi="Consolas" w:cs="Consolas"/>
                                      <w:color w:val="000000" w:themeColor="text1"/>
                                      <w:sz w:val="22"/>
                                    </w:rPr>
                                  </w:rPrChange>
                                </w:rPr>
                                <w:pPrChange w:id="1006" w:author="Benjamin Pannell" w:date="2014-10-15T20:11:00Z">
                                  <w:pPr/>
                                </w:pPrChange>
                              </w:pPr>
                              <w:ins w:id="1007" w:author="Benjamin Pannell" w:date="2014-10-15T19:59:00Z">
                                <w:r w:rsidRPr="00C71F26">
                                  <w:rPr>
                                    <w:rFonts w:ascii="Consolas" w:hAnsi="Consolas" w:cs="Consolas"/>
                                    <w:color w:val="000000" w:themeColor="text1"/>
                                    <w:sz w:val="20"/>
                                    <w:rPrChange w:id="1008" w:author="Benjamin Pannell" w:date="2014-10-15T20:05:00Z">
                                      <w:rPr>
                                        <w:rFonts w:ascii="Consolas" w:hAnsi="Consolas" w:cs="Consolas"/>
                                        <w:color w:val="000000" w:themeColor="text1"/>
                                        <w:sz w:val="22"/>
                                      </w:rPr>
                                    </w:rPrChange>
                                  </w:rPr>
                                  <w:tab/>
                                </w:r>
                                <w:r w:rsidRPr="00C71F26">
                                  <w:rPr>
                                    <w:rFonts w:ascii="Consolas" w:hAnsi="Consolas" w:cs="Consolas"/>
                                    <w:sz w:val="20"/>
                                    <w:rPrChange w:id="1009" w:author="Benjamin Pannell" w:date="2014-10-15T20:05:00Z">
                                      <w:rPr>
                                        <w:rFonts w:ascii="Consolas" w:hAnsi="Consolas" w:cs="Consolas"/>
                                        <w:color w:val="000000" w:themeColor="text1"/>
                                        <w:sz w:val="22"/>
                                      </w:rPr>
                                    </w:rPrChange>
                                  </w:rPr>
                                  <w:t>Isotope</w:t>
                                </w:r>
                                <w:r w:rsidRPr="00C71F26">
                                  <w:rPr>
                                    <w:rFonts w:ascii="Consolas" w:hAnsi="Consolas" w:cs="Consolas"/>
                                    <w:color w:val="000000" w:themeColor="text1"/>
                                    <w:sz w:val="20"/>
                                    <w:rPrChange w:id="1010" w:author="Benjamin Pannell" w:date="2014-10-15T20:05:00Z">
                                      <w:rPr>
                                        <w:rFonts w:ascii="Consolas" w:hAnsi="Consolas" w:cs="Consolas"/>
                                        <w:color w:val="000000" w:themeColor="text1"/>
                                        <w:sz w:val="22"/>
                                      </w:rPr>
                                    </w:rPrChange>
                                  </w:rPr>
                                  <w:t>(</w:t>
                                </w:r>
                              </w:ins>
                              <w:ins w:id="1011" w:author="Benjamin Pannell" w:date="2014-10-15T20:00:00Z">
                                <w:r w:rsidRPr="00C71F26">
                                  <w:rPr>
                                    <w:rFonts w:ascii="Consolas" w:hAnsi="Consolas" w:cs="Consolas"/>
                                    <w:color w:val="4472C4" w:themeColor="accent5"/>
                                    <w:sz w:val="20"/>
                                    <w:rPrChange w:id="1012" w:author="Benjamin Pannell" w:date="2014-10-15T20:05:00Z">
                                      <w:rPr>
                                        <w:rFonts w:ascii="Consolas" w:hAnsi="Consolas" w:cs="Consolas"/>
                                        <w:color w:val="000000" w:themeColor="text1"/>
                                        <w:sz w:val="22"/>
                                      </w:rPr>
                                    </w:rPrChange>
                                  </w:rPr>
                                  <w:t xml:space="preserve">SerialPort </w:t>
                                </w:r>
                                <w:r w:rsidRPr="00C71F26">
                                  <w:rPr>
                                    <w:rFonts w:ascii="Consolas" w:hAnsi="Consolas" w:cs="Consolas"/>
                                    <w:color w:val="000000" w:themeColor="text1"/>
                                    <w:sz w:val="20"/>
                                    <w:rPrChange w:id="1013" w:author="Benjamin Pannell" w:date="2014-10-15T20:05:00Z">
                                      <w:rPr>
                                        <w:rFonts w:ascii="Consolas" w:hAnsi="Consolas" w:cs="Consolas"/>
                                        <w:color w:val="000000" w:themeColor="text1"/>
                                        <w:sz w:val="22"/>
                                      </w:rPr>
                                    </w:rPrChange>
                                  </w:rPr>
                                  <w:t>device</w:t>
                                </w:r>
                              </w:ins>
                              <w:ins w:id="1014" w:author="Benjamin Pannell" w:date="2014-10-15T19:59:00Z">
                                <w:r w:rsidRPr="00C71F26">
                                  <w:rPr>
                                    <w:rFonts w:ascii="Consolas" w:hAnsi="Consolas" w:cs="Consolas"/>
                                    <w:color w:val="000000" w:themeColor="text1"/>
                                    <w:sz w:val="20"/>
                                    <w:rPrChange w:id="1015" w:author="Benjamin Pannell" w:date="2014-10-15T20:05:00Z">
                                      <w:rPr>
                                        <w:rFonts w:ascii="Consolas" w:hAnsi="Consolas" w:cs="Consolas"/>
                                        <w:color w:val="000000" w:themeColor="text1"/>
                                        <w:sz w:val="22"/>
                                      </w:rPr>
                                    </w:rPrChange>
                                  </w:rPr>
                                  <w:t>)</w:t>
                                </w:r>
                              </w:ins>
                              <w:ins w:id="1016" w:author="Benjamin Pannell" w:date="2014-10-15T20:00:00Z">
                                <w:r w:rsidRPr="00C71F26">
                                  <w:rPr>
                                    <w:rFonts w:ascii="Consolas" w:hAnsi="Consolas" w:cs="Consolas"/>
                                    <w:color w:val="000000" w:themeColor="text1"/>
                                    <w:sz w:val="20"/>
                                    <w:rPrChange w:id="1017" w:author="Benjamin Pannell" w:date="2014-10-15T20:05:00Z">
                                      <w:rPr>
                                        <w:rFonts w:ascii="Consolas" w:hAnsi="Consolas" w:cs="Consolas"/>
                                        <w:color w:val="000000" w:themeColor="text1"/>
                                        <w:sz w:val="22"/>
                                      </w:rPr>
                                    </w:rPrChange>
                                  </w:rPr>
                                  <w:t>;</w:t>
                                </w:r>
                              </w:ins>
                            </w:p>
                            <w:p w14:paraId="6AA4F513" w14:textId="10C21053" w:rsidR="00ED731E" w:rsidRPr="00C71F26" w:rsidRDefault="00ED731E" w:rsidP="00167DAB">
                              <w:pPr>
                                <w:spacing w:after="0"/>
                                <w:rPr>
                                  <w:ins w:id="1018" w:author="Benjamin Pannell" w:date="2014-10-15T20:01:00Z"/>
                                  <w:rFonts w:ascii="Consolas" w:hAnsi="Consolas" w:cs="Consolas"/>
                                  <w:color w:val="000000" w:themeColor="text1"/>
                                  <w:sz w:val="20"/>
                                  <w:rPrChange w:id="1019" w:author="Benjamin Pannell" w:date="2014-10-15T20:05:00Z">
                                    <w:rPr>
                                      <w:ins w:id="1020" w:author="Benjamin Pannell" w:date="2014-10-15T20:01:00Z"/>
                                      <w:rFonts w:ascii="Consolas" w:hAnsi="Consolas" w:cs="Consolas"/>
                                      <w:color w:val="000000" w:themeColor="text1"/>
                                      <w:sz w:val="22"/>
                                    </w:rPr>
                                  </w:rPrChange>
                                </w:rPr>
                                <w:pPrChange w:id="1021" w:author="Benjamin Pannell" w:date="2014-10-15T20:11:00Z">
                                  <w:pPr/>
                                </w:pPrChange>
                              </w:pPr>
                              <w:ins w:id="1022" w:author="Benjamin Pannell" w:date="2014-10-15T20:00:00Z">
                                <w:r w:rsidRPr="00C71F26">
                                  <w:rPr>
                                    <w:rFonts w:ascii="Consolas" w:hAnsi="Consolas" w:cs="Consolas"/>
                                    <w:color w:val="000000" w:themeColor="text1"/>
                                    <w:sz w:val="20"/>
                                    <w:rPrChange w:id="1023" w:author="Benjamin Pannell" w:date="2014-10-15T20:05:00Z">
                                      <w:rPr>
                                        <w:rFonts w:ascii="Consolas" w:hAnsi="Consolas" w:cs="Consolas"/>
                                        <w:color w:val="000000" w:themeColor="text1"/>
                                        <w:sz w:val="22"/>
                                      </w:rPr>
                                    </w:rPrChange>
                                  </w:rPr>
                                  <w:tab/>
                                </w:r>
                                <w:r w:rsidRPr="00C71F26">
                                  <w:rPr>
                                    <w:rFonts w:ascii="Consolas" w:hAnsi="Consolas" w:cs="Consolas"/>
                                    <w:color w:val="4472C4" w:themeColor="accent5"/>
                                    <w:sz w:val="20"/>
                                    <w:rPrChange w:id="1024" w:author="Benjamin Pannell" w:date="2014-10-15T20:05:00Z">
                                      <w:rPr>
                                        <w:rFonts w:ascii="Consolas" w:hAnsi="Consolas" w:cs="Consolas"/>
                                        <w:color w:val="000000" w:themeColor="text1"/>
                                        <w:sz w:val="22"/>
                                      </w:rPr>
                                    </w:rPrChange>
                                  </w:rPr>
                                  <w:t xml:space="preserve">void </w:t>
                                </w:r>
                                <w:r w:rsidRPr="00C71F26">
                                  <w:rPr>
                                    <w:rFonts w:ascii="Consolas" w:hAnsi="Consolas" w:cs="Consolas"/>
                                    <w:color w:val="000000" w:themeColor="text1"/>
                                    <w:sz w:val="20"/>
                                    <w:rPrChange w:id="1025" w:author="Benjamin Pannell" w:date="2014-10-15T20:05:00Z">
                                      <w:rPr>
                                        <w:rFonts w:ascii="Consolas" w:hAnsi="Consolas" w:cs="Consolas"/>
                                        <w:color w:val="000000" w:themeColor="text1"/>
                                        <w:sz w:val="22"/>
                                      </w:rPr>
                                    </w:rPrChange>
                                  </w:rPr>
                                  <w:t>flush();</w:t>
                                </w:r>
                              </w:ins>
                            </w:p>
                            <w:p w14:paraId="618832F7" w14:textId="03CB34B7" w:rsidR="00ED731E" w:rsidRPr="00C71F26" w:rsidRDefault="00ED731E" w:rsidP="00EE28F7">
                              <w:pPr>
                                <w:spacing w:after="0"/>
                                <w:rPr>
                                  <w:ins w:id="1026" w:author="Benjamin Pannell" w:date="2014-10-15T20:02:00Z"/>
                                  <w:rFonts w:ascii="Consolas" w:hAnsi="Consolas" w:cs="Consolas"/>
                                  <w:color w:val="000000" w:themeColor="text1"/>
                                  <w:sz w:val="20"/>
                                  <w:rPrChange w:id="1027" w:author="Benjamin Pannell" w:date="2014-10-15T20:05:00Z">
                                    <w:rPr>
                                      <w:ins w:id="1028" w:author="Benjamin Pannell" w:date="2014-10-15T20:02:00Z"/>
                                      <w:rFonts w:ascii="Consolas" w:hAnsi="Consolas" w:cs="Consolas"/>
                                      <w:color w:val="000000" w:themeColor="text1"/>
                                      <w:sz w:val="22"/>
                                    </w:rPr>
                                  </w:rPrChange>
                                </w:rPr>
                                <w:pPrChange w:id="1029" w:author="Benjamin Pannell" w:date="2014-10-15T19:42:00Z">
                                  <w:pPr/>
                                </w:pPrChange>
                              </w:pPr>
                              <w:ins w:id="1030" w:author="Benjamin Pannell" w:date="2014-10-15T20:01:00Z">
                                <w:r w:rsidRPr="00C71F26">
                                  <w:rPr>
                                    <w:rFonts w:ascii="Consolas" w:hAnsi="Consolas" w:cs="Consolas"/>
                                    <w:color w:val="000000" w:themeColor="text1"/>
                                    <w:sz w:val="20"/>
                                    <w:rPrChange w:id="1031" w:author="Benjamin Pannell" w:date="2014-10-15T20:05:00Z">
                                      <w:rPr>
                                        <w:rFonts w:ascii="Consolas" w:hAnsi="Consolas" w:cs="Consolas"/>
                                        <w:color w:val="000000" w:themeColor="text1"/>
                                        <w:sz w:val="22"/>
                                      </w:rPr>
                                    </w:rPrChange>
                                  </w:rPr>
                                  <w:tab/>
                                </w:r>
                                <w:r w:rsidRPr="00C71F26">
                                  <w:rPr>
                                    <w:rFonts w:ascii="Consolas" w:hAnsi="Consolas" w:cs="Consolas"/>
                                    <w:color w:val="4472C4" w:themeColor="accent5"/>
                                    <w:sz w:val="20"/>
                                    <w:rPrChange w:id="1032" w:author="Benjamin Pannell" w:date="2014-10-15T20:05:00Z">
                                      <w:rPr>
                                        <w:rFonts w:ascii="Consolas" w:hAnsi="Consolas" w:cs="Consolas"/>
                                        <w:color w:val="000000" w:themeColor="text1"/>
                                        <w:sz w:val="22"/>
                                      </w:rPr>
                                    </w:rPrChange>
                                  </w:rPr>
                                  <w:t xml:space="preserve">void </w:t>
                                </w:r>
                                <w:r w:rsidRPr="00C71F26">
                                  <w:rPr>
                                    <w:rFonts w:ascii="Consolas" w:hAnsi="Consolas" w:cs="Consolas"/>
                                    <w:color w:val="000000" w:themeColor="text1"/>
                                    <w:sz w:val="20"/>
                                    <w:rPrChange w:id="1033" w:author="Benjamin Pannell" w:date="2014-10-15T20:05:00Z">
                                      <w:rPr>
                                        <w:rFonts w:ascii="Consolas" w:hAnsi="Consolas" w:cs="Consolas"/>
                                        <w:color w:val="000000" w:themeColor="text1"/>
                                        <w:sz w:val="22"/>
                                      </w:rPr>
                                    </w:rPrChange>
                                  </w:rPr>
                                  <w:t>close();</w:t>
                                </w:r>
                              </w:ins>
                            </w:p>
                            <w:p w14:paraId="73F4B9B9" w14:textId="77777777" w:rsidR="00ED731E" w:rsidRPr="00C71F26" w:rsidRDefault="00ED731E" w:rsidP="00EE28F7">
                              <w:pPr>
                                <w:spacing w:after="0"/>
                                <w:rPr>
                                  <w:ins w:id="1034" w:author="Benjamin Pannell" w:date="2014-10-15T20:02:00Z"/>
                                  <w:rFonts w:ascii="Consolas" w:hAnsi="Consolas" w:cs="Consolas"/>
                                  <w:color w:val="000000" w:themeColor="text1"/>
                                  <w:sz w:val="20"/>
                                  <w:rPrChange w:id="1035" w:author="Benjamin Pannell" w:date="2014-10-15T20:05:00Z">
                                    <w:rPr>
                                      <w:ins w:id="1036" w:author="Benjamin Pannell" w:date="2014-10-15T20:02:00Z"/>
                                      <w:rFonts w:ascii="Consolas" w:hAnsi="Consolas" w:cs="Consolas"/>
                                      <w:color w:val="000000" w:themeColor="text1"/>
                                      <w:sz w:val="22"/>
                                    </w:rPr>
                                  </w:rPrChange>
                                </w:rPr>
                                <w:pPrChange w:id="1037" w:author="Benjamin Pannell" w:date="2014-10-15T19:42:00Z">
                                  <w:pPr/>
                                </w:pPrChange>
                              </w:pPr>
                            </w:p>
                            <w:p w14:paraId="0E85E845" w14:textId="0D6CA4EB" w:rsidR="00ED731E" w:rsidRPr="00C71F26" w:rsidRDefault="00ED731E" w:rsidP="00EE28F7">
                              <w:pPr>
                                <w:spacing w:after="0"/>
                                <w:rPr>
                                  <w:ins w:id="1038" w:author="Benjamin Pannell" w:date="2014-10-15T20:02:00Z"/>
                                  <w:rFonts w:ascii="Consolas" w:hAnsi="Consolas" w:cs="Consolas"/>
                                  <w:color w:val="000000" w:themeColor="text1"/>
                                  <w:sz w:val="20"/>
                                  <w:rPrChange w:id="1039" w:author="Benjamin Pannell" w:date="2014-10-15T20:05:00Z">
                                    <w:rPr>
                                      <w:ins w:id="1040" w:author="Benjamin Pannell" w:date="2014-10-15T20:02:00Z"/>
                                      <w:rFonts w:ascii="Consolas" w:hAnsi="Consolas" w:cs="Consolas"/>
                                      <w:color w:val="000000" w:themeColor="text1"/>
                                      <w:sz w:val="22"/>
                                    </w:rPr>
                                  </w:rPrChange>
                                </w:rPr>
                                <w:pPrChange w:id="1041" w:author="Benjamin Pannell" w:date="2014-10-15T19:42:00Z">
                                  <w:pPr/>
                                </w:pPrChange>
                              </w:pPr>
                              <w:ins w:id="1042" w:author="Benjamin Pannell" w:date="2014-10-15T20:02:00Z">
                                <w:r w:rsidRPr="00C71F26">
                                  <w:rPr>
                                    <w:rFonts w:ascii="Consolas" w:hAnsi="Consolas" w:cs="Consolas"/>
                                    <w:color w:val="000000" w:themeColor="text1"/>
                                    <w:sz w:val="20"/>
                                    <w:rPrChange w:id="1043" w:author="Benjamin Pannell" w:date="2014-10-15T20:05:00Z">
                                      <w:rPr>
                                        <w:rFonts w:ascii="Consolas" w:hAnsi="Consolas" w:cs="Consolas"/>
                                        <w:color w:val="000000" w:themeColor="text1"/>
                                        <w:sz w:val="22"/>
                                      </w:rPr>
                                    </w:rPrChange>
                                  </w:rPr>
                                  <w:tab/>
                                  <w:t>Keyboard keyboard;</w:t>
                                </w:r>
                              </w:ins>
                            </w:p>
                            <w:p w14:paraId="4352FB8F" w14:textId="2F3998B3" w:rsidR="00ED731E" w:rsidRPr="000047BB" w:rsidRDefault="00ED731E" w:rsidP="00C71F26">
                              <w:pPr>
                                <w:spacing w:after="0"/>
                                <w:rPr>
                                  <w:ins w:id="1044" w:author="Benjamin Pannell" w:date="2014-10-15T20:09:00Z"/>
                                  <w:rFonts w:ascii="Consolas" w:hAnsi="Consolas" w:cs="Consolas"/>
                                  <w:color w:val="000000" w:themeColor="text1"/>
                                  <w:sz w:val="20"/>
                                </w:rPr>
                              </w:pPr>
                              <w:ins w:id="1045" w:author="Benjamin Pannell" w:date="2014-10-15T20:02:00Z">
                                <w:r w:rsidRPr="00C71F26">
                                  <w:rPr>
                                    <w:rFonts w:ascii="Consolas" w:hAnsi="Consolas" w:cs="Consolas"/>
                                    <w:color w:val="000000" w:themeColor="text1"/>
                                    <w:sz w:val="20"/>
                                    <w:rPrChange w:id="1046" w:author="Benjamin Pannell" w:date="2014-10-15T20:05:00Z">
                                      <w:rPr>
                                        <w:rFonts w:ascii="Consolas" w:hAnsi="Consolas" w:cs="Consolas"/>
                                        <w:color w:val="000000" w:themeColor="text1"/>
                                        <w:sz w:val="22"/>
                                      </w:rPr>
                                    </w:rPrChange>
                                  </w:rPr>
                                  <w:tab/>
                                  <w:t>Mouse mouse;</w:t>
                                </w:r>
                              </w:ins>
                              <w:ins w:id="1047" w:author="Benjamin Pannell" w:date="2014-10-15T20:09:00Z">
                                <w:r w:rsidRPr="00C71F26">
                                  <w:rPr>
                                    <w:rFonts w:ascii="Consolas" w:hAnsi="Consolas" w:cs="Consolas"/>
                                    <w:color w:val="000000" w:themeColor="text1"/>
                                    <w:sz w:val="20"/>
                                  </w:rPr>
                                  <w:t xml:space="preserve"> </w:t>
                                </w:r>
                              </w:ins>
                            </w:p>
                            <w:p w14:paraId="61897B6F" w14:textId="77777777" w:rsidR="00ED731E" w:rsidRPr="000047BB" w:rsidRDefault="00ED731E" w:rsidP="00C71F26">
                              <w:pPr>
                                <w:spacing w:after="0"/>
                                <w:ind w:firstLine="720"/>
                                <w:rPr>
                                  <w:ins w:id="1048" w:author="Benjamin Pannell" w:date="2014-10-15T20:09:00Z"/>
                                  <w:rFonts w:ascii="Consolas" w:hAnsi="Consolas" w:cs="Consolas"/>
                                  <w:color w:val="000000" w:themeColor="text1"/>
                                  <w:sz w:val="20"/>
                                </w:rPr>
                              </w:pPr>
                              <w:ins w:id="1049" w:author="Benjamin Pannell" w:date="2014-10-15T20:09:00Z">
                                <w:r w:rsidRPr="000047BB">
                                  <w:rPr>
                                    <w:rFonts w:ascii="Consolas" w:hAnsi="Consolas" w:cs="Consolas"/>
                                    <w:color w:val="4472C4" w:themeColor="accent5"/>
                                    <w:sz w:val="20"/>
                                  </w:rPr>
                                  <w:t xml:space="preserve">static KeyboardKeys </w:t>
                                </w:r>
                                <w:r w:rsidRPr="000047BB">
                                  <w:rPr>
                                    <w:rFonts w:ascii="Consolas" w:hAnsi="Consolas" w:cs="Consolas"/>
                                    <w:color w:val="000000" w:themeColor="text1"/>
                                    <w:sz w:val="20"/>
                                  </w:rPr>
                                  <w:t>keyboard;</w:t>
                                </w:r>
                              </w:ins>
                            </w:p>
                            <w:p w14:paraId="38CC3727" w14:textId="4FA3CA31" w:rsidR="00ED731E" w:rsidRPr="00C71F26" w:rsidRDefault="00ED731E" w:rsidP="00EE28F7">
                              <w:pPr>
                                <w:spacing w:after="0"/>
                                <w:rPr>
                                  <w:ins w:id="1050" w:author="Benjamin Pannell" w:date="2014-10-15T19:59:00Z"/>
                                  <w:rFonts w:ascii="Consolas" w:hAnsi="Consolas" w:cs="Consolas"/>
                                  <w:color w:val="000000" w:themeColor="text1"/>
                                  <w:sz w:val="20"/>
                                  <w:rPrChange w:id="1051" w:author="Benjamin Pannell" w:date="2014-10-15T20:05:00Z">
                                    <w:rPr>
                                      <w:ins w:id="1052" w:author="Benjamin Pannell" w:date="2014-10-15T19:59:00Z"/>
                                      <w:rFonts w:ascii="Consolas" w:hAnsi="Consolas" w:cs="Consolas"/>
                                      <w:color w:val="000000" w:themeColor="text1"/>
                                      <w:sz w:val="22"/>
                                    </w:rPr>
                                  </w:rPrChange>
                                </w:rPr>
                                <w:pPrChange w:id="1053" w:author="Benjamin Pannell" w:date="2014-10-15T19:42:00Z">
                                  <w:pPr/>
                                </w:pPrChange>
                              </w:pPr>
                              <w:ins w:id="1054" w:author="Benjamin Pannell" w:date="2014-10-15T20:09:00Z">
                                <w:r w:rsidRPr="000047BB">
                                  <w:rPr>
                                    <w:rFonts w:ascii="Consolas" w:hAnsi="Consolas" w:cs="Consolas"/>
                                    <w:color w:val="000000" w:themeColor="text1"/>
                                    <w:sz w:val="20"/>
                                  </w:rPr>
                                  <w:tab/>
                                </w:r>
                                <w:r w:rsidRPr="000047BB">
                                  <w:rPr>
                                    <w:rFonts w:ascii="Consolas" w:hAnsi="Consolas" w:cs="Consolas"/>
                                    <w:color w:val="4472C4" w:themeColor="accent5"/>
                                    <w:sz w:val="20"/>
                                  </w:rPr>
                                  <w:t xml:space="preserve">static MouseButtons </w:t>
                                </w:r>
                                <w:r w:rsidRPr="000047BB">
                                  <w:rPr>
                                    <w:rFonts w:ascii="Consolas" w:hAnsi="Consolas" w:cs="Consolas"/>
                                    <w:color w:val="000000" w:themeColor="text1"/>
                                    <w:sz w:val="20"/>
                                  </w:rPr>
                                  <w:t>mouse;</w:t>
                                </w:r>
                              </w:ins>
                            </w:p>
                            <w:p w14:paraId="7D4EF012" w14:textId="060D5B84" w:rsidR="00ED731E" w:rsidRPr="00C71F26" w:rsidRDefault="00ED731E" w:rsidP="00EE28F7">
                              <w:pPr>
                                <w:spacing w:after="0"/>
                                <w:rPr>
                                  <w:ins w:id="1055" w:author="Benjamin Pannell" w:date="2014-10-15T20:05:00Z"/>
                                  <w:rFonts w:ascii="Consolas" w:hAnsi="Consolas" w:cs="Consolas"/>
                                  <w:color w:val="000000" w:themeColor="text1"/>
                                  <w:sz w:val="20"/>
                                  <w:rPrChange w:id="1056" w:author="Benjamin Pannell" w:date="2014-10-15T20:05:00Z">
                                    <w:rPr>
                                      <w:ins w:id="1057" w:author="Benjamin Pannell" w:date="2014-10-15T20:05:00Z"/>
                                      <w:rFonts w:ascii="Consolas" w:hAnsi="Consolas" w:cs="Consolas"/>
                                      <w:color w:val="000000" w:themeColor="text1"/>
                                      <w:sz w:val="22"/>
                                    </w:rPr>
                                  </w:rPrChange>
                                </w:rPr>
                                <w:pPrChange w:id="1058" w:author="Benjamin Pannell" w:date="2014-10-15T19:42:00Z">
                                  <w:pPr/>
                                </w:pPrChange>
                              </w:pPr>
                              <w:ins w:id="1059" w:author="Benjamin Pannell" w:date="2014-10-15T19:59:00Z">
                                <w:r w:rsidRPr="00C71F26">
                                  <w:rPr>
                                    <w:rFonts w:ascii="Consolas" w:hAnsi="Consolas" w:cs="Consolas"/>
                                    <w:color w:val="000000" w:themeColor="text1"/>
                                    <w:sz w:val="20"/>
                                    <w:rPrChange w:id="1060" w:author="Benjamin Pannell" w:date="2014-10-15T20:05:00Z">
                                      <w:rPr>
                                        <w:rFonts w:ascii="Consolas" w:hAnsi="Consolas" w:cs="Consolas"/>
                                        <w:color w:val="000000" w:themeColor="text1"/>
                                        <w:sz w:val="22"/>
                                      </w:rPr>
                                    </w:rPrChange>
                                  </w:rPr>
                                  <w:t>}</w:t>
                                </w:r>
                              </w:ins>
                            </w:p>
                            <w:p w14:paraId="7A2883B8" w14:textId="72243973" w:rsidR="00ED731E" w:rsidRPr="000047BB" w:rsidRDefault="00ED731E" w:rsidP="00167DAB">
                              <w:pPr>
                                <w:spacing w:after="0"/>
                                <w:rPr>
                                  <w:ins w:id="1061" w:author="Benjamin Pannell" w:date="2014-10-15T20:11:00Z"/>
                                  <w:rFonts w:ascii="Consolas" w:hAnsi="Consolas" w:cs="Consolas"/>
                                  <w:color w:val="000000" w:themeColor="text1"/>
                                  <w:sz w:val="20"/>
                                </w:rPr>
                              </w:pPr>
                              <w:ins w:id="1062" w:author="Benjamin Pannell" w:date="2014-10-15T20:11:00Z">
                                <w:r w:rsidRPr="000047BB">
                                  <w:rPr>
                                    <w:rFonts w:ascii="Consolas" w:hAnsi="Consolas" w:cs="Consolas"/>
                                    <w:color w:val="4472C4" w:themeColor="accent5"/>
                                    <w:sz w:val="20"/>
                                  </w:rPr>
                                  <w:t xml:space="preserve">interface </w:t>
                                </w:r>
                                <w:r>
                                  <w:rPr>
                                    <w:rFonts w:ascii="Consolas" w:hAnsi="Consolas" w:cs="Consolas"/>
                                    <w:color w:val="000000" w:themeColor="text1"/>
                                    <w:sz w:val="20"/>
                                  </w:rPr>
                                  <w:t>Device</w:t>
                                </w:r>
                                <w:r w:rsidRPr="000047BB">
                                  <w:rPr>
                                    <w:rFonts w:ascii="Consolas" w:hAnsi="Consolas" w:cs="Consolas"/>
                                    <w:color w:val="000000" w:themeColor="text1"/>
                                    <w:sz w:val="20"/>
                                  </w:rPr>
                                  <w:t xml:space="preserve"> {</w:t>
                                </w:r>
                              </w:ins>
                            </w:p>
                            <w:p w14:paraId="7F522745" w14:textId="37DB4670" w:rsidR="00ED731E" w:rsidRDefault="00ED731E" w:rsidP="00167DAB">
                              <w:pPr>
                                <w:spacing w:after="0"/>
                                <w:rPr>
                                  <w:ins w:id="1063" w:author="Benjamin Pannell" w:date="2014-10-15T20:11:00Z"/>
                                  <w:rFonts w:ascii="Consolas" w:hAnsi="Consolas" w:cs="Consolas"/>
                                  <w:color w:val="000000" w:themeColor="text1"/>
                                  <w:sz w:val="20"/>
                                </w:rPr>
                              </w:pPr>
                              <w:ins w:id="1064" w:author="Benjamin Pannell" w:date="2014-10-15T20:11:00Z">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then;</w:t>
                                </w:r>
                              </w:ins>
                            </w:p>
                            <w:p w14:paraId="08736024" w14:textId="4AE77C88" w:rsidR="00ED731E" w:rsidRDefault="00ED731E" w:rsidP="00167DAB">
                              <w:pPr>
                                <w:spacing w:after="0"/>
                                <w:rPr>
                                  <w:ins w:id="1065" w:author="Benjamin Pannell" w:date="2014-10-15T20:11:00Z"/>
                                  <w:rFonts w:ascii="Consolas" w:hAnsi="Consolas" w:cs="Consolas"/>
                                  <w:color w:val="000000" w:themeColor="text1"/>
                                  <w:sz w:val="20"/>
                                </w:rPr>
                                <w:pPrChange w:id="1066" w:author="Benjamin Pannell" w:date="2014-10-15T20:11:00Z">
                                  <w:pPr>
                                    <w:spacing w:after="0"/>
                                  </w:pPr>
                                </w:pPrChange>
                              </w:pPr>
                              <w:ins w:id="1067" w:author="Benjamin Pannell" w:date="2014-10-15T20:11:00Z">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queueUpdate();</w:t>
                                </w:r>
                              </w:ins>
                            </w:p>
                            <w:p w14:paraId="4D3C0584" w14:textId="241DD366" w:rsidR="00ED731E" w:rsidRPr="000047BB" w:rsidRDefault="00ED731E" w:rsidP="00167DAB">
                              <w:pPr>
                                <w:spacing w:after="0"/>
                                <w:rPr>
                                  <w:ins w:id="1068" w:author="Benjamin Pannell" w:date="2014-10-15T20:11:00Z"/>
                                  <w:rFonts w:ascii="Consolas" w:hAnsi="Consolas" w:cs="Consolas"/>
                                  <w:color w:val="000000" w:themeColor="text1"/>
                                  <w:sz w:val="20"/>
                                </w:rPr>
                              </w:pPr>
                              <w:ins w:id="1069" w:author="Benjamin Pannell" w:date="2014-10-15T20:11:00Z">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now();</w:t>
                                </w:r>
                              </w:ins>
                            </w:p>
                            <w:p w14:paraId="5A76FF5B" w14:textId="433C942D" w:rsidR="00ED731E" w:rsidRPr="009C0281" w:rsidRDefault="00ED731E" w:rsidP="00EE28F7">
                              <w:pPr>
                                <w:spacing w:after="0"/>
                                <w:rPr>
                                  <w:ins w:id="1070" w:author="Benjamin Pannell" w:date="2014-10-15T20:05:00Z"/>
                                  <w:rFonts w:ascii="Consolas" w:hAnsi="Consolas" w:cs="Consolas"/>
                                  <w:color w:val="4472C4" w:themeColor="accent5"/>
                                  <w:sz w:val="20"/>
                                  <w:rPrChange w:id="1071" w:author="Benjamin Pannell" w:date="2014-10-15T20:13:00Z">
                                    <w:rPr>
                                      <w:ins w:id="1072" w:author="Benjamin Pannell" w:date="2014-10-15T20:05:00Z"/>
                                      <w:rFonts w:ascii="Consolas" w:hAnsi="Consolas" w:cs="Consolas"/>
                                      <w:color w:val="000000" w:themeColor="text1"/>
                                      <w:sz w:val="22"/>
                                    </w:rPr>
                                  </w:rPrChange>
                                </w:rPr>
                                <w:pPrChange w:id="1073" w:author="Benjamin Pannell" w:date="2014-10-15T19:42:00Z">
                                  <w:pPr/>
                                </w:pPrChange>
                              </w:pPr>
                              <w:ins w:id="1074" w:author="Benjamin Pannell" w:date="2014-10-15T20:11:00Z">
                                <w:r w:rsidRPr="000047BB">
                                  <w:rPr>
                                    <w:rFonts w:ascii="Consolas" w:hAnsi="Consolas" w:cs="Consolas"/>
                                    <w:color w:val="000000" w:themeColor="text1"/>
                                    <w:sz w:val="20"/>
                                  </w:rPr>
                                  <w:t>}</w:t>
                                </w:r>
                              </w:ins>
                            </w:p>
                            <w:p w14:paraId="222F30FC" w14:textId="0AFBB9D7" w:rsidR="00ED731E" w:rsidRPr="00C71F26" w:rsidRDefault="00ED731E" w:rsidP="00EE28F7">
                              <w:pPr>
                                <w:spacing w:after="0"/>
                                <w:rPr>
                                  <w:ins w:id="1075" w:author="Benjamin Pannell" w:date="2014-10-15T20:05:00Z"/>
                                  <w:rFonts w:ascii="Consolas" w:hAnsi="Consolas" w:cs="Consolas"/>
                                  <w:color w:val="000000" w:themeColor="text1"/>
                                  <w:sz w:val="20"/>
                                  <w:rPrChange w:id="1076" w:author="Benjamin Pannell" w:date="2014-10-15T20:05:00Z">
                                    <w:rPr>
                                      <w:ins w:id="1077" w:author="Benjamin Pannell" w:date="2014-10-15T20:05:00Z"/>
                                      <w:rFonts w:ascii="Consolas" w:hAnsi="Consolas" w:cs="Consolas"/>
                                      <w:color w:val="000000" w:themeColor="text1"/>
                                      <w:sz w:val="22"/>
                                    </w:rPr>
                                  </w:rPrChange>
                                </w:rPr>
                                <w:pPrChange w:id="1078" w:author="Benjamin Pannell" w:date="2014-10-15T19:42:00Z">
                                  <w:pPr/>
                                </w:pPrChange>
                              </w:pPr>
                              <w:ins w:id="1079" w:author="Benjamin Pannell" w:date="2014-10-15T20:05:00Z">
                                <w:r w:rsidRPr="00C71F26">
                                  <w:rPr>
                                    <w:rFonts w:ascii="Consolas" w:hAnsi="Consolas" w:cs="Consolas"/>
                                    <w:color w:val="4472C4" w:themeColor="accent5"/>
                                    <w:sz w:val="20"/>
                                    <w:rPrChange w:id="1080" w:author="Benjamin Pannell" w:date="2014-10-15T20:09: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081" w:author="Benjamin Pannell" w:date="2014-10-15T20:05:00Z">
                                      <w:rPr>
                                        <w:rFonts w:ascii="Consolas" w:hAnsi="Consolas" w:cs="Consolas"/>
                                        <w:color w:val="000000" w:themeColor="text1"/>
                                        <w:sz w:val="22"/>
                                      </w:rPr>
                                    </w:rPrChange>
                                  </w:rPr>
                                  <w:t>Keyboard</w:t>
                                </w:r>
                              </w:ins>
                              <w:ins w:id="1082" w:author="Benjamin Pannell" w:date="2014-10-15T20:11:00Z">
                                <w:r>
                                  <w:rPr>
                                    <w:rFonts w:ascii="Consolas" w:hAnsi="Consolas" w:cs="Consolas"/>
                                    <w:color w:val="000000" w:themeColor="text1"/>
                                    <w:sz w:val="20"/>
                                  </w:rPr>
                                  <w:t xml:space="preserve"> : </w:t>
                                </w:r>
                                <w:r w:rsidRPr="002F1922">
                                  <w:rPr>
                                    <w:rFonts w:ascii="Consolas" w:hAnsi="Consolas" w:cs="Consolas"/>
                                    <w:color w:val="4472C4" w:themeColor="accent5"/>
                                    <w:sz w:val="20"/>
                                    <w:rPrChange w:id="1083" w:author="Benjamin Pannell" w:date="2014-10-15T20:12:00Z">
                                      <w:rPr>
                                        <w:rFonts w:ascii="Consolas" w:hAnsi="Consolas" w:cs="Consolas"/>
                                        <w:color w:val="000000" w:themeColor="text1"/>
                                        <w:sz w:val="20"/>
                                      </w:rPr>
                                    </w:rPrChange>
                                  </w:rPr>
                                  <w:t>Device</w:t>
                                </w:r>
                              </w:ins>
                              <w:ins w:id="1084" w:author="Benjamin Pannell" w:date="2014-10-15T20:05:00Z">
                                <w:r w:rsidRPr="002F1922">
                                  <w:rPr>
                                    <w:rFonts w:ascii="Consolas" w:hAnsi="Consolas" w:cs="Consolas"/>
                                    <w:color w:val="4472C4" w:themeColor="accent5"/>
                                    <w:sz w:val="20"/>
                                    <w:rPrChange w:id="1085" w:author="Benjamin Pannell" w:date="2014-10-15T20:12:00Z">
                                      <w:rPr>
                                        <w:rFonts w:ascii="Consolas" w:hAnsi="Consolas" w:cs="Consolas"/>
                                        <w:color w:val="000000" w:themeColor="text1"/>
                                        <w:sz w:val="22"/>
                                      </w:rPr>
                                    </w:rPrChange>
                                  </w:rPr>
                                  <w:t xml:space="preserve"> </w:t>
                                </w:r>
                                <w:r w:rsidRPr="00C71F26">
                                  <w:rPr>
                                    <w:rFonts w:ascii="Consolas" w:hAnsi="Consolas" w:cs="Consolas"/>
                                    <w:color w:val="000000" w:themeColor="text1"/>
                                    <w:sz w:val="20"/>
                                    <w:rPrChange w:id="1086" w:author="Benjamin Pannell" w:date="2014-10-15T20:05:00Z">
                                      <w:rPr>
                                        <w:rFonts w:ascii="Consolas" w:hAnsi="Consolas" w:cs="Consolas"/>
                                        <w:color w:val="000000" w:themeColor="text1"/>
                                        <w:sz w:val="22"/>
                                      </w:rPr>
                                    </w:rPrChange>
                                  </w:rPr>
                                  <w:t>{</w:t>
                                </w:r>
                              </w:ins>
                            </w:p>
                            <w:p w14:paraId="4D04BA31" w14:textId="2E3BFA69" w:rsidR="00ED731E" w:rsidRDefault="00ED731E" w:rsidP="00167DAB">
                              <w:pPr>
                                <w:spacing w:after="0"/>
                                <w:rPr>
                                  <w:ins w:id="1087" w:author="Benjamin Pannell" w:date="2014-10-15T20:06:00Z"/>
                                  <w:rFonts w:ascii="Consolas" w:hAnsi="Consolas" w:cs="Consolas"/>
                                  <w:color w:val="000000" w:themeColor="text1"/>
                                  <w:sz w:val="20"/>
                                </w:rPr>
                                <w:pPrChange w:id="1088" w:author="Benjamin Pannell" w:date="2014-10-15T20:12:00Z">
                                  <w:pPr/>
                                </w:pPrChange>
                              </w:pPr>
                              <w:ins w:id="1089" w:author="Benjamin Pannell" w:date="2014-10-15T20:05:00Z">
                                <w:r>
                                  <w:rPr>
                                    <w:rFonts w:ascii="Consolas" w:hAnsi="Consolas" w:cs="Consolas"/>
                                    <w:color w:val="000000" w:themeColor="text1"/>
                                    <w:sz w:val="20"/>
                                  </w:rPr>
                                  <w:tab/>
                                </w:r>
                                <w:r w:rsidRPr="00C71F26">
                                  <w:rPr>
                                    <w:rFonts w:ascii="Consolas" w:hAnsi="Consolas" w:cs="Consolas"/>
                                    <w:color w:val="4472C4" w:themeColor="accent5"/>
                                    <w:sz w:val="20"/>
                                    <w:rPrChange w:id="1090" w:author="Benjamin Pannell" w:date="2014-10-15T20:09:00Z">
                                      <w:rPr>
                                        <w:rFonts w:ascii="Consolas" w:hAnsi="Consolas" w:cs="Consolas"/>
                                        <w:color w:val="000000" w:themeColor="text1"/>
                                        <w:sz w:val="20"/>
                                      </w:rPr>
                                    </w:rPrChange>
                                  </w:rPr>
                                  <w:t>Keyboard</w:t>
                                </w:r>
                              </w:ins>
                              <w:ins w:id="1091" w:author="Benjamin Pannell" w:date="2014-10-15T20:11:00Z">
                                <w:r>
                                  <w:rPr>
                                    <w:rFonts w:ascii="Consolas" w:hAnsi="Consolas" w:cs="Consolas"/>
                                    <w:color w:val="4472C4" w:themeColor="accent5"/>
                                    <w:sz w:val="20"/>
                                  </w:rPr>
                                  <w:t xml:space="preserve"> </w:t>
                                </w:r>
                              </w:ins>
                              <w:ins w:id="1092" w:author="Benjamin Pannell" w:date="2014-10-15T20:05:00Z">
                                <w:r>
                                  <w:rPr>
                                    <w:rFonts w:ascii="Consolas" w:hAnsi="Consolas" w:cs="Consolas"/>
                                    <w:color w:val="000000" w:themeColor="text1"/>
                                    <w:sz w:val="20"/>
                                  </w:rPr>
                                  <w:t>ctrl,</w:t>
                                </w:r>
                              </w:ins>
                              <w:ins w:id="1093" w:author="Benjamin Pannell" w:date="2014-10-15T20:06:00Z">
                                <w:r>
                                  <w:rPr>
                                    <w:rFonts w:ascii="Consolas" w:hAnsi="Consolas" w:cs="Consolas"/>
                                    <w:color w:val="000000" w:themeColor="text1"/>
                                    <w:sz w:val="20"/>
                                  </w:rPr>
                                  <w:t xml:space="preserve"> alt, shift</w:t>
                                </w:r>
                              </w:ins>
                              <w:ins w:id="1094" w:author="Benjamin Pannell" w:date="2014-10-15T20:07:00Z">
                                <w:r>
                                  <w:rPr>
                                    <w:rFonts w:ascii="Consolas" w:hAnsi="Consolas" w:cs="Consolas"/>
                                    <w:color w:val="000000" w:themeColor="text1"/>
                                    <w:sz w:val="20"/>
                                  </w:rPr>
                                  <w:t>,</w:t>
                                </w:r>
                              </w:ins>
                              <w:ins w:id="1095" w:author="Benjamin Pannell" w:date="2014-10-15T20:06:00Z">
                                <w:r>
                                  <w:rPr>
                                    <w:rFonts w:ascii="Consolas" w:hAnsi="Consolas" w:cs="Consolas"/>
                                    <w:color w:val="000000" w:themeColor="text1"/>
                                    <w:sz w:val="20"/>
                                  </w:rPr>
                                  <w:t xml:space="preserve"> releaseAll;</w:t>
                                </w:r>
                              </w:ins>
                            </w:p>
                            <w:p w14:paraId="2EBB28BA" w14:textId="4D062752" w:rsidR="00ED731E" w:rsidRDefault="00ED731E" w:rsidP="00C71F26">
                              <w:pPr>
                                <w:spacing w:after="0"/>
                                <w:rPr>
                                  <w:ins w:id="1096" w:author="Benjamin Pannell" w:date="2014-10-15T20:06:00Z"/>
                                  <w:rFonts w:ascii="Consolas" w:hAnsi="Consolas" w:cs="Consolas"/>
                                  <w:color w:val="000000" w:themeColor="text1"/>
                                  <w:sz w:val="20"/>
                                </w:rPr>
                                <w:pPrChange w:id="1097" w:author="Benjamin Pannell" w:date="2014-10-15T20:08:00Z">
                                  <w:pPr/>
                                </w:pPrChange>
                              </w:pPr>
                              <w:ins w:id="1098" w:author="Benjamin Pannell" w:date="2014-10-15T20:06:00Z">
                                <w:r>
                                  <w:rPr>
                                    <w:rFonts w:ascii="Consolas" w:hAnsi="Consolas" w:cs="Consolas"/>
                                    <w:color w:val="000000" w:themeColor="text1"/>
                                    <w:sz w:val="20"/>
                                  </w:rPr>
                                  <w:tab/>
                                </w:r>
                                <w:r w:rsidRPr="00C71F26">
                                  <w:rPr>
                                    <w:rFonts w:ascii="Consolas" w:hAnsi="Consolas" w:cs="Consolas"/>
                                    <w:color w:val="4472C4" w:themeColor="accent5"/>
                                    <w:sz w:val="20"/>
                                    <w:rPrChange w:id="1099" w:author="Benjamin Pannell" w:date="2014-10-15T20:09:00Z">
                                      <w:rPr>
                                        <w:rFonts w:ascii="Consolas" w:hAnsi="Consolas" w:cs="Consolas"/>
                                        <w:color w:val="000000" w:themeColor="text1"/>
                                        <w:sz w:val="20"/>
                                      </w:rPr>
                                    </w:rPrChange>
                                  </w:rPr>
                                  <w:t xml:space="preserve">Keyboard </w:t>
                                </w:r>
                                <w:r>
                                  <w:rPr>
                                    <w:rFonts w:ascii="Consolas" w:hAnsi="Consolas" w:cs="Consolas"/>
                                    <w:color w:val="000000" w:themeColor="text1"/>
                                    <w:sz w:val="20"/>
                                  </w:rPr>
                                  <w:t>press(</w:t>
                                </w:r>
                                <w:r w:rsidRPr="00C71F26">
                                  <w:rPr>
                                    <w:rFonts w:ascii="Consolas" w:hAnsi="Consolas" w:cs="Consolas"/>
                                    <w:color w:val="4472C4" w:themeColor="accent5"/>
                                    <w:sz w:val="20"/>
                                    <w:rPrChange w:id="1100" w:author="Benjamin Pannell" w:date="2014-10-15T20:09:00Z">
                                      <w:rPr>
                                        <w:rFonts w:ascii="Consolas" w:hAnsi="Consolas" w:cs="Consolas"/>
                                        <w:color w:val="000000" w:themeColor="text1"/>
                                        <w:sz w:val="20"/>
                                      </w:rPr>
                                    </w:rPrChange>
                                  </w:rPr>
                                  <w:t>byte</w:t>
                                </w:r>
                                <w:r>
                                  <w:rPr>
                                    <w:rFonts w:ascii="Consolas" w:hAnsi="Consolas" w:cs="Consolas"/>
                                    <w:color w:val="000000" w:themeColor="text1"/>
                                    <w:sz w:val="20"/>
                                  </w:rPr>
                                  <w:t>[] keys)</w:t>
                                </w:r>
                              </w:ins>
                              <w:ins w:id="1101" w:author="Benjamin Pannell" w:date="2014-10-15T20:08:00Z">
                                <w:r>
                                  <w:rPr>
                                    <w:rFonts w:ascii="Consolas" w:hAnsi="Consolas" w:cs="Consolas"/>
                                    <w:color w:val="000000" w:themeColor="text1"/>
                                    <w:sz w:val="20"/>
                                  </w:rPr>
                                  <w:t>,</w:t>
                                </w:r>
                              </w:ins>
                              <w:ins w:id="1102" w:author="Benjamin Pannell" w:date="2014-10-15T20:06:00Z">
                                <w:r>
                                  <w:rPr>
                                    <w:rFonts w:ascii="Consolas" w:hAnsi="Consolas" w:cs="Consolas"/>
                                    <w:color w:val="000000" w:themeColor="text1"/>
                                    <w:sz w:val="20"/>
                                  </w:rPr>
                                  <w:t xml:space="preserve"> release(</w:t>
                                </w:r>
                                <w:r w:rsidRPr="00C71F26">
                                  <w:rPr>
                                    <w:rFonts w:ascii="Consolas" w:hAnsi="Consolas" w:cs="Consolas"/>
                                    <w:color w:val="4472C4" w:themeColor="accent5"/>
                                    <w:sz w:val="20"/>
                                    <w:rPrChange w:id="1103" w:author="Benjamin Pannell" w:date="2014-10-15T20:09:00Z">
                                      <w:rPr>
                                        <w:rFonts w:ascii="Consolas" w:hAnsi="Consolas" w:cs="Consolas"/>
                                        <w:color w:val="000000" w:themeColor="text1"/>
                                        <w:sz w:val="20"/>
                                      </w:rPr>
                                    </w:rPrChange>
                                  </w:rPr>
                                  <w:t>byte</w:t>
                                </w:r>
                                <w:r>
                                  <w:rPr>
                                    <w:rFonts w:ascii="Consolas" w:hAnsi="Consolas" w:cs="Consolas"/>
                                    <w:color w:val="000000" w:themeColor="text1"/>
                                    <w:sz w:val="20"/>
                                  </w:rPr>
                                  <w:t>[] keys);</w:t>
                                </w:r>
                              </w:ins>
                            </w:p>
                            <w:p w14:paraId="0A6E9587" w14:textId="17778BD2" w:rsidR="00ED731E" w:rsidRPr="000047BB" w:rsidRDefault="00ED731E" w:rsidP="00C71F26">
                              <w:pPr>
                                <w:spacing w:after="0"/>
                                <w:rPr>
                                  <w:ins w:id="1104" w:author="Benjamin Pannell" w:date="2014-10-15T20:06:00Z"/>
                                  <w:rFonts w:ascii="Consolas" w:hAnsi="Consolas" w:cs="Consolas"/>
                                  <w:color w:val="000000" w:themeColor="text1"/>
                                  <w:sz w:val="20"/>
                                </w:rPr>
                                <w:pPrChange w:id="1105" w:author="Benjamin Pannell" w:date="2014-10-15T20:08:00Z">
                                  <w:pPr>
                                    <w:spacing w:after="0"/>
                                  </w:pPr>
                                </w:pPrChange>
                              </w:pPr>
                              <w:ins w:id="1106" w:author="Benjamin Pannell" w:date="2014-10-15T20:06:00Z">
                                <w:r>
                                  <w:rPr>
                                    <w:rFonts w:ascii="Consolas" w:hAnsi="Consolas" w:cs="Consolas"/>
                                    <w:color w:val="000000" w:themeColor="text1"/>
                                    <w:sz w:val="20"/>
                                  </w:rPr>
                                  <w:tab/>
                                </w:r>
                                <w:r w:rsidRPr="00C71F26">
                                  <w:rPr>
                                    <w:rFonts w:ascii="Consolas" w:hAnsi="Consolas" w:cs="Consolas"/>
                                    <w:color w:val="4472C4" w:themeColor="accent5"/>
                                    <w:sz w:val="20"/>
                                    <w:rPrChange w:id="1107" w:author="Benjamin Pannell" w:date="2014-10-15T20:09:00Z">
                                      <w:rPr>
                                        <w:rFonts w:ascii="Consolas" w:hAnsi="Consolas" w:cs="Consolas"/>
                                        <w:color w:val="000000" w:themeColor="text1"/>
                                        <w:sz w:val="20"/>
                                      </w:rPr>
                                    </w:rPrChange>
                                  </w:rPr>
                                  <w:t xml:space="preserve">Keyboard </w:t>
                                </w:r>
                                <w:r>
                                  <w:rPr>
                                    <w:rFonts w:ascii="Consolas" w:hAnsi="Consolas" w:cs="Consolas"/>
                                    <w:color w:val="000000" w:themeColor="text1"/>
                                    <w:sz w:val="20"/>
                                  </w:rPr>
                                  <w:t>pressModifiers(</w:t>
                                </w:r>
                                <w:r w:rsidRPr="00C71F26">
                                  <w:rPr>
                                    <w:rFonts w:ascii="Consolas" w:hAnsi="Consolas" w:cs="Consolas"/>
                                    <w:color w:val="4472C4" w:themeColor="accent5"/>
                                    <w:sz w:val="20"/>
                                    <w:rPrChange w:id="1108" w:author="Benjamin Pannell" w:date="2014-10-15T20:09:00Z">
                                      <w:rPr>
                                        <w:rFonts w:ascii="Consolas" w:hAnsi="Consolas" w:cs="Consolas"/>
                                        <w:color w:val="000000" w:themeColor="text1"/>
                                        <w:sz w:val="20"/>
                                      </w:rPr>
                                    </w:rPrChange>
                                  </w:rPr>
                                  <w:t xml:space="preserve">byte </w:t>
                                </w:r>
                                <w:r>
                                  <w:rPr>
                                    <w:rFonts w:ascii="Consolas" w:hAnsi="Consolas" w:cs="Consolas"/>
                                    <w:color w:val="000000" w:themeColor="text1"/>
                                    <w:sz w:val="20"/>
                                  </w:rPr>
                                  <w:t>modifiers), releaseModifiers(</w:t>
                                </w:r>
                                <w:r w:rsidRPr="00C71F26">
                                  <w:rPr>
                                    <w:rFonts w:ascii="Consolas" w:hAnsi="Consolas" w:cs="Consolas"/>
                                    <w:color w:val="4472C4" w:themeColor="accent5"/>
                                    <w:sz w:val="20"/>
                                    <w:rPrChange w:id="1109" w:author="Benjamin Pannell" w:date="2014-10-15T20:09:00Z">
                                      <w:rPr>
                                        <w:rFonts w:ascii="Consolas" w:hAnsi="Consolas" w:cs="Consolas"/>
                                        <w:color w:val="000000" w:themeColor="text1"/>
                                        <w:sz w:val="20"/>
                                      </w:rPr>
                                    </w:rPrChange>
                                  </w:rPr>
                                  <w:t xml:space="preserve">byte </w:t>
                                </w:r>
                                <w:r>
                                  <w:rPr>
                                    <w:rFonts w:ascii="Consolas" w:hAnsi="Consolas" w:cs="Consolas"/>
                                    <w:color w:val="000000" w:themeColor="text1"/>
                                    <w:sz w:val="20"/>
                                  </w:rPr>
                                  <w:t>modifiers);</w:t>
                                </w:r>
                              </w:ins>
                            </w:p>
                            <w:p w14:paraId="3AFDB304" w14:textId="6B9B650B" w:rsidR="00ED731E" w:rsidRPr="00C71F26" w:rsidRDefault="00ED731E" w:rsidP="00167DAB">
                              <w:pPr>
                                <w:spacing w:after="0"/>
                                <w:rPr>
                                  <w:ins w:id="1110" w:author="Benjamin Pannell" w:date="2014-10-15T20:05:00Z"/>
                                  <w:rFonts w:ascii="Consolas" w:hAnsi="Consolas" w:cs="Consolas"/>
                                  <w:color w:val="000000" w:themeColor="text1"/>
                                  <w:sz w:val="20"/>
                                  <w:rPrChange w:id="1111" w:author="Benjamin Pannell" w:date="2014-10-15T20:05:00Z">
                                    <w:rPr>
                                      <w:ins w:id="1112" w:author="Benjamin Pannell" w:date="2014-10-15T20:05:00Z"/>
                                      <w:rFonts w:ascii="Consolas" w:hAnsi="Consolas" w:cs="Consolas"/>
                                      <w:color w:val="000000" w:themeColor="text1"/>
                                      <w:sz w:val="22"/>
                                    </w:rPr>
                                  </w:rPrChange>
                                </w:rPr>
                                <w:pPrChange w:id="1113" w:author="Benjamin Pannell" w:date="2014-10-15T20:12:00Z">
                                  <w:pPr/>
                                </w:pPrChange>
                              </w:pPr>
                              <w:ins w:id="1114" w:author="Benjamin Pannell" w:date="2014-10-15T20:07:00Z">
                                <w:r>
                                  <w:rPr>
                                    <w:rFonts w:ascii="Consolas" w:hAnsi="Consolas" w:cs="Consolas"/>
                                    <w:color w:val="000000" w:themeColor="text1"/>
                                    <w:sz w:val="20"/>
                                  </w:rPr>
                                  <w:tab/>
                                </w:r>
                                <w:r w:rsidRPr="00C71F26">
                                  <w:rPr>
                                    <w:rFonts w:ascii="Consolas" w:hAnsi="Consolas" w:cs="Consolas"/>
                                    <w:color w:val="4472C4" w:themeColor="accent5"/>
                                    <w:sz w:val="20"/>
                                    <w:rPrChange w:id="1115" w:author="Benjamin Pannell" w:date="2014-10-15T20:09:00Z">
                                      <w:rPr>
                                        <w:rFonts w:ascii="Consolas" w:hAnsi="Consolas" w:cs="Consolas"/>
                                        <w:color w:val="000000" w:themeColor="text1"/>
                                        <w:sz w:val="20"/>
                                      </w:rPr>
                                    </w:rPrChange>
                                  </w:rPr>
                                  <w:t xml:space="preserve">Keyboard </w:t>
                                </w:r>
                                <w:r>
                                  <w:rPr>
                                    <w:rFonts w:ascii="Consolas" w:hAnsi="Consolas" w:cs="Consolas"/>
                                    <w:color w:val="000000" w:themeColor="text1"/>
                                    <w:sz w:val="20"/>
                                  </w:rPr>
                                  <w:t>write(</w:t>
                                </w:r>
                                <w:r w:rsidRPr="00C71F26">
                                  <w:rPr>
                                    <w:rFonts w:ascii="Consolas" w:hAnsi="Consolas" w:cs="Consolas"/>
                                    <w:color w:val="4472C4" w:themeColor="accent5"/>
                                    <w:sz w:val="20"/>
                                    <w:rPrChange w:id="1116" w:author="Benjamin Pannell" w:date="2014-10-15T20:09:00Z">
                                      <w:rPr>
                                        <w:rFonts w:ascii="Consolas" w:hAnsi="Consolas" w:cs="Consolas"/>
                                        <w:color w:val="000000" w:themeColor="text1"/>
                                        <w:sz w:val="20"/>
                                      </w:rPr>
                                    </w:rPrChange>
                                  </w:rPr>
                                  <w:t xml:space="preserve">string </w:t>
                                </w:r>
                                <w:r>
                                  <w:rPr>
                                    <w:rFonts w:ascii="Consolas" w:hAnsi="Consolas" w:cs="Consolas"/>
                                    <w:color w:val="000000" w:themeColor="text1"/>
                                    <w:sz w:val="20"/>
                                  </w:rPr>
                                  <w:t>text);</w:t>
                                </w:r>
                              </w:ins>
                            </w:p>
                            <w:p w14:paraId="55824CDF" w14:textId="32D8D3D6" w:rsidR="00ED731E" w:rsidRPr="00C71F26" w:rsidRDefault="00ED731E" w:rsidP="00EE28F7">
                              <w:pPr>
                                <w:spacing w:after="0"/>
                                <w:rPr>
                                  <w:ins w:id="1117" w:author="Benjamin Pannell" w:date="2014-10-15T20:05:00Z"/>
                                  <w:rFonts w:ascii="Consolas" w:hAnsi="Consolas" w:cs="Consolas"/>
                                  <w:color w:val="4472C4" w:themeColor="accent5"/>
                                  <w:sz w:val="20"/>
                                  <w:rPrChange w:id="1118" w:author="Benjamin Pannell" w:date="2014-10-15T20:09:00Z">
                                    <w:rPr>
                                      <w:ins w:id="1119" w:author="Benjamin Pannell" w:date="2014-10-15T20:05:00Z"/>
                                      <w:rFonts w:ascii="Consolas" w:hAnsi="Consolas" w:cs="Consolas"/>
                                      <w:color w:val="000000" w:themeColor="text1"/>
                                      <w:sz w:val="22"/>
                                    </w:rPr>
                                  </w:rPrChange>
                                </w:rPr>
                                <w:pPrChange w:id="1120" w:author="Benjamin Pannell" w:date="2014-10-15T19:42:00Z">
                                  <w:pPr/>
                                </w:pPrChange>
                              </w:pPr>
                              <w:ins w:id="1121" w:author="Benjamin Pannell" w:date="2014-10-15T20:05:00Z">
                                <w:r>
                                  <w:rPr>
                                    <w:rFonts w:ascii="Consolas" w:hAnsi="Consolas" w:cs="Consolas"/>
                                    <w:color w:val="000000" w:themeColor="text1"/>
                                    <w:sz w:val="20"/>
                                    <w:rPrChange w:id="1122" w:author="Benjamin Pannell" w:date="2014-10-15T20:05:00Z">
                                      <w:rPr>
                                        <w:rFonts w:ascii="Consolas" w:hAnsi="Consolas" w:cs="Consolas"/>
                                        <w:color w:val="000000" w:themeColor="text1"/>
                                        <w:sz w:val="20"/>
                                      </w:rPr>
                                    </w:rPrChange>
                                  </w:rPr>
                                  <w:t>}</w:t>
                                </w:r>
                              </w:ins>
                            </w:p>
                            <w:p w14:paraId="66914DEB" w14:textId="269DA2A0" w:rsidR="00ED731E" w:rsidRPr="00C71F26" w:rsidRDefault="00ED731E" w:rsidP="00EE28F7">
                              <w:pPr>
                                <w:spacing w:after="0"/>
                                <w:rPr>
                                  <w:ins w:id="1123" w:author="Benjamin Pannell" w:date="2014-10-15T20:05:00Z"/>
                                  <w:rFonts w:ascii="Consolas" w:hAnsi="Consolas" w:cs="Consolas"/>
                                  <w:color w:val="000000" w:themeColor="text1"/>
                                  <w:sz w:val="20"/>
                                  <w:rPrChange w:id="1124" w:author="Benjamin Pannell" w:date="2014-10-15T20:05:00Z">
                                    <w:rPr>
                                      <w:ins w:id="1125" w:author="Benjamin Pannell" w:date="2014-10-15T20:05:00Z"/>
                                      <w:rFonts w:ascii="Consolas" w:hAnsi="Consolas" w:cs="Consolas"/>
                                      <w:color w:val="000000" w:themeColor="text1"/>
                                      <w:sz w:val="22"/>
                                    </w:rPr>
                                  </w:rPrChange>
                                </w:rPr>
                                <w:pPrChange w:id="1126" w:author="Benjamin Pannell" w:date="2014-10-15T19:42:00Z">
                                  <w:pPr/>
                                </w:pPrChange>
                              </w:pPr>
                              <w:ins w:id="1127" w:author="Benjamin Pannell" w:date="2014-10-15T20:05:00Z">
                                <w:r w:rsidRPr="00167DAB">
                                  <w:rPr>
                                    <w:rFonts w:ascii="Consolas" w:hAnsi="Consolas" w:cs="Consolas"/>
                                    <w:color w:val="4472C4" w:themeColor="accent5"/>
                                    <w:sz w:val="20"/>
                                    <w:rPrChange w:id="1128" w:author="Benjamin Pannell" w:date="2014-10-15T20:09: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129" w:author="Benjamin Pannell" w:date="2014-10-15T20:05:00Z">
                                      <w:rPr>
                                        <w:rFonts w:ascii="Consolas" w:hAnsi="Consolas" w:cs="Consolas"/>
                                        <w:color w:val="000000" w:themeColor="text1"/>
                                        <w:sz w:val="22"/>
                                      </w:rPr>
                                    </w:rPrChange>
                                  </w:rPr>
                                  <w:t>Mouse</w:t>
                                </w:r>
                              </w:ins>
                              <w:ins w:id="1130" w:author="Benjamin Pannell" w:date="2014-10-15T20:12:00Z">
                                <w:r>
                                  <w:rPr>
                                    <w:rFonts w:ascii="Consolas" w:hAnsi="Consolas" w:cs="Consolas"/>
                                    <w:color w:val="000000" w:themeColor="text1"/>
                                    <w:sz w:val="20"/>
                                  </w:rPr>
                                  <w:t xml:space="preserve"> : </w:t>
                                </w:r>
                                <w:r w:rsidRPr="002F1922">
                                  <w:rPr>
                                    <w:rFonts w:ascii="Consolas" w:hAnsi="Consolas" w:cs="Consolas"/>
                                    <w:color w:val="4472C4" w:themeColor="accent5"/>
                                    <w:sz w:val="20"/>
                                    <w:rPrChange w:id="1131" w:author="Benjamin Pannell" w:date="2014-10-15T20:12:00Z">
                                      <w:rPr>
                                        <w:rFonts w:ascii="Consolas" w:hAnsi="Consolas" w:cs="Consolas"/>
                                        <w:color w:val="000000" w:themeColor="text1"/>
                                        <w:sz w:val="20"/>
                                      </w:rPr>
                                    </w:rPrChange>
                                  </w:rPr>
                                  <w:t>Device</w:t>
                                </w:r>
                              </w:ins>
                              <w:ins w:id="1132" w:author="Benjamin Pannell" w:date="2014-10-15T20:05:00Z">
                                <w:r w:rsidRPr="002F1922">
                                  <w:rPr>
                                    <w:rFonts w:ascii="Consolas" w:hAnsi="Consolas" w:cs="Consolas"/>
                                    <w:color w:val="4472C4" w:themeColor="accent5"/>
                                    <w:sz w:val="20"/>
                                    <w:rPrChange w:id="1133" w:author="Benjamin Pannell" w:date="2014-10-15T20:12:00Z">
                                      <w:rPr>
                                        <w:rFonts w:ascii="Consolas" w:hAnsi="Consolas" w:cs="Consolas"/>
                                        <w:color w:val="000000" w:themeColor="text1"/>
                                        <w:sz w:val="22"/>
                                      </w:rPr>
                                    </w:rPrChange>
                                  </w:rPr>
                                  <w:t xml:space="preserve"> </w:t>
                                </w:r>
                                <w:r w:rsidRPr="00C71F26">
                                  <w:rPr>
                                    <w:rFonts w:ascii="Consolas" w:hAnsi="Consolas" w:cs="Consolas"/>
                                    <w:color w:val="000000" w:themeColor="text1"/>
                                    <w:sz w:val="20"/>
                                    <w:rPrChange w:id="1134" w:author="Benjamin Pannell" w:date="2014-10-15T20:05:00Z">
                                      <w:rPr>
                                        <w:rFonts w:ascii="Consolas" w:hAnsi="Consolas" w:cs="Consolas"/>
                                        <w:color w:val="000000" w:themeColor="text1"/>
                                        <w:sz w:val="22"/>
                                      </w:rPr>
                                    </w:rPrChange>
                                  </w:rPr>
                                  <w:t>{</w:t>
                                </w:r>
                              </w:ins>
                            </w:p>
                            <w:p w14:paraId="3F27753E" w14:textId="2047DB12" w:rsidR="00ED731E" w:rsidRDefault="00ED731E" w:rsidP="00167DAB">
                              <w:pPr>
                                <w:spacing w:after="0"/>
                                <w:rPr>
                                  <w:ins w:id="1135" w:author="Benjamin Pannell" w:date="2014-10-15T20:08:00Z"/>
                                  <w:rFonts w:ascii="Consolas" w:hAnsi="Consolas" w:cs="Consolas"/>
                                  <w:color w:val="000000" w:themeColor="text1"/>
                                  <w:sz w:val="20"/>
                                </w:rPr>
                                <w:pPrChange w:id="1136" w:author="Benjamin Pannell" w:date="2014-10-15T20:12:00Z">
                                  <w:pPr/>
                                </w:pPrChange>
                              </w:pPr>
                              <w:ins w:id="1137" w:author="Benjamin Pannell" w:date="2014-10-15T20:07:00Z">
                                <w:r>
                                  <w:rPr>
                                    <w:rFonts w:ascii="Consolas" w:hAnsi="Consolas" w:cs="Consolas"/>
                                    <w:color w:val="000000" w:themeColor="text1"/>
                                    <w:sz w:val="20"/>
                                  </w:rPr>
                                  <w:tab/>
                                </w:r>
                                <w:r w:rsidRPr="00167DAB">
                                  <w:rPr>
                                    <w:rFonts w:ascii="Consolas" w:hAnsi="Consolas" w:cs="Consolas"/>
                                    <w:color w:val="4472C4" w:themeColor="accent5"/>
                                    <w:sz w:val="20"/>
                                    <w:rPrChange w:id="1138" w:author="Benjamin Pannell" w:date="2014-10-15T20:09:00Z">
                                      <w:rPr>
                                        <w:rFonts w:ascii="Consolas" w:hAnsi="Consolas" w:cs="Consolas"/>
                                        <w:color w:val="000000" w:themeColor="text1"/>
                                        <w:sz w:val="20"/>
                                      </w:rPr>
                                    </w:rPrChange>
                                  </w:rPr>
                                  <w:t>Mouse</w:t>
                                </w:r>
                                <w:r>
                                  <w:rPr>
                                    <w:rFonts w:ascii="Consolas" w:hAnsi="Consolas" w:cs="Consolas"/>
                                    <w:color w:val="000000" w:themeColor="text1"/>
                                    <w:sz w:val="20"/>
                                  </w:rPr>
                                  <w:t xml:space="preserve"> left, right, middle;</w:t>
                                </w:r>
                              </w:ins>
                            </w:p>
                            <w:p w14:paraId="0B58360B" w14:textId="5A79F8D6" w:rsidR="00ED731E" w:rsidRDefault="00ED731E" w:rsidP="00C71F26">
                              <w:pPr>
                                <w:spacing w:after="0"/>
                                <w:rPr>
                                  <w:ins w:id="1139" w:author="Benjamin Pannell" w:date="2014-10-15T20:08:00Z"/>
                                  <w:rFonts w:ascii="Consolas" w:hAnsi="Consolas" w:cs="Consolas"/>
                                  <w:color w:val="000000" w:themeColor="text1"/>
                                  <w:sz w:val="20"/>
                                </w:rPr>
                                <w:pPrChange w:id="1140" w:author="Benjamin Pannell" w:date="2014-10-15T20:08:00Z">
                                  <w:pPr/>
                                </w:pPrChange>
                              </w:pPr>
                              <w:ins w:id="1141" w:author="Benjamin Pannell" w:date="2014-10-15T20:08:00Z">
                                <w:r>
                                  <w:rPr>
                                    <w:rFonts w:ascii="Consolas" w:hAnsi="Consolas" w:cs="Consolas"/>
                                    <w:color w:val="000000" w:themeColor="text1"/>
                                    <w:sz w:val="20"/>
                                  </w:rPr>
                                  <w:tab/>
                                </w:r>
                                <w:r w:rsidRPr="00167DAB">
                                  <w:rPr>
                                    <w:rFonts w:ascii="Consolas" w:hAnsi="Consolas" w:cs="Consolas"/>
                                    <w:color w:val="4472C4" w:themeColor="accent5"/>
                                    <w:sz w:val="20"/>
                                    <w:rPrChange w:id="1142" w:author="Benjamin Pannell" w:date="2014-10-15T20:09:00Z">
                                      <w:rPr>
                                        <w:rFonts w:ascii="Consolas" w:hAnsi="Consolas" w:cs="Consolas"/>
                                        <w:color w:val="000000" w:themeColor="text1"/>
                                        <w:sz w:val="20"/>
                                      </w:rPr>
                                    </w:rPrChange>
                                  </w:rPr>
                                  <w:t xml:space="preserve">Mouse </w:t>
                                </w:r>
                                <w:r>
                                  <w:rPr>
                                    <w:rFonts w:ascii="Consolas" w:hAnsi="Consolas" w:cs="Consolas"/>
                                    <w:color w:val="000000" w:themeColor="text1"/>
                                    <w:sz w:val="20"/>
                                  </w:rPr>
                                  <w:t>press(</w:t>
                                </w:r>
                                <w:r w:rsidRPr="00167DAB">
                                  <w:rPr>
                                    <w:rFonts w:ascii="Consolas" w:hAnsi="Consolas" w:cs="Consolas"/>
                                    <w:color w:val="4472C4" w:themeColor="accent5"/>
                                    <w:sz w:val="20"/>
                                    <w:rPrChange w:id="1143" w:author="Benjamin Pannell" w:date="2014-10-15T20:10:00Z">
                                      <w:rPr>
                                        <w:rFonts w:ascii="Consolas" w:hAnsi="Consolas" w:cs="Consolas"/>
                                        <w:color w:val="000000" w:themeColor="text1"/>
                                        <w:sz w:val="20"/>
                                      </w:rPr>
                                    </w:rPrChange>
                                  </w:rPr>
                                  <w:t xml:space="preserve">byte </w:t>
                                </w:r>
                                <w:r>
                                  <w:rPr>
                                    <w:rFonts w:ascii="Consolas" w:hAnsi="Consolas" w:cs="Consolas"/>
                                    <w:color w:val="000000" w:themeColor="text1"/>
                                    <w:sz w:val="20"/>
                                  </w:rPr>
                                  <w:t>buttons),  release(</w:t>
                                </w:r>
                                <w:r w:rsidRPr="00167DAB">
                                  <w:rPr>
                                    <w:rFonts w:ascii="Consolas" w:hAnsi="Consolas" w:cs="Consolas"/>
                                    <w:color w:val="4472C4" w:themeColor="accent5"/>
                                    <w:sz w:val="20"/>
                                    <w:rPrChange w:id="1144" w:author="Benjamin Pannell" w:date="2014-10-15T20:10:00Z">
                                      <w:rPr>
                                        <w:rFonts w:ascii="Consolas" w:hAnsi="Consolas" w:cs="Consolas"/>
                                        <w:color w:val="000000" w:themeColor="text1"/>
                                        <w:sz w:val="20"/>
                                      </w:rPr>
                                    </w:rPrChange>
                                  </w:rPr>
                                  <w:t xml:space="preserve">byte </w:t>
                                </w:r>
                                <w:r>
                                  <w:rPr>
                                    <w:rFonts w:ascii="Consolas" w:hAnsi="Consolas" w:cs="Consolas"/>
                                    <w:color w:val="000000" w:themeColor="text1"/>
                                    <w:sz w:val="20"/>
                                  </w:rPr>
                                  <w:t>buttons);</w:t>
                                </w:r>
                              </w:ins>
                            </w:p>
                            <w:p w14:paraId="6515B2D2" w14:textId="4AA9EBE2" w:rsidR="00ED731E" w:rsidRDefault="00ED731E" w:rsidP="00EE28F7">
                              <w:pPr>
                                <w:spacing w:after="0"/>
                                <w:rPr>
                                  <w:ins w:id="1145" w:author="Benjamin Pannell" w:date="2014-10-15T20:08:00Z"/>
                                  <w:rFonts w:ascii="Consolas" w:hAnsi="Consolas" w:cs="Consolas"/>
                                  <w:color w:val="000000" w:themeColor="text1"/>
                                  <w:sz w:val="20"/>
                                </w:rPr>
                                <w:pPrChange w:id="1146" w:author="Benjamin Pannell" w:date="2014-10-15T19:42:00Z">
                                  <w:pPr/>
                                </w:pPrChange>
                              </w:pPr>
                              <w:ins w:id="1147" w:author="Benjamin Pannell" w:date="2014-10-15T20:08:00Z">
                                <w:r>
                                  <w:rPr>
                                    <w:rFonts w:ascii="Consolas" w:hAnsi="Consolas" w:cs="Consolas"/>
                                    <w:color w:val="000000" w:themeColor="text1"/>
                                    <w:sz w:val="20"/>
                                  </w:rPr>
                                  <w:tab/>
                                </w:r>
                                <w:r w:rsidRPr="00167DAB">
                                  <w:rPr>
                                    <w:rFonts w:ascii="Consolas" w:hAnsi="Consolas" w:cs="Consolas"/>
                                    <w:color w:val="4472C4" w:themeColor="accent5"/>
                                    <w:sz w:val="20"/>
                                    <w:rPrChange w:id="1148" w:author="Benjamin Pannell" w:date="2014-10-15T20:09:00Z">
                                      <w:rPr>
                                        <w:rFonts w:ascii="Consolas" w:hAnsi="Consolas" w:cs="Consolas"/>
                                        <w:color w:val="000000" w:themeColor="text1"/>
                                        <w:sz w:val="20"/>
                                      </w:rPr>
                                    </w:rPrChange>
                                  </w:rPr>
                                  <w:t xml:space="preserve">Mouse </w:t>
                                </w:r>
                                <w:r>
                                  <w:rPr>
                                    <w:rFonts w:ascii="Consolas" w:hAnsi="Consolas" w:cs="Consolas"/>
                                    <w:color w:val="000000" w:themeColor="text1"/>
                                    <w:sz w:val="20"/>
                                  </w:rPr>
                                  <w:t>scroll(</w:t>
                                </w:r>
                              </w:ins>
                              <w:ins w:id="1149" w:author="Benjamin Pannell" w:date="2014-10-15T20:10:00Z">
                                <w:r w:rsidRPr="00167DAB">
                                  <w:rPr>
                                    <w:rFonts w:ascii="Consolas" w:hAnsi="Consolas" w:cs="Consolas"/>
                                    <w:color w:val="4472C4" w:themeColor="accent5"/>
                                    <w:sz w:val="20"/>
                                    <w:rPrChange w:id="1150" w:author="Benjamin Pannell" w:date="2014-10-15T20:10:00Z">
                                      <w:rPr>
                                        <w:rFonts w:ascii="Consolas" w:hAnsi="Consolas" w:cs="Consolas"/>
                                        <w:color w:val="000000" w:themeColor="text1"/>
                                        <w:sz w:val="20"/>
                                      </w:rPr>
                                    </w:rPrChange>
                                  </w:rPr>
                                  <w:t xml:space="preserve">sbyte </w:t>
                                </w:r>
                              </w:ins>
                              <w:ins w:id="1151" w:author="Benjamin Pannell" w:date="2014-10-15T20:08:00Z">
                                <w:r>
                                  <w:rPr>
                                    <w:rFonts w:ascii="Consolas" w:hAnsi="Consolas" w:cs="Consolas"/>
                                    <w:color w:val="000000" w:themeColor="text1"/>
                                    <w:sz w:val="20"/>
                                  </w:rPr>
                                  <w:t>delta);</w:t>
                                </w:r>
                              </w:ins>
                            </w:p>
                            <w:p w14:paraId="4E11E7D1" w14:textId="4F92805D" w:rsidR="00ED731E" w:rsidRPr="00C71F26" w:rsidRDefault="00ED731E" w:rsidP="00EE28F7">
                              <w:pPr>
                                <w:spacing w:after="0"/>
                                <w:rPr>
                                  <w:ins w:id="1152" w:author="Benjamin Pannell" w:date="2014-10-15T20:05:00Z"/>
                                  <w:rFonts w:ascii="Consolas" w:hAnsi="Consolas" w:cs="Consolas"/>
                                  <w:color w:val="000000" w:themeColor="text1"/>
                                  <w:sz w:val="20"/>
                                  <w:rPrChange w:id="1153" w:author="Benjamin Pannell" w:date="2014-10-15T20:05:00Z">
                                    <w:rPr>
                                      <w:ins w:id="1154" w:author="Benjamin Pannell" w:date="2014-10-15T20:05:00Z"/>
                                      <w:rFonts w:ascii="Consolas" w:hAnsi="Consolas" w:cs="Consolas"/>
                                      <w:color w:val="000000" w:themeColor="text1"/>
                                      <w:sz w:val="22"/>
                                    </w:rPr>
                                  </w:rPrChange>
                                </w:rPr>
                                <w:pPrChange w:id="1155" w:author="Benjamin Pannell" w:date="2014-10-15T19:42:00Z">
                                  <w:pPr/>
                                </w:pPrChange>
                              </w:pPr>
                              <w:ins w:id="1156" w:author="Benjamin Pannell" w:date="2014-10-15T20:08:00Z">
                                <w:r>
                                  <w:rPr>
                                    <w:rFonts w:ascii="Consolas" w:hAnsi="Consolas" w:cs="Consolas"/>
                                    <w:color w:val="000000" w:themeColor="text1"/>
                                    <w:sz w:val="20"/>
                                  </w:rPr>
                                  <w:tab/>
                                </w:r>
                                <w:r w:rsidRPr="00167DAB">
                                  <w:rPr>
                                    <w:rFonts w:ascii="Consolas" w:hAnsi="Consolas" w:cs="Consolas"/>
                                    <w:color w:val="4472C4" w:themeColor="accent5"/>
                                    <w:sz w:val="20"/>
                                    <w:rPrChange w:id="1157" w:author="Benjamin Pannell" w:date="2014-10-15T20:09:00Z">
                                      <w:rPr>
                                        <w:rFonts w:ascii="Consolas" w:hAnsi="Consolas" w:cs="Consolas"/>
                                        <w:color w:val="000000" w:themeColor="text1"/>
                                        <w:sz w:val="20"/>
                                      </w:rPr>
                                    </w:rPrChange>
                                  </w:rPr>
                                  <w:t xml:space="preserve">Mouse </w:t>
                                </w:r>
                                <w:r>
                                  <w:rPr>
                                    <w:rFonts w:ascii="Consolas" w:hAnsi="Consolas" w:cs="Consolas"/>
                                    <w:color w:val="000000" w:themeColor="text1"/>
                                    <w:sz w:val="20"/>
                                  </w:rPr>
                                  <w:t>move(</w:t>
                                </w:r>
                              </w:ins>
                              <w:ins w:id="1158" w:author="Benjamin Pannell" w:date="2014-10-15T20:10:00Z">
                                <w:r w:rsidRPr="00167DAB">
                                  <w:rPr>
                                    <w:rFonts w:ascii="Consolas" w:hAnsi="Consolas" w:cs="Consolas"/>
                                    <w:color w:val="4472C4" w:themeColor="accent5"/>
                                    <w:sz w:val="20"/>
                                    <w:rPrChange w:id="1159" w:author="Benjamin Pannell" w:date="2014-10-15T20:10:00Z">
                                      <w:rPr>
                                        <w:rFonts w:ascii="Consolas" w:hAnsi="Consolas" w:cs="Consolas"/>
                                        <w:color w:val="000000" w:themeColor="text1"/>
                                        <w:sz w:val="20"/>
                                      </w:rPr>
                                    </w:rPrChange>
                                  </w:rPr>
                                  <w:t xml:space="preserve">sbyte </w:t>
                                </w:r>
                              </w:ins>
                              <w:ins w:id="1160" w:author="Benjamin Pannell" w:date="2014-10-15T20:08:00Z">
                                <w:r>
                                  <w:rPr>
                                    <w:rFonts w:ascii="Consolas" w:hAnsi="Consolas" w:cs="Consolas"/>
                                    <w:color w:val="000000" w:themeColor="text1"/>
                                    <w:sz w:val="20"/>
                                  </w:rPr>
                                  <w:t>delta</w:t>
                                </w:r>
                              </w:ins>
                              <w:ins w:id="1161" w:author="Benjamin Pannell" w:date="2014-10-15T20:10:00Z">
                                <w:r>
                                  <w:rPr>
                                    <w:rFonts w:ascii="Consolas" w:hAnsi="Consolas" w:cs="Consolas"/>
                                    <w:color w:val="000000" w:themeColor="text1"/>
                                    <w:sz w:val="20"/>
                                  </w:rPr>
                                  <w:t xml:space="preserve">X, </w:t>
                                </w:r>
                                <w:r w:rsidRPr="00167DAB">
                                  <w:rPr>
                                    <w:rFonts w:ascii="Consolas" w:hAnsi="Consolas" w:cs="Consolas"/>
                                    <w:color w:val="4472C4" w:themeColor="accent5"/>
                                    <w:sz w:val="20"/>
                                    <w:rPrChange w:id="1162" w:author="Benjamin Pannell" w:date="2014-10-15T20:10:00Z">
                                      <w:rPr>
                                        <w:rFonts w:ascii="Consolas" w:hAnsi="Consolas" w:cs="Consolas"/>
                                        <w:color w:val="000000" w:themeColor="text1"/>
                                        <w:sz w:val="20"/>
                                      </w:rPr>
                                    </w:rPrChange>
                                  </w:rPr>
                                  <w:t xml:space="preserve">sbyte </w:t>
                                </w:r>
                                <w:r>
                                  <w:rPr>
                                    <w:rFonts w:ascii="Consolas" w:hAnsi="Consolas" w:cs="Consolas"/>
                                    <w:color w:val="000000" w:themeColor="text1"/>
                                    <w:sz w:val="20"/>
                                  </w:rPr>
                                  <w:t>deltaY</w:t>
                                </w:r>
                              </w:ins>
                              <w:ins w:id="1163" w:author="Benjamin Pannell" w:date="2014-10-15T20:08:00Z">
                                <w:r>
                                  <w:rPr>
                                    <w:rFonts w:ascii="Consolas" w:hAnsi="Consolas" w:cs="Consolas"/>
                                    <w:color w:val="000000" w:themeColor="text1"/>
                                    <w:sz w:val="20"/>
                                  </w:rPr>
                                  <w:t>);</w:t>
                                </w:r>
                              </w:ins>
                            </w:p>
                            <w:p w14:paraId="6D6A8BD3" w14:textId="7B552BE3" w:rsidR="00ED731E" w:rsidRPr="00C71F26" w:rsidRDefault="00ED731E" w:rsidP="00C71F26">
                              <w:pPr>
                                <w:spacing w:after="0"/>
                                <w:rPr>
                                  <w:ins w:id="1164" w:author="Benjamin Pannell" w:date="2014-10-15T20:04:00Z"/>
                                  <w:rFonts w:ascii="Consolas" w:hAnsi="Consolas" w:cs="Consolas"/>
                                  <w:color w:val="000000" w:themeColor="text1"/>
                                  <w:sz w:val="20"/>
                                  <w:rPrChange w:id="1165" w:author="Benjamin Pannell" w:date="2014-10-15T20:05:00Z">
                                    <w:rPr>
                                      <w:ins w:id="1166" w:author="Benjamin Pannell" w:date="2014-10-15T20:04:00Z"/>
                                      <w:rFonts w:ascii="Consolas" w:hAnsi="Consolas" w:cs="Consolas"/>
                                      <w:color w:val="000000" w:themeColor="text1"/>
                                      <w:sz w:val="22"/>
                                    </w:rPr>
                                  </w:rPrChange>
                                </w:rPr>
                              </w:pPr>
                              <w:ins w:id="1167" w:author="Benjamin Pannell" w:date="2014-10-15T20:05:00Z">
                                <w:r w:rsidRPr="00C71F26">
                                  <w:rPr>
                                    <w:rFonts w:ascii="Consolas" w:hAnsi="Consolas" w:cs="Consolas"/>
                                    <w:color w:val="000000" w:themeColor="text1"/>
                                    <w:sz w:val="20"/>
                                    <w:rPrChange w:id="1168" w:author="Benjamin Pannell" w:date="2014-10-15T20:05:00Z">
                                      <w:rPr>
                                        <w:rFonts w:ascii="Consolas" w:hAnsi="Consolas" w:cs="Consolas"/>
                                        <w:color w:val="000000" w:themeColor="text1"/>
                                        <w:sz w:val="22"/>
                                      </w:rPr>
                                    </w:rPrChange>
                                  </w:rPr>
                                  <w:t>}</w:t>
                                </w:r>
                              </w:ins>
                            </w:p>
                            <w:p w14:paraId="45BE926B" w14:textId="77777777" w:rsidR="00ED731E" w:rsidRPr="00C71F26" w:rsidRDefault="00ED731E" w:rsidP="00C71F26">
                              <w:pPr>
                                <w:spacing w:after="0"/>
                                <w:rPr>
                                  <w:ins w:id="1169" w:author="Benjamin Pannell" w:date="2014-10-15T20:04:00Z"/>
                                  <w:rFonts w:ascii="Consolas" w:hAnsi="Consolas" w:cs="Consolas"/>
                                  <w:color w:val="000000" w:themeColor="text1"/>
                                  <w:sz w:val="20"/>
                                  <w:rPrChange w:id="1170" w:author="Benjamin Pannell" w:date="2014-10-15T20:05:00Z">
                                    <w:rPr>
                                      <w:ins w:id="1171" w:author="Benjamin Pannell" w:date="2014-10-15T20:04:00Z"/>
                                      <w:rFonts w:ascii="Consolas" w:hAnsi="Consolas" w:cs="Consolas"/>
                                      <w:color w:val="000000" w:themeColor="text1"/>
                                      <w:sz w:val="22"/>
                                    </w:rPr>
                                  </w:rPrChange>
                                </w:rPr>
                              </w:pPr>
                              <w:ins w:id="1172" w:author="Benjamin Pannell" w:date="2014-10-15T20:04:00Z">
                                <w:r w:rsidRPr="00167DAB">
                                  <w:rPr>
                                    <w:rFonts w:ascii="Consolas" w:hAnsi="Consolas" w:cs="Consolas"/>
                                    <w:color w:val="4472C4" w:themeColor="accent5"/>
                                    <w:sz w:val="20"/>
                                    <w:rPrChange w:id="1173" w:author="Benjamin Pannell" w:date="2014-10-15T20:10: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174" w:author="Benjamin Pannell" w:date="2014-10-15T20:05:00Z">
                                      <w:rPr>
                                        <w:rFonts w:ascii="Consolas" w:hAnsi="Consolas" w:cs="Consolas"/>
                                        <w:color w:val="000000" w:themeColor="text1"/>
                                        <w:sz w:val="22"/>
                                      </w:rPr>
                                    </w:rPrChange>
                                  </w:rPr>
                                  <w:t>MouseButtons {</w:t>
                                </w:r>
                              </w:ins>
                            </w:p>
                            <w:p w14:paraId="3B03E37F" w14:textId="77777777" w:rsidR="00ED731E" w:rsidRPr="00C71F26" w:rsidRDefault="00ED731E" w:rsidP="00C71F26">
                              <w:pPr>
                                <w:spacing w:after="0"/>
                                <w:rPr>
                                  <w:ins w:id="1175" w:author="Benjamin Pannell" w:date="2014-10-15T20:04:00Z"/>
                                  <w:rFonts w:ascii="Consolas" w:hAnsi="Consolas" w:cs="Consolas"/>
                                  <w:color w:val="000000" w:themeColor="text1"/>
                                  <w:sz w:val="20"/>
                                  <w:rPrChange w:id="1176" w:author="Benjamin Pannell" w:date="2014-10-15T20:05:00Z">
                                    <w:rPr>
                                      <w:ins w:id="1177" w:author="Benjamin Pannell" w:date="2014-10-15T20:04:00Z"/>
                                      <w:rFonts w:ascii="Consolas" w:hAnsi="Consolas" w:cs="Consolas"/>
                                      <w:color w:val="000000" w:themeColor="text1"/>
                                      <w:sz w:val="22"/>
                                    </w:rPr>
                                  </w:rPrChange>
                                </w:rPr>
                              </w:pPr>
                              <w:ins w:id="1178" w:author="Benjamin Pannell" w:date="2014-10-15T20:04:00Z">
                                <w:r w:rsidRPr="00C71F26">
                                  <w:rPr>
                                    <w:rFonts w:ascii="Consolas" w:hAnsi="Consolas" w:cs="Consolas"/>
                                    <w:color w:val="000000" w:themeColor="text1"/>
                                    <w:sz w:val="20"/>
                                    <w:rPrChange w:id="1179"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180" w:author="Benjamin Pannell" w:date="2014-10-15T20:10:00Z">
                                      <w:rPr>
                                        <w:rFonts w:ascii="Consolas" w:hAnsi="Consolas" w:cs="Consolas"/>
                                        <w:color w:val="000000" w:themeColor="text1"/>
                                        <w:sz w:val="22"/>
                                      </w:rPr>
                                    </w:rPrChange>
                                  </w:rPr>
                                  <w:t xml:space="preserve">static byte </w:t>
                                </w:r>
                                <w:r w:rsidRPr="00C71F26">
                                  <w:rPr>
                                    <w:rFonts w:ascii="Consolas" w:hAnsi="Consolas" w:cs="Consolas"/>
                                    <w:color w:val="000000" w:themeColor="text1"/>
                                    <w:sz w:val="20"/>
                                    <w:rPrChange w:id="1181" w:author="Benjamin Pannell" w:date="2014-10-15T20:05:00Z">
                                      <w:rPr>
                                        <w:rFonts w:ascii="Consolas" w:hAnsi="Consolas" w:cs="Consolas"/>
                                        <w:color w:val="000000" w:themeColor="text1"/>
                                        <w:sz w:val="22"/>
                                      </w:rPr>
                                    </w:rPrChange>
                                  </w:rPr>
                                  <w:t>left = 0x1;</w:t>
                                </w:r>
                              </w:ins>
                            </w:p>
                            <w:p w14:paraId="1F3B43B3" w14:textId="77777777" w:rsidR="00ED731E" w:rsidRPr="00C71F26" w:rsidRDefault="00ED731E" w:rsidP="00C71F26">
                              <w:pPr>
                                <w:spacing w:after="0"/>
                                <w:rPr>
                                  <w:ins w:id="1182" w:author="Benjamin Pannell" w:date="2014-10-15T20:04:00Z"/>
                                  <w:rFonts w:ascii="Consolas" w:hAnsi="Consolas" w:cs="Consolas"/>
                                  <w:color w:val="000000" w:themeColor="text1"/>
                                  <w:sz w:val="20"/>
                                  <w:rPrChange w:id="1183" w:author="Benjamin Pannell" w:date="2014-10-15T20:05:00Z">
                                    <w:rPr>
                                      <w:ins w:id="1184" w:author="Benjamin Pannell" w:date="2014-10-15T20:04:00Z"/>
                                      <w:rFonts w:ascii="Consolas" w:hAnsi="Consolas" w:cs="Consolas"/>
                                      <w:color w:val="000000" w:themeColor="text1"/>
                                      <w:sz w:val="22"/>
                                    </w:rPr>
                                  </w:rPrChange>
                                </w:rPr>
                              </w:pPr>
                              <w:ins w:id="1185" w:author="Benjamin Pannell" w:date="2014-10-15T20:04:00Z">
                                <w:r w:rsidRPr="00C71F26">
                                  <w:rPr>
                                    <w:rFonts w:ascii="Consolas" w:hAnsi="Consolas" w:cs="Consolas"/>
                                    <w:color w:val="000000" w:themeColor="text1"/>
                                    <w:sz w:val="20"/>
                                    <w:rPrChange w:id="1186"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187" w:author="Benjamin Pannell" w:date="2014-10-15T20:10:00Z">
                                      <w:rPr>
                                        <w:rFonts w:ascii="Consolas" w:hAnsi="Consolas" w:cs="Consolas"/>
                                        <w:color w:val="000000" w:themeColor="text1"/>
                                        <w:sz w:val="22"/>
                                      </w:rPr>
                                    </w:rPrChange>
                                  </w:rPr>
                                  <w:t xml:space="preserve">static byte </w:t>
                                </w:r>
                                <w:r w:rsidRPr="00C71F26">
                                  <w:rPr>
                                    <w:rFonts w:ascii="Consolas" w:hAnsi="Consolas" w:cs="Consolas"/>
                                    <w:color w:val="000000" w:themeColor="text1"/>
                                    <w:sz w:val="20"/>
                                    <w:rPrChange w:id="1188" w:author="Benjamin Pannell" w:date="2014-10-15T20:05:00Z">
                                      <w:rPr>
                                        <w:rFonts w:ascii="Consolas" w:hAnsi="Consolas" w:cs="Consolas"/>
                                        <w:color w:val="000000" w:themeColor="text1"/>
                                        <w:sz w:val="22"/>
                                      </w:rPr>
                                    </w:rPrChange>
                                  </w:rPr>
                                  <w:t>right = 0x2;</w:t>
                                </w:r>
                              </w:ins>
                            </w:p>
                            <w:p w14:paraId="3FA0E539" w14:textId="77777777" w:rsidR="00ED731E" w:rsidRPr="00C71F26" w:rsidRDefault="00ED731E" w:rsidP="00C71F26">
                              <w:pPr>
                                <w:spacing w:after="0"/>
                                <w:rPr>
                                  <w:ins w:id="1189" w:author="Benjamin Pannell" w:date="2014-10-15T20:04:00Z"/>
                                  <w:rFonts w:ascii="Consolas" w:hAnsi="Consolas" w:cs="Consolas"/>
                                  <w:color w:val="000000" w:themeColor="text1"/>
                                  <w:sz w:val="20"/>
                                  <w:rPrChange w:id="1190" w:author="Benjamin Pannell" w:date="2014-10-15T20:05:00Z">
                                    <w:rPr>
                                      <w:ins w:id="1191" w:author="Benjamin Pannell" w:date="2014-10-15T20:04:00Z"/>
                                      <w:rFonts w:ascii="Consolas" w:hAnsi="Consolas" w:cs="Consolas"/>
                                      <w:color w:val="000000" w:themeColor="text1"/>
                                      <w:sz w:val="22"/>
                                    </w:rPr>
                                  </w:rPrChange>
                                </w:rPr>
                              </w:pPr>
                              <w:ins w:id="1192" w:author="Benjamin Pannell" w:date="2014-10-15T20:04:00Z">
                                <w:r w:rsidRPr="00C71F26">
                                  <w:rPr>
                                    <w:rFonts w:ascii="Consolas" w:hAnsi="Consolas" w:cs="Consolas"/>
                                    <w:color w:val="000000" w:themeColor="text1"/>
                                    <w:sz w:val="20"/>
                                    <w:rPrChange w:id="1193"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194" w:author="Benjamin Pannell" w:date="2014-10-15T20:10:00Z">
                                      <w:rPr>
                                        <w:rFonts w:ascii="Consolas" w:hAnsi="Consolas" w:cs="Consolas"/>
                                        <w:color w:val="000000" w:themeColor="text1"/>
                                        <w:sz w:val="22"/>
                                      </w:rPr>
                                    </w:rPrChange>
                                  </w:rPr>
                                  <w:t xml:space="preserve">static byte </w:t>
                                </w:r>
                                <w:r w:rsidRPr="00C71F26">
                                  <w:rPr>
                                    <w:rFonts w:ascii="Consolas" w:hAnsi="Consolas" w:cs="Consolas"/>
                                    <w:color w:val="000000" w:themeColor="text1"/>
                                    <w:sz w:val="20"/>
                                    <w:rPrChange w:id="1195" w:author="Benjamin Pannell" w:date="2014-10-15T20:05:00Z">
                                      <w:rPr>
                                        <w:rFonts w:ascii="Consolas" w:hAnsi="Consolas" w:cs="Consolas"/>
                                        <w:color w:val="000000" w:themeColor="text1"/>
                                        <w:sz w:val="22"/>
                                      </w:rPr>
                                    </w:rPrChange>
                                  </w:rPr>
                                  <w:t>middle = 0x4;</w:t>
                                </w:r>
                              </w:ins>
                            </w:p>
                            <w:p w14:paraId="2B831DB5" w14:textId="0D81AFA9" w:rsidR="00ED731E" w:rsidRPr="00C71F26" w:rsidRDefault="00ED731E" w:rsidP="00EE28F7">
                              <w:pPr>
                                <w:spacing w:after="0"/>
                                <w:rPr>
                                  <w:ins w:id="1196" w:author="Benjamin Pannell" w:date="2014-10-15T20:02:00Z"/>
                                  <w:rFonts w:ascii="Consolas" w:hAnsi="Consolas" w:cs="Consolas"/>
                                  <w:color w:val="000000" w:themeColor="text1"/>
                                  <w:sz w:val="20"/>
                                  <w:rPrChange w:id="1197" w:author="Benjamin Pannell" w:date="2014-10-15T20:05:00Z">
                                    <w:rPr>
                                      <w:ins w:id="1198" w:author="Benjamin Pannell" w:date="2014-10-15T20:02:00Z"/>
                                      <w:rFonts w:ascii="Consolas" w:hAnsi="Consolas" w:cs="Consolas"/>
                                      <w:color w:val="000000" w:themeColor="text1"/>
                                      <w:sz w:val="22"/>
                                    </w:rPr>
                                  </w:rPrChange>
                                </w:rPr>
                                <w:pPrChange w:id="1199" w:author="Benjamin Pannell" w:date="2014-10-15T19:42:00Z">
                                  <w:pPr/>
                                </w:pPrChange>
                              </w:pPr>
                              <w:ins w:id="1200" w:author="Benjamin Pannell" w:date="2014-10-15T20:04:00Z">
                                <w:r w:rsidRPr="00C71F26">
                                  <w:rPr>
                                    <w:rFonts w:ascii="Consolas" w:hAnsi="Consolas" w:cs="Consolas"/>
                                    <w:color w:val="000000" w:themeColor="text1"/>
                                    <w:sz w:val="20"/>
                                    <w:rPrChange w:id="1201" w:author="Benjamin Pannell" w:date="2014-10-15T20:05:00Z">
                                      <w:rPr>
                                        <w:rFonts w:ascii="Consolas" w:hAnsi="Consolas" w:cs="Consolas"/>
                                        <w:color w:val="000000" w:themeColor="text1"/>
                                        <w:sz w:val="22"/>
                                      </w:rPr>
                                    </w:rPrChange>
                                  </w:rPr>
                                  <w:t>}</w:t>
                                </w:r>
                              </w:ins>
                            </w:p>
                            <w:p w14:paraId="76F2650E" w14:textId="279D4883" w:rsidR="00ED731E" w:rsidRPr="00C71F26" w:rsidRDefault="00ED731E" w:rsidP="00EE28F7">
                              <w:pPr>
                                <w:spacing w:after="0"/>
                                <w:rPr>
                                  <w:ins w:id="1202" w:author="Benjamin Pannell" w:date="2014-10-15T20:02:00Z"/>
                                  <w:rFonts w:ascii="Consolas" w:hAnsi="Consolas" w:cs="Consolas"/>
                                  <w:color w:val="000000" w:themeColor="text1"/>
                                  <w:sz w:val="20"/>
                                  <w:rPrChange w:id="1203" w:author="Benjamin Pannell" w:date="2014-10-15T20:05:00Z">
                                    <w:rPr>
                                      <w:ins w:id="1204" w:author="Benjamin Pannell" w:date="2014-10-15T20:02:00Z"/>
                                      <w:rFonts w:ascii="Consolas" w:hAnsi="Consolas" w:cs="Consolas"/>
                                      <w:color w:val="000000" w:themeColor="text1"/>
                                      <w:sz w:val="22"/>
                                    </w:rPr>
                                  </w:rPrChange>
                                </w:rPr>
                                <w:pPrChange w:id="1205" w:author="Benjamin Pannell" w:date="2014-10-15T19:42:00Z">
                                  <w:pPr/>
                                </w:pPrChange>
                              </w:pPr>
                              <w:ins w:id="1206" w:author="Benjamin Pannell" w:date="2014-10-15T20:02:00Z">
                                <w:r w:rsidRPr="00167DAB">
                                  <w:rPr>
                                    <w:rFonts w:ascii="Consolas" w:hAnsi="Consolas" w:cs="Consolas"/>
                                    <w:color w:val="4472C4" w:themeColor="accent5"/>
                                    <w:sz w:val="20"/>
                                    <w:rPrChange w:id="1207" w:author="Benjamin Pannell" w:date="2014-10-15T20:10: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208" w:author="Benjamin Pannell" w:date="2014-10-15T20:05:00Z">
                                      <w:rPr>
                                        <w:rFonts w:ascii="Consolas" w:hAnsi="Consolas" w:cs="Consolas"/>
                                        <w:color w:val="000000" w:themeColor="text1"/>
                                        <w:sz w:val="22"/>
                                      </w:rPr>
                                    </w:rPrChange>
                                  </w:rPr>
                                  <w:t>KeyboardKeys {</w:t>
                                </w:r>
                              </w:ins>
                            </w:p>
                            <w:p w14:paraId="5EC70175" w14:textId="0738831B" w:rsidR="00ED731E" w:rsidRPr="00C71F26" w:rsidRDefault="00ED731E" w:rsidP="00EE28F7">
                              <w:pPr>
                                <w:spacing w:after="0"/>
                                <w:rPr>
                                  <w:ins w:id="1209" w:author="Benjamin Pannell" w:date="2014-10-15T20:03:00Z"/>
                                  <w:rFonts w:ascii="Consolas" w:hAnsi="Consolas" w:cs="Consolas"/>
                                  <w:color w:val="000000" w:themeColor="text1"/>
                                  <w:sz w:val="20"/>
                                  <w:rPrChange w:id="1210" w:author="Benjamin Pannell" w:date="2014-10-15T20:05:00Z">
                                    <w:rPr>
                                      <w:ins w:id="1211" w:author="Benjamin Pannell" w:date="2014-10-15T20:03:00Z"/>
                                      <w:rFonts w:ascii="Consolas" w:hAnsi="Consolas" w:cs="Consolas"/>
                                      <w:color w:val="000000" w:themeColor="text1"/>
                                      <w:sz w:val="22"/>
                                    </w:rPr>
                                  </w:rPrChange>
                                </w:rPr>
                                <w:pPrChange w:id="1212" w:author="Benjamin Pannell" w:date="2014-10-15T19:42:00Z">
                                  <w:pPr/>
                                </w:pPrChange>
                              </w:pPr>
                              <w:ins w:id="1213" w:author="Benjamin Pannell" w:date="2014-10-15T20:03:00Z">
                                <w:r w:rsidRPr="00C71F26">
                                  <w:rPr>
                                    <w:rFonts w:ascii="Consolas" w:hAnsi="Consolas" w:cs="Consolas"/>
                                    <w:color w:val="000000" w:themeColor="text1"/>
                                    <w:sz w:val="20"/>
                                    <w:rPrChange w:id="1214"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215" w:author="Benjamin Pannell" w:date="2014-10-15T20:10:00Z">
                                      <w:rPr>
                                        <w:rFonts w:ascii="Consolas" w:hAnsi="Consolas" w:cs="Consolas"/>
                                        <w:color w:val="000000" w:themeColor="text1"/>
                                        <w:sz w:val="22"/>
                                      </w:rPr>
                                    </w:rPrChange>
                                  </w:rPr>
                                  <w:t xml:space="preserve">static KeyboardModifiers </w:t>
                                </w:r>
                                <w:r w:rsidRPr="00C71F26">
                                  <w:rPr>
                                    <w:rFonts w:ascii="Consolas" w:hAnsi="Consolas" w:cs="Consolas"/>
                                    <w:color w:val="000000" w:themeColor="text1"/>
                                    <w:sz w:val="20"/>
                                    <w:rPrChange w:id="1216" w:author="Benjamin Pannell" w:date="2014-10-15T20:05:00Z">
                                      <w:rPr>
                                        <w:rFonts w:ascii="Consolas" w:hAnsi="Consolas" w:cs="Consolas"/>
                                        <w:color w:val="000000" w:themeColor="text1"/>
                                        <w:sz w:val="22"/>
                                      </w:rPr>
                                    </w:rPrChange>
                                  </w:rPr>
                                  <w:t>modifiers;</w:t>
                                </w:r>
                              </w:ins>
                            </w:p>
                            <w:p w14:paraId="1E0A558A" w14:textId="0C5D0E49" w:rsidR="00ED731E" w:rsidRPr="00C71F26" w:rsidRDefault="00ED731E" w:rsidP="00EE28F7">
                              <w:pPr>
                                <w:spacing w:after="0"/>
                                <w:rPr>
                                  <w:ins w:id="1217" w:author="Benjamin Pannell" w:date="2014-10-15T20:02:00Z"/>
                                  <w:rFonts w:ascii="Consolas" w:hAnsi="Consolas" w:cs="Consolas"/>
                                  <w:color w:val="000000" w:themeColor="text1"/>
                                  <w:sz w:val="20"/>
                                  <w:rPrChange w:id="1218" w:author="Benjamin Pannell" w:date="2014-10-15T20:05:00Z">
                                    <w:rPr>
                                      <w:ins w:id="1219" w:author="Benjamin Pannell" w:date="2014-10-15T20:02:00Z"/>
                                      <w:rFonts w:ascii="Consolas" w:hAnsi="Consolas" w:cs="Consolas"/>
                                      <w:color w:val="000000" w:themeColor="text1"/>
                                      <w:sz w:val="22"/>
                                    </w:rPr>
                                  </w:rPrChange>
                                </w:rPr>
                                <w:pPrChange w:id="1220" w:author="Benjamin Pannell" w:date="2014-10-15T19:42:00Z">
                                  <w:pPr/>
                                </w:pPrChange>
                              </w:pPr>
                              <w:ins w:id="1221" w:author="Benjamin Pannell" w:date="2014-10-15T20:03:00Z">
                                <w:r w:rsidRPr="00C71F26">
                                  <w:rPr>
                                    <w:rFonts w:ascii="Consolas" w:hAnsi="Consolas" w:cs="Consolas"/>
                                    <w:color w:val="000000" w:themeColor="text1"/>
                                    <w:sz w:val="20"/>
                                    <w:rPrChange w:id="1222" w:author="Benjamin Pannell" w:date="2014-10-15T20:05:00Z">
                                      <w:rPr>
                                        <w:rFonts w:ascii="Consolas" w:hAnsi="Consolas" w:cs="Consolas"/>
                                        <w:color w:val="000000" w:themeColor="text1"/>
                                        <w:sz w:val="22"/>
                                      </w:rPr>
                                    </w:rPrChange>
                                  </w:rPr>
                                  <w:tab/>
                                </w:r>
                              </w:ins>
                              <w:ins w:id="1223" w:author="Benjamin Pannell" w:date="2014-10-15T20:04:00Z">
                                <w:r w:rsidRPr="00167DAB">
                                  <w:rPr>
                                    <w:rFonts w:ascii="Consolas" w:hAnsi="Consolas" w:cs="Consolas"/>
                                    <w:color w:val="4472C4" w:themeColor="accent5"/>
                                    <w:sz w:val="20"/>
                                    <w:rPrChange w:id="1224" w:author="Benjamin Pannell" w:date="2014-10-15T20:10:00Z">
                                      <w:rPr>
                                        <w:rFonts w:ascii="Consolas" w:hAnsi="Consolas" w:cs="Consolas"/>
                                        <w:color w:val="000000" w:themeColor="text1"/>
                                        <w:sz w:val="22"/>
                                      </w:rPr>
                                    </w:rPrChange>
                                  </w:rPr>
                                  <w:t xml:space="preserve">static KeyboardStandard </w:t>
                                </w:r>
                                <w:r w:rsidRPr="00C71F26">
                                  <w:rPr>
                                    <w:rFonts w:ascii="Consolas" w:hAnsi="Consolas" w:cs="Consolas"/>
                                    <w:color w:val="000000" w:themeColor="text1"/>
                                    <w:sz w:val="20"/>
                                    <w:rPrChange w:id="1225" w:author="Benjamin Pannell" w:date="2014-10-15T20:05:00Z">
                                      <w:rPr>
                                        <w:rFonts w:ascii="Consolas" w:hAnsi="Consolas" w:cs="Consolas"/>
                                        <w:color w:val="000000" w:themeColor="text1"/>
                                        <w:sz w:val="22"/>
                                      </w:rPr>
                                    </w:rPrChange>
                                  </w:rPr>
                                  <w:t>keys;</w:t>
                                </w:r>
                              </w:ins>
                            </w:p>
                            <w:p w14:paraId="1235A9D6" w14:textId="1B31E41B" w:rsidR="00ED731E" w:rsidRPr="00C71F26" w:rsidRDefault="00ED731E" w:rsidP="00C71F26">
                              <w:pPr>
                                <w:spacing w:after="0"/>
                                <w:rPr>
                                  <w:ins w:id="1226" w:author="Benjamin Pannell" w:date="2014-10-15T20:04:00Z"/>
                                  <w:rFonts w:ascii="Consolas" w:hAnsi="Consolas" w:cs="Consolas"/>
                                  <w:color w:val="000000" w:themeColor="text1"/>
                                  <w:sz w:val="20"/>
                                  <w:rPrChange w:id="1227" w:author="Benjamin Pannell" w:date="2014-10-15T20:05:00Z">
                                    <w:rPr>
                                      <w:ins w:id="1228" w:author="Benjamin Pannell" w:date="2014-10-15T20:04:00Z"/>
                                      <w:rFonts w:ascii="Consolas" w:hAnsi="Consolas" w:cs="Consolas"/>
                                      <w:color w:val="000000" w:themeColor="text1"/>
                                      <w:sz w:val="22"/>
                                    </w:rPr>
                                  </w:rPrChange>
                                </w:rPr>
                              </w:pPr>
                              <w:ins w:id="1229" w:author="Benjamin Pannell" w:date="2014-10-15T20:02:00Z">
                                <w:r w:rsidRPr="00C71F26">
                                  <w:rPr>
                                    <w:rFonts w:ascii="Consolas" w:hAnsi="Consolas" w:cs="Consolas"/>
                                    <w:color w:val="000000" w:themeColor="text1"/>
                                    <w:sz w:val="20"/>
                                    <w:rPrChange w:id="1230" w:author="Benjamin Pannell" w:date="2014-10-15T20:05:00Z">
                                      <w:rPr>
                                        <w:rFonts w:ascii="Consolas" w:hAnsi="Consolas" w:cs="Consolas"/>
                                        <w:color w:val="000000" w:themeColor="text1"/>
                                        <w:sz w:val="22"/>
                                      </w:rPr>
                                    </w:rPrChange>
                                  </w:rPr>
                                  <w:t>}</w:t>
                                </w:r>
                              </w:ins>
                            </w:p>
                            <w:p w14:paraId="2FC13EC0" w14:textId="55B4C736" w:rsidR="00ED731E" w:rsidRPr="00C71F26" w:rsidRDefault="00ED731E" w:rsidP="00C71F26">
                              <w:pPr>
                                <w:spacing w:after="0"/>
                                <w:rPr>
                                  <w:ins w:id="1231" w:author="Benjamin Pannell" w:date="2014-10-15T20:04:00Z"/>
                                  <w:rFonts w:ascii="Consolas" w:hAnsi="Consolas" w:cs="Consolas"/>
                                  <w:color w:val="000000" w:themeColor="text1"/>
                                  <w:sz w:val="20"/>
                                  <w:rPrChange w:id="1232" w:author="Benjamin Pannell" w:date="2014-10-15T20:05:00Z">
                                    <w:rPr>
                                      <w:ins w:id="1233" w:author="Benjamin Pannell" w:date="2014-10-15T20:04:00Z"/>
                                      <w:rFonts w:ascii="Consolas" w:hAnsi="Consolas" w:cs="Consolas"/>
                                      <w:color w:val="000000" w:themeColor="text1"/>
                                      <w:sz w:val="22"/>
                                    </w:rPr>
                                  </w:rPrChange>
                                </w:rPr>
                              </w:pPr>
                              <w:ins w:id="1234" w:author="Benjamin Pannell" w:date="2014-10-15T20:04:00Z">
                                <w:r w:rsidRPr="00167DAB">
                                  <w:rPr>
                                    <w:rFonts w:ascii="Consolas" w:hAnsi="Consolas" w:cs="Consolas"/>
                                    <w:color w:val="4472C4" w:themeColor="accent5"/>
                                    <w:sz w:val="20"/>
                                    <w:rPrChange w:id="1235" w:author="Benjamin Pannell" w:date="2014-10-15T20:10: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236" w:author="Benjamin Pannell" w:date="2014-10-15T20:05:00Z">
                                      <w:rPr>
                                        <w:rFonts w:ascii="Consolas" w:hAnsi="Consolas" w:cs="Consolas"/>
                                        <w:color w:val="000000" w:themeColor="text1"/>
                                        <w:sz w:val="22"/>
                                      </w:rPr>
                                    </w:rPrChange>
                                  </w:rPr>
                                  <w:t>KeyboardModifiers {</w:t>
                                </w:r>
                              </w:ins>
                            </w:p>
                            <w:p w14:paraId="22D393EF" w14:textId="5D0A66F3" w:rsidR="00ED731E" w:rsidRPr="00C71F26" w:rsidRDefault="00ED731E" w:rsidP="00C71F26">
                              <w:pPr>
                                <w:spacing w:after="0"/>
                                <w:rPr>
                                  <w:ins w:id="1237" w:author="Benjamin Pannell" w:date="2014-10-15T20:04:00Z"/>
                                  <w:rFonts w:ascii="Consolas" w:hAnsi="Consolas" w:cs="Consolas"/>
                                  <w:color w:val="000000" w:themeColor="text1"/>
                                  <w:sz w:val="20"/>
                                  <w:rPrChange w:id="1238" w:author="Benjamin Pannell" w:date="2014-10-15T20:05:00Z">
                                    <w:rPr>
                                      <w:ins w:id="1239" w:author="Benjamin Pannell" w:date="2014-10-15T20:04:00Z"/>
                                      <w:rFonts w:ascii="Consolas" w:hAnsi="Consolas" w:cs="Consolas"/>
                                      <w:color w:val="000000" w:themeColor="text1"/>
                                      <w:sz w:val="22"/>
                                    </w:rPr>
                                  </w:rPrChange>
                                </w:rPr>
                                <w:pPrChange w:id="1240" w:author="Benjamin Pannell" w:date="2014-10-15T20:04:00Z">
                                  <w:pPr>
                                    <w:spacing w:after="0"/>
                                  </w:pPr>
                                </w:pPrChange>
                              </w:pPr>
                              <w:ins w:id="1241" w:author="Benjamin Pannell" w:date="2014-10-15T20:04:00Z">
                                <w:r w:rsidRPr="00C71F26">
                                  <w:rPr>
                                    <w:rFonts w:ascii="Consolas" w:hAnsi="Consolas" w:cs="Consolas"/>
                                    <w:color w:val="000000" w:themeColor="text1"/>
                                    <w:sz w:val="20"/>
                                    <w:rPrChange w:id="1242"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243" w:author="Benjamin Pannell" w:date="2014-10-15T20:10:00Z">
                                      <w:rPr>
                                        <w:rFonts w:ascii="Consolas" w:hAnsi="Consolas" w:cs="Consolas"/>
                                        <w:color w:val="000000" w:themeColor="text1"/>
                                        <w:sz w:val="22"/>
                                      </w:rPr>
                                    </w:rPrChange>
                                  </w:rPr>
                                  <w:t xml:space="preserve">static byte </w:t>
                                </w:r>
                                <w:r w:rsidRPr="00C71F26">
                                  <w:rPr>
                                    <w:rFonts w:ascii="Consolas" w:hAnsi="Consolas" w:cs="Consolas"/>
                                    <w:color w:val="000000" w:themeColor="text1"/>
                                    <w:sz w:val="20"/>
                                    <w:rPrChange w:id="1244" w:author="Benjamin Pannell" w:date="2014-10-15T20:05:00Z">
                                      <w:rPr>
                                        <w:rFonts w:ascii="Consolas" w:hAnsi="Consolas" w:cs="Consolas"/>
                                        <w:color w:val="000000" w:themeColor="text1"/>
                                        <w:sz w:val="22"/>
                                      </w:rPr>
                                    </w:rPrChange>
                                  </w:rPr>
                                  <w:t>ctrl = 0x01;</w:t>
                                </w:r>
                              </w:ins>
                              <w:ins w:id="1245" w:author="Benjamin Pannell" w:date="2014-10-15T20:12:00Z">
                                <w:r>
                                  <w:rPr>
                                    <w:rFonts w:ascii="Consolas" w:hAnsi="Consolas" w:cs="Consolas"/>
                                    <w:color w:val="000000" w:themeColor="text1"/>
                                    <w:sz w:val="20"/>
                                  </w:rPr>
                                  <w:t xml:space="preserve"> </w:t>
                                </w:r>
                              </w:ins>
                              <w:ins w:id="1246" w:author="Benjamin Pannell" w:date="2014-10-15T20:04:00Z">
                                <w:r w:rsidRPr="00167DAB">
                                  <w:rPr>
                                    <w:rFonts w:ascii="Consolas" w:hAnsi="Consolas" w:cs="Consolas"/>
                                    <w:color w:val="385623" w:themeColor="accent6" w:themeShade="80"/>
                                    <w:sz w:val="20"/>
                                    <w:rPrChange w:id="1247" w:author="Benjamin Pannell" w:date="2014-10-15T20:10:00Z">
                                      <w:rPr>
                                        <w:rFonts w:ascii="Consolas" w:hAnsi="Consolas" w:cs="Consolas"/>
                                        <w:color w:val="000000" w:themeColor="text1"/>
                                        <w:sz w:val="22"/>
                                      </w:rPr>
                                    </w:rPrChange>
                                  </w:rPr>
                                  <w:t>// And so on…</w:t>
                                </w:r>
                              </w:ins>
                            </w:p>
                            <w:p w14:paraId="4B9700EE" w14:textId="5990985C" w:rsidR="00ED731E" w:rsidRPr="00C71F26" w:rsidRDefault="00ED731E" w:rsidP="00C71F26">
                              <w:pPr>
                                <w:spacing w:after="0"/>
                                <w:rPr>
                                  <w:ins w:id="1248" w:author="Benjamin Pannell" w:date="2014-10-15T20:04:00Z"/>
                                  <w:rFonts w:ascii="Consolas" w:hAnsi="Consolas" w:cs="Consolas"/>
                                  <w:color w:val="000000" w:themeColor="text1"/>
                                  <w:sz w:val="20"/>
                                  <w:rPrChange w:id="1249" w:author="Benjamin Pannell" w:date="2014-10-15T20:05:00Z">
                                    <w:rPr>
                                      <w:ins w:id="1250" w:author="Benjamin Pannell" w:date="2014-10-15T20:04:00Z"/>
                                      <w:rFonts w:ascii="Consolas" w:hAnsi="Consolas" w:cs="Consolas"/>
                                      <w:color w:val="000000" w:themeColor="text1"/>
                                      <w:sz w:val="22"/>
                                    </w:rPr>
                                  </w:rPrChange>
                                </w:rPr>
                              </w:pPr>
                              <w:ins w:id="1251" w:author="Benjamin Pannell" w:date="2014-10-15T20:04:00Z">
                                <w:r w:rsidRPr="00C71F26">
                                  <w:rPr>
                                    <w:rFonts w:ascii="Consolas" w:hAnsi="Consolas" w:cs="Consolas"/>
                                    <w:color w:val="000000" w:themeColor="text1"/>
                                    <w:sz w:val="20"/>
                                    <w:rPrChange w:id="1252" w:author="Benjamin Pannell" w:date="2014-10-15T20:05:00Z">
                                      <w:rPr>
                                        <w:rFonts w:ascii="Consolas" w:hAnsi="Consolas" w:cs="Consolas"/>
                                        <w:color w:val="000000" w:themeColor="text1"/>
                                        <w:sz w:val="22"/>
                                      </w:rPr>
                                    </w:rPrChange>
                                  </w:rPr>
                                  <w:t>}</w:t>
                                </w:r>
                              </w:ins>
                            </w:p>
                            <w:p w14:paraId="7B0B863F" w14:textId="0FE6C7DC" w:rsidR="00ED731E" w:rsidRPr="00C71F26" w:rsidRDefault="00ED731E" w:rsidP="00C71F26">
                              <w:pPr>
                                <w:spacing w:after="0"/>
                                <w:rPr>
                                  <w:ins w:id="1253" w:author="Benjamin Pannell" w:date="2014-10-15T20:04:00Z"/>
                                  <w:rFonts w:ascii="Consolas" w:hAnsi="Consolas" w:cs="Consolas"/>
                                  <w:color w:val="000000" w:themeColor="text1"/>
                                  <w:sz w:val="20"/>
                                  <w:rPrChange w:id="1254" w:author="Benjamin Pannell" w:date="2014-10-15T20:05:00Z">
                                    <w:rPr>
                                      <w:ins w:id="1255" w:author="Benjamin Pannell" w:date="2014-10-15T20:04:00Z"/>
                                      <w:rFonts w:ascii="Consolas" w:hAnsi="Consolas" w:cs="Consolas"/>
                                      <w:color w:val="000000" w:themeColor="text1"/>
                                      <w:sz w:val="22"/>
                                    </w:rPr>
                                  </w:rPrChange>
                                </w:rPr>
                              </w:pPr>
                              <w:ins w:id="1256" w:author="Benjamin Pannell" w:date="2014-10-15T20:04:00Z">
                                <w:r w:rsidRPr="00167DAB">
                                  <w:rPr>
                                    <w:rFonts w:ascii="Consolas" w:hAnsi="Consolas" w:cs="Consolas"/>
                                    <w:color w:val="4472C4" w:themeColor="accent5"/>
                                    <w:sz w:val="20"/>
                                    <w:rPrChange w:id="1257" w:author="Benjamin Pannell" w:date="2014-10-15T20:10: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258" w:author="Benjamin Pannell" w:date="2014-10-15T20:05:00Z">
                                      <w:rPr>
                                        <w:rFonts w:ascii="Consolas" w:hAnsi="Consolas" w:cs="Consolas"/>
                                        <w:color w:val="000000" w:themeColor="text1"/>
                                        <w:sz w:val="22"/>
                                      </w:rPr>
                                    </w:rPrChange>
                                  </w:rPr>
                                  <w:t>KeyboardStandard {</w:t>
                                </w:r>
                              </w:ins>
                            </w:p>
                            <w:p w14:paraId="3B7660DB" w14:textId="4ACCC985" w:rsidR="00ED731E" w:rsidRPr="009C0281" w:rsidRDefault="00ED731E" w:rsidP="00C71F26">
                              <w:pPr>
                                <w:spacing w:after="0"/>
                                <w:rPr>
                                  <w:ins w:id="1259" w:author="Benjamin Pannell" w:date="2014-10-15T20:04:00Z"/>
                                  <w:rFonts w:ascii="Consolas" w:hAnsi="Consolas" w:cs="Consolas"/>
                                  <w:color w:val="000000" w:themeColor="text1"/>
                                  <w:sz w:val="20"/>
                                  <w:rPrChange w:id="1260" w:author="Benjamin Pannell" w:date="2014-10-15T20:12:00Z">
                                    <w:rPr>
                                      <w:ins w:id="1261" w:author="Benjamin Pannell" w:date="2014-10-15T20:04:00Z"/>
                                      <w:rFonts w:ascii="Consolas" w:hAnsi="Consolas" w:cs="Consolas"/>
                                      <w:color w:val="000000" w:themeColor="text1"/>
                                      <w:sz w:val="22"/>
                                    </w:rPr>
                                  </w:rPrChange>
                                </w:rPr>
                              </w:pPr>
                              <w:ins w:id="1262" w:author="Benjamin Pannell" w:date="2014-10-15T20:04:00Z">
                                <w:r w:rsidRPr="00C71F26">
                                  <w:rPr>
                                    <w:rFonts w:ascii="Consolas" w:hAnsi="Consolas" w:cs="Consolas"/>
                                    <w:color w:val="000000" w:themeColor="text1"/>
                                    <w:sz w:val="20"/>
                                    <w:rPrChange w:id="1263"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264" w:author="Benjamin Pannell" w:date="2014-10-15T20:10:00Z">
                                      <w:rPr>
                                        <w:rFonts w:ascii="Consolas" w:hAnsi="Consolas" w:cs="Consolas"/>
                                        <w:color w:val="000000" w:themeColor="text1"/>
                                        <w:sz w:val="22"/>
                                      </w:rPr>
                                    </w:rPrChange>
                                  </w:rPr>
                                  <w:t xml:space="preserve">static byte </w:t>
                                </w:r>
                                <w:r w:rsidRPr="00C71F26">
                                  <w:rPr>
                                    <w:rFonts w:ascii="Consolas" w:hAnsi="Consolas" w:cs="Consolas"/>
                                    <w:color w:val="000000" w:themeColor="text1"/>
                                    <w:sz w:val="20"/>
                                    <w:rPrChange w:id="1265" w:author="Benjamin Pannell" w:date="2014-10-15T20:05:00Z">
                                      <w:rPr>
                                        <w:rFonts w:ascii="Consolas" w:hAnsi="Consolas" w:cs="Consolas"/>
                                        <w:color w:val="000000" w:themeColor="text1"/>
                                        <w:sz w:val="22"/>
                                      </w:rPr>
                                    </w:rPrChange>
                                  </w:rPr>
                                  <w:t>a = 4;</w:t>
                                </w:r>
                              </w:ins>
                              <w:ins w:id="1266" w:author="Benjamin Pannell" w:date="2014-10-15T20:12:00Z">
                                <w:r>
                                  <w:rPr>
                                    <w:rFonts w:ascii="Consolas" w:hAnsi="Consolas" w:cs="Consolas"/>
                                    <w:color w:val="000000" w:themeColor="text1"/>
                                    <w:sz w:val="20"/>
                                  </w:rPr>
                                  <w:t xml:space="preserve"> </w:t>
                                </w:r>
                              </w:ins>
                              <w:ins w:id="1267" w:author="Benjamin Pannell" w:date="2014-10-15T20:05:00Z">
                                <w:r w:rsidRPr="00167DAB">
                                  <w:rPr>
                                    <w:rFonts w:ascii="Consolas" w:hAnsi="Consolas" w:cs="Consolas"/>
                                    <w:color w:val="385623" w:themeColor="accent6" w:themeShade="80"/>
                                    <w:sz w:val="20"/>
                                    <w:rPrChange w:id="1268" w:author="Benjamin Pannell" w:date="2014-10-15T20:10:00Z">
                                      <w:rPr>
                                        <w:rFonts w:ascii="Consolas" w:hAnsi="Consolas" w:cs="Consolas"/>
                                        <w:color w:val="000000" w:themeColor="text1"/>
                                        <w:sz w:val="22"/>
                                      </w:rPr>
                                    </w:rPrChange>
                                  </w:rPr>
                                  <w:t>// And so on…</w:t>
                                </w:r>
                              </w:ins>
                            </w:p>
                            <w:p w14:paraId="1D17C12F" w14:textId="001F5454" w:rsidR="00ED731E" w:rsidRPr="00C71F26" w:rsidRDefault="00ED731E" w:rsidP="00C71F26">
                              <w:pPr>
                                <w:spacing w:after="0"/>
                                <w:rPr>
                                  <w:rFonts w:ascii="Consolas" w:hAnsi="Consolas" w:cs="Consolas"/>
                                  <w:color w:val="000000" w:themeColor="text1"/>
                                  <w:sz w:val="20"/>
                                  <w:rPrChange w:id="1269" w:author="Benjamin Pannell" w:date="2014-10-15T20:05:00Z">
                                    <w:rPr/>
                                  </w:rPrChange>
                                </w:rPr>
                                <w:pPrChange w:id="1270" w:author="Benjamin Pannell" w:date="2014-10-15T20:04:00Z">
                                  <w:pPr/>
                                </w:pPrChange>
                              </w:pPr>
                              <w:ins w:id="1271" w:author="Benjamin Pannell" w:date="2014-10-15T20:04:00Z">
                                <w:r w:rsidRPr="00C71F26">
                                  <w:rPr>
                                    <w:rFonts w:ascii="Consolas" w:hAnsi="Consolas" w:cs="Consolas"/>
                                    <w:color w:val="000000" w:themeColor="text1"/>
                                    <w:sz w:val="20"/>
                                    <w:rPrChange w:id="1272" w:author="Benjamin Pannell" w:date="2014-10-15T20:05:00Z">
                                      <w:rPr>
                                        <w:rFonts w:ascii="Consolas" w:hAnsi="Consolas" w:cs="Consolas"/>
                                        <w:color w:val="000000" w:themeColor="text1"/>
                                        <w:sz w:val="22"/>
                                      </w:rPr>
                                    </w:rPrChange>
                                  </w:rPr>
                                  <w:t>}</w:t>
                                </w:r>
                              </w:ins>
                            </w:p>
                          </w:txbxContent>
                        </wps:txbx>
                        <wps:bodyPr rot="0" vert="horz" wrap="square" lIns="91440" tIns="45720" rIns="91440" bIns="45720" anchor="t" anchorCtr="0">
                          <a:spAutoFit/>
                        </wps:bodyPr>
                      </wps:wsp>
                    </a:graphicData>
                  </a:graphic>
                </wp:inline>
              </w:drawing>
            </mc:Choice>
            <mc:Fallback>
              <w:pict>
                <v:shape w14:anchorId="636E9CD4" id="_x0000_s1028"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YA3geSYCAABNBAAADgAAAAAAAAAAAAAAAAAuAgAAZHJzL2Uyb0RvYy54&#10;bWxQSwECLQAUAAYACAAAACEABJUMU9sAAAAFAQAADwAAAAAAAAAAAAAAAACABAAAZHJzL2Rvd25y&#10;ZXYueG1sUEsFBgAAAAAEAAQA8wAAAIgFAAAAAA==&#10;">
                  <v:textbox style="mso-fit-shape-to-text:t">
                    <w:txbxContent>
                      <w:p w14:paraId="7A2D5F01" w14:textId="07AE75EA" w:rsidR="00ED731E" w:rsidRPr="00C71F26" w:rsidRDefault="00ED731E" w:rsidP="00EE28F7">
                        <w:pPr>
                          <w:spacing w:after="0"/>
                          <w:rPr>
                            <w:ins w:id="1273" w:author="Benjamin Pannell" w:date="2014-10-15T19:58:00Z"/>
                            <w:rFonts w:ascii="Consolas" w:hAnsi="Consolas" w:cs="Consolas"/>
                            <w:color w:val="000000" w:themeColor="text1"/>
                            <w:sz w:val="20"/>
                            <w:rPrChange w:id="1274" w:author="Benjamin Pannell" w:date="2014-10-15T20:05:00Z">
                              <w:rPr>
                                <w:ins w:id="1275" w:author="Benjamin Pannell" w:date="2014-10-15T19:58:00Z"/>
                                <w:rFonts w:ascii="Consolas" w:hAnsi="Consolas" w:cs="Consolas"/>
                                <w:color w:val="000000" w:themeColor="text1"/>
                                <w:sz w:val="22"/>
                              </w:rPr>
                            </w:rPrChange>
                          </w:rPr>
                          <w:pPrChange w:id="1276" w:author="Benjamin Pannell" w:date="2014-10-15T19:42:00Z">
                            <w:pPr/>
                          </w:pPrChange>
                        </w:pPr>
                        <w:ins w:id="1277" w:author="Benjamin Pannell" w:date="2014-10-15T19:59:00Z">
                          <w:r w:rsidRPr="00C71F26">
                            <w:rPr>
                              <w:rFonts w:ascii="Consolas" w:hAnsi="Consolas" w:cs="Consolas"/>
                              <w:color w:val="4472C4" w:themeColor="accent5"/>
                              <w:sz w:val="20"/>
                              <w:rPrChange w:id="1278" w:author="Benjamin Pannell" w:date="2014-10-15T20:05:00Z">
                                <w:rPr>
                                  <w:rFonts w:ascii="Consolas" w:hAnsi="Consolas" w:cs="Consolas"/>
                                  <w:color w:val="000000" w:themeColor="text1"/>
                                  <w:sz w:val="22"/>
                                </w:rPr>
                              </w:rPrChange>
                            </w:rPr>
                            <w:t xml:space="preserve">interface </w:t>
                          </w:r>
                        </w:ins>
                        <w:ins w:id="1279" w:author="Benjamin Pannell" w:date="2014-10-15T19:58:00Z">
                          <w:r w:rsidRPr="00C71F26">
                            <w:rPr>
                              <w:rFonts w:ascii="Consolas" w:hAnsi="Consolas" w:cs="Consolas"/>
                              <w:color w:val="000000" w:themeColor="text1"/>
                              <w:sz w:val="20"/>
                              <w:rPrChange w:id="1280" w:author="Benjamin Pannell" w:date="2014-10-15T20:05:00Z">
                                <w:rPr>
                                  <w:rFonts w:ascii="Consolas" w:hAnsi="Consolas" w:cs="Consolas"/>
                                  <w:color w:val="000000" w:themeColor="text1"/>
                                  <w:sz w:val="22"/>
                                </w:rPr>
                              </w:rPrChange>
                            </w:rPr>
                            <w:t>Isotope {</w:t>
                          </w:r>
                        </w:ins>
                      </w:p>
                      <w:p w14:paraId="5BB42C53" w14:textId="6CA611B5" w:rsidR="00ED731E" w:rsidRPr="00C71F26" w:rsidRDefault="00ED731E" w:rsidP="00EE28F7">
                        <w:pPr>
                          <w:spacing w:after="0"/>
                          <w:rPr>
                            <w:ins w:id="1281" w:author="Benjamin Pannell" w:date="2014-10-15T19:59:00Z"/>
                            <w:rFonts w:ascii="Consolas" w:hAnsi="Consolas" w:cs="Consolas"/>
                            <w:color w:val="000000" w:themeColor="text1"/>
                            <w:sz w:val="20"/>
                            <w:rPrChange w:id="1282" w:author="Benjamin Pannell" w:date="2014-10-15T20:05:00Z">
                              <w:rPr>
                                <w:ins w:id="1283" w:author="Benjamin Pannell" w:date="2014-10-15T19:59:00Z"/>
                                <w:rFonts w:ascii="Consolas" w:hAnsi="Consolas" w:cs="Consolas"/>
                                <w:color w:val="000000" w:themeColor="text1"/>
                                <w:sz w:val="22"/>
                              </w:rPr>
                            </w:rPrChange>
                          </w:rPr>
                          <w:pPrChange w:id="1284" w:author="Benjamin Pannell" w:date="2014-10-15T19:42:00Z">
                            <w:pPr/>
                          </w:pPrChange>
                        </w:pPr>
                        <w:ins w:id="1285" w:author="Benjamin Pannell" w:date="2014-10-15T19:59:00Z">
                          <w:r w:rsidRPr="00C71F26">
                            <w:rPr>
                              <w:rFonts w:ascii="Consolas" w:hAnsi="Consolas" w:cs="Consolas"/>
                              <w:color w:val="000000" w:themeColor="text1"/>
                              <w:sz w:val="20"/>
                              <w:rPrChange w:id="1286" w:author="Benjamin Pannell" w:date="2014-10-15T20:05:00Z">
                                <w:rPr>
                                  <w:rFonts w:ascii="Consolas" w:hAnsi="Consolas" w:cs="Consolas"/>
                                  <w:color w:val="000000" w:themeColor="text1"/>
                                  <w:sz w:val="22"/>
                                </w:rPr>
                              </w:rPrChange>
                            </w:rPr>
                            <w:tab/>
                          </w:r>
                          <w:r w:rsidRPr="00C71F26">
                            <w:rPr>
                              <w:rFonts w:ascii="Consolas" w:hAnsi="Consolas" w:cs="Consolas"/>
                              <w:sz w:val="20"/>
                              <w:rPrChange w:id="1287" w:author="Benjamin Pannell" w:date="2014-10-15T20:05:00Z">
                                <w:rPr>
                                  <w:rFonts w:ascii="Consolas" w:hAnsi="Consolas" w:cs="Consolas"/>
                                  <w:color w:val="000000" w:themeColor="text1"/>
                                  <w:sz w:val="22"/>
                                </w:rPr>
                              </w:rPrChange>
                            </w:rPr>
                            <w:t>Isotope</w:t>
                          </w:r>
                          <w:r w:rsidRPr="00C71F26">
                            <w:rPr>
                              <w:rFonts w:ascii="Consolas" w:hAnsi="Consolas" w:cs="Consolas"/>
                              <w:color w:val="000000" w:themeColor="text1"/>
                              <w:sz w:val="20"/>
                              <w:rPrChange w:id="1288" w:author="Benjamin Pannell" w:date="2014-10-15T20:05:00Z">
                                <w:rPr>
                                  <w:rFonts w:ascii="Consolas" w:hAnsi="Consolas" w:cs="Consolas"/>
                                  <w:color w:val="000000" w:themeColor="text1"/>
                                  <w:sz w:val="22"/>
                                </w:rPr>
                              </w:rPrChange>
                            </w:rPr>
                            <w:t>(</w:t>
                          </w:r>
                          <w:r w:rsidRPr="00C71F26">
                            <w:rPr>
                              <w:rFonts w:ascii="Consolas" w:hAnsi="Consolas" w:cs="Consolas"/>
                              <w:color w:val="4472C4" w:themeColor="accent5"/>
                              <w:sz w:val="20"/>
                              <w:rPrChange w:id="1289" w:author="Benjamin Pannell" w:date="2014-10-15T20:05:00Z">
                                <w:rPr>
                                  <w:rFonts w:ascii="Consolas" w:hAnsi="Consolas" w:cs="Consolas"/>
                                  <w:color w:val="000000" w:themeColor="text1"/>
                                  <w:sz w:val="22"/>
                                </w:rPr>
                              </w:rPrChange>
                            </w:rPr>
                            <w:t xml:space="preserve">string </w:t>
                          </w:r>
                          <w:r w:rsidRPr="00C71F26">
                            <w:rPr>
                              <w:rFonts w:ascii="Consolas" w:hAnsi="Consolas" w:cs="Consolas"/>
                              <w:color w:val="000000" w:themeColor="text1"/>
                              <w:sz w:val="20"/>
                              <w:rPrChange w:id="1290" w:author="Benjamin Pannell" w:date="2014-10-15T20:05:00Z">
                                <w:rPr>
                                  <w:rFonts w:ascii="Consolas" w:hAnsi="Consolas" w:cs="Consolas"/>
                                  <w:color w:val="000000" w:themeColor="text1"/>
                                  <w:sz w:val="22"/>
                                </w:rPr>
                              </w:rPrChange>
                            </w:rPr>
                            <w:t>device);</w:t>
                          </w:r>
                        </w:ins>
                      </w:p>
                      <w:p w14:paraId="4E770786" w14:textId="28B33041" w:rsidR="00ED731E" w:rsidRPr="00C71F26" w:rsidRDefault="00ED731E" w:rsidP="00167DAB">
                        <w:pPr>
                          <w:spacing w:after="0"/>
                          <w:rPr>
                            <w:ins w:id="1291" w:author="Benjamin Pannell" w:date="2014-10-15T20:00:00Z"/>
                            <w:rFonts w:ascii="Consolas" w:hAnsi="Consolas" w:cs="Consolas"/>
                            <w:color w:val="000000" w:themeColor="text1"/>
                            <w:sz w:val="20"/>
                            <w:rPrChange w:id="1292" w:author="Benjamin Pannell" w:date="2014-10-15T20:05:00Z">
                              <w:rPr>
                                <w:ins w:id="1293" w:author="Benjamin Pannell" w:date="2014-10-15T20:00:00Z"/>
                                <w:rFonts w:ascii="Consolas" w:hAnsi="Consolas" w:cs="Consolas"/>
                                <w:color w:val="000000" w:themeColor="text1"/>
                                <w:sz w:val="22"/>
                              </w:rPr>
                            </w:rPrChange>
                          </w:rPr>
                          <w:pPrChange w:id="1294" w:author="Benjamin Pannell" w:date="2014-10-15T20:11:00Z">
                            <w:pPr/>
                          </w:pPrChange>
                        </w:pPr>
                        <w:ins w:id="1295" w:author="Benjamin Pannell" w:date="2014-10-15T19:59:00Z">
                          <w:r w:rsidRPr="00C71F26">
                            <w:rPr>
                              <w:rFonts w:ascii="Consolas" w:hAnsi="Consolas" w:cs="Consolas"/>
                              <w:color w:val="000000" w:themeColor="text1"/>
                              <w:sz w:val="20"/>
                              <w:rPrChange w:id="1296" w:author="Benjamin Pannell" w:date="2014-10-15T20:05:00Z">
                                <w:rPr>
                                  <w:rFonts w:ascii="Consolas" w:hAnsi="Consolas" w:cs="Consolas"/>
                                  <w:color w:val="000000" w:themeColor="text1"/>
                                  <w:sz w:val="22"/>
                                </w:rPr>
                              </w:rPrChange>
                            </w:rPr>
                            <w:tab/>
                          </w:r>
                          <w:r w:rsidRPr="00C71F26">
                            <w:rPr>
                              <w:rFonts w:ascii="Consolas" w:hAnsi="Consolas" w:cs="Consolas"/>
                              <w:sz w:val="20"/>
                              <w:rPrChange w:id="1297" w:author="Benjamin Pannell" w:date="2014-10-15T20:05:00Z">
                                <w:rPr>
                                  <w:rFonts w:ascii="Consolas" w:hAnsi="Consolas" w:cs="Consolas"/>
                                  <w:color w:val="000000" w:themeColor="text1"/>
                                  <w:sz w:val="22"/>
                                </w:rPr>
                              </w:rPrChange>
                            </w:rPr>
                            <w:t>Isotope</w:t>
                          </w:r>
                          <w:r w:rsidRPr="00C71F26">
                            <w:rPr>
                              <w:rFonts w:ascii="Consolas" w:hAnsi="Consolas" w:cs="Consolas"/>
                              <w:color w:val="000000" w:themeColor="text1"/>
                              <w:sz w:val="20"/>
                              <w:rPrChange w:id="1298" w:author="Benjamin Pannell" w:date="2014-10-15T20:05:00Z">
                                <w:rPr>
                                  <w:rFonts w:ascii="Consolas" w:hAnsi="Consolas" w:cs="Consolas"/>
                                  <w:color w:val="000000" w:themeColor="text1"/>
                                  <w:sz w:val="22"/>
                                </w:rPr>
                              </w:rPrChange>
                            </w:rPr>
                            <w:t>(</w:t>
                          </w:r>
                        </w:ins>
                        <w:ins w:id="1299" w:author="Benjamin Pannell" w:date="2014-10-15T20:00:00Z">
                          <w:r w:rsidRPr="00C71F26">
                            <w:rPr>
                              <w:rFonts w:ascii="Consolas" w:hAnsi="Consolas" w:cs="Consolas"/>
                              <w:color w:val="4472C4" w:themeColor="accent5"/>
                              <w:sz w:val="20"/>
                              <w:rPrChange w:id="1300" w:author="Benjamin Pannell" w:date="2014-10-15T20:05:00Z">
                                <w:rPr>
                                  <w:rFonts w:ascii="Consolas" w:hAnsi="Consolas" w:cs="Consolas"/>
                                  <w:color w:val="000000" w:themeColor="text1"/>
                                  <w:sz w:val="22"/>
                                </w:rPr>
                              </w:rPrChange>
                            </w:rPr>
                            <w:t xml:space="preserve">SerialPort </w:t>
                          </w:r>
                          <w:r w:rsidRPr="00C71F26">
                            <w:rPr>
                              <w:rFonts w:ascii="Consolas" w:hAnsi="Consolas" w:cs="Consolas"/>
                              <w:color w:val="000000" w:themeColor="text1"/>
                              <w:sz w:val="20"/>
                              <w:rPrChange w:id="1301" w:author="Benjamin Pannell" w:date="2014-10-15T20:05:00Z">
                                <w:rPr>
                                  <w:rFonts w:ascii="Consolas" w:hAnsi="Consolas" w:cs="Consolas"/>
                                  <w:color w:val="000000" w:themeColor="text1"/>
                                  <w:sz w:val="22"/>
                                </w:rPr>
                              </w:rPrChange>
                            </w:rPr>
                            <w:t>device</w:t>
                          </w:r>
                        </w:ins>
                        <w:ins w:id="1302" w:author="Benjamin Pannell" w:date="2014-10-15T19:59:00Z">
                          <w:r w:rsidRPr="00C71F26">
                            <w:rPr>
                              <w:rFonts w:ascii="Consolas" w:hAnsi="Consolas" w:cs="Consolas"/>
                              <w:color w:val="000000" w:themeColor="text1"/>
                              <w:sz w:val="20"/>
                              <w:rPrChange w:id="1303" w:author="Benjamin Pannell" w:date="2014-10-15T20:05:00Z">
                                <w:rPr>
                                  <w:rFonts w:ascii="Consolas" w:hAnsi="Consolas" w:cs="Consolas"/>
                                  <w:color w:val="000000" w:themeColor="text1"/>
                                  <w:sz w:val="22"/>
                                </w:rPr>
                              </w:rPrChange>
                            </w:rPr>
                            <w:t>)</w:t>
                          </w:r>
                        </w:ins>
                        <w:ins w:id="1304" w:author="Benjamin Pannell" w:date="2014-10-15T20:00:00Z">
                          <w:r w:rsidRPr="00C71F26">
                            <w:rPr>
                              <w:rFonts w:ascii="Consolas" w:hAnsi="Consolas" w:cs="Consolas"/>
                              <w:color w:val="000000" w:themeColor="text1"/>
                              <w:sz w:val="20"/>
                              <w:rPrChange w:id="1305" w:author="Benjamin Pannell" w:date="2014-10-15T20:05:00Z">
                                <w:rPr>
                                  <w:rFonts w:ascii="Consolas" w:hAnsi="Consolas" w:cs="Consolas"/>
                                  <w:color w:val="000000" w:themeColor="text1"/>
                                  <w:sz w:val="22"/>
                                </w:rPr>
                              </w:rPrChange>
                            </w:rPr>
                            <w:t>;</w:t>
                          </w:r>
                        </w:ins>
                      </w:p>
                      <w:p w14:paraId="6AA4F513" w14:textId="10C21053" w:rsidR="00ED731E" w:rsidRPr="00C71F26" w:rsidRDefault="00ED731E" w:rsidP="00167DAB">
                        <w:pPr>
                          <w:spacing w:after="0"/>
                          <w:rPr>
                            <w:ins w:id="1306" w:author="Benjamin Pannell" w:date="2014-10-15T20:01:00Z"/>
                            <w:rFonts w:ascii="Consolas" w:hAnsi="Consolas" w:cs="Consolas"/>
                            <w:color w:val="000000" w:themeColor="text1"/>
                            <w:sz w:val="20"/>
                            <w:rPrChange w:id="1307" w:author="Benjamin Pannell" w:date="2014-10-15T20:05:00Z">
                              <w:rPr>
                                <w:ins w:id="1308" w:author="Benjamin Pannell" w:date="2014-10-15T20:01:00Z"/>
                                <w:rFonts w:ascii="Consolas" w:hAnsi="Consolas" w:cs="Consolas"/>
                                <w:color w:val="000000" w:themeColor="text1"/>
                                <w:sz w:val="22"/>
                              </w:rPr>
                            </w:rPrChange>
                          </w:rPr>
                          <w:pPrChange w:id="1309" w:author="Benjamin Pannell" w:date="2014-10-15T20:11:00Z">
                            <w:pPr/>
                          </w:pPrChange>
                        </w:pPr>
                        <w:ins w:id="1310" w:author="Benjamin Pannell" w:date="2014-10-15T20:00:00Z">
                          <w:r w:rsidRPr="00C71F26">
                            <w:rPr>
                              <w:rFonts w:ascii="Consolas" w:hAnsi="Consolas" w:cs="Consolas"/>
                              <w:color w:val="000000" w:themeColor="text1"/>
                              <w:sz w:val="20"/>
                              <w:rPrChange w:id="1311" w:author="Benjamin Pannell" w:date="2014-10-15T20:05:00Z">
                                <w:rPr>
                                  <w:rFonts w:ascii="Consolas" w:hAnsi="Consolas" w:cs="Consolas"/>
                                  <w:color w:val="000000" w:themeColor="text1"/>
                                  <w:sz w:val="22"/>
                                </w:rPr>
                              </w:rPrChange>
                            </w:rPr>
                            <w:tab/>
                          </w:r>
                          <w:r w:rsidRPr="00C71F26">
                            <w:rPr>
                              <w:rFonts w:ascii="Consolas" w:hAnsi="Consolas" w:cs="Consolas"/>
                              <w:color w:val="4472C4" w:themeColor="accent5"/>
                              <w:sz w:val="20"/>
                              <w:rPrChange w:id="1312" w:author="Benjamin Pannell" w:date="2014-10-15T20:05:00Z">
                                <w:rPr>
                                  <w:rFonts w:ascii="Consolas" w:hAnsi="Consolas" w:cs="Consolas"/>
                                  <w:color w:val="000000" w:themeColor="text1"/>
                                  <w:sz w:val="22"/>
                                </w:rPr>
                              </w:rPrChange>
                            </w:rPr>
                            <w:t xml:space="preserve">void </w:t>
                          </w:r>
                          <w:r w:rsidRPr="00C71F26">
                            <w:rPr>
                              <w:rFonts w:ascii="Consolas" w:hAnsi="Consolas" w:cs="Consolas"/>
                              <w:color w:val="000000" w:themeColor="text1"/>
                              <w:sz w:val="20"/>
                              <w:rPrChange w:id="1313" w:author="Benjamin Pannell" w:date="2014-10-15T20:05:00Z">
                                <w:rPr>
                                  <w:rFonts w:ascii="Consolas" w:hAnsi="Consolas" w:cs="Consolas"/>
                                  <w:color w:val="000000" w:themeColor="text1"/>
                                  <w:sz w:val="22"/>
                                </w:rPr>
                              </w:rPrChange>
                            </w:rPr>
                            <w:t>flush();</w:t>
                          </w:r>
                        </w:ins>
                      </w:p>
                      <w:p w14:paraId="618832F7" w14:textId="03CB34B7" w:rsidR="00ED731E" w:rsidRPr="00C71F26" w:rsidRDefault="00ED731E" w:rsidP="00EE28F7">
                        <w:pPr>
                          <w:spacing w:after="0"/>
                          <w:rPr>
                            <w:ins w:id="1314" w:author="Benjamin Pannell" w:date="2014-10-15T20:02:00Z"/>
                            <w:rFonts w:ascii="Consolas" w:hAnsi="Consolas" w:cs="Consolas"/>
                            <w:color w:val="000000" w:themeColor="text1"/>
                            <w:sz w:val="20"/>
                            <w:rPrChange w:id="1315" w:author="Benjamin Pannell" w:date="2014-10-15T20:05:00Z">
                              <w:rPr>
                                <w:ins w:id="1316" w:author="Benjamin Pannell" w:date="2014-10-15T20:02:00Z"/>
                                <w:rFonts w:ascii="Consolas" w:hAnsi="Consolas" w:cs="Consolas"/>
                                <w:color w:val="000000" w:themeColor="text1"/>
                                <w:sz w:val="22"/>
                              </w:rPr>
                            </w:rPrChange>
                          </w:rPr>
                          <w:pPrChange w:id="1317" w:author="Benjamin Pannell" w:date="2014-10-15T19:42:00Z">
                            <w:pPr/>
                          </w:pPrChange>
                        </w:pPr>
                        <w:ins w:id="1318" w:author="Benjamin Pannell" w:date="2014-10-15T20:01:00Z">
                          <w:r w:rsidRPr="00C71F26">
                            <w:rPr>
                              <w:rFonts w:ascii="Consolas" w:hAnsi="Consolas" w:cs="Consolas"/>
                              <w:color w:val="000000" w:themeColor="text1"/>
                              <w:sz w:val="20"/>
                              <w:rPrChange w:id="1319" w:author="Benjamin Pannell" w:date="2014-10-15T20:05:00Z">
                                <w:rPr>
                                  <w:rFonts w:ascii="Consolas" w:hAnsi="Consolas" w:cs="Consolas"/>
                                  <w:color w:val="000000" w:themeColor="text1"/>
                                  <w:sz w:val="22"/>
                                </w:rPr>
                              </w:rPrChange>
                            </w:rPr>
                            <w:tab/>
                          </w:r>
                          <w:r w:rsidRPr="00C71F26">
                            <w:rPr>
                              <w:rFonts w:ascii="Consolas" w:hAnsi="Consolas" w:cs="Consolas"/>
                              <w:color w:val="4472C4" w:themeColor="accent5"/>
                              <w:sz w:val="20"/>
                              <w:rPrChange w:id="1320" w:author="Benjamin Pannell" w:date="2014-10-15T20:05:00Z">
                                <w:rPr>
                                  <w:rFonts w:ascii="Consolas" w:hAnsi="Consolas" w:cs="Consolas"/>
                                  <w:color w:val="000000" w:themeColor="text1"/>
                                  <w:sz w:val="22"/>
                                </w:rPr>
                              </w:rPrChange>
                            </w:rPr>
                            <w:t xml:space="preserve">void </w:t>
                          </w:r>
                          <w:r w:rsidRPr="00C71F26">
                            <w:rPr>
                              <w:rFonts w:ascii="Consolas" w:hAnsi="Consolas" w:cs="Consolas"/>
                              <w:color w:val="000000" w:themeColor="text1"/>
                              <w:sz w:val="20"/>
                              <w:rPrChange w:id="1321" w:author="Benjamin Pannell" w:date="2014-10-15T20:05:00Z">
                                <w:rPr>
                                  <w:rFonts w:ascii="Consolas" w:hAnsi="Consolas" w:cs="Consolas"/>
                                  <w:color w:val="000000" w:themeColor="text1"/>
                                  <w:sz w:val="22"/>
                                </w:rPr>
                              </w:rPrChange>
                            </w:rPr>
                            <w:t>close();</w:t>
                          </w:r>
                        </w:ins>
                      </w:p>
                      <w:p w14:paraId="73F4B9B9" w14:textId="77777777" w:rsidR="00ED731E" w:rsidRPr="00C71F26" w:rsidRDefault="00ED731E" w:rsidP="00EE28F7">
                        <w:pPr>
                          <w:spacing w:after="0"/>
                          <w:rPr>
                            <w:ins w:id="1322" w:author="Benjamin Pannell" w:date="2014-10-15T20:02:00Z"/>
                            <w:rFonts w:ascii="Consolas" w:hAnsi="Consolas" w:cs="Consolas"/>
                            <w:color w:val="000000" w:themeColor="text1"/>
                            <w:sz w:val="20"/>
                            <w:rPrChange w:id="1323" w:author="Benjamin Pannell" w:date="2014-10-15T20:05:00Z">
                              <w:rPr>
                                <w:ins w:id="1324" w:author="Benjamin Pannell" w:date="2014-10-15T20:02:00Z"/>
                                <w:rFonts w:ascii="Consolas" w:hAnsi="Consolas" w:cs="Consolas"/>
                                <w:color w:val="000000" w:themeColor="text1"/>
                                <w:sz w:val="22"/>
                              </w:rPr>
                            </w:rPrChange>
                          </w:rPr>
                          <w:pPrChange w:id="1325" w:author="Benjamin Pannell" w:date="2014-10-15T19:42:00Z">
                            <w:pPr/>
                          </w:pPrChange>
                        </w:pPr>
                      </w:p>
                      <w:p w14:paraId="0E85E845" w14:textId="0D6CA4EB" w:rsidR="00ED731E" w:rsidRPr="00C71F26" w:rsidRDefault="00ED731E" w:rsidP="00EE28F7">
                        <w:pPr>
                          <w:spacing w:after="0"/>
                          <w:rPr>
                            <w:ins w:id="1326" w:author="Benjamin Pannell" w:date="2014-10-15T20:02:00Z"/>
                            <w:rFonts w:ascii="Consolas" w:hAnsi="Consolas" w:cs="Consolas"/>
                            <w:color w:val="000000" w:themeColor="text1"/>
                            <w:sz w:val="20"/>
                            <w:rPrChange w:id="1327" w:author="Benjamin Pannell" w:date="2014-10-15T20:05:00Z">
                              <w:rPr>
                                <w:ins w:id="1328" w:author="Benjamin Pannell" w:date="2014-10-15T20:02:00Z"/>
                                <w:rFonts w:ascii="Consolas" w:hAnsi="Consolas" w:cs="Consolas"/>
                                <w:color w:val="000000" w:themeColor="text1"/>
                                <w:sz w:val="22"/>
                              </w:rPr>
                            </w:rPrChange>
                          </w:rPr>
                          <w:pPrChange w:id="1329" w:author="Benjamin Pannell" w:date="2014-10-15T19:42:00Z">
                            <w:pPr/>
                          </w:pPrChange>
                        </w:pPr>
                        <w:ins w:id="1330" w:author="Benjamin Pannell" w:date="2014-10-15T20:02:00Z">
                          <w:r w:rsidRPr="00C71F26">
                            <w:rPr>
                              <w:rFonts w:ascii="Consolas" w:hAnsi="Consolas" w:cs="Consolas"/>
                              <w:color w:val="000000" w:themeColor="text1"/>
                              <w:sz w:val="20"/>
                              <w:rPrChange w:id="1331" w:author="Benjamin Pannell" w:date="2014-10-15T20:05:00Z">
                                <w:rPr>
                                  <w:rFonts w:ascii="Consolas" w:hAnsi="Consolas" w:cs="Consolas"/>
                                  <w:color w:val="000000" w:themeColor="text1"/>
                                  <w:sz w:val="22"/>
                                </w:rPr>
                              </w:rPrChange>
                            </w:rPr>
                            <w:tab/>
                            <w:t>Keyboard keyboard;</w:t>
                          </w:r>
                        </w:ins>
                      </w:p>
                      <w:p w14:paraId="4352FB8F" w14:textId="2F3998B3" w:rsidR="00ED731E" w:rsidRPr="000047BB" w:rsidRDefault="00ED731E" w:rsidP="00C71F26">
                        <w:pPr>
                          <w:spacing w:after="0"/>
                          <w:rPr>
                            <w:ins w:id="1332" w:author="Benjamin Pannell" w:date="2014-10-15T20:09:00Z"/>
                            <w:rFonts w:ascii="Consolas" w:hAnsi="Consolas" w:cs="Consolas"/>
                            <w:color w:val="000000" w:themeColor="text1"/>
                            <w:sz w:val="20"/>
                          </w:rPr>
                        </w:pPr>
                        <w:ins w:id="1333" w:author="Benjamin Pannell" w:date="2014-10-15T20:02:00Z">
                          <w:r w:rsidRPr="00C71F26">
                            <w:rPr>
                              <w:rFonts w:ascii="Consolas" w:hAnsi="Consolas" w:cs="Consolas"/>
                              <w:color w:val="000000" w:themeColor="text1"/>
                              <w:sz w:val="20"/>
                              <w:rPrChange w:id="1334" w:author="Benjamin Pannell" w:date="2014-10-15T20:05:00Z">
                                <w:rPr>
                                  <w:rFonts w:ascii="Consolas" w:hAnsi="Consolas" w:cs="Consolas"/>
                                  <w:color w:val="000000" w:themeColor="text1"/>
                                  <w:sz w:val="22"/>
                                </w:rPr>
                              </w:rPrChange>
                            </w:rPr>
                            <w:tab/>
                            <w:t>Mouse mouse;</w:t>
                          </w:r>
                        </w:ins>
                        <w:ins w:id="1335" w:author="Benjamin Pannell" w:date="2014-10-15T20:09:00Z">
                          <w:r w:rsidRPr="00C71F26">
                            <w:rPr>
                              <w:rFonts w:ascii="Consolas" w:hAnsi="Consolas" w:cs="Consolas"/>
                              <w:color w:val="000000" w:themeColor="text1"/>
                              <w:sz w:val="20"/>
                            </w:rPr>
                            <w:t xml:space="preserve"> </w:t>
                          </w:r>
                        </w:ins>
                      </w:p>
                      <w:p w14:paraId="61897B6F" w14:textId="77777777" w:rsidR="00ED731E" w:rsidRPr="000047BB" w:rsidRDefault="00ED731E" w:rsidP="00C71F26">
                        <w:pPr>
                          <w:spacing w:after="0"/>
                          <w:ind w:firstLine="720"/>
                          <w:rPr>
                            <w:ins w:id="1336" w:author="Benjamin Pannell" w:date="2014-10-15T20:09:00Z"/>
                            <w:rFonts w:ascii="Consolas" w:hAnsi="Consolas" w:cs="Consolas"/>
                            <w:color w:val="000000" w:themeColor="text1"/>
                            <w:sz w:val="20"/>
                          </w:rPr>
                        </w:pPr>
                        <w:ins w:id="1337" w:author="Benjamin Pannell" w:date="2014-10-15T20:09:00Z">
                          <w:r w:rsidRPr="000047BB">
                            <w:rPr>
                              <w:rFonts w:ascii="Consolas" w:hAnsi="Consolas" w:cs="Consolas"/>
                              <w:color w:val="4472C4" w:themeColor="accent5"/>
                              <w:sz w:val="20"/>
                            </w:rPr>
                            <w:t xml:space="preserve">static KeyboardKeys </w:t>
                          </w:r>
                          <w:r w:rsidRPr="000047BB">
                            <w:rPr>
                              <w:rFonts w:ascii="Consolas" w:hAnsi="Consolas" w:cs="Consolas"/>
                              <w:color w:val="000000" w:themeColor="text1"/>
                              <w:sz w:val="20"/>
                            </w:rPr>
                            <w:t>keyboard;</w:t>
                          </w:r>
                        </w:ins>
                      </w:p>
                      <w:p w14:paraId="38CC3727" w14:textId="4FA3CA31" w:rsidR="00ED731E" w:rsidRPr="00C71F26" w:rsidRDefault="00ED731E" w:rsidP="00EE28F7">
                        <w:pPr>
                          <w:spacing w:after="0"/>
                          <w:rPr>
                            <w:ins w:id="1338" w:author="Benjamin Pannell" w:date="2014-10-15T19:59:00Z"/>
                            <w:rFonts w:ascii="Consolas" w:hAnsi="Consolas" w:cs="Consolas"/>
                            <w:color w:val="000000" w:themeColor="text1"/>
                            <w:sz w:val="20"/>
                            <w:rPrChange w:id="1339" w:author="Benjamin Pannell" w:date="2014-10-15T20:05:00Z">
                              <w:rPr>
                                <w:ins w:id="1340" w:author="Benjamin Pannell" w:date="2014-10-15T19:59:00Z"/>
                                <w:rFonts w:ascii="Consolas" w:hAnsi="Consolas" w:cs="Consolas"/>
                                <w:color w:val="000000" w:themeColor="text1"/>
                                <w:sz w:val="22"/>
                              </w:rPr>
                            </w:rPrChange>
                          </w:rPr>
                          <w:pPrChange w:id="1341" w:author="Benjamin Pannell" w:date="2014-10-15T19:42:00Z">
                            <w:pPr/>
                          </w:pPrChange>
                        </w:pPr>
                        <w:ins w:id="1342" w:author="Benjamin Pannell" w:date="2014-10-15T20:09:00Z">
                          <w:r w:rsidRPr="000047BB">
                            <w:rPr>
                              <w:rFonts w:ascii="Consolas" w:hAnsi="Consolas" w:cs="Consolas"/>
                              <w:color w:val="000000" w:themeColor="text1"/>
                              <w:sz w:val="20"/>
                            </w:rPr>
                            <w:tab/>
                          </w:r>
                          <w:r w:rsidRPr="000047BB">
                            <w:rPr>
                              <w:rFonts w:ascii="Consolas" w:hAnsi="Consolas" w:cs="Consolas"/>
                              <w:color w:val="4472C4" w:themeColor="accent5"/>
                              <w:sz w:val="20"/>
                            </w:rPr>
                            <w:t xml:space="preserve">static MouseButtons </w:t>
                          </w:r>
                          <w:r w:rsidRPr="000047BB">
                            <w:rPr>
                              <w:rFonts w:ascii="Consolas" w:hAnsi="Consolas" w:cs="Consolas"/>
                              <w:color w:val="000000" w:themeColor="text1"/>
                              <w:sz w:val="20"/>
                            </w:rPr>
                            <w:t>mouse;</w:t>
                          </w:r>
                        </w:ins>
                      </w:p>
                      <w:p w14:paraId="7D4EF012" w14:textId="060D5B84" w:rsidR="00ED731E" w:rsidRPr="00C71F26" w:rsidRDefault="00ED731E" w:rsidP="00EE28F7">
                        <w:pPr>
                          <w:spacing w:after="0"/>
                          <w:rPr>
                            <w:ins w:id="1343" w:author="Benjamin Pannell" w:date="2014-10-15T20:05:00Z"/>
                            <w:rFonts w:ascii="Consolas" w:hAnsi="Consolas" w:cs="Consolas"/>
                            <w:color w:val="000000" w:themeColor="text1"/>
                            <w:sz w:val="20"/>
                            <w:rPrChange w:id="1344" w:author="Benjamin Pannell" w:date="2014-10-15T20:05:00Z">
                              <w:rPr>
                                <w:ins w:id="1345" w:author="Benjamin Pannell" w:date="2014-10-15T20:05:00Z"/>
                                <w:rFonts w:ascii="Consolas" w:hAnsi="Consolas" w:cs="Consolas"/>
                                <w:color w:val="000000" w:themeColor="text1"/>
                                <w:sz w:val="22"/>
                              </w:rPr>
                            </w:rPrChange>
                          </w:rPr>
                          <w:pPrChange w:id="1346" w:author="Benjamin Pannell" w:date="2014-10-15T19:42:00Z">
                            <w:pPr/>
                          </w:pPrChange>
                        </w:pPr>
                        <w:ins w:id="1347" w:author="Benjamin Pannell" w:date="2014-10-15T19:59:00Z">
                          <w:r w:rsidRPr="00C71F26">
                            <w:rPr>
                              <w:rFonts w:ascii="Consolas" w:hAnsi="Consolas" w:cs="Consolas"/>
                              <w:color w:val="000000" w:themeColor="text1"/>
                              <w:sz w:val="20"/>
                              <w:rPrChange w:id="1348" w:author="Benjamin Pannell" w:date="2014-10-15T20:05:00Z">
                                <w:rPr>
                                  <w:rFonts w:ascii="Consolas" w:hAnsi="Consolas" w:cs="Consolas"/>
                                  <w:color w:val="000000" w:themeColor="text1"/>
                                  <w:sz w:val="22"/>
                                </w:rPr>
                              </w:rPrChange>
                            </w:rPr>
                            <w:t>}</w:t>
                          </w:r>
                        </w:ins>
                      </w:p>
                      <w:p w14:paraId="7A2883B8" w14:textId="72243973" w:rsidR="00ED731E" w:rsidRPr="000047BB" w:rsidRDefault="00ED731E" w:rsidP="00167DAB">
                        <w:pPr>
                          <w:spacing w:after="0"/>
                          <w:rPr>
                            <w:ins w:id="1349" w:author="Benjamin Pannell" w:date="2014-10-15T20:11:00Z"/>
                            <w:rFonts w:ascii="Consolas" w:hAnsi="Consolas" w:cs="Consolas"/>
                            <w:color w:val="000000" w:themeColor="text1"/>
                            <w:sz w:val="20"/>
                          </w:rPr>
                        </w:pPr>
                        <w:ins w:id="1350" w:author="Benjamin Pannell" w:date="2014-10-15T20:11:00Z">
                          <w:r w:rsidRPr="000047BB">
                            <w:rPr>
                              <w:rFonts w:ascii="Consolas" w:hAnsi="Consolas" w:cs="Consolas"/>
                              <w:color w:val="4472C4" w:themeColor="accent5"/>
                              <w:sz w:val="20"/>
                            </w:rPr>
                            <w:t xml:space="preserve">interface </w:t>
                          </w:r>
                          <w:r>
                            <w:rPr>
                              <w:rFonts w:ascii="Consolas" w:hAnsi="Consolas" w:cs="Consolas"/>
                              <w:color w:val="000000" w:themeColor="text1"/>
                              <w:sz w:val="20"/>
                            </w:rPr>
                            <w:t>Device</w:t>
                          </w:r>
                          <w:r w:rsidRPr="000047BB">
                            <w:rPr>
                              <w:rFonts w:ascii="Consolas" w:hAnsi="Consolas" w:cs="Consolas"/>
                              <w:color w:val="000000" w:themeColor="text1"/>
                              <w:sz w:val="20"/>
                            </w:rPr>
                            <w:t xml:space="preserve"> {</w:t>
                          </w:r>
                        </w:ins>
                      </w:p>
                      <w:p w14:paraId="7F522745" w14:textId="37DB4670" w:rsidR="00ED731E" w:rsidRDefault="00ED731E" w:rsidP="00167DAB">
                        <w:pPr>
                          <w:spacing w:after="0"/>
                          <w:rPr>
                            <w:ins w:id="1351" w:author="Benjamin Pannell" w:date="2014-10-15T20:11:00Z"/>
                            <w:rFonts w:ascii="Consolas" w:hAnsi="Consolas" w:cs="Consolas"/>
                            <w:color w:val="000000" w:themeColor="text1"/>
                            <w:sz w:val="20"/>
                          </w:rPr>
                        </w:pPr>
                        <w:ins w:id="1352" w:author="Benjamin Pannell" w:date="2014-10-15T20:11:00Z">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then;</w:t>
                          </w:r>
                        </w:ins>
                      </w:p>
                      <w:p w14:paraId="08736024" w14:textId="4AE77C88" w:rsidR="00ED731E" w:rsidRDefault="00ED731E" w:rsidP="00167DAB">
                        <w:pPr>
                          <w:spacing w:after="0"/>
                          <w:rPr>
                            <w:ins w:id="1353" w:author="Benjamin Pannell" w:date="2014-10-15T20:11:00Z"/>
                            <w:rFonts w:ascii="Consolas" w:hAnsi="Consolas" w:cs="Consolas"/>
                            <w:color w:val="000000" w:themeColor="text1"/>
                            <w:sz w:val="20"/>
                          </w:rPr>
                          <w:pPrChange w:id="1354" w:author="Benjamin Pannell" w:date="2014-10-15T20:11:00Z">
                            <w:pPr>
                              <w:spacing w:after="0"/>
                            </w:pPr>
                          </w:pPrChange>
                        </w:pPr>
                        <w:ins w:id="1355" w:author="Benjamin Pannell" w:date="2014-10-15T20:11:00Z">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queueUpdate();</w:t>
                          </w:r>
                        </w:ins>
                      </w:p>
                      <w:p w14:paraId="4D3C0584" w14:textId="241DD366" w:rsidR="00ED731E" w:rsidRPr="000047BB" w:rsidRDefault="00ED731E" w:rsidP="00167DAB">
                        <w:pPr>
                          <w:spacing w:after="0"/>
                          <w:rPr>
                            <w:ins w:id="1356" w:author="Benjamin Pannell" w:date="2014-10-15T20:11:00Z"/>
                            <w:rFonts w:ascii="Consolas" w:hAnsi="Consolas" w:cs="Consolas"/>
                            <w:color w:val="000000" w:themeColor="text1"/>
                            <w:sz w:val="20"/>
                          </w:rPr>
                        </w:pPr>
                        <w:ins w:id="1357" w:author="Benjamin Pannell" w:date="2014-10-15T20:11:00Z">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now();</w:t>
                          </w:r>
                        </w:ins>
                      </w:p>
                      <w:p w14:paraId="5A76FF5B" w14:textId="433C942D" w:rsidR="00ED731E" w:rsidRPr="009C0281" w:rsidRDefault="00ED731E" w:rsidP="00EE28F7">
                        <w:pPr>
                          <w:spacing w:after="0"/>
                          <w:rPr>
                            <w:ins w:id="1358" w:author="Benjamin Pannell" w:date="2014-10-15T20:05:00Z"/>
                            <w:rFonts w:ascii="Consolas" w:hAnsi="Consolas" w:cs="Consolas"/>
                            <w:color w:val="4472C4" w:themeColor="accent5"/>
                            <w:sz w:val="20"/>
                            <w:rPrChange w:id="1359" w:author="Benjamin Pannell" w:date="2014-10-15T20:13:00Z">
                              <w:rPr>
                                <w:ins w:id="1360" w:author="Benjamin Pannell" w:date="2014-10-15T20:05:00Z"/>
                                <w:rFonts w:ascii="Consolas" w:hAnsi="Consolas" w:cs="Consolas"/>
                                <w:color w:val="000000" w:themeColor="text1"/>
                                <w:sz w:val="22"/>
                              </w:rPr>
                            </w:rPrChange>
                          </w:rPr>
                          <w:pPrChange w:id="1361" w:author="Benjamin Pannell" w:date="2014-10-15T19:42:00Z">
                            <w:pPr/>
                          </w:pPrChange>
                        </w:pPr>
                        <w:ins w:id="1362" w:author="Benjamin Pannell" w:date="2014-10-15T20:11:00Z">
                          <w:r w:rsidRPr="000047BB">
                            <w:rPr>
                              <w:rFonts w:ascii="Consolas" w:hAnsi="Consolas" w:cs="Consolas"/>
                              <w:color w:val="000000" w:themeColor="text1"/>
                              <w:sz w:val="20"/>
                            </w:rPr>
                            <w:t>}</w:t>
                          </w:r>
                        </w:ins>
                      </w:p>
                      <w:p w14:paraId="222F30FC" w14:textId="0AFBB9D7" w:rsidR="00ED731E" w:rsidRPr="00C71F26" w:rsidRDefault="00ED731E" w:rsidP="00EE28F7">
                        <w:pPr>
                          <w:spacing w:after="0"/>
                          <w:rPr>
                            <w:ins w:id="1363" w:author="Benjamin Pannell" w:date="2014-10-15T20:05:00Z"/>
                            <w:rFonts w:ascii="Consolas" w:hAnsi="Consolas" w:cs="Consolas"/>
                            <w:color w:val="000000" w:themeColor="text1"/>
                            <w:sz w:val="20"/>
                            <w:rPrChange w:id="1364" w:author="Benjamin Pannell" w:date="2014-10-15T20:05:00Z">
                              <w:rPr>
                                <w:ins w:id="1365" w:author="Benjamin Pannell" w:date="2014-10-15T20:05:00Z"/>
                                <w:rFonts w:ascii="Consolas" w:hAnsi="Consolas" w:cs="Consolas"/>
                                <w:color w:val="000000" w:themeColor="text1"/>
                                <w:sz w:val="22"/>
                              </w:rPr>
                            </w:rPrChange>
                          </w:rPr>
                          <w:pPrChange w:id="1366" w:author="Benjamin Pannell" w:date="2014-10-15T19:42:00Z">
                            <w:pPr/>
                          </w:pPrChange>
                        </w:pPr>
                        <w:ins w:id="1367" w:author="Benjamin Pannell" w:date="2014-10-15T20:05:00Z">
                          <w:r w:rsidRPr="00C71F26">
                            <w:rPr>
                              <w:rFonts w:ascii="Consolas" w:hAnsi="Consolas" w:cs="Consolas"/>
                              <w:color w:val="4472C4" w:themeColor="accent5"/>
                              <w:sz w:val="20"/>
                              <w:rPrChange w:id="1368" w:author="Benjamin Pannell" w:date="2014-10-15T20:09: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369" w:author="Benjamin Pannell" w:date="2014-10-15T20:05:00Z">
                                <w:rPr>
                                  <w:rFonts w:ascii="Consolas" w:hAnsi="Consolas" w:cs="Consolas"/>
                                  <w:color w:val="000000" w:themeColor="text1"/>
                                  <w:sz w:val="22"/>
                                </w:rPr>
                              </w:rPrChange>
                            </w:rPr>
                            <w:t>Keyboard</w:t>
                          </w:r>
                        </w:ins>
                        <w:ins w:id="1370" w:author="Benjamin Pannell" w:date="2014-10-15T20:11:00Z">
                          <w:r>
                            <w:rPr>
                              <w:rFonts w:ascii="Consolas" w:hAnsi="Consolas" w:cs="Consolas"/>
                              <w:color w:val="000000" w:themeColor="text1"/>
                              <w:sz w:val="20"/>
                            </w:rPr>
                            <w:t xml:space="preserve"> : </w:t>
                          </w:r>
                          <w:r w:rsidRPr="002F1922">
                            <w:rPr>
                              <w:rFonts w:ascii="Consolas" w:hAnsi="Consolas" w:cs="Consolas"/>
                              <w:color w:val="4472C4" w:themeColor="accent5"/>
                              <w:sz w:val="20"/>
                              <w:rPrChange w:id="1371" w:author="Benjamin Pannell" w:date="2014-10-15T20:12:00Z">
                                <w:rPr>
                                  <w:rFonts w:ascii="Consolas" w:hAnsi="Consolas" w:cs="Consolas"/>
                                  <w:color w:val="000000" w:themeColor="text1"/>
                                  <w:sz w:val="20"/>
                                </w:rPr>
                              </w:rPrChange>
                            </w:rPr>
                            <w:t>Device</w:t>
                          </w:r>
                        </w:ins>
                        <w:ins w:id="1372" w:author="Benjamin Pannell" w:date="2014-10-15T20:05:00Z">
                          <w:r w:rsidRPr="002F1922">
                            <w:rPr>
                              <w:rFonts w:ascii="Consolas" w:hAnsi="Consolas" w:cs="Consolas"/>
                              <w:color w:val="4472C4" w:themeColor="accent5"/>
                              <w:sz w:val="20"/>
                              <w:rPrChange w:id="1373" w:author="Benjamin Pannell" w:date="2014-10-15T20:12:00Z">
                                <w:rPr>
                                  <w:rFonts w:ascii="Consolas" w:hAnsi="Consolas" w:cs="Consolas"/>
                                  <w:color w:val="000000" w:themeColor="text1"/>
                                  <w:sz w:val="22"/>
                                </w:rPr>
                              </w:rPrChange>
                            </w:rPr>
                            <w:t xml:space="preserve"> </w:t>
                          </w:r>
                          <w:r w:rsidRPr="00C71F26">
                            <w:rPr>
                              <w:rFonts w:ascii="Consolas" w:hAnsi="Consolas" w:cs="Consolas"/>
                              <w:color w:val="000000" w:themeColor="text1"/>
                              <w:sz w:val="20"/>
                              <w:rPrChange w:id="1374" w:author="Benjamin Pannell" w:date="2014-10-15T20:05:00Z">
                                <w:rPr>
                                  <w:rFonts w:ascii="Consolas" w:hAnsi="Consolas" w:cs="Consolas"/>
                                  <w:color w:val="000000" w:themeColor="text1"/>
                                  <w:sz w:val="22"/>
                                </w:rPr>
                              </w:rPrChange>
                            </w:rPr>
                            <w:t>{</w:t>
                          </w:r>
                        </w:ins>
                      </w:p>
                      <w:p w14:paraId="4D04BA31" w14:textId="2E3BFA69" w:rsidR="00ED731E" w:rsidRDefault="00ED731E" w:rsidP="00167DAB">
                        <w:pPr>
                          <w:spacing w:after="0"/>
                          <w:rPr>
                            <w:ins w:id="1375" w:author="Benjamin Pannell" w:date="2014-10-15T20:06:00Z"/>
                            <w:rFonts w:ascii="Consolas" w:hAnsi="Consolas" w:cs="Consolas"/>
                            <w:color w:val="000000" w:themeColor="text1"/>
                            <w:sz w:val="20"/>
                          </w:rPr>
                          <w:pPrChange w:id="1376" w:author="Benjamin Pannell" w:date="2014-10-15T20:12:00Z">
                            <w:pPr/>
                          </w:pPrChange>
                        </w:pPr>
                        <w:ins w:id="1377" w:author="Benjamin Pannell" w:date="2014-10-15T20:05:00Z">
                          <w:r>
                            <w:rPr>
                              <w:rFonts w:ascii="Consolas" w:hAnsi="Consolas" w:cs="Consolas"/>
                              <w:color w:val="000000" w:themeColor="text1"/>
                              <w:sz w:val="20"/>
                            </w:rPr>
                            <w:tab/>
                          </w:r>
                          <w:r w:rsidRPr="00C71F26">
                            <w:rPr>
                              <w:rFonts w:ascii="Consolas" w:hAnsi="Consolas" w:cs="Consolas"/>
                              <w:color w:val="4472C4" w:themeColor="accent5"/>
                              <w:sz w:val="20"/>
                              <w:rPrChange w:id="1378" w:author="Benjamin Pannell" w:date="2014-10-15T20:09:00Z">
                                <w:rPr>
                                  <w:rFonts w:ascii="Consolas" w:hAnsi="Consolas" w:cs="Consolas"/>
                                  <w:color w:val="000000" w:themeColor="text1"/>
                                  <w:sz w:val="20"/>
                                </w:rPr>
                              </w:rPrChange>
                            </w:rPr>
                            <w:t>Keyboard</w:t>
                          </w:r>
                        </w:ins>
                        <w:ins w:id="1379" w:author="Benjamin Pannell" w:date="2014-10-15T20:11:00Z">
                          <w:r>
                            <w:rPr>
                              <w:rFonts w:ascii="Consolas" w:hAnsi="Consolas" w:cs="Consolas"/>
                              <w:color w:val="4472C4" w:themeColor="accent5"/>
                              <w:sz w:val="20"/>
                            </w:rPr>
                            <w:t xml:space="preserve"> </w:t>
                          </w:r>
                        </w:ins>
                        <w:ins w:id="1380" w:author="Benjamin Pannell" w:date="2014-10-15T20:05:00Z">
                          <w:r>
                            <w:rPr>
                              <w:rFonts w:ascii="Consolas" w:hAnsi="Consolas" w:cs="Consolas"/>
                              <w:color w:val="000000" w:themeColor="text1"/>
                              <w:sz w:val="20"/>
                            </w:rPr>
                            <w:t>ctrl,</w:t>
                          </w:r>
                        </w:ins>
                        <w:ins w:id="1381" w:author="Benjamin Pannell" w:date="2014-10-15T20:06:00Z">
                          <w:r>
                            <w:rPr>
                              <w:rFonts w:ascii="Consolas" w:hAnsi="Consolas" w:cs="Consolas"/>
                              <w:color w:val="000000" w:themeColor="text1"/>
                              <w:sz w:val="20"/>
                            </w:rPr>
                            <w:t xml:space="preserve"> alt, shift</w:t>
                          </w:r>
                        </w:ins>
                        <w:ins w:id="1382" w:author="Benjamin Pannell" w:date="2014-10-15T20:07:00Z">
                          <w:r>
                            <w:rPr>
                              <w:rFonts w:ascii="Consolas" w:hAnsi="Consolas" w:cs="Consolas"/>
                              <w:color w:val="000000" w:themeColor="text1"/>
                              <w:sz w:val="20"/>
                            </w:rPr>
                            <w:t>,</w:t>
                          </w:r>
                        </w:ins>
                        <w:ins w:id="1383" w:author="Benjamin Pannell" w:date="2014-10-15T20:06:00Z">
                          <w:r>
                            <w:rPr>
                              <w:rFonts w:ascii="Consolas" w:hAnsi="Consolas" w:cs="Consolas"/>
                              <w:color w:val="000000" w:themeColor="text1"/>
                              <w:sz w:val="20"/>
                            </w:rPr>
                            <w:t xml:space="preserve"> releaseAll;</w:t>
                          </w:r>
                        </w:ins>
                      </w:p>
                      <w:p w14:paraId="2EBB28BA" w14:textId="4D062752" w:rsidR="00ED731E" w:rsidRDefault="00ED731E" w:rsidP="00C71F26">
                        <w:pPr>
                          <w:spacing w:after="0"/>
                          <w:rPr>
                            <w:ins w:id="1384" w:author="Benjamin Pannell" w:date="2014-10-15T20:06:00Z"/>
                            <w:rFonts w:ascii="Consolas" w:hAnsi="Consolas" w:cs="Consolas"/>
                            <w:color w:val="000000" w:themeColor="text1"/>
                            <w:sz w:val="20"/>
                          </w:rPr>
                          <w:pPrChange w:id="1385" w:author="Benjamin Pannell" w:date="2014-10-15T20:08:00Z">
                            <w:pPr/>
                          </w:pPrChange>
                        </w:pPr>
                        <w:ins w:id="1386" w:author="Benjamin Pannell" w:date="2014-10-15T20:06:00Z">
                          <w:r>
                            <w:rPr>
                              <w:rFonts w:ascii="Consolas" w:hAnsi="Consolas" w:cs="Consolas"/>
                              <w:color w:val="000000" w:themeColor="text1"/>
                              <w:sz w:val="20"/>
                            </w:rPr>
                            <w:tab/>
                          </w:r>
                          <w:r w:rsidRPr="00C71F26">
                            <w:rPr>
                              <w:rFonts w:ascii="Consolas" w:hAnsi="Consolas" w:cs="Consolas"/>
                              <w:color w:val="4472C4" w:themeColor="accent5"/>
                              <w:sz w:val="20"/>
                              <w:rPrChange w:id="1387" w:author="Benjamin Pannell" w:date="2014-10-15T20:09:00Z">
                                <w:rPr>
                                  <w:rFonts w:ascii="Consolas" w:hAnsi="Consolas" w:cs="Consolas"/>
                                  <w:color w:val="000000" w:themeColor="text1"/>
                                  <w:sz w:val="20"/>
                                </w:rPr>
                              </w:rPrChange>
                            </w:rPr>
                            <w:t xml:space="preserve">Keyboard </w:t>
                          </w:r>
                          <w:r>
                            <w:rPr>
                              <w:rFonts w:ascii="Consolas" w:hAnsi="Consolas" w:cs="Consolas"/>
                              <w:color w:val="000000" w:themeColor="text1"/>
                              <w:sz w:val="20"/>
                            </w:rPr>
                            <w:t>press(</w:t>
                          </w:r>
                          <w:r w:rsidRPr="00C71F26">
                            <w:rPr>
                              <w:rFonts w:ascii="Consolas" w:hAnsi="Consolas" w:cs="Consolas"/>
                              <w:color w:val="4472C4" w:themeColor="accent5"/>
                              <w:sz w:val="20"/>
                              <w:rPrChange w:id="1388" w:author="Benjamin Pannell" w:date="2014-10-15T20:09:00Z">
                                <w:rPr>
                                  <w:rFonts w:ascii="Consolas" w:hAnsi="Consolas" w:cs="Consolas"/>
                                  <w:color w:val="000000" w:themeColor="text1"/>
                                  <w:sz w:val="20"/>
                                </w:rPr>
                              </w:rPrChange>
                            </w:rPr>
                            <w:t>byte</w:t>
                          </w:r>
                          <w:r>
                            <w:rPr>
                              <w:rFonts w:ascii="Consolas" w:hAnsi="Consolas" w:cs="Consolas"/>
                              <w:color w:val="000000" w:themeColor="text1"/>
                              <w:sz w:val="20"/>
                            </w:rPr>
                            <w:t>[] keys)</w:t>
                          </w:r>
                        </w:ins>
                        <w:ins w:id="1389" w:author="Benjamin Pannell" w:date="2014-10-15T20:08:00Z">
                          <w:r>
                            <w:rPr>
                              <w:rFonts w:ascii="Consolas" w:hAnsi="Consolas" w:cs="Consolas"/>
                              <w:color w:val="000000" w:themeColor="text1"/>
                              <w:sz w:val="20"/>
                            </w:rPr>
                            <w:t>,</w:t>
                          </w:r>
                        </w:ins>
                        <w:ins w:id="1390" w:author="Benjamin Pannell" w:date="2014-10-15T20:06:00Z">
                          <w:r>
                            <w:rPr>
                              <w:rFonts w:ascii="Consolas" w:hAnsi="Consolas" w:cs="Consolas"/>
                              <w:color w:val="000000" w:themeColor="text1"/>
                              <w:sz w:val="20"/>
                            </w:rPr>
                            <w:t xml:space="preserve"> release(</w:t>
                          </w:r>
                          <w:r w:rsidRPr="00C71F26">
                            <w:rPr>
                              <w:rFonts w:ascii="Consolas" w:hAnsi="Consolas" w:cs="Consolas"/>
                              <w:color w:val="4472C4" w:themeColor="accent5"/>
                              <w:sz w:val="20"/>
                              <w:rPrChange w:id="1391" w:author="Benjamin Pannell" w:date="2014-10-15T20:09:00Z">
                                <w:rPr>
                                  <w:rFonts w:ascii="Consolas" w:hAnsi="Consolas" w:cs="Consolas"/>
                                  <w:color w:val="000000" w:themeColor="text1"/>
                                  <w:sz w:val="20"/>
                                </w:rPr>
                              </w:rPrChange>
                            </w:rPr>
                            <w:t>byte</w:t>
                          </w:r>
                          <w:r>
                            <w:rPr>
                              <w:rFonts w:ascii="Consolas" w:hAnsi="Consolas" w:cs="Consolas"/>
                              <w:color w:val="000000" w:themeColor="text1"/>
                              <w:sz w:val="20"/>
                            </w:rPr>
                            <w:t>[] keys);</w:t>
                          </w:r>
                        </w:ins>
                      </w:p>
                      <w:p w14:paraId="0A6E9587" w14:textId="17778BD2" w:rsidR="00ED731E" w:rsidRPr="000047BB" w:rsidRDefault="00ED731E" w:rsidP="00C71F26">
                        <w:pPr>
                          <w:spacing w:after="0"/>
                          <w:rPr>
                            <w:ins w:id="1392" w:author="Benjamin Pannell" w:date="2014-10-15T20:06:00Z"/>
                            <w:rFonts w:ascii="Consolas" w:hAnsi="Consolas" w:cs="Consolas"/>
                            <w:color w:val="000000" w:themeColor="text1"/>
                            <w:sz w:val="20"/>
                          </w:rPr>
                          <w:pPrChange w:id="1393" w:author="Benjamin Pannell" w:date="2014-10-15T20:08:00Z">
                            <w:pPr>
                              <w:spacing w:after="0"/>
                            </w:pPr>
                          </w:pPrChange>
                        </w:pPr>
                        <w:ins w:id="1394" w:author="Benjamin Pannell" w:date="2014-10-15T20:06:00Z">
                          <w:r>
                            <w:rPr>
                              <w:rFonts w:ascii="Consolas" w:hAnsi="Consolas" w:cs="Consolas"/>
                              <w:color w:val="000000" w:themeColor="text1"/>
                              <w:sz w:val="20"/>
                            </w:rPr>
                            <w:tab/>
                          </w:r>
                          <w:r w:rsidRPr="00C71F26">
                            <w:rPr>
                              <w:rFonts w:ascii="Consolas" w:hAnsi="Consolas" w:cs="Consolas"/>
                              <w:color w:val="4472C4" w:themeColor="accent5"/>
                              <w:sz w:val="20"/>
                              <w:rPrChange w:id="1395" w:author="Benjamin Pannell" w:date="2014-10-15T20:09:00Z">
                                <w:rPr>
                                  <w:rFonts w:ascii="Consolas" w:hAnsi="Consolas" w:cs="Consolas"/>
                                  <w:color w:val="000000" w:themeColor="text1"/>
                                  <w:sz w:val="20"/>
                                </w:rPr>
                              </w:rPrChange>
                            </w:rPr>
                            <w:t xml:space="preserve">Keyboard </w:t>
                          </w:r>
                          <w:r>
                            <w:rPr>
                              <w:rFonts w:ascii="Consolas" w:hAnsi="Consolas" w:cs="Consolas"/>
                              <w:color w:val="000000" w:themeColor="text1"/>
                              <w:sz w:val="20"/>
                            </w:rPr>
                            <w:t>pressModifiers(</w:t>
                          </w:r>
                          <w:r w:rsidRPr="00C71F26">
                            <w:rPr>
                              <w:rFonts w:ascii="Consolas" w:hAnsi="Consolas" w:cs="Consolas"/>
                              <w:color w:val="4472C4" w:themeColor="accent5"/>
                              <w:sz w:val="20"/>
                              <w:rPrChange w:id="1396" w:author="Benjamin Pannell" w:date="2014-10-15T20:09:00Z">
                                <w:rPr>
                                  <w:rFonts w:ascii="Consolas" w:hAnsi="Consolas" w:cs="Consolas"/>
                                  <w:color w:val="000000" w:themeColor="text1"/>
                                  <w:sz w:val="20"/>
                                </w:rPr>
                              </w:rPrChange>
                            </w:rPr>
                            <w:t xml:space="preserve">byte </w:t>
                          </w:r>
                          <w:r>
                            <w:rPr>
                              <w:rFonts w:ascii="Consolas" w:hAnsi="Consolas" w:cs="Consolas"/>
                              <w:color w:val="000000" w:themeColor="text1"/>
                              <w:sz w:val="20"/>
                            </w:rPr>
                            <w:t>modifiers), releaseModifiers(</w:t>
                          </w:r>
                          <w:r w:rsidRPr="00C71F26">
                            <w:rPr>
                              <w:rFonts w:ascii="Consolas" w:hAnsi="Consolas" w:cs="Consolas"/>
                              <w:color w:val="4472C4" w:themeColor="accent5"/>
                              <w:sz w:val="20"/>
                              <w:rPrChange w:id="1397" w:author="Benjamin Pannell" w:date="2014-10-15T20:09:00Z">
                                <w:rPr>
                                  <w:rFonts w:ascii="Consolas" w:hAnsi="Consolas" w:cs="Consolas"/>
                                  <w:color w:val="000000" w:themeColor="text1"/>
                                  <w:sz w:val="20"/>
                                </w:rPr>
                              </w:rPrChange>
                            </w:rPr>
                            <w:t xml:space="preserve">byte </w:t>
                          </w:r>
                          <w:r>
                            <w:rPr>
                              <w:rFonts w:ascii="Consolas" w:hAnsi="Consolas" w:cs="Consolas"/>
                              <w:color w:val="000000" w:themeColor="text1"/>
                              <w:sz w:val="20"/>
                            </w:rPr>
                            <w:t>modifiers);</w:t>
                          </w:r>
                        </w:ins>
                      </w:p>
                      <w:p w14:paraId="3AFDB304" w14:textId="6B9B650B" w:rsidR="00ED731E" w:rsidRPr="00C71F26" w:rsidRDefault="00ED731E" w:rsidP="00167DAB">
                        <w:pPr>
                          <w:spacing w:after="0"/>
                          <w:rPr>
                            <w:ins w:id="1398" w:author="Benjamin Pannell" w:date="2014-10-15T20:05:00Z"/>
                            <w:rFonts w:ascii="Consolas" w:hAnsi="Consolas" w:cs="Consolas"/>
                            <w:color w:val="000000" w:themeColor="text1"/>
                            <w:sz w:val="20"/>
                            <w:rPrChange w:id="1399" w:author="Benjamin Pannell" w:date="2014-10-15T20:05:00Z">
                              <w:rPr>
                                <w:ins w:id="1400" w:author="Benjamin Pannell" w:date="2014-10-15T20:05:00Z"/>
                                <w:rFonts w:ascii="Consolas" w:hAnsi="Consolas" w:cs="Consolas"/>
                                <w:color w:val="000000" w:themeColor="text1"/>
                                <w:sz w:val="22"/>
                              </w:rPr>
                            </w:rPrChange>
                          </w:rPr>
                          <w:pPrChange w:id="1401" w:author="Benjamin Pannell" w:date="2014-10-15T20:12:00Z">
                            <w:pPr/>
                          </w:pPrChange>
                        </w:pPr>
                        <w:ins w:id="1402" w:author="Benjamin Pannell" w:date="2014-10-15T20:07:00Z">
                          <w:r>
                            <w:rPr>
                              <w:rFonts w:ascii="Consolas" w:hAnsi="Consolas" w:cs="Consolas"/>
                              <w:color w:val="000000" w:themeColor="text1"/>
                              <w:sz w:val="20"/>
                            </w:rPr>
                            <w:tab/>
                          </w:r>
                          <w:r w:rsidRPr="00C71F26">
                            <w:rPr>
                              <w:rFonts w:ascii="Consolas" w:hAnsi="Consolas" w:cs="Consolas"/>
                              <w:color w:val="4472C4" w:themeColor="accent5"/>
                              <w:sz w:val="20"/>
                              <w:rPrChange w:id="1403" w:author="Benjamin Pannell" w:date="2014-10-15T20:09:00Z">
                                <w:rPr>
                                  <w:rFonts w:ascii="Consolas" w:hAnsi="Consolas" w:cs="Consolas"/>
                                  <w:color w:val="000000" w:themeColor="text1"/>
                                  <w:sz w:val="20"/>
                                </w:rPr>
                              </w:rPrChange>
                            </w:rPr>
                            <w:t xml:space="preserve">Keyboard </w:t>
                          </w:r>
                          <w:r>
                            <w:rPr>
                              <w:rFonts w:ascii="Consolas" w:hAnsi="Consolas" w:cs="Consolas"/>
                              <w:color w:val="000000" w:themeColor="text1"/>
                              <w:sz w:val="20"/>
                            </w:rPr>
                            <w:t>write(</w:t>
                          </w:r>
                          <w:r w:rsidRPr="00C71F26">
                            <w:rPr>
                              <w:rFonts w:ascii="Consolas" w:hAnsi="Consolas" w:cs="Consolas"/>
                              <w:color w:val="4472C4" w:themeColor="accent5"/>
                              <w:sz w:val="20"/>
                              <w:rPrChange w:id="1404" w:author="Benjamin Pannell" w:date="2014-10-15T20:09:00Z">
                                <w:rPr>
                                  <w:rFonts w:ascii="Consolas" w:hAnsi="Consolas" w:cs="Consolas"/>
                                  <w:color w:val="000000" w:themeColor="text1"/>
                                  <w:sz w:val="20"/>
                                </w:rPr>
                              </w:rPrChange>
                            </w:rPr>
                            <w:t xml:space="preserve">string </w:t>
                          </w:r>
                          <w:r>
                            <w:rPr>
                              <w:rFonts w:ascii="Consolas" w:hAnsi="Consolas" w:cs="Consolas"/>
                              <w:color w:val="000000" w:themeColor="text1"/>
                              <w:sz w:val="20"/>
                            </w:rPr>
                            <w:t>text);</w:t>
                          </w:r>
                        </w:ins>
                      </w:p>
                      <w:p w14:paraId="55824CDF" w14:textId="32D8D3D6" w:rsidR="00ED731E" w:rsidRPr="00C71F26" w:rsidRDefault="00ED731E" w:rsidP="00EE28F7">
                        <w:pPr>
                          <w:spacing w:after="0"/>
                          <w:rPr>
                            <w:ins w:id="1405" w:author="Benjamin Pannell" w:date="2014-10-15T20:05:00Z"/>
                            <w:rFonts w:ascii="Consolas" w:hAnsi="Consolas" w:cs="Consolas"/>
                            <w:color w:val="4472C4" w:themeColor="accent5"/>
                            <w:sz w:val="20"/>
                            <w:rPrChange w:id="1406" w:author="Benjamin Pannell" w:date="2014-10-15T20:09:00Z">
                              <w:rPr>
                                <w:ins w:id="1407" w:author="Benjamin Pannell" w:date="2014-10-15T20:05:00Z"/>
                                <w:rFonts w:ascii="Consolas" w:hAnsi="Consolas" w:cs="Consolas"/>
                                <w:color w:val="000000" w:themeColor="text1"/>
                                <w:sz w:val="22"/>
                              </w:rPr>
                            </w:rPrChange>
                          </w:rPr>
                          <w:pPrChange w:id="1408" w:author="Benjamin Pannell" w:date="2014-10-15T19:42:00Z">
                            <w:pPr/>
                          </w:pPrChange>
                        </w:pPr>
                        <w:ins w:id="1409" w:author="Benjamin Pannell" w:date="2014-10-15T20:05:00Z">
                          <w:r>
                            <w:rPr>
                              <w:rFonts w:ascii="Consolas" w:hAnsi="Consolas" w:cs="Consolas"/>
                              <w:color w:val="000000" w:themeColor="text1"/>
                              <w:sz w:val="20"/>
                              <w:rPrChange w:id="1410" w:author="Benjamin Pannell" w:date="2014-10-15T20:05:00Z">
                                <w:rPr>
                                  <w:rFonts w:ascii="Consolas" w:hAnsi="Consolas" w:cs="Consolas"/>
                                  <w:color w:val="000000" w:themeColor="text1"/>
                                  <w:sz w:val="20"/>
                                </w:rPr>
                              </w:rPrChange>
                            </w:rPr>
                            <w:t>}</w:t>
                          </w:r>
                        </w:ins>
                      </w:p>
                      <w:p w14:paraId="66914DEB" w14:textId="269DA2A0" w:rsidR="00ED731E" w:rsidRPr="00C71F26" w:rsidRDefault="00ED731E" w:rsidP="00EE28F7">
                        <w:pPr>
                          <w:spacing w:after="0"/>
                          <w:rPr>
                            <w:ins w:id="1411" w:author="Benjamin Pannell" w:date="2014-10-15T20:05:00Z"/>
                            <w:rFonts w:ascii="Consolas" w:hAnsi="Consolas" w:cs="Consolas"/>
                            <w:color w:val="000000" w:themeColor="text1"/>
                            <w:sz w:val="20"/>
                            <w:rPrChange w:id="1412" w:author="Benjamin Pannell" w:date="2014-10-15T20:05:00Z">
                              <w:rPr>
                                <w:ins w:id="1413" w:author="Benjamin Pannell" w:date="2014-10-15T20:05:00Z"/>
                                <w:rFonts w:ascii="Consolas" w:hAnsi="Consolas" w:cs="Consolas"/>
                                <w:color w:val="000000" w:themeColor="text1"/>
                                <w:sz w:val="22"/>
                              </w:rPr>
                            </w:rPrChange>
                          </w:rPr>
                          <w:pPrChange w:id="1414" w:author="Benjamin Pannell" w:date="2014-10-15T19:42:00Z">
                            <w:pPr/>
                          </w:pPrChange>
                        </w:pPr>
                        <w:ins w:id="1415" w:author="Benjamin Pannell" w:date="2014-10-15T20:05:00Z">
                          <w:r w:rsidRPr="00167DAB">
                            <w:rPr>
                              <w:rFonts w:ascii="Consolas" w:hAnsi="Consolas" w:cs="Consolas"/>
                              <w:color w:val="4472C4" w:themeColor="accent5"/>
                              <w:sz w:val="20"/>
                              <w:rPrChange w:id="1416" w:author="Benjamin Pannell" w:date="2014-10-15T20:09: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417" w:author="Benjamin Pannell" w:date="2014-10-15T20:05:00Z">
                                <w:rPr>
                                  <w:rFonts w:ascii="Consolas" w:hAnsi="Consolas" w:cs="Consolas"/>
                                  <w:color w:val="000000" w:themeColor="text1"/>
                                  <w:sz w:val="22"/>
                                </w:rPr>
                              </w:rPrChange>
                            </w:rPr>
                            <w:t>Mouse</w:t>
                          </w:r>
                        </w:ins>
                        <w:ins w:id="1418" w:author="Benjamin Pannell" w:date="2014-10-15T20:12:00Z">
                          <w:r>
                            <w:rPr>
                              <w:rFonts w:ascii="Consolas" w:hAnsi="Consolas" w:cs="Consolas"/>
                              <w:color w:val="000000" w:themeColor="text1"/>
                              <w:sz w:val="20"/>
                            </w:rPr>
                            <w:t xml:space="preserve"> : </w:t>
                          </w:r>
                          <w:r w:rsidRPr="002F1922">
                            <w:rPr>
                              <w:rFonts w:ascii="Consolas" w:hAnsi="Consolas" w:cs="Consolas"/>
                              <w:color w:val="4472C4" w:themeColor="accent5"/>
                              <w:sz w:val="20"/>
                              <w:rPrChange w:id="1419" w:author="Benjamin Pannell" w:date="2014-10-15T20:12:00Z">
                                <w:rPr>
                                  <w:rFonts w:ascii="Consolas" w:hAnsi="Consolas" w:cs="Consolas"/>
                                  <w:color w:val="000000" w:themeColor="text1"/>
                                  <w:sz w:val="20"/>
                                </w:rPr>
                              </w:rPrChange>
                            </w:rPr>
                            <w:t>Device</w:t>
                          </w:r>
                        </w:ins>
                        <w:ins w:id="1420" w:author="Benjamin Pannell" w:date="2014-10-15T20:05:00Z">
                          <w:r w:rsidRPr="002F1922">
                            <w:rPr>
                              <w:rFonts w:ascii="Consolas" w:hAnsi="Consolas" w:cs="Consolas"/>
                              <w:color w:val="4472C4" w:themeColor="accent5"/>
                              <w:sz w:val="20"/>
                              <w:rPrChange w:id="1421" w:author="Benjamin Pannell" w:date="2014-10-15T20:12:00Z">
                                <w:rPr>
                                  <w:rFonts w:ascii="Consolas" w:hAnsi="Consolas" w:cs="Consolas"/>
                                  <w:color w:val="000000" w:themeColor="text1"/>
                                  <w:sz w:val="22"/>
                                </w:rPr>
                              </w:rPrChange>
                            </w:rPr>
                            <w:t xml:space="preserve"> </w:t>
                          </w:r>
                          <w:r w:rsidRPr="00C71F26">
                            <w:rPr>
                              <w:rFonts w:ascii="Consolas" w:hAnsi="Consolas" w:cs="Consolas"/>
                              <w:color w:val="000000" w:themeColor="text1"/>
                              <w:sz w:val="20"/>
                              <w:rPrChange w:id="1422" w:author="Benjamin Pannell" w:date="2014-10-15T20:05:00Z">
                                <w:rPr>
                                  <w:rFonts w:ascii="Consolas" w:hAnsi="Consolas" w:cs="Consolas"/>
                                  <w:color w:val="000000" w:themeColor="text1"/>
                                  <w:sz w:val="22"/>
                                </w:rPr>
                              </w:rPrChange>
                            </w:rPr>
                            <w:t>{</w:t>
                          </w:r>
                        </w:ins>
                      </w:p>
                      <w:p w14:paraId="3F27753E" w14:textId="2047DB12" w:rsidR="00ED731E" w:rsidRDefault="00ED731E" w:rsidP="00167DAB">
                        <w:pPr>
                          <w:spacing w:after="0"/>
                          <w:rPr>
                            <w:ins w:id="1423" w:author="Benjamin Pannell" w:date="2014-10-15T20:08:00Z"/>
                            <w:rFonts w:ascii="Consolas" w:hAnsi="Consolas" w:cs="Consolas"/>
                            <w:color w:val="000000" w:themeColor="text1"/>
                            <w:sz w:val="20"/>
                          </w:rPr>
                          <w:pPrChange w:id="1424" w:author="Benjamin Pannell" w:date="2014-10-15T20:12:00Z">
                            <w:pPr/>
                          </w:pPrChange>
                        </w:pPr>
                        <w:ins w:id="1425" w:author="Benjamin Pannell" w:date="2014-10-15T20:07:00Z">
                          <w:r>
                            <w:rPr>
                              <w:rFonts w:ascii="Consolas" w:hAnsi="Consolas" w:cs="Consolas"/>
                              <w:color w:val="000000" w:themeColor="text1"/>
                              <w:sz w:val="20"/>
                            </w:rPr>
                            <w:tab/>
                          </w:r>
                          <w:r w:rsidRPr="00167DAB">
                            <w:rPr>
                              <w:rFonts w:ascii="Consolas" w:hAnsi="Consolas" w:cs="Consolas"/>
                              <w:color w:val="4472C4" w:themeColor="accent5"/>
                              <w:sz w:val="20"/>
                              <w:rPrChange w:id="1426" w:author="Benjamin Pannell" w:date="2014-10-15T20:09:00Z">
                                <w:rPr>
                                  <w:rFonts w:ascii="Consolas" w:hAnsi="Consolas" w:cs="Consolas"/>
                                  <w:color w:val="000000" w:themeColor="text1"/>
                                  <w:sz w:val="20"/>
                                </w:rPr>
                              </w:rPrChange>
                            </w:rPr>
                            <w:t>Mouse</w:t>
                          </w:r>
                          <w:r>
                            <w:rPr>
                              <w:rFonts w:ascii="Consolas" w:hAnsi="Consolas" w:cs="Consolas"/>
                              <w:color w:val="000000" w:themeColor="text1"/>
                              <w:sz w:val="20"/>
                            </w:rPr>
                            <w:t xml:space="preserve"> left, right, middle;</w:t>
                          </w:r>
                        </w:ins>
                      </w:p>
                      <w:p w14:paraId="0B58360B" w14:textId="5A79F8D6" w:rsidR="00ED731E" w:rsidRDefault="00ED731E" w:rsidP="00C71F26">
                        <w:pPr>
                          <w:spacing w:after="0"/>
                          <w:rPr>
                            <w:ins w:id="1427" w:author="Benjamin Pannell" w:date="2014-10-15T20:08:00Z"/>
                            <w:rFonts w:ascii="Consolas" w:hAnsi="Consolas" w:cs="Consolas"/>
                            <w:color w:val="000000" w:themeColor="text1"/>
                            <w:sz w:val="20"/>
                          </w:rPr>
                          <w:pPrChange w:id="1428" w:author="Benjamin Pannell" w:date="2014-10-15T20:08:00Z">
                            <w:pPr/>
                          </w:pPrChange>
                        </w:pPr>
                        <w:ins w:id="1429" w:author="Benjamin Pannell" w:date="2014-10-15T20:08:00Z">
                          <w:r>
                            <w:rPr>
                              <w:rFonts w:ascii="Consolas" w:hAnsi="Consolas" w:cs="Consolas"/>
                              <w:color w:val="000000" w:themeColor="text1"/>
                              <w:sz w:val="20"/>
                            </w:rPr>
                            <w:tab/>
                          </w:r>
                          <w:r w:rsidRPr="00167DAB">
                            <w:rPr>
                              <w:rFonts w:ascii="Consolas" w:hAnsi="Consolas" w:cs="Consolas"/>
                              <w:color w:val="4472C4" w:themeColor="accent5"/>
                              <w:sz w:val="20"/>
                              <w:rPrChange w:id="1430" w:author="Benjamin Pannell" w:date="2014-10-15T20:09:00Z">
                                <w:rPr>
                                  <w:rFonts w:ascii="Consolas" w:hAnsi="Consolas" w:cs="Consolas"/>
                                  <w:color w:val="000000" w:themeColor="text1"/>
                                  <w:sz w:val="20"/>
                                </w:rPr>
                              </w:rPrChange>
                            </w:rPr>
                            <w:t xml:space="preserve">Mouse </w:t>
                          </w:r>
                          <w:r>
                            <w:rPr>
                              <w:rFonts w:ascii="Consolas" w:hAnsi="Consolas" w:cs="Consolas"/>
                              <w:color w:val="000000" w:themeColor="text1"/>
                              <w:sz w:val="20"/>
                            </w:rPr>
                            <w:t>press(</w:t>
                          </w:r>
                          <w:r w:rsidRPr="00167DAB">
                            <w:rPr>
                              <w:rFonts w:ascii="Consolas" w:hAnsi="Consolas" w:cs="Consolas"/>
                              <w:color w:val="4472C4" w:themeColor="accent5"/>
                              <w:sz w:val="20"/>
                              <w:rPrChange w:id="1431" w:author="Benjamin Pannell" w:date="2014-10-15T20:10:00Z">
                                <w:rPr>
                                  <w:rFonts w:ascii="Consolas" w:hAnsi="Consolas" w:cs="Consolas"/>
                                  <w:color w:val="000000" w:themeColor="text1"/>
                                  <w:sz w:val="20"/>
                                </w:rPr>
                              </w:rPrChange>
                            </w:rPr>
                            <w:t xml:space="preserve">byte </w:t>
                          </w:r>
                          <w:r>
                            <w:rPr>
                              <w:rFonts w:ascii="Consolas" w:hAnsi="Consolas" w:cs="Consolas"/>
                              <w:color w:val="000000" w:themeColor="text1"/>
                              <w:sz w:val="20"/>
                            </w:rPr>
                            <w:t>buttons),  release(</w:t>
                          </w:r>
                          <w:r w:rsidRPr="00167DAB">
                            <w:rPr>
                              <w:rFonts w:ascii="Consolas" w:hAnsi="Consolas" w:cs="Consolas"/>
                              <w:color w:val="4472C4" w:themeColor="accent5"/>
                              <w:sz w:val="20"/>
                              <w:rPrChange w:id="1432" w:author="Benjamin Pannell" w:date="2014-10-15T20:10:00Z">
                                <w:rPr>
                                  <w:rFonts w:ascii="Consolas" w:hAnsi="Consolas" w:cs="Consolas"/>
                                  <w:color w:val="000000" w:themeColor="text1"/>
                                  <w:sz w:val="20"/>
                                </w:rPr>
                              </w:rPrChange>
                            </w:rPr>
                            <w:t xml:space="preserve">byte </w:t>
                          </w:r>
                          <w:r>
                            <w:rPr>
                              <w:rFonts w:ascii="Consolas" w:hAnsi="Consolas" w:cs="Consolas"/>
                              <w:color w:val="000000" w:themeColor="text1"/>
                              <w:sz w:val="20"/>
                            </w:rPr>
                            <w:t>buttons);</w:t>
                          </w:r>
                        </w:ins>
                      </w:p>
                      <w:p w14:paraId="6515B2D2" w14:textId="4AA9EBE2" w:rsidR="00ED731E" w:rsidRDefault="00ED731E" w:rsidP="00EE28F7">
                        <w:pPr>
                          <w:spacing w:after="0"/>
                          <w:rPr>
                            <w:ins w:id="1433" w:author="Benjamin Pannell" w:date="2014-10-15T20:08:00Z"/>
                            <w:rFonts w:ascii="Consolas" w:hAnsi="Consolas" w:cs="Consolas"/>
                            <w:color w:val="000000" w:themeColor="text1"/>
                            <w:sz w:val="20"/>
                          </w:rPr>
                          <w:pPrChange w:id="1434" w:author="Benjamin Pannell" w:date="2014-10-15T19:42:00Z">
                            <w:pPr/>
                          </w:pPrChange>
                        </w:pPr>
                        <w:ins w:id="1435" w:author="Benjamin Pannell" w:date="2014-10-15T20:08:00Z">
                          <w:r>
                            <w:rPr>
                              <w:rFonts w:ascii="Consolas" w:hAnsi="Consolas" w:cs="Consolas"/>
                              <w:color w:val="000000" w:themeColor="text1"/>
                              <w:sz w:val="20"/>
                            </w:rPr>
                            <w:tab/>
                          </w:r>
                          <w:r w:rsidRPr="00167DAB">
                            <w:rPr>
                              <w:rFonts w:ascii="Consolas" w:hAnsi="Consolas" w:cs="Consolas"/>
                              <w:color w:val="4472C4" w:themeColor="accent5"/>
                              <w:sz w:val="20"/>
                              <w:rPrChange w:id="1436" w:author="Benjamin Pannell" w:date="2014-10-15T20:09:00Z">
                                <w:rPr>
                                  <w:rFonts w:ascii="Consolas" w:hAnsi="Consolas" w:cs="Consolas"/>
                                  <w:color w:val="000000" w:themeColor="text1"/>
                                  <w:sz w:val="20"/>
                                </w:rPr>
                              </w:rPrChange>
                            </w:rPr>
                            <w:t xml:space="preserve">Mouse </w:t>
                          </w:r>
                          <w:r>
                            <w:rPr>
                              <w:rFonts w:ascii="Consolas" w:hAnsi="Consolas" w:cs="Consolas"/>
                              <w:color w:val="000000" w:themeColor="text1"/>
                              <w:sz w:val="20"/>
                            </w:rPr>
                            <w:t>scroll(</w:t>
                          </w:r>
                        </w:ins>
                        <w:ins w:id="1437" w:author="Benjamin Pannell" w:date="2014-10-15T20:10:00Z">
                          <w:r w:rsidRPr="00167DAB">
                            <w:rPr>
                              <w:rFonts w:ascii="Consolas" w:hAnsi="Consolas" w:cs="Consolas"/>
                              <w:color w:val="4472C4" w:themeColor="accent5"/>
                              <w:sz w:val="20"/>
                              <w:rPrChange w:id="1438" w:author="Benjamin Pannell" w:date="2014-10-15T20:10:00Z">
                                <w:rPr>
                                  <w:rFonts w:ascii="Consolas" w:hAnsi="Consolas" w:cs="Consolas"/>
                                  <w:color w:val="000000" w:themeColor="text1"/>
                                  <w:sz w:val="20"/>
                                </w:rPr>
                              </w:rPrChange>
                            </w:rPr>
                            <w:t xml:space="preserve">sbyte </w:t>
                          </w:r>
                        </w:ins>
                        <w:ins w:id="1439" w:author="Benjamin Pannell" w:date="2014-10-15T20:08:00Z">
                          <w:r>
                            <w:rPr>
                              <w:rFonts w:ascii="Consolas" w:hAnsi="Consolas" w:cs="Consolas"/>
                              <w:color w:val="000000" w:themeColor="text1"/>
                              <w:sz w:val="20"/>
                            </w:rPr>
                            <w:t>delta);</w:t>
                          </w:r>
                        </w:ins>
                      </w:p>
                      <w:p w14:paraId="4E11E7D1" w14:textId="4F92805D" w:rsidR="00ED731E" w:rsidRPr="00C71F26" w:rsidRDefault="00ED731E" w:rsidP="00EE28F7">
                        <w:pPr>
                          <w:spacing w:after="0"/>
                          <w:rPr>
                            <w:ins w:id="1440" w:author="Benjamin Pannell" w:date="2014-10-15T20:05:00Z"/>
                            <w:rFonts w:ascii="Consolas" w:hAnsi="Consolas" w:cs="Consolas"/>
                            <w:color w:val="000000" w:themeColor="text1"/>
                            <w:sz w:val="20"/>
                            <w:rPrChange w:id="1441" w:author="Benjamin Pannell" w:date="2014-10-15T20:05:00Z">
                              <w:rPr>
                                <w:ins w:id="1442" w:author="Benjamin Pannell" w:date="2014-10-15T20:05:00Z"/>
                                <w:rFonts w:ascii="Consolas" w:hAnsi="Consolas" w:cs="Consolas"/>
                                <w:color w:val="000000" w:themeColor="text1"/>
                                <w:sz w:val="22"/>
                              </w:rPr>
                            </w:rPrChange>
                          </w:rPr>
                          <w:pPrChange w:id="1443" w:author="Benjamin Pannell" w:date="2014-10-15T19:42:00Z">
                            <w:pPr/>
                          </w:pPrChange>
                        </w:pPr>
                        <w:ins w:id="1444" w:author="Benjamin Pannell" w:date="2014-10-15T20:08:00Z">
                          <w:r>
                            <w:rPr>
                              <w:rFonts w:ascii="Consolas" w:hAnsi="Consolas" w:cs="Consolas"/>
                              <w:color w:val="000000" w:themeColor="text1"/>
                              <w:sz w:val="20"/>
                            </w:rPr>
                            <w:tab/>
                          </w:r>
                          <w:r w:rsidRPr="00167DAB">
                            <w:rPr>
                              <w:rFonts w:ascii="Consolas" w:hAnsi="Consolas" w:cs="Consolas"/>
                              <w:color w:val="4472C4" w:themeColor="accent5"/>
                              <w:sz w:val="20"/>
                              <w:rPrChange w:id="1445" w:author="Benjamin Pannell" w:date="2014-10-15T20:09:00Z">
                                <w:rPr>
                                  <w:rFonts w:ascii="Consolas" w:hAnsi="Consolas" w:cs="Consolas"/>
                                  <w:color w:val="000000" w:themeColor="text1"/>
                                  <w:sz w:val="20"/>
                                </w:rPr>
                              </w:rPrChange>
                            </w:rPr>
                            <w:t xml:space="preserve">Mouse </w:t>
                          </w:r>
                          <w:r>
                            <w:rPr>
                              <w:rFonts w:ascii="Consolas" w:hAnsi="Consolas" w:cs="Consolas"/>
                              <w:color w:val="000000" w:themeColor="text1"/>
                              <w:sz w:val="20"/>
                            </w:rPr>
                            <w:t>move(</w:t>
                          </w:r>
                        </w:ins>
                        <w:ins w:id="1446" w:author="Benjamin Pannell" w:date="2014-10-15T20:10:00Z">
                          <w:r w:rsidRPr="00167DAB">
                            <w:rPr>
                              <w:rFonts w:ascii="Consolas" w:hAnsi="Consolas" w:cs="Consolas"/>
                              <w:color w:val="4472C4" w:themeColor="accent5"/>
                              <w:sz w:val="20"/>
                              <w:rPrChange w:id="1447" w:author="Benjamin Pannell" w:date="2014-10-15T20:10:00Z">
                                <w:rPr>
                                  <w:rFonts w:ascii="Consolas" w:hAnsi="Consolas" w:cs="Consolas"/>
                                  <w:color w:val="000000" w:themeColor="text1"/>
                                  <w:sz w:val="20"/>
                                </w:rPr>
                              </w:rPrChange>
                            </w:rPr>
                            <w:t xml:space="preserve">sbyte </w:t>
                          </w:r>
                        </w:ins>
                        <w:ins w:id="1448" w:author="Benjamin Pannell" w:date="2014-10-15T20:08:00Z">
                          <w:r>
                            <w:rPr>
                              <w:rFonts w:ascii="Consolas" w:hAnsi="Consolas" w:cs="Consolas"/>
                              <w:color w:val="000000" w:themeColor="text1"/>
                              <w:sz w:val="20"/>
                            </w:rPr>
                            <w:t>delta</w:t>
                          </w:r>
                        </w:ins>
                        <w:ins w:id="1449" w:author="Benjamin Pannell" w:date="2014-10-15T20:10:00Z">
                          <w:r>
                            <w:rPr>
                              <w:rFonts w:ascii="Consolas" w:hAnsi="Consolas" w:cs="Consolas"/>
                              <w:color w:val="000000" w:themeColor="text1"/>
                              <w:sz w:val="20"/>
                            </w:rPr>
                            <w:t xml:space="preserve">X, </w:t>
                          </w:r>
                          <w:r w:rsidRPr="00167DAB">
                            <w:rPr>
                              <w:rFonts w:ascii="Consolas" w:hAnsi="Consolas" w:cs="Consolas"/>
                              <w:color w:val="4472C4" w:themeColor="accent5"/>
                              <w:sz w:val="20"/>
                              <w:rPrChange w:id="1450" w:author="Benjamin Pannell" w:date="2014-10-15T20:10:00Z">
                                <w:rPr>
                                  <w:rFonts w:ascii="Consolas" w:hAnsi="Consolas" w:cs="Consolas"/>
                                  <w:color w:val="000000" w:themeColor="text1"/>
                                  <w:sz w:val="20"/>
                                </w:rPr>
                              </w:rPrChange>
                            </w:rPr>
                            <w:t xml:space="preserve">sbyte </w:t>
                          </w:r>
                          <w:r>
                            <w:rPr>
                              <w:rFonts w:ascii="Consolas" w:hAnsi="Consolas" w:cs="Consolas"/>
                              <w:color w:val="000000" w:themeColor="text1"/>
                              <w:sz w:val="20"/>
                            </w:rPr>
                            <w:t>deltaY</w:t>
                          </w:r>
                        </w:ins>
                        <w:ins w:id="1451" w:author="Benjamin Pannell" w:date="2014-10-15T20:08:00Z">
                          <w:r>
                            <w:rPr>
                              <w:rFonts w:ascii="Consolas" w:hAnsi="Consolas" w:cs="Consolas"/>
                              <w:color w:val="000000" w:themeColor="text1"/>
                              <w:sz w:val="20"/>
                            </w:rPr>
                            <w:t>);</w:t>
                          </w:r>
                        </w:ins>
                      </w:p>
                      <w:p w14:paraId="6D6A8BD3" w14:textId="7B552BE3" w:rsidR="00ED731E" w:rsidRPr="00C71F26" w:rsidRDefault="00ED731E" w:rsidP="00C71F26">
                        <w:pPr>
                          <w:spacing w:after="0"/>
                          <w:rPr>
                            <w:ins w:id="1452" w:author="Benjamin Pannell" w:date="2014-10-15T20:04:00Z"/>
                            <w:rFonts w:ascii="Consolas" w:hAnsi="Consolas" w:cs="Consolas"/>
                            <w:color w:val="000000" w:themeColor="text1"/>
                            <w:sz w:val="20"/>
                            <w:rPrChange w:id="1453" w:author="Benjamin Pannell" w:date="2014-10-15T20:05:00Z">
                              <w:rPr>
                                <w:ins w:id="1454" w:author="Benjamin Pannell" w:date="2014-10-15T20:04:00Z"/>
                                <w:rFonts w:ascii="Consolas" w:hAnsi="Consolas" w:cs="Consolas"/>
                                <w:color w:val="000000" w:themeColor="text1"/>
                                <w:sz w:val="22"/>
                              </w:rPr>
                            </w:rPrChange>
                          </w:rPr>
                        </w:pPr>
                        <w:ins w:id="1455" w:author="Benjamin Pannell" w:date="2014-10-15T20:05:00Z">
                          <w:r w:rsidRPr="00C71F26">
                            <w:rPr>
                              <w:rFonts w:ascii="Consolas" w:hAnsi="Consolas" w:cs="Consolas"/>
                              <w:color w:val="000000" w:themeColor="text1"/>
                              <w:sz w:val="20"/>
                              <w:rPrChange w:id="1456" w:author="Benjamin Pannell" w:date="2014-10-15T20:05:00Z">
                                <w:rPr>
                                  <w:rFonts w:ascii="Consolas" w:hAnsi="Consolas" w:cs="Consolas"/>
                                  <w:color w:val="000000" w:themeColor="text1"/>
                                  <w:sz w:val="22"/>
                                </w:rPr>
                              </w:rPrChange>
                            </w:rPr>
                            <w:t>}</w:t>
                          </w:r>
                        </w:ins>
                      </w:p>
                      <w:p w14:paraId="45BE926B" w14:textId="77777777" w:rsidR="00ED731E" w:rsidRPr="00C71F26" w:rsidRDefault="00ED731E" w:rsidP="00C71F26">
                        <w:pPr>
                          <w:spacing w:after="0"/>
                          <w:rPr>
                            <w:ins w:id="1457" w:author="Benjamin Pannell" w:date="2014-10-15T20:04:00Z"/>
                            <w:rFonts w:ascii="Consolas" w:hAnsi="Consolas" w:cs="Consolas"/>
                            <w:color w:val="000000" w:themeColor="text1"/>
                            <w:sz w:val="20"/>
                            <w:rPrChange w:id="1458" w:author="Benjamin Pannell" w:date="2014-10-15T20:05:00Z">
                              <w:rPr>
                                <w:ins w:id="1459" w:author="Benjamin Pannell" w:date="2014-10-15T20:04:00Z"/>
                                <w:rFonts w:ascii="Consolas" w:hAnsi="Consolas" w:cs="Consolas"/>
                                <w:color w:val="000000" w:themeColor="text1"/>
                                <w:sz w:val="22"/>
                              </w:rPr>
                            </w:rPrChange>
                          </w:rPr>
                        </w:pPr>
                        <w:ins w:id="1460" w:author="Benjamin Pannell" w:date="2014-10-15T20:04:00Z">
                          <w:r w:rsidRPr="00167DAB">
                            <w:rPr>
                              <w:rFonts w:ascii="Consolas" w:hAnsi="Consolas" w:cs="Consolas"/>
                              <w:color w:val="4472C4" w:themeColor="accent5"/>
                              <w:sz w:val="20"/>
                              <w:rPrChange w:id="1461" w:author="Benjamin Pannell" w:date="2014-10-15T20:10: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462" w:author="Benjamin Pannell" w:date="2014-10-15T20:05:00Z">
                                <w:rPr>
                                  <w:rFonts w:ascii="Consolas" w:hAnsi="Consolas" w:cs="Consolas"/>
                                  <w:color w:val="000000" w:themeColor="text1"/>
                                  <w:sz w:val="22"/>
                                </w:rPr>
                              </w:rPrChange>
                            </w:rPr>
                            <w:t>MouseButtons {</w:t>
                          </w:r>
                        </w:ins>
                      </w:p>
                      <w:p w14:paraId="3B03E37F" w14:textId="77777777" w:rsidR="00ED731E" w:rsidRPr="00C71F26" w:rsidRDefault="00ED731E" w:rsidP="00C71F26">
                        <w:pPr>
                          <w:spacing w:after="0"/>
                          <w:rPr>
                            <w:ins w:id="1463" w:author="Benjamin Pannell" w:date="2014-10-15T20:04:00Z"/>
                            <w:rFonts w:ascii="Consolas" w:hAnsi="Consolas" w:cs="Consolas"/>
                            <w:color w:val="000000" w:themeColor="text1"/>
                            <w:sz w:val="20"/>
                            <w:rPrChange w:id="1464" w:author="Benjamin Pannell" w:date="2014-10-15T20:05:00Z">
                              <w:rPr>
                                <w:ins w:id="1465" w:author="Benjamin Pannell" w:date="2014-10-15T20:04:00Z"/>
                                <w:rFonts w:ascii="Consolas" w:hAnsi="Consolas" w:cs="Consolas"/>
                                <w:color w:val="000000" w:themeColor="text1"/>
                                <w:sz w:val="22"/>
                              </w:rPr>
                            </w:rPrChange>
                          </w:rPr>
                        </w:pPr>
                        <w:ins w:id="1466" w:author="Benjamin Pannell" w:date="2014-10-15T20:04:00Z">
                          <w:r w:rsidRPr="00C71F26">
                            <w:rPr>
                              <w:rFonts w:ascii="Consolas" w:hAnsi="Consolas" w:cs="Consolas"/>
                              <w:color w:val="000000" w:themeColor="text1"/>
                              <w:sz w:val="20"/>
                              <w:rPrChange w:id="1467"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468" w:author="Benjamin Pannell" w:date="2014-10-15T20:10:00Z">
                                <w:rPr>
                                  <w:rFonts w:ascii="Consolas" w:hAnsi="Consolas" w:cs="Consolas"/>
                                  <w:color w:val="000000" w:themeColor="text1"/>
                                  <w:sz w:val="22"/>
                                </w:rPr>
                              </w:rPrChange>
                            </w:rPr>
                            <w:t xml:space="preserve">static byte </w:t>
                          </w:r>
                          <w:r w:rsidRPr="00C71F26">
                            <w:rPr>
                              <w:rFonts w:ascii="Consolas" w:hAnsi="Consolas" w:cs="Consolas"/>
                              <w:color w:val="000000" w:themeColor="text1"/>
                              <w:sz w:val="20"/>
                              <w:rPrChange w:id="1469" w:author="Benjamin Pannell" w:date="2014-10-15T20:05:00Z">
                                <w:rPr>
                                  <w:rFonts w:ascii="Consolas" w:hAnsi="Consolas" w:cs="Consolas"/>
                                  <w:color w:val="000000" w:themeColor="text1"/>
                                  <w:sz w:val="22"/>
                                </w:rPr>
                              </w:rPrChange>
                            </w:rPr>
                            <w:t>left = 0x1;</w:t>
                          </w:r>
                        </w:ins>
                      </w:p>
                      <w:p w14:paraId="1F3B43B3" w14:textId="77777777" w:rsidR="00ED731E" w:rsidRPr="00C71F26" w:rsidRDefault="00ED731E" w:rsidP="00C71F26">
                        <w:pPr>
                          <w:spacing w:after="0"/>
                          <w:rPr>
                            <w:ins w:id="1470" w:author="Benjamin Pannell" w:date="2014-10-15T20:04:00Z"/>
                            <w:rFonts w:ascii="Consolas" w:hAnsi="Consolas" w:cs="Consolas"/>
                            <w:color w:val="000000" w:themeColor="text1"/>
                            <w:sz w:val="20"/>
                            <w:rPrChange w:id="1471" w:author="Benjamin Pannell" w:date="2014-10-15T20:05:00Z">
                              <w:rPr>
                                <w:ins w:id="1472" w:author="Benjamin Pannell" w:date="2014-10-15T20:04:00Z"/>
                                <w:rFonts w:ascii="Consolas" w:hAnsi="Consolas" w:cs="Consolas"/>
                                <w:color w:val="000000" w:themeColor="text1"/>
                                <w:sz w:val="22"/>
                              </w:rPr>
                            </w:rPrChange>
                          </w:rPr>
                        </w:pPr>
                        <w:ins w:id="1473" w:author="Benjamin Pannell" w:date="2014-10-15T20:04:00Z">
                          <w:r w:rsidRPr="00C71F26">
                            <w:rPr>
                              <w:rFonts w:ascii="Consolas" w:hAnsi="Consolas" w:cs="Consolas"/>
                              <w:color w:val="000000" w:themeColor="text1"/>
                              <w:sz w:val="20"/>
                              <w:rPrChange w:id="1474"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475" w:author="Benjamin Pannell" w:date="2014-10-15T20:10:00Z">
                                <w:rPr>
                                  <w:rFonts w:ascii="Consolas" w:hAnsi="Consolas" w:cs="Consolas"/>
                                  <w:color w:val="000000" w:themeColor="text1"/>
                                  <w:sz w:val="22"/>
                                </w:rPr>
                              </w:rPrChange>
                            </w:rPr>
                            <w:t xml:space="preserve">static byte </w:t>
                          </w:r>
                          <w:r w:rsidRPr="00C71F26">
                            <w:rPr>
                              <w:rFonts w:ascii="Consolas" w:hAnsi="Consolas" w:cs="Consolas"/>
                              <w:color w:val="000000" w:themeColor="text1"/>
                              <w:sz w:val="20"/>
                              <w:rPrChange w:id="1476" w:author="Benjamin Pannell" w:date="2014-10-15T20:05:00Z">
                                <w:rPr>
                                  <w:rFonts w:ascii="Consolas" w:hAnsi="Consolas" w:cs="Consolas"/>
                                  <w:color w:val="000000" w:themeColor="text1"/>
                                  <w:sz w:val="22"/>
                                </w:rPr>
                              </w:rPrChange>
                            </w:rPr>
                            <w:t>right = 0x2;</w:t>
                          </w:r>
                        </w:ins>
                      </w:p>
                      <w:p w14:paraId="3FA0E539" w14:textId="77777777" w:rsidR="00ED731E" w:rsidRPr="00C71F26" w:rsidRDefault="00ED731E" w:rsidP="00C71F26">
                        <w:pPr>
                          <w:spacing w:after="0"/>
                          <w:rPr>
                            <w:ins w:id="1477" w:author="Benjamin Pannell" w:date="2014-10-15T20:04:00Z"/>
                            <w:rFonts w:ascii="Consolas" w:hAnsi="Consolas" w:cs="Consolas"/>
                            <w:color w:val="000000" w:themeColor="text1"/>
                            <w:sz w:val="20"/>
                            <w:rPrChange w:id="1478" w:author="Benjamin Pannell" w:date="2014-10-15T20:05:00Z">
                              <w:rPr>
                                <w:ins w:id="1479" w:author="Benjamin Pannell" w:date="2014-10-15T20:04:00Z"/>
                                <w:rFonts w:ascii="Consolas" w:hAnsi="Consolas" w:cs="Consolas"/>
                                <w:color w:val="000000" w:themeColor="text1"/>
                                <w:sz w:val="22"/>
                              </w:rPr>
                            </w:rPrChange>
                          </w:rPr>
                        </w:pPr>
                        <w:ins w:id="1480" w:author="Benjamin Pannell" w:date="2014-10-15T20:04:00Z">
                          <w:r w:rsidRPr="00C71F26">
                            <w:rPr>
                              <w:rFonts w:ascii="Consolas" w:hAnsi="Consolas" w:cs="Consolas"/>
                              <w:color w:val="000000" w:themeColor="text1"/>
                              <w:sz w:val="20"/>
                              <w:rPrChange w:id="1481"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482" w:author="Benjamin Pannell" w:date="2014-10-15T20:10:00Z">
                                <w:rPr>
                                  <w:rFonts w:ascii="Consolas" w:hAnsi="Consolas" w:cs="Consolas"/>
                                  <w:color w:val="000000" w:themeColor="text1"/>
                                  <w:sz w:val="22"/>
                                </w:rPr>
                              </w:rPrChange>
                            </w:rPr>
                            <w:t xml:space="preserve">static byte </w:t>
                          </w:r>
                          <w:r w:rsidRPr="00C71F26">
                            <w:rPr>
                              <w:rFonts w:ascii="Consolas" w:hAnsi="Consolas" w:cs="Consolas"/>
                              <w:color w:val="000000" w:themeColor="text1"/>
                              <w:sz w:val="20"/>
                              <w:rPrChange w:id="1483" w:author="Benjamin Pannell" w:date="2014-10-15T20:05:00Z">
                                <w:rPr>
                                  <w:rFonts w:ascii="Consolas" w:hAnsi="Consolas" w:cs="Consolas"/>
                                  <w:color w:val="000000" w:themeColor="text1"/>
                                  <w:sz w:val="22"/>
                                </w:rPr>
                              </w:rPrChange>
                            </w:rPr>
                            <w:t>middle = 0x4;</w:t>
                          </w:r>
                        </w:ins>
                      </w:p>
                      <w:p w14:paraId="2B831DB5" w14:textId="0D81AFA9" w:rsidR="00ED731E" w:rsidRPr="00C71F26" w:rsidRDefault="00ED731E" w:rsidP="00EE28F7">
                        <w:pPr>
                          <w:spacing w:after="0"/>
                          <w:rPr>
                            <w:ins w:id="1484" w:author="Benjamin Pannell" w:date="2014-10-15T20:02:00Z"/>
                            <w:rFonts w:ascii="Consolas" w:hAnsi="Consolas" w:cs="Consolas"/>
                            <w:color w:val="000000" w:themeColor="text1"/>
                            <w:sz w:val="20"/>
                            <w:rPrChange w:id="1485" w:author="Benjamin Pannell" w:date="2014-10-15T20:05:00Z">
                              <w:rPr>
                                <w:ins w:id="1486" w:author="Benjamin Pannell" w:date="2014-10-15T20:02:00Z"/>
                                <w:rFonts w:ascii="Consolas" w:hAnsi="Consolas" w:cs="Consolas"/>
                                <w:color w:val="000000" w:themeColor="text1"/>
                                <w:sz w:val="22"/>
                              </w:rPr>
                            </w:rPrChange>
                          </w:rPr>
                          <w:pPrChange w:id="1487" w:author="Benjamin Pannell" w:date="2014-10-15T19:42:00Z">
                            <w:pPr/>
                          </w:pPrChange>
                        </w:pPr>
                        <w:ins w:id="1488" w:author="Benjamin Pannell" w:date="2014-10-15T20:04:00Z">
                          <w:r w:rsidRPr="00C71F26">
                            <w:rPr>
                              <w:rFonts w:ascii="Consolas" w:hAnsi="Consolas" w:cs="Consolas"/>
                              <w:color w:val="000000" w:themeColor="text1"/>
                              <w:sz w:val="20"/>
                              <w:rPrChange w:id="1489" w:author="Benjamin Pannell" w:date="2014-10-15T20:05:00Z">
                                <w:rPr>
                                  <w:rFonts w:ascii="Consolas" w:hAnsi="Consolas" w:cs="Consolas"/>
                                  <w:color w:val="000000" w:themeColor="text1"/>
                                  <w:sz w:val="22"/>
                                </w:rPr>
                              </w:rPrChange>
                            </w:rPr>
                            <w:t>}</w:t>
                          </w:r>
                        </w:ins>
                      </w:p>
                      <w:p w14:paraId="76F2650E" w14:textId="279D4883" w:rsidR="00ED731E" w:rsidRPr="00C71F26" w:rsidRDefault="00ED731E" w:rsidP="00EE28F7">
                        <w:pPr>
                          <w:spacing w:after="0"/>
                          <w:rPr>
                            <w:ins w:id="1490" w:author="Benjamin Pannell" w:date="2014-10-15T20:02:00Z"/>
                            <w:rFonts w:ascii="Consolas" w:hAnsi="Consolas" w:cs="Consolas"/>
                            <w:color w:val="000000" w:themeColor="text1"/>
                            <w:sz w:val="20"/>
                            <w:rPrChange w:id="1491" w:author="Benjamin Pannell" w:date="2014-10-15T20:05:00Z">
                              <w:rPr>
                                <w:ins w:id="1492" w:author="Benjamin Pannell" w:date="2014-10-15T20:02:00Z"/>
                                <w:rFonts w:ascii="Consolas" w:hAnsi="Consolas" w:cs="Consolas"/>
                                <w:color w:val="000000" w:themeColor="text1"/>
                                <w:sz w:val="22"/>
                              </w:rPr>
                            </w:rPrChange>
                          </w:rPr>
                          <w:pPrChange w:id="1493" w:author="Benjamin Pannell" w:date="2014-10-15T19:42:00Z">
                            <w:pPr/>
                          </w:pPrChange>
                        </w:pPr>
                        <w:ins w:id="1494" w:author="Benjamin Pannell" w:date="2014-10-15T20:02:00Z">
                          <w:r w:rsidRPr="00167DAB">
                            <w:rPr>
                              <w:rFonts w:ascii="Consolas" w:hAnsi="Consolas" w:cs="Consolas"/>
                              <w:color w:val="4472C4" w:themeColor="accent5"/>
                              <w:sz w:val="20"/>
                              <w:rPrChange w:id="1495" w:author="Benjamin Pannell" w:date="2014-10-15T20:10: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496" w:author="Benjamin Pannell" w:date="2014-10-15T20:05:00Z">
                                <w:rPr>
                                  <w:rFonts w:ascii="Consolas" w:hAnsi="Consolas" w:cs="Consolas"/>
                                  <w:color w:val="000000" w:themeColor="text1"/>
                                  <w:sz w:val="22"/>
                                </w:rPr>
                              </w:rPrChange>
                            </w:rPr>
                            <w:t>KeyboardKeys {</w:t>
                          </w:r>
                        </w:ins>
                      </w:p>
                      <w:p w14:paraId="5EC70175" w14:textId="0738831B" w:rsidR="00ED731E" w:rsidRPr="00C71F26" w:rsidRDefault="00ED731E" w:rsidP="00EE28F7">
                        <w:pPr>
                          <w:spacing w:after="0"/>
                          <w:rPr>
                            <w:ins w:id="1497" w:author="Benjamin Pannell" w:date="2014-10-15T20:03:00Z"/>
                            <w:rFonts w:ascii="Consolas" w:hAnsi="Consolas" w:cs="Consolas"/>
                            <w:color w:val="000000" w:themeColor="text1"/>
                            <w:sz w:val="20"/>
                            <w:rPrChange w:id="1498" w:author="Benjamin Pannell" w:date="2014-10-15T20:05:00Z">
                              <w:rPr>
                                <w:ins w:id="1499" w:author="Benjamin Pannell" w:date="2014-10-15T20:03:00Z"/>
                                <w:rFonts w:ascii="Consolas" w:hAnsi="Consolas" w:cs="Consolas"/>
                                <w:color w:val="000000" w:themeColor="text1"/>
                                <w:sz w:val="22"/>
                              </w:rPr>
                            </w:rPrChange>
                          </w:rPr>
                          <w:pPrChange w:id="1500" w:author="Benjamin Pannell" w:date="2014-10-15T19:42:00Z">
                            <w:pPr/>
                          </w:pPrChange>
                        </w:pPr>
                        <w:ins w:id="1501" w:author="Benjamin Pannell" w:date="2014-10-15T20:03:00Z">
                          <w:r w:rsidRPr="00C71F26">
                            <w:rPr>
                              <w:rFonts w:ascii="Consolas" w:hAnsi="Consolas" w:cs="Consolas"/>
                              <w:color w:val="000000" w:themeColor="text1"/>
                              <w:sz w:val="20"/>
                              <w:rPrChange w:id="1502"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503" w:author="Benjamin Pannell" w:date="2014-10-15T20:10:00Z">
                                <w:rPr>
                                  <w:rFonts w:ascii="Consolas" w:hAnsi="Consolas" w:cs="Consolas"/>
                                  <w:color w:val="000000" w:themeColor="text1"/>
                                  <w:sz w:val="22"/>
                                </w:rPr>
                              </w:rPrChange>
                            </w:rPr>
                            <w:t xml:space="preserve">static KeyboardModifiers </w:t>
                          </w:r>
                          <w:r w:rsidRPr="00C71F26">
                            <w:rPr>
                              <w:rFonts w:ascii="Consolas" w:hAnsi="Consolas" w:cs="Consolas"/>
                              <w:color w:val="000000" w:themeColor="text1"/>
                              <w:sz w:val="20"/>
                              <w:rPrChange w:id="1504" w:author="Benjamin Pannell" w:date="2014-10-15T20:05:00Z">
                                <w:rPr>
                                  <w:rFonts w:ascii="Consolas" w:hAnsi="Consolas" w:cs="Consolas"/>
                                  <w:color w:val="000000" w:themeColor="text1"/>
                                  <w:sz w:val="22"/>
                                </w:rPr>
                              </w:rPrChange>
                            </w:rPr>
                            <w:t>modifiers;</w:t>
                          </w:r>
                        </w:ins>
                      </w:p>
                      <w:p w14:paraId="1E0A558A" w14:textId="0C5D0E49" w:rsidR="00ED731E" w:rsidRPr="00C71F26" w:rsidRDefault="00ED731E" w:rsidP="00EE28F7">
                        <w:pPr>
                          <w:spacing w:after="0"/>
                          <w:rPr>
                            <w:ins w:id="1505" w:author="Benjamin Pannell" w:date="2014-10-15T20:02:00Z"/>
                            <w:rFonts w:ascii="Consolas" w:hAnsi="Consolas" w:cs="Consolas"/>
                            <w:color w:val="000000" w:themeColor="text1"/>
                            <w:sz w:val="20"/>
                            <w:rPrChange w:id="1506" w:author="Benjamin Pannell" w:date="2014-10-15T20:05:00Z">
                              <w:rPr>
                                <w:ins w:id="1507" w:author="Benjamin Pannell" w:date="2014-10-15T20:02:00Z"/>
                                <w:rFonts w:ascii="Consolas" w:hAnsi="Consolas" w:cs="Consolas"/>
                                <w:color w:val="000000" w:themeColor="text1"/>
                                <w:sz w:val="22"/>
                              </w:rPr>
                            </w:rPrChange>
                          </w:rPr>
                          <w:pPrChange w:id="1508" w:author="Benjamin Pannell" w:date="2014-10-15T19:42:00Z">
                            <w:pPr/>
                          </w:pPrChange>
                        </w:pPr>
                        <w:ins w:id="1509" w:author="Benjamin Pannell" w:date="2014-10-15T20:03:00Z">
                          <w:r w:rsidRPr="00C71F26">
                            <w:rPr>
                              <w:rFonts w:ascii="Consolas" w:hAnsi="Consolas" w:cs="Consolas"/>
                              <w:color w:val="000000" w:themeColor="text1"/>
                              <w:sz w:val="20"/>
                              <w:rPrChange w:id="1510" w:author="Benjamin Pannell" w:date="2014-10-15T20:05:00Z">
                                <w:rPr>
                                  <w:rFonts w:ascii="Consolas" w:hAnsi="Consolas" w:cs="Consolas"/>
                                  <w:color w:val="000000" w:themeColor="text1"/>
                                  <w:sz w:val="22"/>
                                </w:rPr>
                              </w:rPrChange>
                            </w:rPr>
                            <w:tab/>
                          </w:r>
                        </w:ins>
                        <w:ins w:id="1511" w:author="Benjamin Pannell" w:date="2014-10-15T20:04:00Z">
                          <w:r w:rsidRPr="00167DAB">
                            <w:rPr>
                              <w:rFonts w:ascii="Consolas" w:hAnsi="Consolas" w:cs="Consolas"/>
                              <w:color w:val="4472C4" w:themeColor="accent5"/>
                              <w:sz w:val="20"/>
                              <w:rPrChange w:id="1512" w:author="Benjamin Pannell" w:date="2014-10-15T20:10:00Z">
                                <w:rPr>
                                  <w:rFonts w:ascii="Consolas" w:hAnsi="Consolas" w:cs="Consolas"/>
                                  <w:color w:val="000000" w:themeColor="text1"/>
                                  <w:sz w:val="22"/>
                                </w:rPr>
                              </w:rPrChange>
                            </w:rPr>
                            <w:t xml:space="preserve">static KeyboardStandard </w:t>
                          </w:r>
                          <w:r w:rsidRPr="00C71F26">
                            <w:rPr>
                              <w:rFonts w:ascii="Consolas" w:hAnsi="Consolas" w:cs="Consolas"/>
                              <w:color w:val="000000" w:themeColor="text1"/>
                              <w:sz w:val="20"/>
                              <w:rPrChange w:id="1513" w:author="Benjamin Pannell" w:date="2014-10-15T20:05:00Z">
                                <w:rPr>
                                  <w:rFonts w:ascii="Consolas" w:hAnsi="Consolas" w:cs="Consolas"/>
                                  <w:color w:val="000000" w:themeColor="text1"/>
                                  <w:sz w:val="22"/>
                                </w:rPr>
                              </w:rPrChange>
                            </w:rPr>
                            <w:t>keys;</w:t>
                          </w:r>
                        </w:ins>
                      </w:p>
                      <w:p w14:paraId="1235A9D6" w14:textId="1B31E41B" w:rsidR="00ED731E" w:rsidRPr="00C71F26" w:rsidRDefault="00ED731E" w:rsidP="00C71F26">
                        <w:pPr>
                          <w:spacing w:after="0"/>
                          <w:rPr>
                            <w:ins w:id="1514" w:author="Benjamin Pannell" w:date="2014-10-15T20:04:00Z"/>
                            <w:rFonts w:ascii="Consolas" w:hAnsi="Consolas" w:cs="Consolas"/>
                            <w:color w:val="000000" w:themeColor="text1"/>
                            <w:sz w:val="20"/>
                            <w:rPrChange w:id="1515" w:author="Benjamin Pannell" w:date="2014-10-15T20:05:00Z">
                              <w:rPr>
                                <w:ins w:id="1516" w:author="Benjamin Pannell" w:date="2014-10-15T20:04:00Z"/>
                                <w:rFonts w:ascii="Consolas" w:hAnsi="Consolas" w:cs="Consolas"/>
                                <w:color w:val="000000" w:themeColor="text1"/>
                                <w:sz w:val="22"/>
                              </w:rPr>
                            </w:rPrChange>
                          </w:rPr>
                        </w:pPr>
                        <w:ins w:id="1517" w:author="Benjamin Pannell" w:date="2014-10-15T20:02:00Z">
                          <w:r w:rsidRPr="00C71F26">
                            <w:rPr>
                              <w:rFonts w:ascii="Consolas" w:hAnsi="Consolas" w:cs="Consolas"/>
                              <w:color w:val="000000" w:themeColor="text1"/>
                              <w:sz w:val="20"/>
                              <w:rPrChange w:id="1518" w:author="Benjamin Pannell" w:date="2014-10-15T20:05:00Z">
                                <w:rPr>
                                  <w:rFonts w:ascii="Consolas" w:hAnsi="Consolas" w:cs="Consolas"/>
                                  <w:color w:val="000000" w:themeColor="text1"/>
                                  <w:sz w:val="22"/>
                                </w:rPr>
                              </w:rPrChange>
                            </w:rPr>
                            <w:t>}</w:t>
                          </w:r>
                        </w:ins>
                      </w:p>
                      <w:p w14:paraId="2FC13EC0" w14:textId="55B4C736" w:rsidR="00ED731E" w:rsidRPr="00C71F26" w:rsidRDefault="00ED731E" w:rsidP="00C71F26">
                        <w:pPr>
                          <w:spacing w:after="0"/>
                          <w:rPr>
                            <w:ins w:id="1519" w:author="Benjamin Pannell" w:date="2014-10-15T20:04:00Z"/>
                            <w:rFonts w:ascii="Consolas" w:hAnsi="Consolas" w:cs="Consolas"/>
                            <w:color w:val="000000" w:themeColor="text1"/>
                            <w:sz w:val="20"/>
                            <w:rPrChange w:id="1520" w:author="Benjamin Pannell" w:date="2014-10-15T20:05:00Z">
                              <w:rPr>
                                <w:ins w:id="1521" w:author="Benjamin Pannell" w:date="2014-10-15T20:04:00Z"/>
                                <w:rFonts w:ascii="Consolas" w:hAnsi="Consolas" w:cs="Consolas"/>
                                <w:color w:val="000000" w:themeColor="text1"/>
                                <w:sz w:val="22"/>
                              </w:rPr>
                            </w:rPrChange>
                          </w:rPr>
                        </w:pPr>
                        <w:ins w:id="1522" w:author="Benjamin Pannell" w:date="2014-10-15T20:04:00Z">
                          <w:r w:rsidRPr="00167DAB">
                            <w:rPr>
                              <w:rFonts w:ascii="Consolas" w:hAnsi="Consolas" w:cs="Consolas"/>
                              <w:color w:val="4472C4" w:themeColor="accent5"/>
                              <w:sz w:val="20"/>
                              <w:rPrChange w:id="1523" w:author="Benjamin Pannell" w:date="2014-10-15T20:10: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524" w:author="Benjamin Pannell" w:date="2014-10-15T20:05:00Z">
                                <w:rPr>
                                  <w:rFonts w:ascii="Consolas" w:hAnsi="Consolas" w:cs="Consolas"/>
                                  <w:color w:val="000000" w:themeColor="text1"/>
                                  <w:sz w:val="22"/>
                                </w:rPr>
                              </w:rPrChange>
                            </w:rPr>
                            <w:t>KeyboardModifiers {</w:t>
                          </w:r>
                        </w:ins>
                      </w:p>
                      <w:p w14:paraId="22D393EF" w14:textId="5D0A66F3" w:rsidR="00ED731E" w:rsidRPr="00C71F26" w:rsidRDefault="00ED731E" w:rsidP="00C71F26">
                        <w:pPr>
                          <w:spacing w:after="0"/>
                          <w:rPr>
                            <w:ins w:id="1525" w:author="Benjamin Pannell" w:date="2014-10-15T20:04:00Z"/>
                            <w:rFonts w:ascii="Consolas" w:hAnsi="Consolas" w:cs="Consolas"/>
                            <w:color w:val="000000" w:themeColor="text1"/>
                            <w:sz w:val="20"/>
                            <w:rPrChange w:id="1526" w:author="Benjamin Pannell" w:date="2014-10-15T20:05:00Z">
                              <w:rPr>
                                <w:ins w:id="1527" w:author="Benjamin Pannell" w:date="2014-10-15T20:04:00Z"/>
                                <w:rFonts w:ascii="Consolas" w:hAnsi="Consolas" w:cs="Consolas"/>
                                <w:color w:val="000000" w:themeColor="text1"/>
                                <w:sz w:val="22"/>
                              </w:rPr>
                            </w:rPrChange>
                          </w:rPr>
                          <w:pPrChange w:id="1528" w:author="Benjamin Pannell" w:date="2014-10-15T20:04:00Z">
                            <w:pPr>
                              <w:spacing w:after="0"/>
                            </w:pPr>
                          </w:pPrChange>
                        </w:pPr>
                        <w:ins w:id="1529" w:author="Benjamin Pannell" w:date="2014-10-15T20:04:00Z">
                          <w:r w:rsidRPr="00C71F26">
                            <w:rPr>
                              <w:rFonts w:ascii="Consolas" w:hAnsi="Consolas" w:cs="Consolas"/>
                              <w:color w:val="000000" w:themeColor="text1"/>
                              <w:sz w:val="20"/>
                              <w:rPrChange w:id="1530"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531" w:author="Benjamin Pannell" w:date="2014-10-15T20:10:00Z">
                                <w:rPr>
                                  <w:rFonts w:ascii="Consolas" w:hAnsi="Consolas" w:cs="Consolas"/>
                                  <w:color w:val="000000" w:themeColor="text1"/>
                                  <w:sz w:val="22"/>
                                </w:rPr>
                              </w:rPrChange>
                            </w:rPr>
                            <w:t xml:space="preserve">static byte </w:t>
                          </w:r>
                          <w:r w:rsidRPr="00C71F26">
                            <w:rPr>
                              <w:rFonts w:ascii="Consolas" w:hAnsi="Consolas" w:cs="Consolas"/>
                              <w:color w:val="000000" w:themeColor="text1"/>
                              <w:sz w:val="20"/>
                              <w:rPrChange w:id="1532" w:author="Benjamin Pannell" w:date="2014-10-15T20:05:00Z">
                                <w:rPr>
                                  <w:rFonts w:ascii="Consolas" w:hAnsi="Consolas" w:cs="Consolas"/>
                                  <w:color w:val="000000" w:themeColor="text1"/>
                                  <w:sz w:val="22"/>
                                </w:rPr>
                              </w:rPrChange>
                            </w:rPr>
                            <w:t>ctrl = 0x01;</w:t>
                          </w:r>
                        </w:ins>
                        <w:ins w:id="1533" w:author="Benjamin Pannell" w:date="2014-10-15T20:12:00Z">
                          <w:r>
                            <w:rPr>
                              <w:rFonts w:ascii="Consolas" w:hAnsi="Consolas" w:cs="Consolas"/>
                              <w:color w:val="000000" w:themeColor="text1"/>
                              <w:sz w:val="20"/>
                            </w:rPr>
                            <w:t xml:space="preserve"> </w:t>
                          </w:r>
                        </w:ins>
                        <w:ins w:id="1534" w:author="Benjamin Pannell" w:date="2014-10-15T20:04:00Z">
                          <w:r w:rsidRPr="00167DAB">
                            <w:rPr>
                              <w:rFonts w:ascii="Consolas" w:hAnsi="Consolas" w:cs="Consolas"/>
                              <w:color w:val="385623" w:themeColor="accent6" w:themeShade="80"/>
                              <w:sz w:val="20"/>
                              <w:rPrChange w:id="1535" w:author="Benjamin Pannell" w:date="2014-10-15T20:10:00Z">
                                <w:rPr>
                                  <w:rFonts w:ascii="Consolas" w:hAnsi="Consolas" w:cs="Consolas"/>
                                  <w:color w:val="000000" w:themeColor="text1"/>
                                  <w:sz w:val="22"/>
                                </w:rPr>
                              </w:rPrChange>
                            </w:rPr>
                            <w:t>// And so on…</w:t>
                          </w:r>
                        </w:ins>
                      </w:p>
                      <w:p w14:paraId="4B9700EE" w14:textId="5990985C" w:rsidR="00ED731E" w:rsidRPr="00C71F26" w:rsidRDefault="00ED731E" w:rsidP="00C71F26">
                        <w:pPr>
                          <w:spacing w:after="0"/>
                          <w:rPr>
                            <w:ins w:id="1536" w:author="Benjamin Pannell" w:date="2014-10-15T20:04:00Z"/>
                            <w:rFonts w:ascii="Consolas" w:hAnsi="Consolas" w:cs="Consolas"/>
                            <w:color w:val="000000" w:themeColor="text1"/>
                            <w:sz w:val="20"/>
                            <w:rPrChange w:id="1537" w:author="Benjamin Pannell" w:date="2014-10-15T20:05:00Z">
                              <w:rPr>
                                <w:ins w:id="1538" w:author="Benjamin Pannell" w:date="2014-10-15T20:04:00Z"/>
                                <w:rFonts w:ascii="Consolas" w:hAnsi="Consolas" w:cs="Consolas"/>
                                <w:color w:val="000000" w:themeColor="text1"/>
                                <w:sz w:val="22"/>
                              </w:rPr>
                            </w:rPrChange>
                          </w:rPr>
                        </w:pPr>
                        <w:ins w:id="1539" w:author="Benjamin Pannell" w:date="2014-10-15T20:04:00Z">
                          <w:r w:rsidRPr="00C71F26">
                            <w:rPr>
                              <w:rFonts w:ascii="Consolas" w:hAnsi="Consolas" w:cs="Consolas"/>
                              <w:color w:val="000000" w:themeColor="text1"/>
                              <w:sz w:val="20"/>
                              <w:rPrChange w:id="1540" w:author="Benjamin Pannell" w:date="2014-10-15T20:05:00Z">
                                <w:rPr>
                                  <w:rFonts w:ascii="Consolas" w:hAnsi="Consolas" w:cs="Consolas"/>
                                  <w:color w:val="000000" w:themeColor="text1"/>
                                  <w:sz w:val="22"/>
                                </w:rPr>
                              </w:rPrChange>
                            </w:rPr>
                            <w:t>}</w:t>
                          </w:r>
                        </w:ins>
                      </w:p>
                      <w:p w14:paraId="7B0B863F" w14:textId="0FE6C7DC" w:rsidR="00ED731E" w:rsidRPr="00C71F26" w:rsidRDefault="00ED731E" w:rsidP="00C71F26">
                        <w:pPr>
                          <w:spacing w:after="0"/>
                          <w:rPr>
                            <w:ins w:id="1541" w:author="Benjamin Pannell" w:date="2014-10-15T20:04:00Z"/>
                            <w:rFonts w:ascii="Consolas" w:hAnsi="Consolas" w:cs="Consolas"/>
                            <w:color w:val="000000" w:themeColor="text1"/>
                            <w:sz w:val="20"/>
                            <w:rPrChange w:id="1542" w:author="Benjamin Pannell" w:date="2014-10-15T20:05:00Z">
                              <w:rPr>
                                <w:ins w:id="1543" w:author="Benjamin Pannell" w:date="2014-10-15T20:04:00Z"/>
                                <w:rFonts w:ascii="Consolas" w:hAnsi="Consolas" w:cs="Consolas"/>
                                <w:color w:val="000000" w:themeColor="text1"/>
                                <w:sz w:val="22"/>
                              </w:rPr>
                            </w:rPrChange>
                          </w:rPr>
                        </w:pPr>
                        <w:ins w:id="1544" w:author="Benjamin Pannell" w:date="2014-10-15T20:04:00Z">
                          <w:r w:rsidRPr="00167DAB">
                            <w:rPr>
                              <w:rFonts w:ascii="Consolas" w:hAnsi="Consolas" w:cs="Consolas"/>
                              <w:color w:val="4472C4" w:themeColor="accent5"/>
                              <w:sz w:val="20"/>
                              <w:rPrChange w:id="1545" w:author="Benjamin Pannell" w:date="2014-10-15T20:10:00Z">
                                <w:rPr>
                                  <w:rFonts w:ascii="Consolas" w:hAnsi="Consolas" w:cs="Consolas"/>
                                  <w:color w:val="000000" w:themeColor="text1"/>
                                  <w:sz w:val="22"/>
                                </w:rPr>
                              </w:rPrChange>
                            </w:rPr>
                            <w:t xml:space="preserve">interface </w:t>
                          </w:r>
                          <w:r w:rsidRPr="00C71F26">
                            <w:rPr>
                              <w:rFonts w:ascii="Consolas" w:hAnsi="Consolas" w:cs="Consolas"/>
                              <w:color w:val="000000" w:themeColor="text1"/>
                              <w:sz w:val="20"/>
                              <w:rPrChange w:id="1546" w:author="Benjamin Pannell" w:date="2014-10-15T20:05:00Z">
                                <w:rPr>
                                  <w:rFonts w:ascii="Consolas" w:hAnsi="Consolas" w:cs="Consolas"/>
                                  <w:color w:val="000000" w:themeColor="text1"/>
                                  <w:sz w:val="22"/>
                                </w:rPr>
                              </w:rPrChange>
                            </w:rPr>
                            <w:t>KeyboardStandard {</w:t>
                          </w:r>
                        </w:ins>
                      </w:p>
                      <w:p w14:paraId="3B7660DB" w14:textId="4ACCC985" w:rsidR="00ED731E" w:rsidRPr="009C0281" w:rsidRDefault="00ED731E" w:rsidP="00C71F26">
                        <w:pPr>
                          <w:spacing w:after="0"/>
                          <w:rPr>
                            <w:ins w:id="1547" w:author="Benjamin Pannell" w:date="2014-10-15T20:04:00Z"/>
                            <w:rFonts w:ascii="Consolas" w:hAnsi="Consolas" w:cs="Consolas"/>
                            <w:color w:val="000000" w:themeColor="text1"/>
                            <w:sz w:val="20"/>
                            <w:rPrChange w:id="1548" w:author="Benjamin Pannell" w:date="2014-10-15T20:12:00Z">
                              <w:rPr>
                                <w:ins w:id="1549" w:author="Benjamin Pannell" w:date="2014-10-15T20:04:00Z"/>
                                <w:rFonts w:ascii="Consolas" w:hAnsi="Consolas" w:cs="Consolas"/>
                                <w:color w:val="000000" w:themeColor="text1"/>
                                <w:sz w:val="22"/>
                              </w:rPr>
                            </w:rPrChange>
                          </w:rPr>
                        </w:pPr>
                        <w:ins w:id="1550" w:author="Benjamin Pannell" w:date="2014-10-15T20:04:00Z">
                          <w:r w:rsidRPr="00C71F26">
                            <w:rPr>
                              <w:rFonts w:ascii="Consolas" w:hAnsi="Consolas" w:cs="Consolas"/>
                              <w:color w:val="000000" w:themeColor="text1"/>
                              <w:sz w:val="20"/>
                              <w:rPrChange w:id="1551" w:author="Benjamin Pannell" w:date="2014-10-15T20:05:00Z">
                                <w:rPr>
                                  <w:rFonts w:ascii="Consolas" w:hAnsi="Consolas" w:cs="Consolas"/>
                                  <w:color w:val="000000" w:themeColor="text1"/>
                                  <w:sz w:val="22"/>
                                </w:rPr>
                              </w:rPrChange>
                            </w:rPr>
                            <w:tab/>
                          </w:r>
                          <w:r w:rsidRPr="00167DAB">
                            <w:rPr>
                              <w:rFonts w:ascii="Consolas" w:hAnsi="Consolas" w:cs="Consolas"/>
                              <w:color w:val="4472C4" w:themeColor="accent5"/>
                              <w:sz w:val="20"/>
                              <w:rPrChange w:id="1552" w:author="Benjamin Pannell" w:date="2014-10-15T20:10:00Z">
                                <w:rPr>
                                  <w:rFonts w:ascii="Consolas" w:hAnsi="Consolas" w:cs="Consolas"/>
                                  <w:color w:val="000000" w:themeColor="text1"/>
                                  <w:sz w:val="22"/>
                                </w:rPr>
                              </w:rPrChange>
                            </w:rPr>
                            <w:t xml:space="preserve">static byte </w:t>
                          </w:r>
                          <w:r w:rsidRPr="00C71F26">
                            <w:rPr>
                              <w:rFonts w:ascii="Consolas" w:hAnsi="Consolas" w:cs="Consolas"/>
                              <w:color w:val="000000" w:themeColor="text1"/>
                              <w:sz w:val="20"/>
                              <w:rPrChange w:id="1553" w:author="Benjamin Pannell" w:date="2014-10-15T20:05:00Z">
                                <w:rPr>
                                  <w:rFonts w:ascii="Consolas" w:hAnsi="Consolas" w:cs="Consolas"/>
                                  <w:color w:val="000000" w:themeColor="text1"/>
                                  <w:sz w:val="22"/>
                                </w:rPr>
                              </w:rPrChange>
                            </w:rPr>
                            <w:t>a = 4;</w:t>
                          </w:r>
                        </w:ins>
                        <w:ins w:id="1554" w:author="Benjamin Pannell" w:date="2014-10-15T20:12:00Z">
                          <w:r>
                            <w:rPr>
                              <w:rFonts w:ascii="Consolas" w:hAnsi="Consolas" w:cs="Consolas"/>
                              <w:color w:val="000000" w:themeColor="text1"/>
                              <w:sz w:val="20"/>
                            </w:rPr>
                            <w:t xml:space="preserve"> </w:t>
                          </w:r>
                        </w:ins>
                        <w:ins w:id="1555" w:author="Benjamin Pannell" w:date="2014-10-15T20:05:00Z">
                          <w:r w:rsidRPr="00167DAB">
                            <w:rPr>
                              <w:rFonts w:ascii="Consolas" w:hAnsi="Consolas" w:cs="Consolas"/>
                              <w:color w:val="385623" w:themeColor="accent6" w:themeShade="80"/>
                              <w:sz w:val="20"/>
                              <w:rPrChange w:id="1556" w:author="Benjamin Pannell" w:date="2014-10-15T20:10:00Z">
                                <w:rPr>
                                  <w:rFonts w:ascii="Consolas" w:hAnsi="Consolas" w:cs="Consolas"/>
                                  <w:color w:val="000000" w:themeColor="text1"/>
                                  <w:sz w:val="22"/>
                                </w:rPr>
                              </w:rPrChange>
                            </w:rPr>
                            <w:t>// And so on…</w:t>
                          </w:r>
                        </w:ins>
                      </w:p>
                      <w:p w14:paraId="1D17C12F" w14:textId="001F5454" w:rsidR="00ED731E" w:rsidRPr="00C71F26" w:rsidRDefault="00ED731E" w:rsidP="00C71F26">
                        <w:pPr>
                          <w:spacing w:after="0"/>
                          <w:rPr>
                            <w:rFonts w:ascii="Consolas" w:hAnsi="Consolas" w:cs="Consolas"/>
                            <w:color w:val="000000" w:themeColor="text1"/>
                            <w:sz w:val="20"/>
                            <w:rPrChange w:id="1557" w:author="Benjamin Pannell" w:date="2014-10-15T20:05:00Z">
                              <w:rPr/>
                            </w:rPrChange>
                          </w:rPr>
                          <w:pPrChange w:id="1558" w:author="Benjamin Pannell" w:date="2014-10-15T20:04:00Z">
                            <w:pPr/>
                          </w:pPrChange>
                        </w:pPr>
                        <w:ins w:id="1559" w:author="Benjamin Pannell" w:date="2014-10-15T20:04:00Z">
                          <w:r w:rsidRPr="00C71F26">
                            <w:rPr>
                              <w:rFonts w:ascii="Consolas" w:hAnsi="Consolas" w:cs="Consolas"/>
                              <w:color w:val="000000" w:themeColor="text1"/>
                              <w:sz w:val="20"/>
                              <w:rPrChange w:id="1560" w:author="Benjamin Pannell" w:date="2014-10-15T20:05:00Z">
                                <w:rPr>
                                  <w:rFonts w:ascii="Consolas" w:hAnsi="Consolas" w:cs="Consolas"/>
                                  <w:color w:val="000000" w:themeColor="text1"/>
                                  <w:sz w:val="22"/>
                                </w:rPr>
                              </w:rPrChange>
                            </w:rPr>
                            <w:t>}</w:t>
                          </w:r>
                        </w:ins>
                      </w:p>
                    </w:txbxContent>
                  </v:textbox>
                  <w10:anchorlock/>
                </v:shape>
              </w:pict>
            </mc:Fallback>
          </mc:AlternateContent>
        </w:r>
      </w:ins>
    </w:p>
    <w:p w14:paraId="3D7BCFF3" w14:textId="6DD39036" w:rsidR="00EE28F7" w:rsidRDefault="00EE28F7" w:rsidP="00EE28F7">
      <w:pPr>
        <w:pStyle w:val="Caption"/>
        <w:rPr>
          <w:ins w:id="1561" w:author="Benjamin Pannell" w:date="2014-10-15T20:13:00Z"/>
        </w:rPr>
        <w:pPrChange w:id="1562" w:author="Benjamin Pannell" w:date="2014-10-15T19:56:00Z">
          <w:pPr>
            <w:pStyle w:val="Heading1"/>
          </w:pPr>
        </w:pPrChange>
      </w:pPr>
      <w:bookmarkStart w:id="1563" w:name="_Toc401168248"/>
      <w:ins w:id="1564" w:author="Benjamin Pannell" w:date="2014-10-15T19:56:00Z">
        <w:r>
          <w:t xml:space="preserve">Figure </w:t>
        </w:r>
        <w:r>
          <w:fldChar w:fldCharType="begin"/>
        </w:r>
        <w:r>
          <w:instrText xml:space="preserve"> SEQ Figure \* ARABIC </w:instrText>
        </w:r>
      </w:ins>
      <w:r>
        <w:fldChar w:fldCharType="separate"/>
      </w:r>
      <w:ins w:id="1565" w:author="Benjamin Pannell" w:date="2014-10-15T20:18:00Z">
        <w:r w:rsidR="00F30034">
          <w:rPr>
            <w:noProof/>
          </w:rPr>
          <w:t>15</w:t>
        </w:r>
      </w:ins>
      <w:ins w:id="1566" w:author="Benjamin Pannell" w:date="2014-10-15T19:56:00Z">
        <w:r>
          <w:fldChar w:fldCharType="end"/>
        </w:r>
        <w:r>
          <w:t xml:space="preserve"> Node.js Library API</w:t>
        </w:r>
      </w:ins>
      <w:bookmarkEnd w:id="1563"/>
    </w:p>
    <w:p w14:paraId="23D1CFBC" w14:textId="6FD56EB9" w:rsidR="00BD0825" w:rsidRDefault="00BD0825" w:rsidP="00BD0825">
      <w:pPr>
        <w:rPr>
          <w:ins w:id="1567" w:author="Benjamin Pannell" w:date="2014-10-15T20:18:00Z"/>
        </w:rPr>
        <w:pPrChange w:id="1568" w:author="Benjamin Pannell" w:date="2014-10-15T20:13:00Z">
          <w:pPr>
            <w:pStyle w:val="Heading1"/>
          </w:pPr>
        </w:pPrChange>
      </w:pPr>
      <w:ins w:id="1569" w:author="Benjamin Pannell" w:date="2014-10-15T20:13:00Z">
        <w:r>
          <w:lastRenderedPageBreak/>
          <w:t xml:space="preserve">The library’s API has been designed to enable the development of highly readable </w:t>
        </w:r>
      </w:ins>
      <w:ins w:id="1570" w:author="Benjamin Pannell" w:date="2014-10-15T20:14:00Z">
        <w:r>
          <w:t xml:space="preserve">and natural code for the emulation of input on a target system through the use of the Mouse and Keyboard device helper classes. These classes enable commands such as </w:t>
        </w:r>
        <w:r w:rsidRPr="00BD0825">
          <w:rPr>
            <w:rFonts w:ascii="Consolas" w:hAnsi="Consolas" w:cs="Consolas"/>
            <w:b/>
            <w:sz w:val="22"/>
            <w:rPrChange w:id="1571" w:author="Benjamin Pannell" w:date="2014-10-15T20:16:00Z">
              <w:rPr>
                <w:b/>
              </w:rPr>
            </w:rPrChange>
          </w:rPr>
          <w:t>isotope.keyboard.shift.press(4).then.releaseAll.then.press(5).then.releaseAll</w:t>
        </w:r>
      </w:ins>
      <w:ins w:id="1572" w:author="Benjamin Pannell" w:date="2014-10-15T20:15:00Z">
        <w:r w:rsidRPr="00BD0825">
          <w:rPr>
            <w:sz w:val="22"/>
            <w:rPrChange w:id="1573" w:author="Benjamin Pannell" w:date="2014-10-15T20:15:00Z">
              <w:rPr/>
            </w:rPrChange>
          </w:rPr>
          <w:t xml:space="preserve"> </w:t>
        </w:r>
        <w:r w:rsidRPr="00BD0825">
          <w:rPr>
            <w:rPrChange w:id="1574" w:author="Benjamin Pannell" w:date="2014-10-15T20:15:00Z">
              <w:rPr>
                <w:sz w:val="22"/>
              </w:rPr>
            </w:rPrChange>
          </w:rPr>
          <w:t>which</w:t>
        </w:r>
        <w:r>
          <w:t xml:space="preserve"> </w:t>
        </w:r>
      </w:ins>
      <w:ins w:id="1575" w:author="Benjamin Pannell" w:date="2014-10-15T20:16:00Z">
        <w:r>
          <w:t>types “Ab” on the host machine.</w:t>
        </w:r>
      </w:ins>
    </w:p>
    <w:p w14:paraId="6F70B14C" w14:textId="06F7EA56" w:rsidR="00F30034" w:rsidRDefault="00F30034" w:rsidP="00F30034">
      <w:pPr>
        <w:jc w:val="center"/>
        <w:rPr>
          <w:ins w:id="1576" w:author="Benjamin Pannell" w:date="2014-10-15T20:18:00Z"/>
        </w:rPr>
        <w:pPrChange w:id="1577" w:author="Benjamin Pannell" w:date="2014-10-15T20:18:00Z">
          <w:pPr>
            <w:pStyle w:val="Heading1"/>
          </w:pPr>
        </w:pPrChange>
      </w:pPr>
      <w:ins w:id="1578" w:author="Benjamin Pannell" w:date="2014-10-15T20:18:00Z">
        <w:r>
          <w:rPr>
            <w:noProof/>
            <w:lang w:eastAsia="en-ZA"/>
          </w:rPr>
          <mc:AlternateContent>
            <mc:Choice Requires="wps">
              <w:drawing>
                <wp:inline distT="0" distB="0" distL="0" distR="0" wp14:anchorId="6FE5A5AE" wp14:editId="5811E624">
                  <wp:extent cx="5400675" cy="1404620"/>
                  <wp:effectExtent l="0" t="0" r="28575" b="266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044E47CB" w14:textId="6A4C60F7" w:rsidR="00ED731E" w:rsidRDefault="00ED731E" w:rsidP="00F30034">
                              <w:pPr>
                                <w:spacing w:after="0"/>
                                <w:rPr>
                                  <w:ins w:id="1579" w:author="Benjamin Pannell" w:date="2014-10-15T20:18:00Z"/>
                                  <w:rFonts w:ascii="Consolas" w:hAnsi="Consolas" w:cs="Consolas"/>
                                  <w:color w:val="000000" w:themeColor="text1"/>
                                  <w:sz w:val="22"/>
                                </w:rPr>
                                <w:pPrChange w:id="1580" w:author="Benjamin Pannell" w:date="2014-10-15T19:42:00Z">
                                  <w:pPr/>
                                </w:pPrChange>
                              </w:pPr>
                              <w:ins w:id="1581" w:author="Benjamin Pannell" w:date="2014-10-15T20:18:00Z">
                                <w:r w:rsidRPr="001250FF">
                                  <w:rPr>
                                    <w:rFonts w:ascii="Consolas" w:hAnsi="Consolas" w:cs="Consolas"/>
                                    <w:color w:val="4472C4" w:themeColor="accent5"/>
                                    <w:sz w:val="22"/>
                                    <w:rPrChange w:id="1582" w:author="Benjamin Pannell" w:date="2014-10-15T20:19:00Z">
                                      <w:rPr>
                                        <w:rFonts w:ascii="Consolas" w:hAnsi="Consolas" w:cs="Consolas"/>
                                        <w:b/>
                                        <w:color w:val="000000" w:themeColor="text1"/>
                                        <w:sz w:val="22"/>
                                      </w:rPr>
                                    </w:rPrChange>
                                  </w:rPr>
                                  <w:t>var</w:t>
                                </w:r>
                                <w:r w:rsidRPr="001250FF">
                                  <w:rPr>
                                    <w:rFonts w:ascii="Consolas" w:hAnsi="Consolas" w:cs="Consolas"/>
                                    <w:b/>
                                    <w:color w:val="4472C4" w:themeColor="accent5"/>
                                    <w:sz w:val="22"/>
                                    <w:rPrChange w:id="1583" w:author="Benjamin Pannell" w:date="2014-10-15T20:19:00Z">
                                      <w:rPr>
                                        <w:rFonts w:ascii="Consolas" w:hAnsi="Consolas" w:cs="Consolas"/>
                                        <w:b/>
                                        <w:color w:val="000000" w:themeColor="text1"/>
                                        <w:sz w:val="22"/>
                                      </w:rPr>
                                    </w:rPrChange>
                                  </w:rPr>
                                  <w:t xml:space="preserve"> </w:t>
                                </w:r>
                                <w:r>
                                  <w:rPr>
                                    <w:rFonts w:ascii="Consolas" w:hAnsi="Consolas" w:cs="Consolas"/>
                                    <w:color w:val="000000" w:themeColor="text1"/>
                                    <w:sz w:val="22"/>
                                  </w:rPr>
                                  <w:t>Isotope = require(</w:t>
                                </w:r>
                                <w:r w:rsidRPr="001250FF">
                                  <w:rPr>
                                    <w:rFonts w:ascii="Consolas" w:hAnsi="Consolas" w:cs="Consolas"/>
                                    <w:color w:val="ED7D31" w:themeColor="accent2"/>
                                    <w:sz w:val="22"/>
                                    <w:rPrChange w:id="1584" w:author="Benjamin Pannell" w:date="2014-10-15T20:20:00Z">
                                      <w:rPr>
                                        <w:rFonts w:ascii="Consolas" w:hAnsi="Consolas" w:cs="Consolas"/>
                                        <w:color w:val="000000" w:themeColor="text1"/>
                                        <w:sz w:val="22"/>
                                      </w:rPr>
                                    </w:rPrChange>
                                  </w:rPr>
                                  <w:t>‘libisotope’</w:t>
                                </w:r>
                                <w:r>
                                  <w:rPr>
                                    <w:rFonts w:ascii="Consolas" w:hAnsi="Consolas" w:cs="Consolas"/>
                                    <w:color w:val="000000" w:themeColor="text1"/>
                                    <w:sz w:val="22"/>
                                  </w:rPr>
                                  <w:t>);</w:t>
                                </w:r>
                              </w:ins>
                            </w:p>
                            <w:p w14:paraId="66C6E545" w14:textId="7AA8AA89" w:rsidR="00ED731E" w:rsidRDefault="00ED731E" w:rsidP="00714F3E">
                              <w:pPr>
                                <w:spacing w:after="0"/>
                                <w:rPr>
                                  <w:ins w:id="1585" w:author="Benjamin Pannell" w:date="2014-10-15T20:21:00Z"/>
                                  <w:rFonts w:ascii="Consolas" w:hAnsi="Consolas" w:cs="Consolas"/>
                                  <w:color w:val="000000" w:themeColor="text1"/>
                                  <w:sz w:val="22"/>
                                </w:rPr>
                                <w:pPrChange w:id="1586" w:author="Benjamin Pannell" w:date="2014-10-15T20:21:00Z">
                                  <w:pPr/>
                                </w:pPrChange>
                              </w:pPr>
                              <w:ins w:id="1587" w:author="Benjamin Pannell" w:date="2014-10-15T20:18:00Z">
                                <w:r w:rsidRPr="001250FF">
                                  <w:rPr>
                                    <w:rFonts w:ascii="Consolas" w:hAnsi="Consolas" w:cs="Consolas"/>
                                    <w:color w:val="4472C4" w:themeColor="accent5"/>
                                    <w:sz w:val="22"/>
                                    <w:rPrChange w:id="1588" w:author="Benjamin Pannell" w:date="2014-10-15T20:19:00Z">
                                      <w:rPr>
                                        <w:rFonts w:ascii="Consolas" w:hAnsi="Consolas" w:cs="Consolas"/>
                                        <w:color w:val="000000" w:themeColor="text1"/>
                                        <w:sz w:val="22"/>
                                      </w:rPr>
                                    </w:rPrChange>
                                  </w:rPr>
                                  <w:t xml:space="preserve">var </w:t>
                                </w:r>
                                <w:r>
                                  <w:rPr>
                                    <w:rFonts w:ascii="Consolas" w:hAnsi="Consolas" w:cs="Consolas"/>
                                    <w:color w:val="000000" w:themeColor="text1"/>
                                    <w:sz w:val="22"/>
                                  </w:rPr>
                                  <w:t xml:space="preserve">isotope = </w:t>
                                </w:r>
                                <w:r w:rsidRPr="001250FF">
                                  <w:rPr>
                                    <w:rFonts w:ascii="Consolas" w:hAnsi="Consolas" w:cs="Consolas"/>
                                    <w:color w:val="4472C4" w:themeColor="accent5"/>
                                    <w:sz w:val="22"/>
                                    <w:rPrChange w:id="1589" w:author="Benjamin Pannell" w:date="2014-10-15T20:19:00Z">
                                      <w:rPr>
                                        <w:rFonts w:ascii="Consolas" w:hAnsi="Consolas" w:cs="Consolas"/>
                                        <w:color w:val="000000" w:themeColor="text1"/>
                                        <w:sz w:val="22"/>
                                      </w:rPr>
                                    </w:rPrChange>
                                  </w:rPr>
                                  <w:t xml:space="preserve">new </w:t>
                                </w:r>
                                <w:r w:rsidRPr="001250FF">
                                  <w:rPr>
                                    <w:rFonts w:ascii="Consolas" w:hAnsi="Consolas" w:cs="Consolas"/>
                                    <w:sz w:val="22"/>
                                    <w:rPrChange w:id="1590" w:author="Benjamin Pannell" w:date="2014-10-15T20:19:00Z">
                                      <w:rPr>
                                        <w:rFonts w:ascii="Consolas" w:hAnsi="Consolas" w:cs="Consolas"/>
                                        <w:color w:val="000000" w:themeColor="text1"/>
                                        <w:sz w:val="22"/>
                                      </w:rPr>
                                    </w:rPrChange>
                                  </w:rPr>
                                  <w:t>Isotope</w:t>
                                </w:r>
                                <w:r>
                                  <w:rPr>
                                    <w:rFonts w:ascii="Consolas" w:hAnsi="Consolas" w:cs="Consolas"/>
                                    <w:color w:val="000000" w:themeColor="text1"/>
                                    <w:sz w:val="22"/>
                                  </w:rPr>
                                  <w:t>(</w:t>
                                </w:r>
                                <w:r w:rsidRPr="001250FF">
                                  <w:rPr>
                                    <w:rFonts w:ascii="Consolas" w:hAnsi="Consolas" w:cs="Consolas"/>
                                    <w:color w:val="ED7D31" w:themeColor="accent2"/>
                                    <w:sz w:val="22"/>
                                    <w:rPrChange w:id="1591" w:author="Benjamin Pannell" w:date="2014-10-15T20:20:00Z">
                                      <w:rPr>
                                        <w:rFonts w:ascii="Consolas" w:hAnsi="Consolas" w:cs="Consolas"/>
                                        <w:color w:val="000000" w:themeColor="text1"/>
                                        <w:sz w:val="22"/>
                                      </w:rPr>
                                    </w:rPrChange>
                                  </w:rPr>
                                  <w:t>‘/dev/ttyAMA0’</w:t>
                                </w:r>
                                <w:r>
                                  <w:rPr>
                                    <w:rFonts w:ascii="Consolas" w:hAnsi="Consolas" w:cs="Consolas"/>
                                    <w:color w:val="000000" w:themeColor="text1"/>
                                    <w:sz w:val="22"/>
                                  </w:rPr>
                                  <w:t>);</w:t>
                                </w:r>
                              </w:ins>
                            </w:p>
                            <w:p w14:paraId="32147D51" w14:textId="4BFA91E2" w:rsidR="00ED731E" w:rsidRDefault="00ED731E" w:rsidP="00F30034">
                              <w:pPr>
                                <w:spacing w:after="0"/>
                                <w:rPr>
                                  <w:ins w:id="1592" w:author="Benjamin Pannell" w:date="2014-10-15T20:21:00Z"/>
                                  <w:rFonts w:ascii="Consolas" w:hAnsi="Consolas" w:cs="Consolas"/>
                                  <w:color w:val="000000" w:themeColor="text1"/>
                                  <w:sz w:val="22"/>
                                </w:rPr>
                                <w:pPrChange w:id="1593" w:author="Benjamin Pannell" w:date="2014-10-15T19:42:00Z">
                                  <w:pPr/>
                                </w:pPrChange>
                              </w:pPr>
                              <w:ins w:id="1594" w:author="Benjamin Pannell" w:date="2014-10-15T20:21:00Z">
                                <w:r>
                                  <w:rPr>
                                    <w:rFonts w:ascii="Consolas" w:hAnsi="Consolas" w:cs="Consolas"/>
                                    <w:color w:val="000000" w:themeColor="text1"/>
                                    <w:sz w:val="22"/>
                                  </w:rPr>
                                  <w:t>isotope.keyboard.write(</w:t>
                                </w:r>
                                <w:r w:rsidRPr="00B034B8">
                                  <w:rPr>
                                    <w:rFonts w:ascii="Consolas" w:hAnsi="Consolas" w:cs="Consolas"/>
                                    <w:color w:val="ED7D31" w:themeColor="accent2"/>
                                    <w:sz w:val="22"/>
                                    <w:rPrChange w:id="1595" w:author="Benjamin Pannell" w:date="2014-10-15T20:21:00Z">
                                      <w:rPr>
                                        <w:rFonts w:ascii="Consolas" w:hAnsi="Consolas" w:cs="Consolas"/>
                                        <w:color w:val="000000" w:themeColor="text1"/>
                                        <w:sz w:val="22"/>
                                      </w:rPr>
                                    </w:rPrChange>
                                  </w:rPr>
                                  <w:t>“Hello World!”</w:t>
                                </w:r>
                                <w:r>
                                  <w:rPr>
                                    <w:rFonts w:ascii="Consolas" w:hAnsi="Consolas" w:cs="Consolas"/>
                                    <w:color w:val="000000" w:themeColor="text1"/>
                                    <w:sz w:val="22"/>
                                  </w:rPr>
                                  <w:t>);</w:t>
                                </w:r>
                              </w:ins>
                            </w:p>
                            <w:p w14:paraId="0E245D2F" w14:textId="24177AAA" w:rsidR="00ED731E" w:rsidRDefault="00ED731E" w:rsidP="00F30034">
                              <w:pPr>
                                <w:spacing w:after="0"/>
                                <w:rPr>
                                  <w:ins w:id="1596" w:author="Benjamin Pannell" w:date="2014-10-15T20:19:00Z"/>
                                  <w:rFonts w:ascii="Consolas" w:hAnsi="Consolas" w:cs="Consolas"/>
                                  <w:color w:val="000000" w:themeColor="text1"/>
                                  <w:sz w:val="22"/>
                                </w:rPr>
                                <w:pPrChange w:id="1597" w:author="Benjamin Pannell" w:date="2014-10-15T19:42:00Z">
                                  <w:pPr/>
                                </w:pPrChange>
                              </w:pPr>
                              <w:ins w:id="1598" w:author="Benjamin Pannell" w:date="2014-10-15T20:21:00Z">
                                <w:r>
                                  <w:rPr>
                                    <w:rFonts w:ascii="Consolas" w:hAnsi="Consolas" w:cs="Consolas"/>
                                    <w:color w:val="000000" w:themeColor="text1"/>
                                    <w:sz w:val="22"/>
                                  </w:rPr>
                                  <w:t>isotope.mouse.move(-10,0);</w:t>
                                </w:r>
                              </w:ins>
                            </w:p>
                            <w:p w14:paraId="415C4ED8" w14:textId="593BA600" w:rsidR="00ED731E" w:rsidRPr="00F30034" w:rsidRDefault="00ED731E" w:rsidP="00F30034">
                              <w:pPr>
                                <w:spacing w:after="0"/>
                                <w:rPr>
                                  <w:rFonts w:ascii="Consolas" w:hAnsi="Consolas" w:cs="Consolas"/>
                                  <w:caps/>
                                  <w:color w:val="000000" w:themeColor="text1"/>
                                  <w:sz w:val="22"/>
                                  <w:rPrChange w:id="1599" w:author="Benjamin Pannell" w:date="2014-10-15T20:18:00Z">
                                    <w:rPr/>
                                  </w:rPrChange>
                                </w:rPr>
                                <w:pPrChange w:id="1600" w:author="Benjamin Pannell" w:date="2014-10-15T19:42:00Z">
                                  <w:pPr/>
                                </w:pPrChange>
                              </w:pPr>
                              <w:ins w:id="1601" w:author="Benjamin Pannell" w:date="2014-10-15T20:19:00Z">
                                <w:r>
                                  <w:rPr>
                                    <w:rFonts w:ascii="Consolas" w:hAnsi="Consolas" w:cs="Consolas"/>
                                    <w:color w:val="000000" w:themeColor="text1"/>
                                    <w:sz w:val="22"/>
                                  </w:rPr>
                                  <w:t>isotope.close();</w:t>
                                </w:r>
                              </w:ins>
                            </w:p>
                          </w:txbxContent>
                        </wps:txbx>
                        <wps:bodyPr rot="0" vert="horz" wrap="square" lIns="91440" tIns="45720" rIns="91440" bIns="45720" anchor="t" anchorCtr="0">
                          <a:spAutoFit/>
                        </wps:bodyPr>
                      </wps:wsp>
                    </a:graphicData>
                  </a:graphic>
                </wp:inline>
              </w:drawing>
            </mc:Choice>
            <mc:Fallback>
              <w:pict>
                <v:shape w14:anchorId="6FE5A5AE" id="_x0000_s1029"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zLUyGyYCAABNBAAADgAAAAAAAAAAAAAAAAAuAgAAZHJzL2Uyb0RvYy54&#10;bWxQSwECLQAUAAYACAAAACEABJUMU9sAAAAFAQAADwAAAAAAAAAAAAAAAACABAAAZHJzL2Rvd25y&#10;ZXYueG1sUEsFBgAAAAAEAAQA8wAAAIgFAAAAAA==&#10;">
                  <v:textbox style="mso-fit-shape-to-text:t">
                    <w:txbxContent>
                      <w:p w14:paraId="044E47CB" w14:textId="6A4C60F7" w:rsidR="00ED731E" w:rsidRDefault="00ED731E" w:rsidP="00F30034">
                        <w:pPr>
                          <w:spacing w:after="0"/>
                          <w:rPr>
                            <w:ins w:id="1602" w:author="Benjamin Pannell" w:date="2014-10-15T20:18:00Z"/>
                            <w:rFonts w:ascii="Consolas" w:hAnsi="Consolas" w:cs="Consolas"/>
                            <w:color w:val="000000" w:themeColor="text1"/>
                            <w:sz w:val="22"/>
                          </w:rPr>
                          <w:pPrChange w:id="1603" w:author="Benjamin Pannell" w:date="2014-10-15T19:42:00Z">
                            <w:pPr/>
                          </w:pPrChange>
                        </w:pPr>
                        <w:ins w:id="1604" w:author="Benjamin Pannell" w:date="2014-10-15T20:18:00Z">
                          <w:r w:rsidRPr="001250FF">
                            <w:rPr>
                              <w:rFonts w:ascii="Consolas" w:hAnsi="Consolas" w:cs="Consolas"/>
                              <w:color w:val="4472C4" w:themeColor="accent5"/>
                              <w:sz w:val="22"/>
                              <w:rPrChange w:id="1605" w:author="Benjamin Pannell" w:date="2014-10-15T20:19:00Z">
                                <w:rPr>
                                  <w:rFonts w:ascii="Consolas" w:hAnsi="Consolas" w:cs="Consolas"/>
                                  <w:b/>
                                  <w:color w:val="000000" w:themeColor="text1"/>
                                  <w:sz w:val="22"/>
                                </w:rPr>
                              </w:rPrChange>
                            </w:rPr>
                            <w:t>var</w:t>
                          </w:r>
                          <w:r w:rsidRPr="001250FF">
                            <w:rPr>
                              <w:rFonts w:ascii="Consolas" w:hAnsi="Consolas" w:cs="Consolas"/>
                              <w:b/>
                              <w:color w:val="4472C4" w:themeColor="accent5"/>
                              <w:sz w:val="22"/>
                              <w:rPrChange w:id="1606" w:author="Benjamin Pannell" w:date="2014-10-15T20:19:00Z">
                                <w:rPr>
                                  <w:rFonts w:ascii="Consolas" w:hAnsi="Consolas" w:cs="Consolas"/>
                                  <w:b/>
                                  <w:color w:val="000000" w:themeColor="text1"/>
                                  <w:sz w:val="22"/>
                                </w:rPr>
                              </w:rPrChange>
                            </w:rPr>
                            <w:t xml:space="preserve"> </w:t>
                          </w:r>
                          <w:r>
                            <w:rPr>
                              <w:rFonts w:ascii="Consolas" w:hAnsi="Consolas" w:cs="Consolas"/>
                              <w:color w:val="000000" w:themeColor="text1"/>
                              <w:sz w:val="22"/>
                            </w:rPr>
                            <w:t>Isotope = require(</w:t>
                          </w:r>
                          <w:r w:rsidRPr="001250FF">
                            <w:rPr>
                              <w:rFonts w:ascii="Consolas" w:hAnsi="Consolas" w:cs="Consolas"/>
                              <w:color w:val="ED7D31" w:themeColor="accent2"/>
                              <w:sz w:val="22"/>
                              <w:rPrChange w:id="1607" w:author="Benjamin Pannell" w:date="2014-10-15T20:20:00Z">
                                <w:rPr>
                                  <w:rFonts w:ascii="Consolas" w:hAnsi="Consolas" w:cs="Consolas"/>
                                  <w:color w:val="000000" w:themeColor="text1"/>
                                  <w:sz w:val="22"/>
                                </w:rPr>
                              </w:rPrChange>
                            </w:rPr>
                            <w:t>‘libisotope’</w:t>
                          </w:r>
                          <w:r>
                            <w:rPr>
                              <w:rFonts w:ascii="Consolas" w:hAnsi="Consolas" w:cs="Consolas"/>
                              <w:color w:val="000000" w:themeColor="text1"/>
                              <w:sz w:val="22"/>
                            </w:rPr>
                            <w:t>);</w:t>
                          </w:r>
                        </w:ins>
                      </w:p>
                      <w:p w14:paraId="66C6E545" w14:textId="7AA8AA89" w:rsidR="00ED731E" w:rsidRDefault="00ED731E" w:rsidP="00714F3E">
                        <w:pPr>
                          <w:spacing w:after="0"/>
                          <w:rPr>
                            <w:ins w:id="1608" w:author="Benjamin Pannell" w:date="2014-10-15T20:21:00Z"/>
                            <w:rFonts w:ascii="Consolas" w:hAnsi="Consolas" w:cs="Consolas"/>
                            <w:color w:val="000000" w:themeColor="text1"/>
                            <w:sz w:val="22"/>
                          </w:rPr>
                          <w:pPrChange w:id="1609" w:author="Benjamin Pannell" w:date="2014-10-15T20:21:00Z">
                            <w:pPr/>
                          </w:pPrChange>
                        </w:pPr>
                        <w:ins w:id="1610" w:author="Benjamin Pannell" w:date="2014-10-15T20:18:00Z">
                          <w:r w:rsidRPr="001250FF">
                            <w:rPr>
                              <w:rFonts w:ascii="Consolas" w:hAnsi="Consolas" w:cs="Consolas"/>
                              <w:color w:val="4472C4" w:themeColor="accent5"/>
                              <w:sz w:val="22"/>
                              <w:rPrChange w:id="1611" w:author="Benjamin Pannell" w:date="2014-10-15T20:19:00Z">
                                <w:rPr>
                                  <w:rFonts w:ascii="Consolas" w:hAnsi="Consolas" w:cs="Consolas"/>
                                  <w:color w:val="000000" w:themeColor="text1"/>
                                  <w:sz w:val="22"/>
                                </w:rPr>
                              </w:rPrChange>
                            </w:rPr>
                            <w:t xml:space="preserve">var </w:t>
                          </w:r>
                          <w:r>
                            <w:rPr>
                              <w:rFonts w:ascii="Consolas" w:hAnsi="Consolas" w:cs="Consolas"/>
                              <w:color w:val="000000" w:themeColor="text1"/>
                              <w:sz w:val="22"/>
                            </w:rPr>
                            <w:t xml:space="preserve">isotope = </w:t>
                          </w:r>
                          <w:r w:rsidRPr="001250FF">
                            <w:rPr>
                              <w:rFonts w:ascii="Consolas" w:hAnsi="Consolas" w:cs="Consolas"/>
                              <w:color w:val="4472C4" w:themeColor="accent5"/>
                              <w:sz w:val="22"/>
                              <w:rPrChange w:id="1612" w:author="Benjamin Pannell" w:date="2014-10-15T20:19:00Z">
                                <w:rPr>
                                  <w:rFonts w:ascii="Consolas" w:hAnsi="Consolas" w:cs="Consolas"/>
                                  <w:color w:val="000000" w:themeColor="text1"/>
                                  <w:sz w:val="22"/>
                                </w:rPr>
                              </w:rPrChange>
                            </w:rPr>
                            <w:t xml:space="preserve">new </w:t>
                          </w:r>
                          <w:r w:rsidRPr="001250FF">
                            <w:rPr>
                              <w:rFonts w:ascii="Consolas" w:hAnsi="Consolas" w:cs="Consolas"/>
                              <w:sz w:val="22"/>
                              <w:rPrChange w:id="1613" w:author="Benjamin Pannell" w:date="2014-10-15T20:19:00Z">
                                <w:rPr>
                                  <w:rFonts w:ascii="Consolas" w:hAnsi="Consolas" w:cs="Consolas"/>
                                  <w:color w:val="000000" w:themeColor="text1"/>
                                  <w:sz w:val="22"/>
                                </w:rPr>
                              </w:rPrChange>
                            </w:rPr>
                            <w:t>Isotope</w:t>
                          </w:r>
                          <w:r>
                            <w:rPr>
                              <w:rFonts w:ascii="Consolas" w:hAnsi="Consolas" w:cs="Consolas"/>
                              <w:color w:val="000000" w:themeColor="text1"/>
                              <w:sz w:val="22"/>
                            </w:rPr>
                            <w:t>(</w:t>
                          </w:r>
                          <w:r w:rsidRPr="001250FF">
                            <w:rPr>
                              <w:rFonts w:ascii="Consolas" w:hAnsi="Consolas" w:cs="Consolas"/>
                              <w:color w:val="ED7D31" w:themeColor="accent2"/>
                              <w:sz w:val="22"/>
                              <w:rPrChange w:id="1614" w:author="Benjamin Pannell" w:date="2014-10-15T20:20:00Z">
                                <w:rPr>
                                  <w:rFonts w:ascii="Consolas" w:hAnsi="Consolas" w:cs="Consolas"/>
                                  <w:color w:val="000000" w:themeColor="text1"/>
                                  <w:sz w:val="22"/>
                                </w:rPr>
                              </w:rPrChange>
                            </w:rPr>
                            <w:t>‘/dev/ttyAMA0’</w:t>
                          </w:r>
                          <w:r>
                            <w:rPr>
                              <w:rFonts w:ascii="Consolas" w:hAnsi="Consolas" w:cs="Consolas"/>
                              <w:color w:val="000000" w:themeColor="text1"/>
                              <w:sz w:val="22"/>
                            </w:rPr>
                            <w:t>);</w:t>
                          </w:r>
                        </w:ins>
                      </w:p>
                      <w:p w14:paraId="32147D51" w14:textId="4BFA91E2" w:rsidR="00ED731E" w:rsidRDefault="00ED731E" w:rsidP="00F30034">
                        <w:pPr>
                          <w:spacing w:after="0"/>
                          <w:rPr>
                            <w:ins w:id="1615" w:author="Benjamin Pannell" w:date="2014-10-15T20:21:00Z"/>
                            <w:rFonts w:ascii="Consolas" w:hAnsi="Consolas" w:cs="Consolas"/>
                            <w:color w:val="000000" w:themeColor="text1"/>
                            <w:sz w:val="22"/>
                          </w:rPr>
                          <w:pPrChange w:id="1616" w:author="Benjamin Pannell" w:date="2014-10-15T19:42:00Z">
                            <w:pPr/>
                          </w:pPrChange>
                        </w:pPr>
                        <w:ins w:id="1617" w:author="Benjamin Pannell" w:date="2014-10-15T20:21:00Z">
                          <w:r>
                            <w:rPr>
                              <w:rFonts w:ascii="Consolas" w:hAnsi="Consolas" w:cs="Consolas"/>
                              <w:color w:val="000000" w:themeColor="text1"/>
                              <w:sz w:val="22"/>
                            </w:rPr>
                            <w:t>isotope.keyboard.write(</w:t>
                          </w:r>
                          <w:r w:rsidRPr="00B034B8">
                            <w:rPr>
                              <w:rFonts w:ascii="Consolas" w:hAnsi="Consolas" w:cs="Consolas"/>
                              <w:color w:val="ED7D31" w:themeColor="accent2"/>
                              <w:sz w:val="22"/>
                              <w:rPrChange w:id="1618" w:author="Benjamin Pannell" w:date="2014-10-15T20:21:00Z">
                                <w:rPr>
                                  <w:rFonts w:ascii="Consolas" w:hAnsi="Consolas" w:cs="Consolas"/>
                                  <w:color w:val="000000" w:themeColor="text1"/>
                                  <w:sz w:val="22"/>
                                </w:rPr>
                              </w:rPrChange>
                            </w:rPr>
                            <w:t>“Hello World!”</w:t>
                          </w:r>
                          <w:r>
                            <w:rPr>
                              <w:rFonts w:ascii="Consolas" w:hAnsi="Consolas" w:cs="Consolas"/>
                              <w:color w:val="000000" w:themeColor="text1"/>
                              <w:sz w:val="22"/>
                            </w:rPr>
                            <w:t>);</w:t>
                          </w:r>
                        </w:ins>
                      </w:p>
                      <w:p w14:paraId="0E245D2F" w14:textId="24177AAA" w:rsidR="00ED731E" w:rsidRDefault="00ED731E" w:rsidP="00F30034">
                        <w:pPr>
                          <w:spacing w:after="0"/>
                          <w:rPr>
                            <w:ins w:id="1619" w:author="Benjamin Pannell" w:date="2014-10-15T20:19:00Z"/>
                            <w:rFonts w:ascii="Consolas" w:hAnsi="Consolas" w:cs="Consolas"/>
                            <w:color w:val="000000" w:themeColor="text1"/>
                            <w:sz w:val="22"/>
                          </w:rPr>
                          <w:pPrChange w:id="1620" w:author="Benjamin Pannell" w:date="2014-10-15T19:42:00Z">
                            <w:pPr/>
                          </w:pPrChange>
                        </w:pPr>
                        <w:ins w:id="1621" w:author="Benjamin Pannell" w:date="2014-10-15T20:21:00Z">
                          <w:r>
                            <w:rPr>
                              <w:rFonts w:ascii="Consolas" w:hAnsi="Consolas" w:cs="Consolas"/>
                              <w:color w:val="000000" w:themeColor="text1"/>
                              <w:sz w:val="22"/>
                            </w:rPr>
                            <w:t>isotope.mouse.move(-10,0);</w:t>
                          </w:r>
                        </w:ins>
                      </w:p>
                      <w:p w14:paraId="415C4ED8" w14:textId="593BA600" w:rsidR="00ED731E" w:rsidRPr="00F30034" w:rsidRDefault="00ED731E" w:rsidP="00F30034">
                        <w:pPr>
                          <w:spacing w:after="0"/>
                          <w:rPr>
                            <w:rFonts w:ascii="Consolas" w:hAnsi="Consolas" w:cs="Consolas"/>
                            <w:caps/>
                            <w:color w:val="000000" w:themeColor="text1"/>
                            <w:sz w:val="22"/>
                            <w:rPrChange w:id="1622" w:author="Benjamin Pannell" w:date="2014-10-15T20:18:00Z">
                              <w:rPr/>
                            </w:rPrChange>
                          </w:rPr>
                          <w:pPrChange w:id="1623" w:author="Benjamin Pannell" w:date="2014-10-15T19:42:00Z">
                            <w:pPr/>
                          </w:pPrChange>
                        </w:pPr>
                        <w:ins w:id="1624" w:author="Benjamin Pannell" w:date="2014-10-15T20:19:00Z">
                          <w:r>
                            <w:rPr>
                              <w:rFonts w:ascii="Consolas" w:hAnsi="Consolas" w:cs="Consolas"/>
                              <w:color w:val="000000" w:themeColor="text1"/>
                              <w:sz w:val="22"/>
                            </w:rPr>
                            <w:t>isotope.close();</w:t>
                          </w:r>
                        </w:ins>
                      </w:p>
                    </w:txbxContent>
                  </v:textbox>
                  <w10:anchorlock/>
                </v:shape>
              </w:pict>
            </mc:Fallback>
          </mc:AlternateContent>
        </w:r>
      </w:ins>
    </w:p>
    <w:p w14:paraId="41B6DC81" w14:textId="0AA5096C" w:rsidR="00F30034" w:rsidRDefault="00F30034" w:rsidP="00F30034">
      <w:pPr>
        <w:pStyle w:val="Caption"/>
        <w:rPr>
          <w:ins w:id="1625" w:author="Benjamin Pannell" w:date="2014-10-15T20:22:00Z"/>
        </w:rPr>
        <w:pPrChange w:id="1626" w:author="Benjamin Pannell" w:date="2014-10-15T20:18:00Z">
          <w:pPr>
            <w:pStyle w:val="Heading1"/>
          </w:pPr>
        </w:pPrChange>
      </w:pPr>
      <w:bookmarkStart w:id="1627" w:name="_Toc401168249"/>
      <w:ins w:id="1628" w:author="Benjamin Pannell" w:date="2014-10-15T20:18:00Z">
        <w:r>
          <w:t xml:space="preserve">Figure </w:t>
        </w:r>
        <w:r>
          <w:fldChar w:fldCharType="begin"/>
        </w:r>
        <w:r>
          <w:instrText xml:space="preserve"> SEQ Figure \* ARABIC </w:instrText>
        </w:r>
      </w:ins>
      <w:r>
        <w:fldChar w:fldCharType="separate"/>
      </w:r>
      <w:ins w:id="1629" w:author="Benjamin Pannell" w:date="2014-10-15T20:18:00Z">
        <w:r>
          <w:rPr>
            <w:noProof/>
          </w:rPr>
          <w:t>16</w:t>
        </w:r>
        <w:r>
          <w:fldChar w:fldCharType="end"/>
        </w:r>
        <w:r>
          <w:t xml:space="preserve"> Node.js Library Example</w:t>
        </w:r>
      </w:ins>
      <w:bookmarkEnd w:id="1627"/>
    </w:p>
    <w:p w14:paraId="38FD5300" w14:textId="53105949" w:rsidR="002B3385" w:rsidRPr="002B3385" w:rsidRDefault="002B3385" w:rsidP="002B3385">
      <w:pPr>
        <w:rPr>
          <w:ins w:id="1630" w:author="Benjamin Pannell" w:date="2014-10-15T19:42:00Z"/>
          <w:rPrChange w:id="1631" w:author="Benjamin Pannell" w:date="2014-10-15T20:23:00Z">
            <w:rPr>
              <w:ins w:id="1632" w:author="Benjamin Pannell" w:date="2014-10-15T19:42:00Z"/>
            </w:rPr>
          </w:rPrChange>
        </w:rPr>
        <w:pPrChange w:id="1633" w:author="Benjamin Pannell" w:date="2014-10-15T20:22:00Z">
          <w:pPr>
            <w:pStyle w:val="Heading1"/>
          </w:pPr>
        </w:pPrChange>
      </w:pPr>
      <w:ins w:id="1634" w:author="Benjamin Pannell" w:date="2014-10-15T20:22:00Z">
        <w:r>
          <w:t xml:space="preserve">The Node.js library is available through the NPM (Node.js Package Manager) repository and can be installed locally by running </w:t>
        </w:r>
        <w:r>
          <w:rPr>
            <w:b/>
          </w:rPr>
          <w:t>npm install libisotope</w:t>
        </w:r>
      </w:ins>
      <w:ins w:id="1635" w:author="Benjamin Pannell" w:date="2014-10-15T20:23:00Z">
        <w:r>
          <w:t xml:space="preserve"> from a terminal, provided the platform has been configured to include NPM in the path.</w:t>
        </w:r>
      </w:ins>
    </w:p>
    <w:p w14:paraId="62BBB1C2" w14:textId="77777777" w:rsidR="003F7B09" w:rsidRDefault="003F7B09">
      <w:pPr>
        <w:rPr>
          <w:ins w:id="1636" w:author="Benjamin Pannell" w:date="2014-10-15T20:22:00Z"/>
          <w:rFonts w:asciiTheme="majorHAnsi" w:eastAsiaTheme="majorEastAsia" w:hAnsiTheme="majorHAnsi" w:cstheme="majorBidi"/>
          <w:color w:val="2E74B5" w:themeColor="accent1" w:themeShade="BF"/>
          <w:sz w:val="32"/>
          <w:szCs w:val="32"/>
        </w:rPr>
      </w:pPr>
      <w:ins w:id="1637" w:author="Benjamin Pannell" w:date="2014-10-15T20:22:00Z">
        <w:r>
          <w:br w:type="page"/>
        </w:r>
      </w:ins>
    </w:p>
    <w:p w14:paraId="21817765" w14:textId="4D056334" w:rsidR="00D86FAA" w:rsidRPr="00D86FAA" w:rsidRDefault="00D86FAA">
      <w:pPr>
        <w:pStyle w:val="Heading1"/>
        <w:rPr>
          <w:ins w:id="1638" w:author="Benjamin Pannell" w:date="2014-10-08T15:17:00Z"/>
        </w:rPr>
      </w:pPr>
      <w:bookmarkStart w:id="1639" w:name="_Toc401168266"/>
      <w:bookmarkStart w:id="1640" w:name="_Ref401170233"/>
      <w:bookmarkStart w:id="1641" w:name="_Ref401170411"/>
      <w:ins w:id="1642" w:author="Benjamin Pannell" w:date="2014-10-08T15:20:00Z">
        <w:r>
          <w:lastRenderedPageBreak/>
          <w:t>Communications Protocol</w:t>
        </w:r>
      </w:ins>
      <w:bookmarkEnd w:id="1639"/>
      <w:bookmarkEnd w:id="1640"/>
      <w:bookmarkEnd w:id="1641"/>
    </w:p>
    <w:p w14:paraId="5A375B4C" w14:textId="77777777" w:rsidR="00D86FAA" w:rsidRDefault="00D86FAA">
      <w:pPr>
        <w:rPr>
          <w:ins w:id="1643" w:author="Benjamin Pannell" w:date="2014-10-08T15:22:00Z"/>
        </w:rPr>
      </w:pPr>
      <w:ins w:id="1644" w:author="Benjamin Pannell" w:date="2014-10-08T15:20:00Z">
        <w:r>
          <w:t>Communication between the Teensy and Raspberry Pi is an integral com</w:t>
        </w:r>
      </w:ins>
      <w:ins w:id="1645" w:author="Benjamin Pannell" w:date="2014-10-08T15:21:00Z">
        <w:r>
          <w:t xml:space="preserve">ponent of the project, requiring a structured protocol </w:t>
        </w:r>
      </w:ins>
      <w:ins w:id="1646" w:author="Benjamin Pannell" w:date="2014-10-08T15:22:00Z">
        <w:r>
          <w:t>which ensures devices are able to interface in a reliable and high performance manner.</w:t>
        </w:r>
      </w:ins>
    </w:p>
    <w:p w14:paraId="299F2FE6" w14:textId="77777777" w:rsidR="00D86FAA" w:rsidRDefault="00D86FAA">
      <w:pPr>
        <w:rPr>
          <w:ins w:id="1647" w:author="Benjamin Pannell" w:date="2014-10-08T15:27:00Z"/>
        </w:rPr>
      </w:pPr>
      <w:ins w:id="1648" w:author="Benjamin Pannell" w:date="2014-10-08T15:23:00Z">
        <w:r>
          <w:t xml:space="preserve">Given the nature of the target devices, the low level interconnects being used and the types of data being transmitted it is important to design a protocol that imposes a very low command overhead, minimizes </w:t>
        </w:r>
      </w:ins>
      <w:ins w:id="1649" w:author="Benjamin Pannell" w:date="2014-10-08T15:24:00Z">
        <w:r>
          <w:t>generation and parsing load</w:t>
        </w:r>
      </w:ins>
      <w:ins w:id="1650" w:author="Benjamin Pannell" w:date="2014-10-08T15:25:00Z">
        <w:r>
          <w:t xml:space="preserve"> – both memory and CPU time -</w:t>
        </w:r>
      </w:ins>
      <w:ins w:id="1651" w:author="Benjamin Pannell" w:date="2014-10-08T15:24:00Z">
        <w:r>
          <w:t xml:space="preserve"> and</w:t>
        </w:r>
      </w:ins>
      <w:ins w:id="1652" w:author="Benjamin Pannell" w:date="2014-10-08T15:25:00Z">
        <w:r>
          <w:t xml:space="preserve"> maximizes simplicity. To address these requirements</w:t>
        </w:r>
      </w:ins>
      <w:ins w:id="1653" w:author="Benjamin Pannell" w:date="2014-10-08T15:26:00Z">
        <w:r>
          <w:t xml:space="preserve"> a basic binary protocol has been developed which operates within a fixed memory space, removing the need for heavy libraries such as malloc, allows the use of in-place memory type-casting rather than conversions and maximizes</w:t>
        </w:r>
      </w:ins>
      <w:ins w:id="1654" w:author="Benjamin Pannell" w:date="2014-10-08T15:27:00Z">
        <w:r>
          <w:t xml:space="preserve"> effective bandwidth usage through the implementation of variable length packets with optional parameters.</w:t>
        </w:r>
      </w:ins>
    </w:p>
    <w:p w14:paraId="518C048E" w14:textId="77777777" w:rsidR="00610ADB" w:rsidRDefault="00610ADB">
      <w:pPr>
        <w:pStyle w:val="Heading2"/>
        <w:rPr>
          <w:ins w:id="1655" w:author="Benjamin Pannell" w:date="2014-10-08T16:17:00Z"/>
        </w:rPr>
        <w:pPrChange w:id="1656" w:author="Benjamin Pannell" w:date="2014-10-08T15:28:00Z">
          <w:pPr/>
        </w:pPrChange>
      </w:pPr>
      <w:ins w:id="1657" w:author="Benjamin Pannell" w:date="2014-10-08T15:28:00Z">
        <w:r>
          <w:t>Protocol Requirements</w:t>
        </w:r>
      </w:ins>
    </w:p>
    <w:p w14:paraId="09B796D5" w14:textId="77777777" w:rsidR="00703247" w:rsidRDefault="00703247">
      <w:pPr>
        <w:rPr>
          <w:ins w:id="1658" w:author="Benjamin Pannell" w:date="2014-10-08T16:19:00Z"/>
        </w:rPr>
      </w:pPr>
      <w:ins w:id="1659" w:author="Benjamin Pannell" w:date="2014-10-08T16:18:00Z">
        <w:r>
          <w:t xml:space="preserve">The protocol was required to make use of short packets for each command to allow </w:t>
        </w:r>
      </w:ins>
      <w:ins w:id="1660" w:author="Benjamin Pannell" w:date="2014-10-08T16:19:00Z">
        <w:r>
          <w:t>useful command rates over the UART – which is severely bandwidth limited when compared to other interconnect types.</w:t>
        </w:r>
      </w:ins>
    </w:p>
    <w:p w14:paraId="2F0494E6" w14:textId="0E87C79D" w:rsidR="00703247" w:rsidRDefault="00703247">
      <w:pPr>
        <w:rPr>
          <w:ins w:id="1661" w:author="Benjamin Pannell" w:date="2014-10-08T16:19:00Z"/>
        </w:rPr>
      </w:pPr>
      <w:ins w:id="1662" w:author="Benjamin Pannell" w:date="2014-10-08T16:19:00Z">
        <w:r>
          <w:t xml:space="preserve">The low processing power of the Teensy also imposed restrictions on the amount of processing which could be performed for each packet </w:t>
        </w:r>
      </w:ins>
      <w:ins w:id="1663" w:author="Benjamin Pannell" w:date="2014-10-08T16:20:00Z">
        <w:r>
          <w:t>–</w:t>
        </w:r>
      </w:ins>
      <w:ins w:id="1664" w:author="Benjamin Pannell" w:date="2014-10-08T16:19:00Z">
        <w:r>
          <w:t xml:space="preserve"> ruling </w:t>
        </w:r>
      </w:ins>
      <w:ins w:id="1665" w:author="Benjamin Pannell" w:date="2014-10-08T16:20:00Z">
        <w:r>
          <w:t>out any type of compression algorithm and encouraging a design which removed the need for value conversion.</w:t>
        </w:r>
      </w:ins>
      <w:ins w:id="1666" w:author="Benjamin Pannell" w:date="2014-10-08T16:22:00Z">
        <w:r>
          <w:t xml:space="preserve"> In the same vein, memory restrictions on the Teensy made it preferable to design a protocol which permitted fixed address-space parsing </w:t>
        </w:r>
      </w:ins>
      <w:ins w:id="1667" w:author="Benjamin Pannell" w:date="2014-10-08T16:23:00Z">
        <w:r>
          <w:t>–</w:t>
        </w:r>
      </w:ins>
      <w:ins w:id="1668" w:author="Benjamin Pannell" w:date="2014-10-08T16:22:00Z">
        <w:r>
          <w:t xml:space="preserve"> removing </w:t>
        </w:r>
      </w:ins>
      <w:ins w:id="1669" w:author="Benjamin Pannell" w:date="2014-10-08T16:23:00Z">
        <w:r>
          <w:t>the need for dynamic memory allocation and potential memory leaks.</w:t>
        </w:r>
      </w:ins>
    </w:p>
    <w:p w14:paraId="56E115E5" w14:textId="142C544D" w:rsidR="00703247" w:rsidRPr="00703247" w:rsidRDefault="00703247">
      <w:pPr>
        <w:rPr>
          <w:ins w:id="1670" w:author="Benjamin Pannell" w:date="2014-10-08T15:28:00Z"/>
        </w:rPr>
      </w:pPr>
      <w:ins w:id="1671" w:author="Benjamin Pannell" w:date="2014-10-08T16:21:00Z">
        <w:r>
          <w:t xml:space="preserve">It was also necessary to accommodate future expansions to the protocol’s command set should it become necessary to emulate other HID device classes, or expand the range of features provided by the </w:t>
        </w:r>
      </w:ins>
      <w:ins w:id="1672" w:author="Benjamin Pannell" w:date="2014-10-08T16:22:00Z">
        <w:r>
          <w:t>API.</w:t>
        </w:r>
      </w:ins>
    </w:p>
    <w:p w14:paraId="6AB677F9" w14:textId="77777777" w:rsidR="00610ADB" w:rsidRDefault="00610ADB">
      <w:pPr>
        <w:pStyle w:val="Heading2"/>
        <w:rPr>
          <w:ins w:id="1673" w:author="Benjamin Pannell" w:date="2014-10-08T16:22:00Z"/>
        </w:rPr>
        <w:pPrChange w:id="1674" w:author="Benjamin Pannell" w:date="2014-10-08T15:28:00Z">
          <w:pPr/>
        </w:pPrChange>
      </w:pPr>
      <w:ins w:id="1675" w:author="Benjamin Pannell" w:date="2014-10-08T15:28:00Z">
        <w:r>
          <w:t>Design Decisions</w:t>
        </w:r>
      </w:ins>
    </w:p>
    <w:p w14:paraId="04AEA481" w14:textId="32C8EAFF" w:rsidR="00265A8F" w:rsidRDefault="00265A8F">
      <w:pPr>
        <w:pStyle w:val="Heading3"/>
        <w:rPr>
          <w:ins w:id="1676" w:author="Benjamin Pannell" w:date="2014-10-08T16:34:00Z"/>
        </w:rPr>
        <w:pPrChange w:id="1677" w:author="Benjamin Pannell" w:date="2014-10-08T16:34:00Z">
          <w:pPr/>
        </w:pPrChange>
      </w:pPr>
      <w:ins w:id="1678" w:author="Benjamin Pannell" w:date="2014-10-08T16:34:00Z">
        <w:r>
          <w:t>Packet Level Design</w:t>
        </w:r>
      </w:ins>
    </w:p>
    <w:p w14:paraId="03AAC0B4" w14:textId="5DF5BBFD" w:rsidR="00703247" w:rsidRDefault="00703247">
      <w:pPr>
        <w:rPr>
          <w:ins w:id="1679" w:author="Benjamin Pannell" w:date="2014-10-08T16:30:00Z"/>
        </w:rPr>
      </w:pPr>
      <w:ins w:id="1680" w:author="Benjamin Pannell" w:date="2014-10-08T16:24:00Z">
        <w:r>
          <w:t xml:space="preserve">When designing the protocol, a number of decisions were made. In order to maximize </w:t>
        </w:r>
      </w:ins>
      <w:ins w:id="1681" w:author="Benjamin Pannell" w:date="2014-10-08T16:27:00Z">
        <w:r w:rsidR="00265A8F">
          <w:t xml:space="preserve">bandwidth availability the choice was made to allow variable length packets, with all </w:t>
        </w:r>
      </w:ins>
      <w:ins w:id="1682" w:author="Benjamin Pannell" w:date="2014-10-08T16:28:00Z">
        <w:r w:rsidR="00265A8F">
          <w:t xml:space="preserve">parameters being optional. This, combined with a header field within each packet which was responsible for indicating the command type and number of parameters supplied, </w:t>
        </w:r>
      </w:ins>
      <w:ins w:id="1683" w:author="Benjamin Pannell" w:date="2014-10-08T16:29:00Z">
        <w:r w:rsidR="00265A8F">
          <w:t>made it possible to design a protocol which offers full access to the emulation functionality of the Teensy while reducing the average command length to approximately 2</w:t>
        </w:r>
      </w:ins>
      <w:ins w:id="1684" w:author="Benjamin Pannell" w:date="2014-10-08T16:30:00Z">
        <w:r w:rsidR="00265A8F">
          <w:t>-3</w:t>
        </w:r>
      </w:ins>
      <w:ins w:id="1685" w:author="Benjamin Pannell" w:date="2014-10-08T16:29:00Z">
        <w:r w:rsidR="00265A8F">
          <w:t xml:space="preserve"> bytes.</w:t>
        </w:r>
      </w:ins>
    </w:p>
    <w:p w14:paraId="3739BA18" w14:textId="6D630C21" w:rsidR="00265A8F" w:rsidRDefault="00265A8F">
      <w:pPr>
        <w:rPr>
          <w:ins w:id="1686" w:author="Benjamin Pannell" w:date="2014-10-08T16:31:00Z"/>
        </w:rPr>
      </w:pPr>
      <w:ins w:id="1687" w:author="Benjamin Pannell" w:date="2014-10-08T16:30:00Z">
        <w:r>
          <w:t xml:space="preserve">In addition to this, the choice was made to combine the command type and parameter length information into a single byte, thereby restricting the number of </w:t>
        </w:r>
      </w:ins>
      <w:ins w:id="1688" w:author="Benjamin Pannell" w:date="2014-10-08T16:31:00Z">
        <w:r>
          <w:t>parameters (and therefore the maximum packet length) to 31 bytes (with an additional byte for the header).</w:t>
        </w:r>
      </w:ins>
    </w:p>
    <w:p w14:paraId="10762784" w14:textId="05BB7CC7" w:rsidR="00265A8F" w:rsidRDefault="00265A8F">
      <w:pPr>
        <w:rPr>
          <w:ins w:id="1689" w:author="Benjamin Pannell" w:date="2014-10-08T16:34:00Z"/>
        </w:rPr>
      </w:pPr>
      <w:ins w:id="1690" w:author="Benjamin Pannell" w:date="2014-10-08T16:31:00Z">
        <w:r>
          <w:t xml:space="preserve">Parameters take the form of unsigned 1 byte integers, with the provision that larger values be composed by </w:t>
        </w:r>
      </w:ins>
      <w:ins w:id="1691" w:author="Benjamin Pannell" w:date="2014-10-08T16:32:00Z">
        <w:r>
          <w:t xml:space="preserve">concatenating subsequent parameter’s bits. This allows </w:t>
        </w:r>
      </w:ins>
      <w:ins w:id="1692" w:author="Benjamin Pannell" w:date="2014-10-08T16:33:00Z">
        <w:r>
          <w:t xml:space="preserve">memory access typecasting to be used without any additional processor or memory overhead when working with almost any value type. </w:t>
        </w:r>
      </w:ins>
    </w:p>
    <w:p w14:paraId="60EBFB19" w14:textId="7E0812C6" w:rsidR="00265A8F" w:rsidRDefault="00265A8F">
      <w:pPr>
        <w:pStyle w:val="Heading3"/>
        <w:rPr>
          <w:ins w:id="1693" w:author="Benjamin Pannell" w:date="2014-10-08T16:34:00Z"/>
        </w:rPr>
        <w:pPrChange w:id="1694" w:author="Benjamin Pannell" w:date="2014-10-08T16:34:00Z">
          <w:pPr/>
        </w:pPrChange>
      </w:pPr>
      <w:ins w:id="1695" w:author="Benjamin Pannell" w:date="2014-10-08T16:34:00Z">
        <w:r>
          <w:lastRenderedPageBreak/>
          <w:t>Implementation Level</w:t>
        </w:r>
      </w:ins>
    </w:p>
    <w:p w14:paraId="580CCC57" w14:textId="22BBB362" w:rsidR="00265A8F" w:rsidRDefault="00265A8F">
      <w:pPr>
        <w:rPr>
          <w:ins w:id="1696" w:author="Benjamin Pannell" w:date="2014-10-08T16:35:00Z"/>
        </w:rPr>
      </w:pPr>
      <w:ins w:id="1697" w:author="Benjamin Pannell" w:date="2014-10-08T16:34:00Z">
        <w:r>
          <w:t xml:space="preserve">It was also necessary to decide on </w:t>
        </w:r>
      </w:ins>
      <w:ins w:id="1698" w:author="Benjamin Pannell" w:date="2014-10-08T16:35:00Z">
        <w:r>
          <w:t>how emulation functionality would be implemented within the protocol. Two primary options were available, with each offering advantages and disadvantages.</w:t>
        </w:r>
      </w:ins>
    </w:p>
    <w:p w14:paraId="75D2600C" w14:textId="165C0860" w:rsidR="00265A8F" w:rsidRDefault="00265A8F">
      <w:pPr>
        <w:rPr>
          <w:ins w:id="1699" w:author="Benjamin Pannell" w:date="2014-10-08T16:38:00Z"/>
        </w:rPr>
      </w:pPr>
      <w:ins w:id="1700" w:author="Benjamin Pannell" w:date="2014-10-08T16:36:00Z">
        <w:r>
          <w:t xml:space="preserve">The first option was to offer the low level HID emulation API through the protocol, requiring the master device to generate the raw HID reports and using the Teensy as </w:t>
        </w:r>
      </w:ins>
      <w:ins w:id="1701" w:author="Benjamin Pannell" w:date="2014-10-08T16:37:00Z">
        <w:r>
          <w:t xml:space="preserve">a proxy through which these reports would be transmitted. This approach would offer the ability to represent any HID device </w:t>
        </w:r>
        <w:r w:rsidR="00673C50">
          <w:t xml:space="preserve">without requiring modifications to the Teensy’s firmware. However it would </w:t>
        </w:r>
      </w:ins>
      <w:ins w:id="1702" w:author="Benjamin Pannell" w:date="2014-10-08T16:38:00Z">
        <w:r w:rsidR="00673C50">
          <w:t>require that master device libraries be responsible for creating valid HID reports and would significantly complicate their relevant codebases.</w:t>
        </w:r>
      </w:ins>
    </w:p>
    <w:p w14:paraId="653DFE92" w14:textId="69F3876A" w:rsidR="00673C50" w:rsidRDefault="00673C50">
      <w:pPr>
        <w:rPr>
          <w:ins w:id="1703" w:author="Benjamin Pannell" w:date="2014-10-08T16:40:00Z"/>
        </w:rPr>
      </w:pPr>
      <w:ins w:id="1704" w:author="Benjamin Pannell" w:date="2014-10-08T16:38:00Z">
        <w:r>
          <w:t xml:space="preserve">The second option was to create a very specific remote procedure call interface through which predefined emulation functions on the Teensy could be called. This approach would rely on the master device to </w:t>
        </w:r>
      </w:ins>
      <w:ins w:id="1705" w:author="Benjamin Pannell" w:date="2014-10-08T16:39:00Z">
        <w:r>
          <w:t>report what emulation it wished to take place, and allow the Teensy</w:t>
        </w:r>
      </w:ins>
      <w:ins w:id="1706" w:author="Benjamin Pannell" w:date="2014-10-08T16:40:00Z">
        <w:r>
          <w:t>’s firmware to determine the how.</w:t>
        </w:r>
      </w:ins>
    </w:p>
    <w:p w14:paraId="42810041" w14:textId="068D7048" w:rsidR="00673C50" w:rsidRPr="00265A8F" w:rsidRDefault="00673C50">
      <w:pPr>
        <w:rPr>
          <w:ins w:id="1707" w:author="Benjamin Pannell" w:date="2014-10-08T15:28:00Z"/>
        </w:rPr>
      </w:pPr>
      <w:ins w:id="1708" w:author="Benjamin Pannell" w:date="2014-10-08T16:40:00Z">
        <w:r>
          <w:t xml:space="preserve">After considering both options, it was decided that the second would offer a more lightweight protocol – with the first option requiring more bandwidth to work correctly </w:t>
        </w:r>
      </w:ins>
      <w:ins w:id="1709" w:author="Benjamin Pannell" w:date="2014-10-08T16:41:00Z">
        <w:r>
          <w:t>–</w:t>
        </w:r>
      </w:ins>
      <w:ins w:id="1710" w:author="Benjamin Pannell" w:date="2014-10-08T16:40:00Z">
        <w:r>
          <w:t xml:space="preserve"> as </w:t>
        </w:r>
      </w:ins>
      <w:ins w:id="1711" w:author="Benjamin Pannell" w:date="2014-10-08T16:41:00Z">
        <w:r>
          <w:t>well as simpler master library implementations. As it is likely that there will be significantly more master libraries than firmware versions this makes sense as it allows updates to the Teensy</w:t>
        </w:r>
      </w:ins>
      <w:ins w:id="1712" w:author="Benjamin Pannell" w:date="2014-10-08T16:42:00Z">
        <w:r>
          <w:t xml:space="preserve">’s firmware to be used by any master library without significant changes. This choice also separates the master libraries </w:t>
        </w:r>
      </w:ins>
      <w:ins w:id="1713" w:author="Benjamin Pannell" w:date="2014-10-08T16:43:00Z">
        <w:r>
          <w:t>–</w:t>
        </w:r>
      </w:ins>
      <w:ins w:id="1714" w:author="Benjamin Pannell" w:date="2014-10-08T16:42:00Z">
        <w:r>
          <w:t xml:space="preserve"> and </w:t>
        </w:r>
      </w:ins>
      <w:ins w:id="1715" w:author="Benjamin Pannell" w:date="2014-10-08T16:43:00Z">
        <w:r>
          <w:t>by extension, the developer’s code – from implementation details. This hypothetically allows changes to the emulation hardware in future (for example, the transition to an ASIC, or even a software implementation on the host PC) without requiring changes to the developer</w:t>
        </w:r>
      </w:ins>
      <w:ins w:id="1716" w:author="Benjamin Pannell" w:date="2014-10-08T16:44:00Z">
        <w:r>
          <w:t>’s code.</w:t>
        </w:r>
      </w:ins>
      <w:ins w:id="1717" w:author="Benjamin Pannell" w:date="2014-10-08T16:40:00Z">
        <w:r>
          <w:t xml:space="preserve"> </w:t>
        </w:r>
      </w:ins>
    </w:p>
    <w:p w14:paraId="00ADE5F9" w14:textId="77777777" w:rsidR="00D445AB" w:rsidRDefault="00D445AB">
      <w:pPr>
        <w:rPr>
          <w:ins w:id="1718" w:author="Benjamin Pannell" w:date="2014-10-15T16:38:00Z"/>
          <w:rFonts w:asciiTheme="majorHAnsi" w:eastAsiaTheme="majorEastAsia" w:hAnsiTheme="majorHAnsi" w:cstheme="majorBidi"/>
          <w:color w:val="2E74B5" w:themeColor="accent1" w:themeShade="BF"/>
          <w:sz w:val="26"/>
          <w:szCs w:val="26"/>
        </w:rPr>
      </w:pPr>
      <w:ins w:id="1719" w:author="Benjamin Pannell" w:date="2014-10-15T16:38:00Z">
        <w:r>
          <w:br w:type="page"/>
        </w:r>
      </w:ins>
    </w:p>
    <w:p w14:paraId="6B7E2854" w14:textId="76DFBEF6" w:rsidR="00610ADB" w:rsidRDefault="00610ADB">
      <w:pPr>
        <w:pStyle w:val="Heading2"/>
        <w:rPr>
          <w:ins w:id="1720" w:author="Benjamin Pannell" w:date="2014-10-08T16:31:00Z"/>
        </w:rPr>
        <w:pPrChange w:id="1721" w:author="Benjamin Pannell" w:date="2014-10-08T15:28:00Z">
          <w:pPr/>
        </w:pPrChange>
      </w:pPr>
      <w:ins w:id="1722" w:author="Benjamin Pannell" w:date="2014-10-08T15:29:00Z">
        <w:r>
          <w:lastRenderedPageBreak/>
          <w:t>Packet Structure</w:t>
        </w:r>
      </w:ins>
    </w:p>
    <w:p w14:paraId="69A5D6DD" w14:textId="77777777" w:rsidR="00673C50" w:rsidRDefault="00673C50">
      <w:pPr>
        <w:rPr>
          <w:ins w:id="1723" w:author="Benjamin Pannell" w:date="2014-10-08T16:55:00Z"/>
        </w:rPr>
      </w:pPr>
      <w:ins w:id="1724" w:author="Benjamin Pannell" w:date="2014-10-08T16:44:00Z">
        <w:r>
          <w:t>Packets consist of a single 8-bit header field, as well as a variable number of 8-bit parameter fields. The header field is responsible for reporting the command type and number of parameters included within the packet, allowing simple parser implementations.</w:t>
        </w:r>
      </w:ins>
    </w:p>
    <w:p w14:paraId="7786C272" w14:textId="5B7D1398" w:rsidR="00E60717" w:rsidRDefault="00E60717">
      <w:pPr>
        <w:rPr>
          <w:ins w:id="1725" w:author="Benjamin Pannell" w:date="2014-10-08T16:44:00Z"/>
        </w:rPr>
      </w:pPr>
      <w:ins w:id="1726" w:author="Benjamin Pannell" w:date="2014-10-08T16:56:00Z">
        <w:r>
          <w:fldChar w:fldCharType="begin"/>
        </w:r>
        <w:r>
          <w:instrText xml:space="preserve"> REF _Ref400550703 \h </w:instrText>
        </w:r>
      </w:ins>
      <w:r>
        <w:fldChar w:fldCharType="separate"/>
      </w:r>
      <w:ins w:id="1727" w:author="Benjamin Pannell" w:date="2014-10-08T16:56:00Z">
        <w:r>
          <w:t xml:space="preserve">Table </w:t>
        </w:r>
        <w:r>
          <w:rPr>
            <w:noProof/>
          </w:rPr>
          <w:t>1</w:t>
        </w:r>
        <w:r>
          <w:fldChar w:fldCharType="end"/>
        </w:r>
        <w:r>
          <w:t xml:space="preserve"> illustrates the basic packet structure, with the horizontal axis representing bit-indices and the vertical axis representing byte-indices; in both cases u</w:t>
        </w:r>
      </w:ins>
      <w:ins w:id="1728" w:author="Benjamin Pannell" w:date="2014-10-08T16:57:00Z">
        <w:r>
          <w:t>tilizing a zero-based-index.</w:t>
        </w:r>
      </w:ins>
    </w:p>
    <w:tbl>
      <w:tblPr>
        <w:tblStyle w:val="TableGrid"/>
        <w:tblW w:w="0" w:type="auto"/>
        <w:tblLook w:val="04A0" w:firstRow="1" w:lastRow="0" w:firstColumn="1" w:lastColumn="0" w:noHBand="0" w:noVBand="1"/>
      </w:tblPr>
      <w:tblGrid>
        <w:gridCol w:w="985"/>
        <w:gridCol w:w="1015"/>
        <w:gridCol w:w="1015"/>
        <w:gridCol w:w="1012"/>
        <w:gridCol w:w="1007"/>
        <w:gridCol w:w="1007"/>
        <w:gridCol w:w="1006"/>
        <w:gridCol w:w="1007"/>
        <w:gridCol w:w="1007"/>
      </w:tblGrid>
      <w:tr w:rsidR="00673C50" w14:paraId="437D3B1E" w14:textId="77777777" w:rsidTr="00B24485">
        <w:trPr>
          <w:ins w:id="1729" w:author="Benjamin Pannell" w:date="2014-10-08T16:45:00Z"/>
        </w:trPr>
        <w:tc>
          <w:tcPr>
            <w:tcW w:w="985" w:type="dxa"/>
          </w:tcPr>
          <w:p w14:paraId="5D962F74" w14:textId="1EC65D56" w:rsidR="00673C50" w:rsidRDefault="00673C50" w:rsidP="00B24485">
            <w:pPr>
              <w:jc w:val="center"/>
              <w:rPr>
                <w:ins w:id="1730" w:author="Benjamin Pannell" w:date="2014-10-08T16:45:00Z"/>
              </w:rPr>
            </w:pPr>
            <w:ins w:id="1731" w:author="Benjamin Pannell" w:date="2014-10-08T16:45:00Z">
              <w:r>
                <w:t>Index</w:t>
              </w:r>
            </w:ins>
          </w:p>
        </w:tc>
        <w:tc>
          <w:tcPr>
            <w:tcW w:w="1015" w:type="dxa"/>
            <w:vAlign w:val="center"/>
          </w:tcPr>
          <w:p w14:paraId="65A764EF" w14:textId="06DD3D93" w:rsidR="00673C50" w:rsidRPr="00D42A24" w:rsidRDefault="00E60717" w:rsidP="00B24485">
            <w:pPr>
              <w:jc w:val="center"/>
              <w:rPr>
                <w:ins w:id="1732" w:author="Benjamin Pannell" w:date="2014-10-08T16:45:00Z"/>
                <w:b/>
              </w:rPr>
            </w:pPr>
            <w:ins w:id="1733" w:author="Benjamin Pannell" w:date="2014-10-08T16:45:00Z">
              <w:r>
                <w:rPr>
                  <w:b/>
                </w:rPr>
                <w:t>0</w:t>
              </w:r>
            </w:ins>
          </w:p>
        </w:tc>
        <w:tc>
          <w:tcPr>
            <w:tcW w:w="1015" w:type="dxa"/>
            <w:vAlign w:val="center"/>
          </w:tcPr>
          <w:p w14:paraId="61D7FEF6" w14:textId="708FE8F8" w:rsidR="00673C50" w:rsidRPr="00D42A24" w:rsidRDefault="00673C50" w:rsidP="00B24485">
            <w:pPr>
              <w:jc w:val="center"/>
              <w:rPr>
                <w:ins w:id="1734" w:author="Benjamin Pannell" w:date="2014-10-08T16:45:00Z"/>
                <w:b/>
              </w:rPr>
            </w:pPr>
            <w:ins w:id="1735" w:author="Benjamin Pannell" w:date="2014-10-08T16:45:00Z">
              <w:r w:rsidRPr="00D42A24">
                <w:rPr>
                  <w:b/>
                </w:rPr>
                <w:t>1</w:t>
              </w:r>
            </w:ins>
          </w:p>
        </w:tc>
        <w:tc>
          <w:tcPr>
            <w:tcW w:w="1012" w:type="dxa"/>
            <w:vAlign w:val="center"/>
          </w:tcPr>
          <w:p w14:paraId="365D10EA" w14:textId="5BE9779D" w:rsidR="00673C50" w:rsidRPr="00D42A24" w:rsidRDefault="00673C50" w:rsidP="00B24485">
            <w:pPr>
              <w:jc w:val="center"/>
              <w:rPr>
                <w:ins w:id="1736" w:author="Benjamin Pannell" w:date="2014-10-08T16:45:00Z"/>
                <w:b/>
              </w:rPr>
            </w:pPr>
            <w:ins w:id="1737" w:author="Benjamin Pannell" w:date="2014-10-08T16:45:00Z">
              <w:r w:rsidRPr="00D42A24">
                <w:rPr>
                  <w:b/>
                </w:rPr>
                <w:t>2</w:t>
              </w:r>
            </w:ins>
          </w:p>
        </w:tc>
        <w:tc>
          <w:tcPr>
            <w:tcW w:w="1007" w:type="dxa"/>
            <w:vAlign w:val="center"/>
          </w:tcPr>
          <w:p w14:paraId="2B5EA9EA" w14:textId="269EB640" w:rsidR="00673C50" w:rsidRPr="00D42A24" w:rsidRDefault="00673C50" w:rsidP="00B24485">
            <w:pPr>
              <w:jc w:val="center"/>
              <w:rPr>
                <w:ins w:id="1738" w:author="Benjamin Pannell" w:date="2014-10-08T16:45:00Z"/>
                <w:b/>
              </w:rPr>
            </w:pPr>
            <w:ins w:id="1739" w:author="Benjamin Pannell" w:date="2014-10-08T16:45:00Z">
              <w:r w:rsidRPr="00D42A24">
                <w:rPr>
                  <w:b/>
                </w:rPr>
                <w:t>3</w:t>
              </w:r>
            </w:ins>
          </w:p>
        </w:tc>
        <w:tc>
          <w:tcPr>
            <w:tcW w:w="1007" w:type="dxa"/>
            <w:vAlign w:val="center"/>
          </w:tcPr>
          <w:p w14:paraId="69A945BB" w14:textId="31C28486" w:rsidR="00673C50" w:rsidRPr="00D42A24" w:rsidRDefault="00673C50" w:rsidP="00B24485">
            <w:pPr>
              <w:jc w:val="center"/>
              <w:rPr>
                <w:ins w:id="1740" w:author="Benjamin Pannell" w:date="2014-10-08T16:45:00Z"/>
                <w:b/>
              </w:rPr>
            </w:pPr>
            <w:ins w:id="1741" w:author="Benjamin Pannell" w:date="2014-10-08T16:45:00Z">
              <w:r w:rsidRPr="00D42A24">
                <w:rPr>
                  <w:b/>
                </w:rPr>
                <w:t>4</w:t>
              </w:r>
            </w:ins>
          </w:p>
        </w:tc>
        <w:tc>
          <w:tcPr>
            <w:tcW w:w="1006" w:type="dxa"/>
            <w:vAlign w:val="center"/>
          </w:tcPr>
          <w:p w14:paraId="1DE4FAF7" w14:textId="0E62E944" w:rsidR="00673C50" w:rsidRPr="00D42A24" w:rsidRDefault="00673C50" w:rsidP="00B24485">
            <w:pPr>
              <w:jc w:val="center"/>
              <w:rPr>
                <w:ins w:id="1742" w:author="Benjamin Pannell" w:date="2014-10-08T16:45:00Z"/>
                <w:b/>
              </w:rPr>
            </w:pPr>
            <w:ins w:id="1743" w:author="Benjamin Pannell" w:date="2014-10-08T16:45:00Z">
              <w:r w:rsidRPr="00D42A24">
                <w:rPr>
                  <w:b/>
                </w:rPr>
                <w:t>5</w:t>
              </w:r>
            </w:ins>
          </w:p>
        </w:tc>
        <w:tc>
          <w:tcPr>
            <w:tcW w:w="1007" w:type="dxa"/>
            <w:vAlign w:val="center"/>
          </w:tcPr>
          <w:p w14:paraId="747C9C03" w14:textId="039B8E5A" w:rsidR="00673C50" w:rsidRPr="00D42A24" w:rsidRDefault="00673C50" w:rsidP="00B24485">
            <w:pPr>
              <w:jc w:val="center"/>
              <w:rPr>
                <w:ins w:id="1744" w:author="Benjamin Pannell" w:date="2014-10-08T16:45:00Z"/>
                <w:b/>
              </w:rPr>
            </w:pPr>
            <w:ins w:id="1745" w:author="Benjamin Pannell" w:date="2014-10-08T16:45:00Z">
              <w:r w:rsidRPr="00D42A24">
                <w:rPr>
                  <w:b/>
                </w:rPr>
                <w:t>6</w:t>
              </w:r>
            </w:ins>
          </w:p>
        </w:tc>
        <w:tc>
          <w:tcPr>
            <w:tcW w:w="1007" w:type="dxa"/>
            <w:vAlign w:val="center"/>
          </w:tcPr>
          <w:p w14:paraId="6B7A0776" w14:textId="01B0D277" w:rsidR="00673C50" w:rsidRPr="00D42A24" w:rsidRDefault="00673C50" w:rsidP="00B24485">
            <w:pPr>
              <w:jc w:val="center"/>
              <w:rPr>
                <w:ins w:id="1746" w:author="Benjamin Pannell" w:date="2014-10-08T16:45:00Z"/>
                <w:b/>
              </w:rPr>
            </w:pPr>
            <w:ins w:id="1747" w:author="Benjamin Pannell" w:date="2014-10-08T16:45:00Z">
              <w:r w:rsidRPr="00D42A24">
                <w:rPr>
                  <w:b/>
                </w:rPr>
                <w:t>7</w:t>
              </w:r>
            </w:ins>
          </w:p>
        </w:tc>
      </w:tr>
      <w:tr w:rsidR="00673C50" w14:paraId="77460CD5" w14:textId="77777777" w:rsidTr="00B24485">
        <w:trPr>
          <w:ins w:id="1748" w:author="Benjamin Pannell" w:date="2014-10-08T16:45:00Z"/>
        </w:trPr>
        <w:tc>
          <w:tcPr>
            <w:tcW w:w="985" w:type="dxa"/>
          </w:tcPr>
          <w:p w14:paraId="3651D47A" w14:textId="144BC66C" w:rsidR="00673C50" w:rsidRPr="00D42A24" w:rsidRDefault="00E60717" w:rsidP="00B24485">
            <w:pPr>
              <w:jc w:val="center"/>
              <w:rPr>
                <w:ins w:id="1749" w:author="Benjamin Pannell" w:date="2014-10-08T16:45:00Z"/>
                <w:b/>
              </w:rPr>
            </w:pPr>
            <w:ins w:id="1750" w:author="Benjamin Pannell" w:date="2014-10-08T16:45:00Z">
              <w:r>
                <w:rPr>
                  <w:b/>
                </w:rPr>
                <w:t>0</w:t>
              </w:r>
            </w:ins>
          </w:p>
        </w:tc>
        <w:tc>
          <w:tcPr>
            <w:tcW w:w="3042" w:type="dxa"/>
            <w:gridSpan w:val="3"/>
            <w:vAlign w:val="center"/>
          </w:tcPr>
          <w:p w14:paraId="7C511958" w14:textId="77777777" w:rsidR="00673C50" w:rsidRDefault="00673C50" w:rsidP="00B24485">
            <w:pPr>
              <w:jc w:val="center"/>
              <w:rPr>
                <w:ins w:id="1751" w:author="Benjamin Pannell" w:date="2014-10-08T16:45:00Z"/>
              </w:rPr>
            </w:pPr>
            <w:ins w:id="1752" w:author="Benjamin Pannell" w:date="2014-10-08T16:45:00Z">
              <w:r>
                <w:t>OP_CODE</w:t>
              </w:r>
            </w:ins>
          </w:p>
        </w:tc>
        <w:tc>
          <w:tcPr>
            <w:tcW w:w="5034" w:type="dxa"/>
            <w:gridSpan w:val="5"/>
            <w:vAlign w:val="center"/>
          </w:tcPr>
          <w:p w14:paraId="4E463AAE" w14:textId="77777777" w:rsidR="00673C50" w:rsidRDefault="00673C50" w:rsidP="00B24485">
            <w:pPr>
              <w:jc w:val="center"/>
              <w:rPr>
                <w:ins w:id="1753" w:author="Benjamin Pannell" w:date="2014-10-08T16:45:00Z"/>
              </w:rPr>
            </w:pPr>
            <w:ins w:id="1754" w:author="Benjamin Pannell" w:date="2014-10-08T16:45:00Z">
              <w:r>
                <w:t>ARG_COUNT</w:t>
              </w:r>
            </w:ins>
          </w:p>
        </w:tc>
      </w:tr>
      <w:tr w:rsidR="00673C50" w14:paraId="0C63C3E8" w14:textId="77777777" w:rsidTr="00B24485">
        <w:trPr>
          <w:ins w:id="1755" w:author="Benjamin Pannell" w:date="2014-10-08T16:45:00Z"/>
        </w:trPr>
        <w:tc>
          <w:tcPr>
            <w:tcW w:w="985" w:type="dxa"/>
          </w:tcPr>
          <w:p w14:paraId="55674F99" w14:textId="58B66999" w:rsidR="00673C50" w:rsidRPr="00D42A24" w:rsidRDefault="00E60717" w:rsidP="00B24485">
            <w:pPr>
              <w:jc w:val="center"/>
              <w:rPr>
                <w:ins w:id="1756" w:author="Benjamin Pannell" w:date="2014-10-08T16:45:00Z"/>
                <w:b/>
              </w:rPr>
            </w:pPr>
            <w:ins w:id="1757" w:author="Benjamin Pannell" w:date="2014-10-08T16:45:00Z">
              <w:r>
                <w:rPr>
                  <w:b/>
                </w:rPr>
                <w:t>1</w:t>
              </w:r>
            </w:ins>
          </w:p>
        </w:tc>
        <w:tc>
          <w:tcPr>
            <w:tcW w:w="8076" w:type="dxa"/>
            <w:gridSpan w:val="8"/>
            <w:vAlign w:val="center"/>
          </w:tcPr>
          <w:p w14:paraId="7765831C" w14:textId="77777777" w:rsidR="00673C50" w:rsidRDefault="00673C50" w:rsidP="00B24485">
            <w:pPr>
              <w:jc w:val="center"/>
              <w:rPr>
                <w:ins w:id="1758" w:author="Benjamin Pannell" w:date="2014-10-08T16:45:00Z"/>
              </w:rPr>
            </w:pPr>
            <w:ins w:id="1759" w:author="Benjamin Pannell" w:date="2014-10-08T16:45:00Z">
              <w:r>
                <w:t>ARG_1</w:t>
              </w:r>
            </w:ins>
          </w:p>
        </w:tc>
      </w:tr>
      <w:tr w:rsidR="00673C50" w14:paraId="6F5D1F74" w14:textId="77777777" w:rsidTr="00B24485">
        <w:trPr>
          <w:ins w:id="1760" w:author="Benjamin Pannell" w:date="2014-10-08T16:45:00Z"/>
        </w:trPr>
        <w:tc>
          <w:tcPr>
            <w:tcW w:w="985" w:type="dxa"/>
          </w:tcPr>
          <w:p w14:paraId="6A5F6323" w14:textId="6B98A7BA" w:rsidR="00673C50" w:rsidRPr="00D42A24" w:rsidRDefault="00E60717" w:rsidP="00B24485">
            <w:pPr>
              <w:jc w:val="center"/>
              <w:rPr>
                <w:ins w:id="1761" w:author="Benjamin Pannell" w:date="2014-10-08T16:45:00Z"/>
                <w:b/>
              </w:rPr>
            </w:pPr>
            <w:ins w:id="1762" w:author="Benjamin Pannell" w:date="2014-10-08T16:55:00Z">
              <w:r>
                <w:rPr>
                  <w:b/>
                </w:rPr>
                <w:t>…</w:t>
              </w:r>
            </w:ins>
          </w:p>
        </w:tc>
        <w:tc>
          <w:tcPr>
            <w:tcW w:w="8076" w:type="dxa"/>
            <w:gridSpan w:val="8"/>
            <w:vAlign w:val="center"/>
          </w:tcPr>
          <w:p w14:paraId="686B16F8" w14:textId="77777777" w:rsidR="00673C50" w:rsidRDefault="00673C50" w:rsidP="00B24485">
            <w:pPr>
              <w:jc w:val="center"/>
              <w:rPr>
                <w:ins w:id="1763" w:author="Benjamin Pannell" w:date="2014-10-08T16:45:00Z"/>
              </w:rPr>
            </w:pPr>
            <w:ins w:id="1764" w:author="Benjamin Pannell" w:date="2014-10-08T16:45:00Z">
              <w:r>
                <w:t>…</w:t>
              </w:r>
            </w:ins>
          </w:p>
        </w:tc>
      </w:tr>
      <w:tr w:rsidR="00673C50" w14:paraId="0BF16D29" w14:textId="77777777" w:rsidTr="00B24485">
        <w:trPr>
          <w:ins w:id="1765" w:author="Benjamin Pannell" w:date="2014-10-08T16:45:00Z"/>
        </w:trPr>
        <w:tc>
          <w:tcPr>
            <w:tcW w:w="985" w:type="dxa"/>
          </w:tcPr>
          <w:p w14:paraId="628C8C8A" w14:textId="3ECBD621" w:rsidR="00673C50" w:rsidRPr="00D42A24" w:rsidRDefault="00E60717">
            <w:pPr>
              <w:jc w:val="center"/>
              <w:rPr>
                <w:ins w:id="1766" w:author="Benjamin Pannell" w:date="2014-10-08T16:45:00Z"/>
                <w:b/>
              </w:rPr>
            </w:pPr>
            <w:ins w:id="1767" w:author="Benjamin Pannell" w:date="2014-10-08T16:55:00Z">
              <w:r>
                <w:rPr>
                  <w:b/>
                </w:rPr>
                <w:t>N</w:t>
              </w:r>
            </w:ins>
          </w:p>
        </w:tc>
        <w:tc>
          <w:tcPr>
            <w:tcW w:w="8076" w:type="dxa"/>
            <w:gridSpan w:val="8"/>
            <w:vAlign w:val="center"/>
          </w:tcPr>
          <w:p w14:paraId="44F87D73" w14:textId="77777777" w:rsidR="00673C50" w:rsidRDefault="00673C50" w:rsidP="00B24485">
            <w:pPr>
              <w:jc w:val="center"/>
              <w:rPr>
                <w:ins w:id="1768" w:author="Benjamin Pannell" w:date="2014-10-08T16:45:00Z"/>
              </w:rPr>
            </w:pPr>
            <w:ins w:id="1769" w:author="Benjamin Pannell" w:date="2014-10-08T16:45:00Z">
              <w:r>
                <w:t>ARG_N</w:t>
              </w:r>
            </w:ins>
          </w:p>
        </w:tc>
      </w:tr>
    </w:tbl>
    <w:p w14:paraId="0BD549A0" w14:textId="57A86C7B" w:rsidR="00265A8F" w:rsidRDefault="00673C50">
      <w:pPr>
        <w:pStyle w:val="Caption"/>
        <w:rPr>
          <w:ins w:id="1770" w:author="Benjamin Pannell" w:date="2014-10-08T16:46:00Z"/>
        </w:rPr>
        <w:pPrChange w:id="1771" w:author="Benjamin Pannell" w:date="2014-10-08T16:46:00Z">
          <w:pPr/>
        </w:pPrChange>
      </w:pPr>
      <w:ins w:id="1772" w:author="Benjamin Pannell" w:date="2014-10-08T16:44:00Z">
        <w:r>
          <w:t xml:space="preserve"> </w:t>
        </w:r>
      </w:ins>
      <w:bookmarkStart w:id="1773" w:name="_Ref400550694"/>
      <w:bookmarkStart w:id="1774" w:name="_Ref400550703"/>
      <w:bookmarkStart w:id="1775" w:name="_Toc401168117"/>
      <w:ins w:id="1776" w:author="Benjamin Pannell" w:date="2014-10-08T16:46:00Z">
        <w:r>
          <w:t xml:space="preserve">Table </w:t>
        </w:r>
        <w:r>
          <w:fldChar w:fldCharType="begin"/>
        </w:r>
        <w:r>
          <w:instrText xml:space="preserve"> SEQ Table \* ARABIC </w:instrText>
        </w:r>
      </w:ins>
      <w:r>
        <w:fldChar w:fldCharType="separate"/>
      </w:r>
      <w:ins w:id="1777" w:author="Benjamin Pannell" w:date="2014-10-15T18:54:00Z">
        <w:r w:rsidR="00963087">
          <w:rPr>
            <w:noProof/>
          </w:rPr>
          <w:t>1</w:t>
        </w:r>
      </w:ins>
      <w:ins w:id="1778" w:author="Benjamin Pannell" w:date="2014-10-08T16:46:00Z">
        <w:r>
          <w:fldChar w:fldCharType="end"/>
        </w:r>
        <w:bookmarkEnd w:id="1774"/>
        <w:r>
          <w:t xml:space="preserve"> Packet Structure</w:t>
        </w:r>
        <w:bookmarkEnd w:id="1773"/>
        <w:bookmarkEnd w:id="1775"/>
      </w:ins>
    </w:p>
    <w:p w14:paraId="4FE3C4AE" w14:textId="79674D89" w:rsidR="00673C50" w:rsidRDefault="00673C50">
      <w:pPr>
        <w:rPr>
          <w:ins w:id="1779" w:author="Benjamin Pannell" w:date="2014-10-08T16:47:00Z"/>
        </w:rPr>
      </w:pPr>
      <w:ins w:id="1780" w:author="Benjamin Pannell" w:date="2014-10-08T16:47:00Z">
        <w:r>
          <w:t>This approach allows the command type (OP_CODE) and number of parameters (ARG_COUNT) to be extracted using a simple bit mask command such as the following.</w:t>
        </w:r>
      </w:ins>
    </w:p>
    <w:p w14:paraId="1724B208" w14:textId="01856EE1" w:rsidR="00673C50" w:rsidRDefault="00673C50">
      <w:pPr>
        <w:jc w:val="center"/>
        <w:rPr>
          <w:ins w:id="1781" w:author="Benjamin Pannell" w:date="2014-10-08T16:50:00Z"/>
        </w:rPr>
        <w:pPrChange w:id="1782" w:author="Benjamin Pannell" w:date="2014-10-08T16:51:00Z">
          <w:pPr/>
        </w:pPrChange>
      </w:pPr>
      <w:ins w:id="1783" w:author="Benjamin Pannell" w:date="2014-10-08T16:47:00Z">
        <w:r>
          <w:rPr>
            <w:noProof/>
            <w:lang w:eastAsia="en-ZA"/>
          </w:rPr>
          <mc:AlternateContent>
            <mc:Choice Requires="wps">
              <w:drawing>
                <wp:inline distT="0" distB="0" distL="0" distR="0" wp14:anchorId="0F850DDE" wp14:editId="1A464031">
                  <wp:extent cx="4610100" cy="6477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647700"/>
                          </a:xfrm>
                          <a:prstGeom prst="rect">
                            <a:avLst/>
                          </a:prstGeom>
                          <a:solidFill>
                            <a:srgbClr val="FFFFFF"/>
                          </a:solidFill>
                          <a:ln w="9525">
                            <a:solidFill>
                              <a:srgbClr val="000000"/>
                            </a:solidFill>
                            <a:miter lim="800000"/>
                            <a:headEnd/>
                            <a:tailEnd/>
                          </a:ln>
                        </wps:spPr>
                        <wps:txbx>
                          <w:txbxContent>
                            <w:p w14:paraId="6D0CD44C" w14:textId="21CAEF51" w:rsidR="00ED731E" w:rsidRDefault="00ED731E">
                              <w:pPr>
                                <w:spacing w:after="0" w:line="240" w:lineRule="auto"/>
                                <w:rPr>
                                  <w:ins w:id="1784" w:author="Benjamin Pannell" w:date="2014-10-08T16:48:00Z"/>
                                  <w:rFonts w:ascii="Consolas" w:hAnsi="Consolas" w:cs="Consolas"/>
                                </w:rPr>
                                <w:pPrChange w:id="1785" w:author="Benjamin Pannell" w:date="2014-10-08T16:50:00Z">
                                  <w:pPr/>
                                </w:pPrChange>
                              </w:pPr>
                              <w:ins w:id="1786" w:author="Benjamin Pannell" w:date="2014-10-08T16:51:00Z">
                                <w:r>
                                  <w:rPr>
                                    <w:rFonts w:ascii="Consolas" w:hAnsi="Consolas" w:cs="Consolas"/>
                                    <w:color w:val="0070C0"/>
                                  </w:rPr>
                                  <w:t>int8</w:t>
                                </w:r>
                              </w:ins>
                              <w:ins w:id="1787" w:author="Benjamin Pannell" w:date="2014-10-08T16:48:00Z">
                                <w:r w:rsidRPr="00E60717">
                                  <w:rPr>
                                    <w:rFonts w:ascii="Consolas" w:hAnsi="Consolas" w:cs="Consolas"/>
                                    <w:color w:val="0070C0"/>
                                    <w:rPrChange w:id="1788" w:author="Benjamin Pannell" w:date="2014-10-08T16:49:00Z">
                                      <w:rPr>
                                        <w:rFonts w:ascii="Consolas" w:hAnsi="Consolas" w:cs="Consolas"/>
                                      </w:rPr>
                                    </w:rPrChange>
                                  </w:rPr>
                                  <w:t xml:space="preserve"> </w:t>
                                </w:r>
                                <w:r>
                                  <w:rPr>
                                    <w:rFonts w:ascii="Consolas" w:hAnsi="Consolas" w:cs="Consolas"/>
                                  </w:rPr>
                                  <w:t>header = packet[</w:t>
                                </w:r>
                                <w:r w:rsidRPr="00E60717">
                                  <w:rPr>
                                    <w:rFonts w:ascii="Consolas" w:hAnsi="Consolas" w:cs="Consolas"/>
                                    <w:color w:val="C45911" w:themeColor="accent2" w:themeShade="BF"/>
                                    <w:rPrChange w:id="1789" w:author="Benjamin Pannell" w:date="2014-10-08T16:49:00Z">
                                      <w:rPr>
                                        <w:rFonts w:ascii="Consolas" w:hAnsi="Consolas" w:cs="Consolas"/>
                                      </w:rPr>
                                    </w:rPrChange>
                                  </w:rPr>
                                  <w:t>0</w:t>
                                </w:r>
                                <w:r>
                                  <w:rPr>
                                    <w:rFonts w:ascii="Consolas" w:hAnsi="Consolas" w:cs="Consolas"/>
                                  </w:rPr>
                                  <w:t>];</w:t>
                                </w:r>
                              </w:ins>
                            </w:p>
                            <w:p w14:paraId="4E0B56C0" w14:textId="6C6A110C" w:rsidR="00ED731E" w:rsidRDefault="00ED731E">
                              <w:pPr>
                                <w:spacing w:after="0" w:line="240" w:lineRule="auto"/>
                                <w:rPr>
                                  <w:ins w:id="1790" w:author="Benjamin Pannell" w:date="2014-10-08T16:48:00Z"/>
                                  <w:rFonts w:ascii="Consolas" w:hAnsi="Consolas" w:cs="Consolas"/>
                                </w:rPr>
                                <w:pPrChange w:id="1791" w:author="Benjamin Pannell" w:date="2014-10-08T16:50:00Z">
                                  <w:pPr/>
                                </w:pPrChange>
                              </w:pPr>
                              <w:ins w:id="1792" w:author="Benjamin Pannell" w:date="2014-10-08T16:51:00Z">
                                <w:r>
                                  <w:rPr>
                                    <w:rFonts w:ascii="Consolas" w:hAnsi="Consolas" w:cs="Consolas"/>
                                    <w:color w:val="0070C0"/>
                                  </w:rPr>
                                  <w:t>int8</w:t>
                                </w:r>
                                <w:r w:rsidRPr="00181071">
                                  <w:rPr>
                                    <w:rFonts w:ascii="Consolas" w:hAnsi="Consolas" w:cs="Consolas"/>
                                    <w:color w:val="0070C0"/>
                                  </w:rPr>
                                  <w:t xml:space="preserve"> </w:t>
                                </w:r>
                              </w:ins>
                              <w:ins w:id="1793" w:author="Benjamin Pannell" w:date="2014-10-08T16:48:00Z">
                                <w:r>
                                  <w:rPr>
                                    <w:rFonts w:ascii="Consolas" w:hAnsi="Consolas" w:cs="Consolas"/>
                                  </w:rPr>
                                  <w:t xml:space="preserve">command = (header &amp; </w:t>
                                </w:r>
                                <w:r w:rsidRPr="00E60717">
                                  <w:rPr>
                                    <w:rFonts w:ascii="Consolas" w:hAnsi="Consolas" w:cs="Consolas"/>
                                    <w:color w:val="C45911" w:themeColor="accent2" w:themeShade="BF"/>
                                    <w:rPrChange w:id="1794" w:author="Benjamin Pannell" w:date="2014-10-08T16:49:00Z">
                                      <w:rPr>
                                        <w:rFonts w:ascii="Consolas" w:hAnsi="Consolas" w:cs="Consolas"/>
                                      </w:rPr>
                                    </w:rPrChange>
                                  </w:rPr>
                                  <w:t>0xe0</w:t>
                                </w:r>
                                <w:r>
                                  <w:rPr>
                                    <w:rFonts w:ascii="Consolas" w:hAnsi="Consolas" w:cs="Consolas"/>
                                  </w:rPr>
                                  <w:t xml:space="preserve">) &gt;&gt; </w:t>
                                </w:r>
                                <w:r w:rsidRPr="00E60717">
                                  <w:rPr>
                                    <w:rFonts w:ascii="Consolas" w:hAnsi="Consolas" w:cs="Consolas"/>
                                    <w:color w:val="C45911" w:themeColor="accent2" w:themeShade="BF"/>
                                    <w:rPrChange w:id="1795" w:author="Benjamin Pannell" w:date="2014-10-08T16:49:00Z">
                                      <w:rPr>
                                        <w:rFonts w:ascii="Consolas" w:hAnsi="Consolas" w:cs="Consolas"/>
                                      </w:rPr>
                                    </w:rPrChange>
                                  </w:rPr>
                                  <w:t>5</w:t>
                                </w:r>
                                <w:r>
                                  <w:rPr>
                                    <w:rFonts w:ascii="Consolas" w:hAnsi="Consolas" w:cs="Consolas"/>
                                  </w:rPr>
                                  <w:t>;</w:t>
                                </w:r>
                              </w:ins>
                            </w:p>
                            <w:p w14:paraId="77FE477B" w14:textId="3AF8A52A" w:rsidR="00ED731E" w:rsidRPr="00673C50" w:rsidRDefault="00ED731E">
                              <w:pPr>
                                <w:spacing w:after="0" w:line="240" w:lineRule="auto"/>
                                <w:rPr>
                                  <w:rFonts w:ascii="Consolas" w:hAnsi="Consolas" w:cs="Consolas"/>
                                  <w:rPrChange w:id="1796" w:author="Benjamin Pannell" w:date="2014-10-08T16:48:00Z">
                                    <w:rPr/>
                                  </w:rPrChange>
                                </w:rPr>
                                <w:pPrChange w:id="1797" w:author="Benjamin Pannell" w:date="2014-10-08T16:50:00Z">
                                  <w:pPr/>
                                </w:pPrChange>
                              </w:pPr>
                              <w:ins w:id="1798" w:author="Benjamin Pannell" w:date="2014-10-08T16:51:00Z">
                                <w:r>
                                  <w:rPr>
                                    <w:rFonts w:ascii="Consolas" w:hAnsi="Consolas" w:cs="Consolas"/>
                                    <w:color w:val="0070C0"/>
                                  </w:rPr>
                                  <w:t>int8</w:t>
                                </w:r>
                                <w:r w:rsidRPr="00181071">
                                  <w:rPr>
                                    <w:rFonts w:ascii="Consolas" w:hAnsi="Consolas" w:cs="Consolas"/>
                                    <w:color w:val="0070C0"/>
                                  </w:rPr>
                                  <w:t xml:space="preserve"> </w:t>
                                </w:r>
                              </w:ins>
                              <w:ins w:id="1799" w:author="Benjamin Pannell" w:date="2014-10-08T16:48:00Z">
                                <w:r>
                                  <w:rPr>
                                    <w:rFonts w:ascii="Consolas" w:hAnsi="Consolas" w:cs="Consolas"/>
                                  </w:rPr>
                                  <w:t xml:space="preserve">parameters = header &amp; </w:t>
                                </w:r>
                                <w:r w:rsidRPr="00E60717">
                                  <w:rPr>
                                    <w:rFonts w:ascii="Consolas" w:hAnsi="Consolas" w:cs="Consolas"/>
                                    <w:color w:val="C45911" w:themeColor="accent2" w:themeShade="BF"/>
                                    <w:rPrChange w:id="1800" w:author="Benjamin Pannell" w:date="2014-10-08T16:49:00Z">
                                      <w:rPr>
                                        <w:rFonts w:ascii="Consolas" w:hAnsi="Consolas" w:cs="Consolas"/>
                                      </w:rPr>
                                    </w:rPrChange>
                                  </w:rPr>
                                  <w:t>0x1f</w:t>
                                </w:r>
                                <w:r>
                                  <w:rPr>
                                    <w:rFonts w:ascii="Consolas" w:hAnsi="Consolas" w:cs="Consolas"/>
                                  </w:rPr>
                                  <w:t>;</w:t>
                                </w:r>
                              </w:ins>
                            </w:p>
                          </w:txbxContent>
                        </wps:txbx>
                        <wps:bodyPr rot="0" vert="horz" wrap="square" lIns="91440" tIns="45720" rIns="91440" bIns="45720" anchor="t" anchorCtr="0">
                          <a:noAutofit/>
                        </wps:bodyPr>
                      </wps:wsp>
                    </a:graphicData>
                  </a:graphic>
                </wp:inline>
              </w:drawing>
            </mc:Choice>
            <mc:Fallback>
              <w:pict>
                <v:shape w14:anchorId="0F850DDE" id="_x0000_s1030" type="#_x0000_t202" style="width:363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">
                  <v:textbox>
                    <w:txbxContent>
                      <w:p w14:paraId="6D0CD44C" w14:textId="21CAEF51" w:rsidR="00ED731E" w:rsidRDefault="00ED731E">
                        <w:pPr>
                          <w:spacing w:after="0" w:line="240" w:lineRule="auto"/>
                          <w:rPr>
                            <w:ins w:id="1801" w:author="Benjamin Pannell" w:date="2014-10-08T16:48:00Z"/>
                            <w:rFonts w:ascii="Consolas" w:hAnsi="Consolas" w:cs="Consolas"/>
                          </w:rPr>
                          <w:pPrChange w:id="1802" w:author="Benjamin Pannell" w:date="2014-10-08T16:50:00Z">
                            <w:pPr/>
                          </w:pPrChange>
                        </w:pPr>
                        <w:ins w:id="1803" w:author="Benjamin Pannell" w:date="2014-10-08T16:51:00Z">
                          <w:r>
                            <w:rPr>
                              <w:rFonts w:ascii="Consolas" w:hAnsi="Consolas" w:cs="Consolas"/>
                              <w:color w:val="0070C0"/>
                            </w:rPr>
                            <w:t>int8</w:t>
                          </w:r>
                        </w:ins>
                        <w:ins w:id="1804" w:author="Benjamin Pannell" w:date="2014-10-08T16:48:00Z">
                          <w:r w:rsidRPr="00E60717">
                            <w:rPr>
                              <w:rFonts w:ascii="Consolas" w:hAnsi="Consolas" w:cs="Consolas"/>
                              <w:color w:val="0070C0"/>
                              <w:rPrChange w:id="1805" w:author="Benjamin Pannell" w:date="2014-10-08T16:49:00Z">
                                <w:rPr>
                                  <w:rFonts w:ascii="Consolas" w:hAnsi="Consolas" w:cs="Consolas"/>
                                </w:rPr>
                              </w:rPrChange>
                            </w:rPr>
                            <w:t xml:space="preserve"> </w:t>
                          </w:r>
                          <w:r>
                            <w:rPr>
                              <w:rFonts w:ascii="Consolas" w:hAnsi="Consolas" w:cs="Consolas"/>
                            </w:rPr>
                            <w:t>header = packet[</w:t>
                          </w:r>
                          <w:r w:rsidRPr="00E60717">
                            <w:rPr>
                              <w:rFonts w:ascii="Consolas" w:hAnsi="Consolas" w:cs="Consolas"/>
                              <w:color w:val="C45911" w:themeColor="accent2" w:themeShade="BF"/>
                              <w:rPrChange w:id="1806" w:author="Benjamin Pannell" w:date="2014-10-08T16:49:00Z">
                                <w:rPr>
                                  <w:rFonts w:ascii="Consolas" w:hAnsi="Consolas" w:cs="Consolas"/>
                                </w:rPr>
                              </w:rPrChange>
                            </w:rPr>
                            <w:t>0</w:t>
                          </w:r>
                          <w:r>
                            <w:rPr>
                              <w:rFonts w:ascii="Consolas" w:hAnsi="Consolas" w:cs="Consolas"/>
                            </w:rPr>
                            <w:t>];</w:t>
                          </w:r>
                        </w:ins>
                      </w:p>
                      <w:p w14:paraId="4E0B56C0" w14:textId="6C6A110C" w:rsidR="00ED731E" w:rsidRDefault="00ED731E">
                        <w:pPr>
                          <w:spacing w:after="0" w:line="240" w:lineRule="auto"/>
                          <w:rPr>
                            <w:ins w:id="1807" w:author="Benjamin Pannell" w:date="2014-10-08T16:48:00Z"/>
                            <w:rFonts w:ascii="Consolas" w:hAnsi="Consolas" w:cs="Consolas"/>
                          </w:rPr>
                          <w:pPrChange w:id="1808" w:author="Benjamin Pannell" w:date="2014-10-08T16:50:00Z">
                            <w:pPr/>
                          </w:pPrChange>
                        </w:pPr>
                        <w:ins w:id="1809" w:author="Benjamin Pannell" w:date="2014-10-08T16:51:00Z">
                          <w:r>
                            <w:rPr>
                              <w:rFonts w:ascii="Consolas" w:hAnsi="Consolas" w:cs="Consolas"/>
                              <w:color w:val="0070C0"/>
                            </w:rPr>
                            <w:t>int8</w:t>
                          </w:r>
                          <w:r w:rsidRPr="00181071">
                            <w:rPr>
                              <w:rFonts w:ascii="Consolas" w:hAnsi="Consolas" w:cs="Consolas"/>
                              <w:color w:val="0070C0"/>
                            </w:rPr>
                            <w:t xml:space="preserve"> </w:t>
                          </w:r>
                        </w:ins>
                        <w:ins w:id="1810" w:author="Benjamin Pannell" w:date="2014-10-08T16:48:00Z">
                          <w:r>
                            <w:rPr>
                              <w:rFonts w:ascii="Consolas" w:hAnsi="Consolas" w:cs="Consolas"/>
                            </w:rPr>
                            <w:t xml:space="preserve">command = (header &amp; </w:t>
                          </w:r>
                          <w:r w:rsidRPr="00E60717">
                            <w:rPr>
                              <w:rFonts w:ascii="Consolas" w:hAnsi="Consolas" w:cs="Consolas"/>
                              <w:color w:val="C45911" w:themeColor="accent2" w:themeShade="BF"/>
                              <w:rPrChange w:id="1811" w:author="Benjamin Pannell" w:date="2014-10-08T16:49:00Z">
                                <w:rPr>
                                  <w:rFonts w:ascii="Consolas" w:hAnsi="Consolas" w:cs="Consolas"/>
                                </w:rPr>
                              </w:rPrChange>
                            </w:rPr>
                            <w:t>0xe0</w:t>
                          </w:r>
                          <w:r>
                            <w:rPr>
                              <w:rFonts w:ascii="Consolas" w:hAnsi="Consolas" w:cs="Consolas"/>
                            </w:rPr>
                            <w:t xml:space="preserve">) &gt;&gt; </w:t>
                          </w:r>
                          <w:r w:rsidRPr="00E60717">
                            <w:rPr>
                              <w:rFonts w:ascii="Consolas" w:hAnsi="Consolas" w:cs="Consolas"/>
                              <w:color w:val="C45911" w:themeColor="accent2" w:themeShade="BF"/>
                              <w:rPrChange w:id="1812" w:author="Benjamin Pannell" w:date="2014-10-08T16:49:00Z">
                                <w:rPr>
                                  <w:rFonts w:ascii="Consolas" w:hAnsi="Consolas" w:cs="Consolas"/>
                                </w:rPr>
                              </w:rPrChange>
                            </w:rPr>
                            <w:t>5</w:t>
                          </w:r>
                          <w:r>
                            <w:rPr>
                              <w:rFonts w:ascii="Consolas" w:hAnsi="Consolas" w:cs="Consolas"/>
                            </w:rPr>
                            <w:t>;</w:t>
                          </w:r>
                        </w:ins>
                      </w:p>
                      <w:p w14:paraId="77FE477B" w14:textId="3AF8A52A" w:rsidR="00ED731E" w:rsidRPr="00673C50" w:rsidRDefault="00ED731E">
                        <w:pPr>
                          <w:spacing w:after="0" w:line="240" w:lineRule="auto"/>
                          <w:rPr>
                            <w:rFonts w:ascii="Consolas" w:hAnsi="Consolas" w:cs="Consolas"/>
                            <w:rPrChange w:id="1813" w:author="Benjamin Pannell" w:date="2014-10-08T16:48:00Z">
                              <w:rPr/>
                            </w:rPrChange>
                          </w:rPr>
                          <w:pPrChange w:id="1814" w:author="Benjamin Pannell" w:date="2014-10-08T16:50:00Z">
                            <w:pPr/>
                          </w:pPrChange>
                        </w:pPr>
                        <w:ins w:id="1815" w:author="Benjamin Pannell" w:date="2014-10-08T16:51:00Z">
                          <w:r>
                            <w:rPr>
                              <w:rFonts w:ascii="Consolas" w:hAnsi="Consolas" w:cs="Consolas"/>
                              <w:color w:val="0070C0"/>
                            </w:rPr>
                            <w:t>int8</w:t>
                          </w:r>
                          <w:r w:rsidRPr="00181071">
                            <w:rPr>
                              <w:rFonts w:ascii="Consolas" w:hAnsi="Consolas" w:cs="Consolas"/>
                              <w:color w:val="0070C0"/>
                            </w:rPr>
                            <w:t xml:space="preserve"> </w:t>
                          </w:r>
                        </w:ins>
                        <w:ins w:id="1816" w:author="Benjamin Pannell" w:date="2014-10-08T16:48:00Z">
                          <w:r>
                            <w:rPr>
                              <w:rFonts w:ascii="Consolas" w:hAnsi="Consolas" w:cs="Consolas"/>
                            </w:rPr>
                            <w:t xml:space="preserve">parameters = header &amp; </w:t>
                          </w:r>
                          <w:r w:rsidRPr="00E60717">
                            <w:rPr>
                              <w:rFonts w:ascii="Consolas" w:hAnsi="Consolas" w:cs="Consolas"/>
                              <w:color w:val="C45911" w:themeColor="accent2" w:themeShade="BF"/>
                              <w:rPrChange w:id="1817" w:author="Benjamin Pannell" w:date="2014-10-08T16:49:00Z">
                                <w:rPr>
                                  <w:rFonts w:ascii="Consolas" w:hAnsi="Consolas" w:cs="Consolas"/>
                                </w:rPr>
                              </w:rPrChange>
                            </w:rPr>
                            <w:t>0x1f</w:t>
                          </w:r>
                          <w:r>
                            <w:rPr>
                              <w:rFonts w:ascii="Consolas" w:hAnsi="Consolas" w:cs="Consolas"/>
                            </w:rPr>
                            <w:t>;</w:t>
                          </w:r>
                        </w:ins>
                      </w:p>
                    </w:txbxContent>
                  </v:textbox>
                  <w10:anchorlock/>
                </v:shape>
              </w:pict>
            </mc:Fallback>
          </mc:AlternateContent>
        </w:r>
      </w:ins>
    </w:p>
    <w:p w14:paraId="141967E7" w14:textId="670160CF" w:rsidR="00E60717" w:rsidRPr="00673C50" w:rsidRDefault="00E60717">
      <w:pPr>
        <w:pStyle w:val="Caption"/>
        <w:rPr>
          <w:ins w:id="1818" w:author="Benjamin Pannell" w:date="2014-10-08T15:29:00Z"/>
          <w:rPrChange w:id="1819" w:author="Benjamin Pannell" w:date="2014-10-08T16:46:00Z">
            <w:rPr>
              <w:ins w:id="1820" w:author="Benjamin Pannell" w:date="2014-10-08T15:29:00Z"/>
            </w:rPr>
          </w:rPrChange>
        </w:rPr>
        <w:pPrChange w:id="1821" w:author="Benjamin Pannell" w:date="2014-10-08T16:50:00Z">
          <w:pPr/>
        </w:pPrChange>
      </w:pPr>
      <w:bookmarkStart w:id="1822" w:name="_Toc401168250"/>
      <w:ins w:id="1823" w:author="Benjamin Pannell" w:date="2014-10-08T16:50:00Z">
        <w:r>
          <w:t xml:space="preserve">Figure </w:t>
        </w:r>
        <w:r>
          <w:fldChar w:fldCharType="begin"/>
        </w:r>
        <w:r>
          <w:instrText xml:space="preserve"> SEQ Figure \* ARABIC </w:instrText>
        </w:r>
      </w:ins>
      <w:r>
        <w:fldChar w:fldCharType="separate"/>
      </w:r>
      <w:ins w:id="1824" w:author="Benjamin Pannell" w:date="2014-10-15T20:18:00Z">
        <w:r w:rsidR="00F30034">
          <w:rPr>
            <w:noProof/>
          </w:rPr>
          <w:t>17</w:t>
        </w:r>
      </w:ins>
      <w:ins w:id="1825" w:author="Benjamin Pannell" w:date="2014-10-08T16:50:00Z">
        <w:r>
          <w:fldChar w:fldCharType="end"/>
        </w:r>
        <w:r>
          <w:t xml:space="preserve"> Example Header Parsing</w:t>
        </w:r>
      </w:ins>
      <w:bookmarkEnd w:id="1822"/>
    </w:p>
    <w:p w14:paraId="23E05306" w14:textId="73D8DD49" w:rsidR="00610ADB" w:rsidRDefault="00610ADB">
      <w:pPr>
        <w:pStyle w:val="Heading2"/>
        <w:rPr>
          <w:ins w:id="1826" w:author="Benjamin Pannell" w:date="2014-10-08T16:51:00Z"/>
        </w:rPr>
        <w:pPrChange w:id="1827" w:author="Benjamin Pannell" w:date="2014-10-08T15:29:00Z">
          <w:pPr/>
        </w:pPrChange>
      </w:pPr>
      <w:ins w:id="1828" w:author="Benjamin Pannell" w:date="2014-10-08T15:29:00Z">
        <w:r>
          <w:t>Packet Types</w:t>
        </w:r>
      </w:ins>
    </w:p>
    <w:p w14:paraId="72CC32D0" w14:textId="68659984" w:rsidR="00E60717" w:rsidRDefault="00E60717">
      <w:pPr>
        <w:rPr>
          <w:ins w:id="1829" w:author="Benjamin Pannell" w:date="2014-10-08T16:57:00Z"/>
        </w:rPr>
      </w:pPr>
      <w:ins w:id="1830" w:author="Benjamin Pannell" w:date="2014-10-08T16:51:00Z">
        <w:r>
          <w:t>Packet types, specified as the OP_CODE within a packet, are used to determine the functional endpoint to which commands are directed and, by extension, the emulation type to take place.</w:t>
        </w:r>
      </w:ins>
    </w:p>
    <w:p w14:paraId="2A052372" w14:textId="66B20767" w:rsidR="00E60717" w:rsidRPr="00E60717" w:rsidRDefault="00E60717">
      <w:pPr>
        <w:rPr>
          <w:ins w:id="1831" w:author="Benjamin Pannell" w:date="2014-10-08T16:46:00Z"/>
        </w:rPr>
      </w:pPr>
      <w:ins w:id="1832" w:author="Benjamin Pannell" w:date="2014-10-08T16:58:00Z">
        <w:r>
          <w:fldChar w:fldCharType="begin"/>
        </w:r>
        <w:r>
          <w:instrText xml:space="preserve"> REF _Ref400550810 \h </w:instrText>
        </w:r>
      </w:ins>
      <w:r>
        <w:fldChar w:fldCharType="separate"/>
      </w:r>
      <w:ins w:id="1833" w:author="Benjamin Pannell" w:date="2014-10-08T16:58:00Z">
        <w:r>
          <w:t xml:space="preserve">Table </w:t>
        </w:r>
        <w:r>
          <w:rPr>
            <w:noProof/>
          </w:rPr>
          <w:t>2</w:t>
        </w:r>
        <w:r>
          <w:fldChar w:fldCharType="end"/>
        </w:r>
        <w:r>
          <w:t xml:space="preserve"> lists the reserved OP_CODEs defined in this protocol, with </w:t>
        </w:r>
        <w:r w:rsidR="007364EA">
          <w:t xml:space="preserve">both </w:t>
        </w:r>
        <w:r w:rsidR="007364EA" w:rsidRPr="007364EA">
          <w:rPr>
            <w:i/>
            <w:rPrChange w:id="1834" w:author="Benjamin Pannell" w:date="2014-10-08T16:59:00Z">
              <w:rPr/>
            </w:rPrChange>
          </w:rPr>
          <w:t>0x0</w:t>
        </w:r>
        <w:r w:rsidR="007364EA">
          <w:t xml:space="preserve"> and </w:t>
        </w:r>
        <w:r w:rsidR="007364EA" w:rsidRPr="007364EA">
          <w:rPr>
            <w:i/>
            <w:rPrChange w:id="1835" w:author="Benjamin Pannell" w:date="2014-10-08T16:59:00Z">
              <w:rPr/>
            </w:rPrChange>
          </w:rPr>
          <w:t>0x7</w:t>
        </w:r>
        <w:r w:rsidR="007364EA">
          <w:t xml:space="preserve"> reserved for end user customization and </w:t>
        </w:r>
        <w:r w:rsidR="007364EA" w:rsidRPr="007364EA">
          <w:rPr>
            <w:i/>
            <w:rPrChange w:id="1836" w:author="Benjamin Pannell" w:date="2014-10-08T16:59:00Z">
              <w:rPr/>
            </w:rPrChange>
          </w:rPr>
          <w:t>0x4</w:t>
        </w:r>
        <w:r w:rsidR="007364EA" w:rsidRPr="007364EA">
          <w:t>,</w:t>
        </w:r>
        <w:r w:rsidR="007364EA" w:rsidRPr="007364EA">
          <w:rPr>
            <w:i/>
            <w:rPrChange w:id="1837" w:author="Benjamin Pannell" w:date="2014-10-08T16:59:00Z">
              <w:rPr/>
            </w:rPrChange>
          </w:rPr>
          <w:t xml:space="preserve"> 0x5</w:t>
        </w:r>
        <w:r w:rsidR="007364EA">
          <w:t xml:space="preserve"> and </w:t>
        </w:r>
        <w:r w:rsidR="007364EA" w:rsidRPr="007364EA">
          <w:rPr>
            <w:i/>
            <w:rPrChange w:id="1838" w:author="Benjamin Pannell" w:date="2014-10-08T16:59:00Z">
              <w:rPr/>
            </w:rPrChange>
          </w:rPr>
          <w:t>0x6</w:t>
        </w:r>
        <w:r w:rsidR="007364EA">
          <w:t xml:space="preserve"> reserved for future protocol </w:t>
        </w:r>
      </w:ins>
      <w:ins w:id="1839" w:author="Benjamin Pannell" w:date="2014-10-08T16:59:00Z">
        <w:r w:rsidR="007364EA">
          <w:t>extensions.</w:t>
        </w:r>
      </w:ins>
    </w:p>
    <w:tbl>
      <w:tblPr>
        <w:tblStyle w:val="TableGrid"/>
        <w:tblW w:w="0" w:type="auto"/>
        <w:tblLook w:val="04A0" w:firstRow="1" w:lastRow="0" w:firstColumn="1" w:lastColumn="0" w:noHBand="0" w:noVBand="1"/>
      </w:tblPr>
      <w:tblGrid>
        <w:gridCol w:w="1413"/>
        <w:gridCol w:w="7648"/>
      </w:tblGrid>
      <w:tr w:rsidR="00673C50" w14:paraId="6F861263" w14:textId="77777777" w:rsidTr="00B24485">
        <w:trPr>
          <w:ins w:id="1840" w:author="Benjamin Pannell" w:date="2014-10-08T16:46:00Z"/>
        </w:trPr>
        <w:tc>
          <w:tcPr>
            <w:tcW w:w="1413" w:type="dxa"/>
            <w:vAlign w:val="center"/>
          </w:tcPr>
          <w:p w14:paraId="104928F4" w14:textId="77777777" w:rsidR="00673C50" w:rsidRDefault="00673C50" w:rsidP="00B24485">
            <w:pPr>
              <w:jc w:val="center"/>
              <w:rPr>
                <w:ins w:id="1841" w:author="Benjamin Pannell" w:date="2014-10-08T16:46:00Z"/>
              </w:rPr>
            </w:pPr>
            <w:ins w:id="1842" w:author="Benjamin Pannell" w:date="2014-10-08T16:46:00Z">
              <w:r>
                <w:t>OP_CODE</w:t>
              </w:r>
            </w:ins>
          </w:p>
        </w:tc>
        <w:tc>
          <w:tcPr>
            <w:tcW w:w="7648" w:type="dxa"/>
          </w:tcPr>
          <w:p w14:paraId="61B4C8BE" w14:textId="77777777" w:rsidR="00673C50" w:rsidRDefault="00673C50" w:rsidP="00B24485">
            <w:pPr>
              <w:rPr>
                <w:ins w:id="1843" w:author="Benjamin Pannell" w:date="2014-10-08T16:46:00Z"/>
              </w:rPr>
            </w:pPr>
            <w:ins w:id="1844" w:author="Benjamin Pannell" w:date="2014-10-08T16:46:00Z">
              <w:r>
                <w:t>Description</w:t>
              </w:r>
            </w:ins>
          </w:p>
        </w:tc>
      </w:tr>
      <w:tr w:rsidR="00673C50" w14:paraId="5B892995" w14:textId="77777777" w:rsidTr="00B24485">
        <w:trPr>
          <w:ins w:id="1845" w:author="Benjamin Pannell" w:date="2014-10-08T16:46:00Z"/>
        </w:trPr>
        <w:tc>
          <w:tcPr>
            <w:tcW w:w="1413" w:type="dxa"/>
            <w:vAlign w:val="center"/>
          </w:tcPr>
          <w:p w14:paraId="057C595A" w14:textId="77777777" w:rsidR="00673C50" w:rsidRPr="0042583D" w:rsidRDefault="00673C50" w:rsidP="00B24485">
            <w:pPr>
              <w:jc w:val="center"/>
              <w:rPr>
                <w:ins w:id="1846" w:author="Benjamin Pannell" w:date="2014-10-08T16:46:00Z"/>
                <w:color w:val="767171" w:themeColor="background2" w:themeShade="80"/>
              </w:rPr>
            </w:pPr>
            <w:ins w:id="1847" w:author="Benjamin Pannell" w:date="2014-10-08T16:46:00Z">
              <w:r>
                <w:t xml:space="preserve">0x0 </w:t>
              </w:r>
              <w:r>
                <w:rPr>
                  <w:color w:val="767171" w:themeColor="background2" w:themeShade="80"/>
                </w:rPr>
                <w:t>000</w:t>
              </w:r>
            </w:ins>
          </w:p>
        </w:tc>
        <w:tc>
          <w:tcPr>
            <w:tcW w:w="7648" w:type="dxa"/>
          </w:tcPr>
          <w:p w14:paraId="0E7C8F11" w14:textId="77777777" w:rsidR="00673C50" w:rsidRDefault="00673C50" w:rsidP="00B24485">
            <w:pPr>
              <w:rPr>
                <w:ins w:id="1848" w:author="Benjamin Pannell" w:date="2014-10-08T16:46:00Z"/>
              </w:rPr>
            </w:pPr>
            <w:ins w:id="1849" w:author="Benjamin Pannell" w:date="2014-10-08T16:46:00Z">
              <w:r>
                <w:t>Custom Operation</w:t>
              </w:r>
            </w:ins>
          </w:p>
        </w:tc>
      </w:tr>
      <w:tr w:rsidR="00673C50" w14:paraId="5400C854" w14:textId="77777777" w:rsidTr="00B24485">
        <w:trPr>
          <w:ins w:id="1850" w:author="Benjamin Pannell" w:date="2014-10-08T16:46:00Z"/>
        </w:trPr>
        <w:tc>
          <w:tcPr>
            <w:tcW w:w="1413" w:type="dxa"/>
            <w:vAlign w:val="center"/>
          </w:tcPr>
          <w:p w14:paraId="380D31FD" w14:textId="77777777" w:rsidR="00673C50" w:rsidRDefault="00673C50" w:rsidP="00B24485">
            <w:pPr>
              <w:jc w:val="center"/>
              <w:rPr>
                <w:ins w:id="1851" w:author="Benjamin Pannell" w:date="2014-10-08T16:46:00Z"/>
              </w:rPr>
            </w:pPr>
            <w:ins w:id="1852" w:author="Benjamin Pannell" w:date="2014-10-08T16:46:00Z">
              <w:r>
                <w:t xml:space="preserve">0x1 </w:t>
              </w:r>
              <w:r>
                <w:rPr>
                  <w:color w:val="767171" w:themeColor="background2" w:themeShade="80"/>
                </w:rPr>
                <w:t>001</w:t>
              </w:r>
            </w:ins>
          </w:p>
        </w:tc>
        <w:tc>
          <w:tcPr>
            <w:tcW w:w="7648" w:type="dxa"/>
          </w:tcPr>
          <w:p w14:paraId="6D439039" w14:textId="77777777" w:rsidR="00673C50" w:rsidRDefault="00673C50" w:rsidP="00B24485">
            <w:pPr>
              <w:rPr>
                <w:ins w:id="1853" w:author="Benjamin Pannell" w:date="2014-10-08T16:46:00Z"/>
              </w:rPr>
            </w:pPr>
            <w:ins w:id="1854" w:author="Benjamin Pannell" w:date="2014-10-08T16:46:00Z">
              <w:r>
                <w:t>Keyboard</w:t>
              </w:r>
            </w:ins>
          </w:p>
        </w:tc>
      </w:tr>
      <w:tr w:rsidR="00673C50" w14:paraId="3B9B41C2" w14:textId="77777777" w:rsidTr="00B24485">
        <w:trPr>
          <w:ins w:id="1855" w:author="Benjamin Pannell" w:date="2014-10-08T16:46:00Z"/>
        </w:trPr>
        <w:tc>
          <w:tcPr>
            <w:tcW w:w="1413" w:type="dxa"/>
            <w:vAlign w:val="center"/>
          </w:tcPr>
          <w:p w14:paraId="3D120E77" w14:textId="77777777" w:rsidR="00673C50" w:rsidRDefault="00673C50" w:rsidP="00B24485">
            <w:pPr>
              <w:jc w:val="center"/>
              <w:rPr>
                <w:ins w:id="1856" w:author="Benjamin Pannell" w:date="2014-10-08T16:46:00Z"/>
              </w:rPr>
            </w:pPr>
            <w:ins w:id="1857" w:author="Benjamin Pannell" w:date="2014-10-08T16:46:00Z">
              <w:r>
                <w:t xml:space="preserve">0x2 </w:t>
              </w:r>
              <w:r>
                <w:rPr>
                  <w:color w:val="767171" w:themeColor="background2" w:themeShade="80"/>
                </w:rPr>
                <w:t>010</w:t>
              </w:r>
            </w:ins>
          </w:p>
        </w:tc>
        <w:tc>
          <w:tcPr>
            <w:tcW w:w="7648" w:type="dxa"/>
          </w:tcPr>
          <w:p w14:paraId="78C1BDCC" w14:textId="77777777" w:rsidR="00673C50" w:rsidRDefault="00673C50" w:rsidP="00B24485">
            <w:pPr>
              <w:rPr>
                <w:ins w:id="1858" w:author="Benjamin Pannell" w:date="2014-10-08T16:46:00Z"/>
              </w:rPr>
            </w:pPr>
            <w:ins w:id="1859" w:author="Benjamin Pannell" w:date="2014-10-08T16:46:00Z">
              <w:r>
                <w:t>Mouse</w:t>
              </w:r>
            </w:ins>
          </w:p>
        </w:tc>
      </w:tr>
      <w:tr w:rsidR="00673C50" w14:paraId="73653F7D" w14:textId="77777777" w:rsidTr="00B24485">
        <w:trPr>
          <w:ins w:id="1860" w:author="Benjamin Pannell" w:date="2014-10-08T16:46:00Z"/>
        </w:trPr>
        <w:tc>
          <w:tcPr>
            <w:tcW w:w="1413" w:type="dxa"/>
            <w:vAlign w:val="center"/>
          </w:tcPr>
          <w:p w14:paraId="4E3672B0" w14:textId="77777777" w:rsidR="00673C50" w:rsidRDefault="00673C50" w:rsidP="00B24485">
            <w:pPr>
              <w:jc w:val="center"/>
              <w:rPr>
                <w:ins w:id="1861" w:author="Benjamin Pannell" w:date="2014-10-08T16:46:00Z"/>
              </w:rPr>
            </w:pPr>
            <w:ins w:id="1862" w:author="Benjamin Pannell" w:date="2014-10-08T16:46:00Z">
              <w:r>
                <w:t xml:space="preserve">0x3 </w:t>
              </w:r>
              <w:r>
                <w:rPr>
                  <w:color w:val="767171" w:themeColor="background2" w:themeShade="80"/>
                </w:rPr>
                <w:t>011</w:t>
              </w:r>
            </w:ins>
          </w:p>
        </w:tc>
        <w:tc>
          <w:tcPr>
            <w:tcW w:w="7648" w:type="dxa"/>
          </w:tcPr>
          <w:p w14:paraId="19DAA128" w14:textId="77777777" w:rsidR="00673C50" w:rsidRDefault="00673C50" w:rsidP="00B24485">
            <w:pPr>
              <w:rPr>
                <w:ins w:id="1863" w:author="Benjamin Pannell" w:date="2014-10-08T16:46:00Z"/>
              </w:rPr>
            </w:pPr>
            <w:ins w:id="1864" w:author="Benjamin Pannell" w:date="2014-10-08T16:46:00Z">
              <w:r>
                <w:t>Joystick</w:t>
              </w:r>
            </w:ins>
          </w:p>
        </w:tc>
      </w:tr>
      <w:tr w:rsidR="00673C50" w14:paraId="502162FD" w14:textId="77777777" w:rsidTr="00B24485">
        <w:trPr>
          <w:ins w:id="1865" w:author="Benjamin Pannell" w:date="2014-10-08T16:46:00Z"/>
        </w:trPr>
        <w:tc>
          <w:tcPr>
            <w:tcW w:w="1413" w:type="dxa"/>
            <w:vAlign w:val="center"/>
          </w:tcPr>
          <w:p w14:paraId="0E4194F3" w14:textId="77777777" w:rsidR="00673C50" w:rsidRDefault="00673C50" w:rsidP="00B24485">
            <w:pPr>
              <w:jc w:val="center"/>
              <w:rPr>
                <w:ins w:id="1866" w:author="Benjamin Pannell" w:date="2014-10-08T16:46:00Z"/>
              </w:rPr>
            </w:pPr>
            <w:ins w:id="1867" w:author="Benjamin Pannell" w:date="2014-10-08T16:46:00Z">
              <w:r>
                <w:t xml:space="preserve">0x4 </w:t>
              </w:r>
              <w:r>
                <w:rPr>
                  <w:color w:val="767171" w:themeColor="background2" w:themeShade="80"/>
                </w:rPr>
                <w:t>100</w:t>
              </w:r>
            </w:ins>
          </w:p>
        </w:tc>
        <w:tc>
          <w:tcPr>
            <w:tcW w:w="7648" w:type="dxa"/>
          </w:tcPr>
          <w:p w14:paraId="04FBEF8B" w14:textId="77777777" w:rsidR="00673C50" w:rsidRDefault="00673C50" w:rsidP="00B24485">
            <w:pPr>
              <w:rPr>
                <w:ins w:id="1868" w:author="Benjamin Pannell" w:date="2014-10-08T16:46:00Z"/>
              </w:rPr>
            </w:pPr>
            <w:ins w:id="1869" w:author="Benjamin Pannell" w:date="2014-10-08T16:46:00Z">
              <w:r>
                <w:t>Reserved For Future Expansion</w:t>
              </w:r>
            </w:ins>
          </w:p>
        </w:tc>
      </w:tr>
      <w:tr w:rsidR="00673C50" w14:paraId="7E071028" w14:textId="77777777" w:rsidTr="00B24485">
        <w:trPr>
          <w:ins w:id="1870" w:author="Benjamin Pannell" w:date="2014-10-08T16:46:00Z"/>
        </w:trPr>
        <w:tc>
          <w:tcPr>
            <w:tcW w:w="1413" w:type="dxa"/>
            <w:vAlign w:val="center"/>
          </w:tcPr>
          <w:p w14:paraId="2BDF664B" w14:textId="77777777" w:rsidR="00673C50" w:rsidRDefault="00673C50" w:rsidP="00B24485">
            <w:pPr>
              <w:jc w:val="center"/>
              <w:rPr>
                <w:ins w:id="1871" w:author="Benjamin Pannell" w:date="2014-10-08T16:46:00Z"/>
              </w:rPr>
            </w:pPr>
            <w:ins w:id="1872" w:author="Benjamin Pannell" w:date="2014-10-08T16:46:00Z">
              <w:r>
                <w:t xml:space="preserve">0x5 </w:t>
              </w:r>
              <w:r>
                <w:rPr>
                  <w:color w:val="767171" w:themeColor="background2" w:themeShade="80"/>
                </w:rPr>
                <w:t>101</w:t>
              </w:r>
            </w:ins>
          </w:p>
        </w:tc>
        <w:tc>
          <w:tcPr>
            <w:tcW w:w="7648" w:type="dxa"/>
          </w:tcPr>
          <w:p w14:paraId="346411AE" w14:textId="77777777" w:rsidR="00673C50" w:rsidRDefault="00673C50" w:rsidP="00B24485">
            <w:pPr>
              <w:rPr>
                <w:ins w:id="1873" w:author="Benjamin Pannell" w:date="2014-10-08T16:46:00Z"/>
              </w:rPr>
            </w:pPr>
            <w:ins w:id="1874" w:author="Benjamin Pannell" w:date="2014-10-08T16:46:00Z">
              <w:r>
                <w:t>Reserved For Future Expansion</w:t>
              </w:r>
            </w:ins>
          </w:p>
        </w:tc>
      </w:tr>
      <w:tr w:rsidR="00673C50" w14:paraId="3A0E4AE8" w14:textId="77777777" w:rsidTr="00B24485">
        <w:trPr>
          <w:ins w:id="1875" w:author="Benjamin Pannell" w:date="2014-10-08T16:46:00Z"/>
        </w:trPr>
        <w:tc>
          <w:tcPr>
            <w:tcW w:w="1413" w:type="dxa"/>
            <w:vAlign w:val="center"/>
          </w:tcPr>
          <w:p w14:paraId="7003C777" w14:textId="77777777" w:rsidR="00673C50" w:rsidRDefault="00673C50" w:rsidP="00B24485">
            <w:pPr>
              <w:jc w:val="center"/>
              <w:rPr>
                <w:ins w:id="1876" w:author="Benjamin Pannell" w:date="2014-10-08T16:46:00Z"/>
              </w:rPr>
            </w:pPr>
            <w:ins w:id="1877" w:author="Benjamin Pannell" w:date="2014-10-08T16:46:00Z">
              <w:r>
                <w:t xml:space="preserve">0x6 </w:t>
              </w:r>
              <w:r>
                <w:rPr>
                  <w:color w:val="767171" w:themeColor="background2" w:themeShade="80"/>
                </w:rPr>
                <w:t>110</w:t>
              </w:r>
            </w:ins>
          </w:p>
        </w:tc>
        <w:tc>
          <w:tcPr>
            <w:tcW w:w="7648" w:type="dxa"/>
          </w:tcPr>
          <w:p w14:paraId="5C0800A9" w14:textId="77777777" w:rsidR="00673C50" w:rsidRDefault="00673C50" w:rsidP="00B24485">
            <w:pPr>
              <w:rPr>
                <w:ins w:id="1878" w:author="Benjamin Pannell" w:date="2014-10-08T16:46:00Z"/>
              </w:rPr>
            </w:pPr>
            <w:ins w:id="1879" w:author="Benjamin Pannell" w:date="2014-10-08T16:46:00Z">
              <w:r>
                <w:t>Reserved For Future Expansion</w:t>
              </w:r>
            </w:ins>
          </w:p>
        </w:tc>
      </w:tr>
      <w:tr w:rsidR="00673C50" w14:paraId="3E4B0E11" w14:textId="77777777" w:rsidTr="00B24485">
        <w:trPr>
          <w:ins w:id="1880" w:author="Benjamin Pannell" w:date="2014-10-08T16:46:00Z"/>
        </w:trPr>
        <w:tc>
          <w:tcPr>
            <w:tcW w:w="1413" w:type="dxa"/>
            <w:vAlign w:val="center"/>
          </w:tcPr>
          <w:p w14:paraId="515C7541" w14:textId="77777777" w:rsidR="00673C50" w:rsidRDefault="00673C50" w:rsidP="00B24485">
            <w:pPr>
              <w:jc w:val="center"/>
              <w:rPr>
                <w:ins w:id="1881" w:author="Benjamin Pannell" w:date="2014-10-08T16:46:00Z"/>
              </w:rPr>
            </w:pPr>
            <w:ins w:id="1882" w:author="Benjamin Pannell" w:date="2014-10-08T16:46:00Z">
              <w:r>
                <w:t xml:space="preserve">0x7 </w:t>
              </w:r>
              <w:r>
                <w:rPr>
                  <w:color w:val="767171" w:themeColor="background2" w:themeShade="80"/>
                </w:rPr>
                <w:t>111</w:t>
              </w:r>
            </w:ins>
          </w:p>
        </w:tc>
        <w:tc>
          <w:tcPr>
            <w:tcW w:w="7648" w:type="dxa"/>
          </w:tcPr>
          <w:p w14:paraId="630B29AF" w14:textId="1100F6BB" w:rsidR="00673C50" w:rsidRDefault="007364EA" w:rsidP="00B24485">
            <w:pPr>
              <w:rPr>
                <w:ins w:id="1883" w:author="Benjamin Pannell" w:date="2014-10-08T16:46:00Z"/>
              </w:rPr>
            </w:pPr>
            <w:ins w:id="1884" w:author="Benjamin Pannell" w:date="2014-10-08T16:58:00Z">
              <w:r>
                <w:t>Custom Operation</w:t>
              </w:r>
            </w:ins>
          </w:p>
        </w:tc>
      </w:tr>
    </w:tbl>
    <w:p w14:paraId="146F7A6E" w14:textId="56D2DAA0" w:rsidR="00E60717" w:rsidRPr="00E60717" w:rsidRDefault="00E60717">
      <w:pPr>
        <w:pStyle w:val="Caption"/>
        <w:rPr>
          <w:ins w:id="1885" w:author="Benjamin Pannell" w:date="2014-10-08T15:29:00Z"/>
          <w:rPrChange w:id="1886" w:author="Benjamin Pannell" w:date="2014-10-08T16:57:00Z">
            <w:rPr>
              <w:ins w:id="1887" w:author="Benjamin Pannell" w:date="2014-10-08T15:29:00Z"/>
            </w:rPr>
          </w:rPrChange>
        </w:rPr>
        <w:pPrChange w:id="1888" w:author="Benjamin Pannell" w:date="2014-10-08T16:59:00Z">
          <w:pPr/>
        </w:pPrChange>
      </w:pPr>
      <w:bookmarkStart w:id="1889" w:name="_Ref400550810"/>
      <w:bookmarkStart w:id="1890" w:name="_Toc401168118"/>
      <w:ins w:id="1891" w:author="Benjamin Pannell" w:date="2014-10-08T16:57:00Z">
        <w:r>
          <w:t xml:space="preserve">Table </w:t>
        </w:r>
        <w:r>
          <w:fldChar w:fldCharType="begin"/>
        </w:r>
        <w:r>
          <w:instrText xml:space="preserve"> SEQ Table \* ARABIC </w:instrText>
        </w:r>
      </w:ins>
      <w:r>
        <w:fldChar w:fldCharType="separate"/>
      </w:r>
      <w:ins w:id="1892" w:author="Benjamin Pannell" w:date="2014-10-15T18:54:00Z">
        <w:r w:rsidR="00963087">
          <w:rPr>
            <w:noProof/>
          </w:rPr>
          <w:t>2</w:t>
        </w:r>
      </w:ins>
      <w:ins w:id="1893" w:author="Benjamin Pannell" w:date="2014-10-08T16:57:00Z">
        <w:r>
          <w:fldChar w:fldCharType="end"/>
        </w:r>
        <w:bookmarkEnd w:id="1889"/>
        <w:r>
          <w:t xml:space="preserve"> Packet Command Types</w:t>
        </w:r>
      </w:ins>
      <w:bookmarkEnd w:id="1890"/>
    </w:p>
    <w:p w14:paraId="2C1D20E2" w14:textId="77777777" w:rsidR="00D445AB" w:rsidRDefault="00D445AB">
      <w:pPr>
        <w:rPr>
          <w:ins w:id="1894" w:author="Benjamin Pannell" w:date="2014-10-15T16:38:00Z"/>
          <w:rFonts w:asciiTheme="majorHAnsi" w:eastAsiaTheme="majorEastAsia" w:hAnsiTheme="majorHAnsi" w:cstheme="majorBidi"/>
          <w:color w:val="1F4D78" w:themeColor="accent1" w:themeShade="7F"/>
          <w:szCs w:val="24"/>
        </w:rPr>
      </w:pPr>
      <w:ins w:id="1895" w:author="Benjamin Pannell" w:date="2014-10-15T16:38:00Z">
        <w:r>
          <w:br w:type="page"/>
        </w:r>
      </w:ins>
    </w:p>
    <w:p w14:paraId="0E8DE00C" w14:textId="2A5C25A6" w:rsidR="00610ADB" w:rsidRDefault="00610ADB">
      <w:pPr>
        <w:pStyle w:val="Heading3"/>
        <w:rPr>
          <w:ins w:id="1896" w:author="Benjamin Pannell" w:date="2014-10-09T10:19:00Z"/>
        </w:rPr>
        <w:pPrChange w:id="1897" w:author="Benjamin Pannell" w:date="2014-10-08T15:29:00Z">
          <w:pPr/>
        </w:pPrChange>
      </w:pPr>
      <w:ins w:id="1898" w:author="Benjamin Pannell" w:date="2014-10-08T15:29:00Z">
        <w:r>
          <w:lastRenderedPageBreak/>
          <w:t xml:space="preserve">Keyboard </w:t>
        </w:r>
      </w:ins>
      <w:ins w:id="1899" w:author="Benjamin Pannell" w:date="2014-10-09T10:19:00Z">
        <w:r w:rsidR="00B24485">
          <w:t>Commands</w:t>
        </w:r>
      </w:ins>
    </w:p>
    <w:p w14:paraId="2A520959" w14:textId="27C78BE5" w:rsidR="00B24485" w:rsidRDefault="00643D74">
      <w:pPr>
        <w:rPr>
          <w:ins w:id="1900" w:author="Benjamin Pannell" w:date="2014-10-13T20:10:00Z"/>
        </w:rPr>
      </w:pPr>
      <w:ins w:id="1901" w:author="Benjamin Pannell" w:date="2014-10-13T20:04:00Z">
        <w:r>
          <w:t xml:space="preserve">This command type is designed to enable keyboard emulation covering the full scope of the USB HID keyboard interface through a </w:t>
        </w:r>
      </w:ins>
      <w:ins w:id="1902" w:author="Benjamin Pannell" w:date="2014-10-13T20:05:00Z">
        <w:r>
          <w:t>relatively simple, compact and flexible packet structure.</w:t>
        </w:r>
      </w:ins>
    </w:p>
    <w:tbl>
      <w:tblPr>
        <w:tblStyle w:val="TableGrid"/>
        <w:tblW w:w="0" w:type="auto"/>
        <w:tblLook w:val="04A0" w:firstRow="1" w:lastRow="0" w:firstColumn="1" w:lastColumn="0" w:noHBand="0" w:noVBand="1"/>
        <w:tblPrChange w:id="1903" w:author="Benjamin Pannell" w:date="2014-10-13T20:18:00Z">
          <w:tblPr>
            <w:tblStyle w:val="TableGrid"/>
            <w:tblW w:w="0" w:type="auto"/>
            <w:tblLook w:val="04A0" w:firstRow="1" w:lastRow="0" w:firstColumn="1" w:lastColumn="0" w:noHBand="0" w:noVBand="1"/>
          </w:tblPr>
        </w:tblPrChange>
      </w:tblPr>
      <w:tblGrid>
        <w:gridCol w:w="829"/>
        <w:gridCol w:w="1089"/>
        <w:gridCol w:w="1317"/>
        <w:gridCol w:w="971"/>
        <w:gridCol w:w="971"/>
        <w:gridCol w:w="971"/>
        <w:gridCol w:w="971"/>
        <w:gridCol w:w="971"/>
        <w:gridCol w:w="971"/>
        <w:tblGridChange w:id="1904">
          <w:tblGrid>
            <w:gridCol w:w="1125"/>
            <w:gridCol w:w="1125"/>
            <w:gridCol w:w="1318"/>
            <w:gridCol w:w="1103"/>
            <w:gridCol w:w="1103"/>
            <w:gridCol w:w="1103"/>
            <w:gridCol w:w="1103"/>
            <w:gridCol w:w="1103"/>
            <w:gridCol w:w="1103"/>
          </w:tblGrid>
        </w:tblGridChange>
      </w:tblGrid>
      <w:tr w:rsidR="00B6588E" w14:paraId="43967763" w14:textId="77777777" w:rsidTr="00B6588E">
        <w:trPr>
          <w:ins w:id="1905" w:author="Benjamin Pannell" w:date="2014-10-13T20:18:00Z"/>
        </w:trPr>
        <w:tc>
          <w:tcPr>
            <w:tcW w:w="829" w:type="dxa"/>
            <w:tcPrChange w:id="1906" w:author="Benjamin Pannell" w:date="2014-10-13T20:18:00Z">
              <w:tcPr>
                <w:tcW w:w="1125" w:type="dxa"/>
              </w:tcPr>
            </w:tcPrChange>
          </w:tcPr>
          <w:p w14:paraId="499D4D16" w14:textId="2D8EFDC8" w:rsidR="00B6588E" w:rsidRPr="00B6588E" w:rsidRDefault="00B6588E">
            <w:pPr>
              <w:rPr>
                <w:ins w:id="1907" w:author="Benjamin Pannell" w:date="2014-10-13T20:18:00Z"/>
                <w:b/>
                <w:rPrChange w:id="1908" w:author="Benjamin Pannell" w:date="2014-10-13T20:18:00Z">
                  <w:rPr>
                    <w:ins w:id="1909" w:author="Benjamin Pannell" w:date="2014-10-13T20:18:00Z"/>
                  </w:rPr>
                </w:rPrChange>
              </w:rPr>
            </w:pPr>
            <w:ins w:id="1910" w:author="Benjamin Pannell" w:date="2014-10-13T20:18:00Z">
              <w:r w:rsidRPr="00B6588E">
                <w:rPr>
                  <w:b/>
                  <w:rPrChange w:id="1911" w:author="Benjamin Pannell" w:date="2014-10-13T20:18:00Z">
                    <w:rPr/>
                  </w:rPrChange>
                </w:rPr>
                <w:t>Byte</w:t>
              </w:r>
            </w:ins>
          </w:p>
        </w:tc>
        <w:tc>
          <w:tcPr>
            <w:tcW w:w="1089" w:type="dxa"/>
            <w:tcPrChange w:id="1912" w:author="Benjamin Pannell" w:date="2014-10-13T20:18:00Z">
              <w:tcPr>
                <w:tcW w:w="1132" w:type="dxa"/>
              </w:tcPr>
            </w:tcPrChange>
          </w:tcPr>
          <w:p w14:paraId="55679B8F" w14:textId="61AAA3BE" w:rsidR="00B6588E" w:rsidRPr="00B6588E" w:rsidRDefault="00B6588E">
            <w:pPr>
              <w:rPr>
                <w:ins w:id="1913" w:author="Benjamin Pannell" w:date="2014-10-13T20:18:00Z"/>
                <w:b/>
                <w:rPrChange w:id="1914" w:author="Benjamin Pannell" w:date="2014-10-13T20:18:00Z">
                  <w:rPr>
                    <w:ins w:id="1915" w:author="Benjamin Pannell" w:date="2014-10-13T20:18:00Z"/>
                  </w:rPr>
                </w:rPrChange>
              </w:rPr>
            </w:pPr>
            <w:ins w:id="1916" w:author="Benjamin Pannell" w:date="2014-10-13T20:18:00Z">
              <w:r w:rsidRPr="00B6588E">
                <w:rPr>
                  <w:b/>
                  <w:rPrChange w:id="1917" w:author="Benjamin Pannell" w:date="2014-10-13T20:18:00Z">
                    <w:rPr/>
                  </w:rPrChange>
                </w:rPr>
                <w:t>0</w:t>
              </w:r>
            </w:ins>
          </w:p>
        </w:tc>
        <w:tc>
          <w:tcPr>
            <w:tcW w:w="1317" w:type="dxa"/>
            <w:tcPrChange w:id="1918" w:author="Benjamin Pannell" w:date="2014-10-13T20:18:00Z">
              <w:tcPr>
                <w:tcW w:w="1132" w:type="dxa"/>
              </w:tcPr>
            </w:tcPrChange>
          </w:tcPr>
          <w:p w14:paraId="02C7A40E" w14:textId="6A5891CD" w:rsidR="00B6588E" w:rsidRPr="00B6588E" w:rsidRDefault="00B6588E">
            <w:pPr>
              <w:rPr>
                <w:ins w:id="1919" w:author="Benjamin Pannell" w:date="2014-10-13T20:18:00Z"/>
                <w:b/>
                <w:rPrChange w:id="1920" w:author="Benjamin Pannell" w:date="2014-10-13T20:18:00Z">
                  <w:rPr>
                    <w:ins w:id="1921" w:author="Benjamin Pannell" w:date="2014-10-13T20:18:00Z"/>
                  </w:rPr>
                </w:rPrChange>
              </w:rPr>
            </w:pPr>
            <w:ins w:id="1922" w:author="Benjamin Pannell" w:date="2014-10-13T20:18:00Z">
              <w:r w:rsidRPr="00B6588E">
                <w:rPr>
                  <w:b/>
                  <w:rPrChange w:id="1923" w:author="Benjamin Pannell" w:date="2014-10-13T20:18:00Z">
                    <w:rPr/>
                  </w:rPrChange>
                </w:rPr>
                <w:t>1</w:t>
              </w:r>
            </w:ins>
          </w:p>
        </w:tc>
        <w:tc>
          <w:tcPr>
            <w:tcW w:w="971" w:type="dxa"/>
            <w:tcPrChange w:id="1924" w:author="Benjamin Pannell" w:date="2014-10-13T20:18:00Z">
              <w:tcPr>
                <w:tcW w:w="1132" w:type="dxa"/>
              </w:tcPr>
            </w:tcPrChange>
          </w:tcPr>
          <w:p w14:paraId="3FED5E2A" w14:textId="62DE673F" w:rsidR="00B6588E" w:rsidRPr="00B6588E" w:rsidRDefault="00B6588E">
            <w:pPr>
              <w:rPr>
                <w:ins w:id="1925" w:author="Benjamin Pannell" w:date="2014-10-13T20:18:00Z"/>
                <w:b/>
                <w:rPrChange w:id="1926" w:author="Benjamin Pannell" w:date="2014-10-13T20:18:00Z">
                  <w:rPr>
                    <w:ins w:id="1927" w:author="Benjamin Pannell" w:date="2014-10-13T20:18:00Z"/>
                  </w:rPr>
                </w:rPrChange>
              </w:rPr>
            </w:pPr>
            <w:ins w:id="1928" w:author="Benjamin Pannell" w:date="2014-10-13T20:18:00Z">
              <w:r w:rsidRPr="00B6588E">
                <w:rPr>
                  <w:b/>
                  <w:rPrChange w:id="1929" w:author="Benjamin Pannell" w:date="2014-10-13T20:18:00Z">
                    <w:rPr/>
                  </w:rPrChange>
                </w:rPr>
                <w:t>2</w:t>
              </w:r>
            </w:ins>
          </w:p>
        </w:tc>
        <w:tc>
          <w:tcPr>
            <w:tcW w:w="971" w:type="dxa"/>
            <w:tcPrChange w:id="1930" w:author="Benjamin Pannell" w:date="2014-10-13T20:18:00Z">
              <w:tcPr>
                <w:tcW w:w="1133" w:type="dxa"/>
              </w:tcPr>
            </w:tcPrChange>
          </w:tcPr>
          <w:p w14:paraId="10424A21" w14:textId="092BCCCF" w:rsidR="00B6588E" w:rsidRPr="00B6588E" w:rsidRDefault="00B6588E">
            <w:pPr>
              <w:rPr>
                <w:ins w:id="1931" w:author="Benjamin Pannell" w:date="2014-10-13T20:18:00Z"/>
                <w:b/>
                <w:rPrChange w:id="1932" w:author="Benjamin Pannell" w:date="2014-10-13T20:18:00Z">
                  <w:rPr>
                    <w:ins w:id="1933" w:author="Benjamin Pannell" w:date="2014-10-13T20:18:00Z"/>
                  </w:rPr>
                </w:rPrChange>
              </w:rPr>
            </w:pPr>
            <w:ins w:id="1934" w:author="Benjamin Pannell" w:date="2014-10-13T20:18:00Z">
              <w:r w:rsidRPr="00B6588E">
                <w:rPr>
                  <w:b/>
                  <w:rPrChange w:id="1935" w:author="Benjamin Pannell" w:date="2014-10-13T20:18:00Z">
                    <w:rPr/>
                  </w:rPrChange>
                </w:rPr>
                <w:t>3</w:t>
              </w:r>
            </w:ins>
          </w:p>
        </w:tc>
        <w:tc>
          <w:tcPr>
            <w:tcW w:w="971" w:type="dxa"/>
            <w:tcPrChange w:id="1936" w:author="Benjamin Pannell" w:date="2014-10-13T20:18:00Z">
              <w:tcPr>
                <w:tcW w:w="1133" w:type="dxa"/>
              </w:tcPr>
            </w:tcPrChange>
          </w:tcPr>
          <w:p w14:paraId="5A228870" w14:textId="705CCA68" w:rsidR="00B6588E" w:rsidRPr="00B6588E" w:rsidRDefault="00B6588E">
            <w:pPr>
              <w:rPr>
                <w:ins w:id="1937" w:author="Benjamin Pannell" w:date="2014-10-13T20:18:00Z"/>
                <w:b/>
                <w:rPrChange w:id="1938" w:author="Benjamin Pannell" w:date="2014-10-13T20:18:00Z">
                  <w:rPr>
                    <w:ins w:id="1939" w:author="Benjamin Pannell" w:date="2014-10-13T20:18:00Z"/>
                  </w:rPr>
                </w:rPrChange>
              </w:rPr>
            </w:pPr>
            <w:ins w:id="1940" w:author="Benjamin Pannell" w:date="2014-10-13T20:18:00Z">
              <w:r w:rsidRPr="00B6588E">
                <w:rPr>
                  <w:b/>
                  <w:rPrChange w:id="1941" w:author="Benjamin Pannell" w:date="2014-10-13T20:18:00Z">
                    <w:rPr/>
                  </w:rPrChange>
                </w:rPr>
                <w:t>4</w:t>
              </w:r>
            </w:ins>
          </w:p>
        </w:tc>
        <w:tc>
          <w:tcPr>
            <w:tcW w:w="971" w:type="dxa"/>
            <w:tcPrChange w:id="1942" w:author="Benjamin Pannell" w:date="2014-10-13T20:18:00Z">
              <w:tcPr>
                <w:tcW w:w="1133" w:type="dxa"/>
              </w:tcPr>
            </w:tcPrChange>
          </w:tcPr>
          <w:p w14:paraId="79D91038" w14:textId="32CDF43D" w:rsidR="00B6588E" w:rsidRPr="00B6588E" w:rsidRDefault="00B6588E">
            <w:pPr>
              <w:rPr>
                <w:ins w:id="1943" w:author="Benjamin Pannell" w:date="2014-10-13T20:18:00Z"/>
                <w:b/>
                <w:rPrChange w:id="1944" w:author="Benjamin Pannell" w:date="2014-10-13T20:18:00Z">
                  <w:rPr>
                    <w:ins w:id="1945" w:author="Benjamin Pannell" w:date="2014-10-13T20:18:00Z"/>
                  </w:rPr>
                </w:rPrChange>
              </w:rPr>
            </w:pPr>
            <w:ins w:id="1946" w:author="Benjamin Pannell" w:date="2014-10-13T20:18:00Z">
              <w:r w:rsidRPr="00B6588E">
                <w:rPr>
                  <w:b/>
                  <w:rPrChange w:id="1947" w:author="Benjamin Pannell" w:date="2014-10-13T20:18:00Z">
                    <w:rPr/>
                  </w:rPrChange>
                </w:rPr>
                <w:t>5</w:t>
              </w:r>
            </w:ins>
          </w:p>
        </w:tc>
        <w:tc>
          <w:tcPr>
            <w:tcW w:w="971" w:type="dxa"/>
            <w:tcPrChange w:id="1948" w:author="Benjamin Pannell" w:date="2014-10-13T20:18:00Z">
              <w:tcPr>
                <w:tcW w:w="1133" w:type="dxa"/>
              </w:tcPr>
            </w:tcPrChange>
          </w:tcPr>
          <w:p w14:paraId="175024E4" w14:textId="221F96C3" w:rsidR="00B6588E" w:rsidRPr="00B6588E" w:rsidRDefault="00B6588E">
            <w:pPr>
              <w:rPr>
                <w:ins w:id="1949" w:author="Benjamin Pannell" w:date="2014-10-13T20:18:00Z"/>
                <w:b/>
                <w:rPrChange w:id="1950" w:author="Benjamin Pannell" w:date="2014-10-13T20:18:00Z">
                  <w:rPr>
                    <w:ins w:id="1951" w:author="Benjamin Pannell" w:date="2014-10-13T20:18:00Z"/>
                  </w:rPr>
                </w:rPrChange>
              </w:rPr>
            </w:pPr>
            <w:ins w:id="1952" w:author="Benjamin Pannell" w:date="2014-10-13T20:18:00Z">
              <w:r w:rsidRPr="00B6588E">
                <w:rPr>
                  <w:b/>
                  <w:rPrChange w:id="1953" w:author="Benjamin Pannell" w:date="2014-10-13T20:18:00Z">
                    <w:rPr/>
                  </w:rPrChange>
                </w:rPr>
                <w:t>6</w:t>
              </w:r>
            </w:ins>
          </w:p>
        </w:tc>
        <w:tc>
          <w:tcPr>
            <w:tcW w:w="971" w:type="dxa"/>
            <w:tcPrChange w:id="1954" w:author="Benjamin Pannell" w:date="2014-10-13T20:18:00Z">
              <w:tcPr>
                <w:tcW w:w="1133" w:type="dxa"/>
              </w:tcPr>
            </w:tcPrChange>
          </w:tcPr>
          <w:p w14:paraId="78A3EBB5" w14:textId="30E77F12" w:rsidR="00B6588E" w:rsidRPr="00B6588E" w:rsidRDefault="00B6588E">
            <w:pPr>
              <w:rPr>
                <w:ins w:id="1955" w:author="Benjamin Pannell" w:date="2014-10-13T20:18:00Z"/>
                <w:b/>
                <w:rPrChange w:id="1956" w:author="Benjamin Pannell" w:date="2014-10-13T20:18:00Z">
                  <w:rPr>
                    <w:ins w:id="1957" w:author="Benjamin Pannell" w:date="2014-10-13T20:18:00Z"/>
                  </w:rPr>
                </w:rPrChange>
              </w:rPr>
            </w:pPr>
            <w:ins w:id="1958" w:author="Benjamin Pannell" w:date="2014-10-13T20:18:00Z">
              <w:r w:rsidRPr="00B6588E">
                <w:rPr>
                  <w:b/>
                  <w:rPrChange w:id="1959" w:author="Benjamin Pannell" w:date="2014-10-13T20:18:00Z">
                    <w:rPr/>
                  </w:rPrChange>
                </w:rPr>
                <w:t>7</w:t>
              </w:r>
            </w:ins>
          </w:p>
        </w:tc>
      </w:tr>
      <w:tr w:rsidR="00B6588E" w14:paraId="6902707D" w14:textId="77777777" w:rsidTr="00B6588E">
        <w:trPr>
          <w:ins w:id="1960" w:author="Benjamin Pannell" w:date="2014-10-13T20:17:00Z"/>
        </w:trPr>
        <w:tc>
          <w:tcPr>
            <w:tcW w:w="829" w:type="dxa"/>
            <w:tcPrChange w:id="1961" w:author="Benjamin Pannell" w:date="2014-10-13T20:18:00Z">
              <w:tcPr>
                <w:tcW w:w="1125" w:type="dxa"/>
              </w:tcPr>
            </w:tcPrChange>
          </w:tcPr>
          <w:p w14:paraId="37C5B8D6" w14:textId="3750B07A" w:rsidR="00B6588E" w:rsidRPr="00B6588E" w:rsidRDefault="00B6588E">
            <w:pPr>
              <w:rPr>
                <w:ins w:id="1962" w:author="Benjamin Pannell" w:date="2014-10-13T20:18:00Z"/>
                <w:b/>
                <w:rPrChange w:id="1963" w:author="Benjamin Pannell" w:date="2014-10-13T20:18:00Z">
                  <w:rPr>
                    <w:ins w:id="1964" w:author="Benjamin Pannell" w:date="2014-10-13T20:18:00Z"/>
                  </w:rPr>
                </w:rPrChange>
              </w:rPr>
            </w:pPr>
            <w:ins w:id="1965" w:author="Benjamin Pannell" w:date="2014-10-13T20:18:00Z">
              <w:r w:rsidRPr="00B6588E">
                <w:rPr>
                  <w:b/>
                  <w:rPrChange w:id="1966" w:author="Benjamin Pannell" w:date="2014-10-13T20:18:00Z">
                    <w:rPr/>
                  </w:rPrChange>
                </w:rPr>
                <w:t>Field</w:t>
              </w:r>
            </w:ins>
          </w:p>
        </w:tc>
        <w:tc>
          <w:tcPr>
            <w:tcW w:w="1089" w:type="dxa"/>
            <w:tcPrChange w:id="1967" w:author="Benjamin Pannell" w:date="2014-10-13T20:18:00Z">
              <w:tcPr>
                <w:tcW w:w="1132" w:type="dxa"/>
              </w:tcPr>
            </w:tcPrChange>
          </w:tcPr>
          <w:p w14:paraId="6DF8A526" w14:textId="32A324C0" w:rsidR="00B6588E" w:rsidRDefault="00B6588E">
            <w:pPr>
              <w:rPr>
                <w:ins w:id="1968" w:author="Benjamin Pannell" w:date="2014-10-13T20:17:00Z"/>
              </w:rPr>
            </w:pPr>
            <w:ins w:id="1969" w:author="Benjamin Pannell" w:date="2014-10-13T20:17:00Z">
              <w:r>
                <w:t>HEADER</w:t>
              </w:r>
            </w:ins>
          </w:p>
        </w:tc>
        <w:tc>
          <w:tcPr>
            <w:tcW w:w="1317" w:type="dxa"/>
            <w:tcPrChange w:id="1970" w:author="Benjamin Pannell" w:date="2014-10-13T20:18:00Z">
              <w:tcPr>
                <w:tcW w:w="1132" w:type="dxa"/>
              </w:tcPr>
            </w:tcPrChange>
          </w:tcPr>
          <w:p w14:paraId="76E4893B" w14:textId="1B400382" w:rsidR="00B6588E" w:rsidRDefault="00B6588E">
            <w:pPr>
              <w:rPr>
                <w:ins w:id="1971" w:author="Benjamin Pannell" w:date="2014-10-13T20:17:00Z"/>
              </w:rPr>
            </w:pPr>
            <w:ins w:id="1972" w:author="Benjamin Pannell" w:date="2014-10-13T20:17:00Z">
              <w:r>
                <w:t>MODIFIERS</w:t>
              </w:r>
            </w:ins>
          </w:p>
        </w:tc>
        <w:tc>
          <w:tcPr>
            <w:tcW w:w="971" w:type="dxa"/>
            <w:tcPrChange w:id="1973" w:author="Benjamin Pannell" w:date="2014-10-13T20:18:00Z">
              <w:tcPr>
                <w:tcW w:w="1132" w:type="dxa"/>
              </w:tcPr>
            </w:tcPrChange>
          </w:tcPr>
          <w:p w14:paraId="387181F6" w14:textId="63B7A520" w:rsidR="00B6588E" w:rsidRDefault="00B6588E">
            <w:pPr>
              <w:rPr>
                <w:ins w:id="1974" w:author="Benjamin Pannell" w:date="2014-10-13T20:17:00Z"/>
              </w:rPr>
            </w:pPr>
            <w:ins w:id="1975" w:author="Benjamin Pannell" w:date="2014-10-13T20:17:00Z">
              <w:r>
                <w:t>KEY1</w:t>
              </w:r>
            </w:ins>
          </w:p>
        </w:tc>
        <w:tc>
          <w:tcPr>
            <w:tcW w:w="971" w:type="dxa"/>
            <w:tcPrChange w:id="1976" w:author="Benjamin Pannell" w:date="2014-10-13T20:18:00Z">
              <w:tcPr>
                <w:tcW w:w="1133" w:type="dxa"/>
              </w:tcPr>
            </w:tcPrChange>
          </w:tcPr>
          <w:p w14:paraId="75939900" w14:textId="1746A2E8" w:rsidR="00B6588E" w:rsidRDefault="00B6588E">
            <w:pPr>
              <w:rPr>
                <w:ins w:id="1977" w:author="Benjamin Pannell" w:date="2014-10-13T20:17:00Z"/>
              </w:rPr>
            </w:pPr>
            <w:ins w:id="1978" w:author="Benjamin Pannell" w:date="2014-10-13T20:17:00Z">
              <w:r>
                <w:t>KEY2</w:t>
              </w:r>
            </w:ins>
          </w:p>
        </w:tc>
        <w:tc>
          <w:tcPr>
            <w:tcW w:w="971" w:type="dxa"/>
            <w:tcPrChange w:id="1979" w:author="Benjamin Pannell" w:date="2014-10-13T20:18:00Z">
              <w:tcPr>
                <w:tcW w:w="1133" w:type="dxa"/>
              </w:tcPr>
            </w:tcPrChange>
          </w:tcPr>
          <w:p w14:paraId="3A617EA6" w14:textId="0BE44F70" w:rsidR="00B6588E" w:rsidRDefault="00B6588E">
            <w:pPr>
              <w:rPr>
                <w:ins w:id="1980" w:author="Benjamin Pannell" w:date="2014-10-13T20:17:00Z"/>
              </w:rPr>
            </w:pPr>
            <w:ins w:id="1981" w:author="Benjamin Pannell" w:date="2014-10-13T20:17:00Z">
              <w:r>
                <w:t>KEY3</w:t>
              </w:r>
            </w:ins>
          </w:p>
        </w:tc>
        <w:tc>
          <w:tcPr>
            <w:tcW w:w="971" w:type="dxa"/>
            <w:tcPrChange w:id="1982" w:author="Benjamin Pannell" w:date="2014-10-13T20:18:00Z">
              <w:tcPr>
                <w:tcW w:w="1133" w:type="dxa"/>
              </w:tcPr>
            </w:tcPrChange>
          </w:tcPr>
          <w:p w14:paraId="494484A4" w14:textId="50C83528" w:rsidR="00B6588E" w:rsidRDefault="00B6588E">
            <w:pPr>
              <w:rPr>
                <w:ins w:id="1983" w:author="Benjamin Pannell" w:date="2014-10-13T20:17:00Z"/>
              </w:rPr>
            </w:pPr>
            <w:ins w:id="1984" w:author="Benjamin Pannell" w:date="2014-10-13T20:17:00Z">
              <w:r>
                <w:t>KEY4</w:t>
              </w:r>
            </w:ins>
          </w:p>
        </w:tc>
        <w:tc>
          <w:tcPr>
            <w:tcW w:w="971" w:type="dxa"/>
            <w:tcPrChange w:id="1985" w:author="Benjamin Pannell" w:date="2014-10-13T20:18:00Z">
              <w:tcPr>
                <w:tcW w:w="1133" w:type="dxa"/>
              </w:tcPr>
            </w:tcPrChange>
          </w:tcPr>
          <w:p w14:paraId="64A1555A" w14:textId="2BAC2596" w:rsidR="00B6588E" w:rsidRDefault="00B6588E">
            <w:pPr>
              <w:rPr>
                <w:ins w:id="1986" w:author="Benjamin Pannell" w:date="2014-10-13T20:17:00Z"/>
              </w:rPr>
            </w:pPr>
            <w:ins w:id="1987" w:author="Benjamin Pannell" w:date="2014-10-13T20:17:00Z">
              <w:r>
                <w:t>KEY5</w:t>
              </w:r>
            </w:ins>
          </w:p>
        </w:tc>
        <w:tc>
          <w:tcPr>
            <w:tcW w:w="971" w:type="dxa"/>
            <w:tcPrChange w:id="1988" w:author="Benjamin Pannell" w:date="2014-10-13T20:18:00Z">
              <w:tcPr>
                <w:tcW w:w="1133" w:type="dxa"/>
              </w:tcPr>
            </w:tcPrChange>
          </w:tcPr>
          <w:p w14:paraId="1C544C5E" w14:textId="062AAE1B" w:rsidR="00B6588E" w:rsidRDefault="00B6588E">
            <w:pPr>
              <w:rPr>
                <w:ins w:id="1989" w:author="Benjamin Pannell" w:date="2014-10-13T20:17:00Z"/>
              </w:rPr>
            </w:pPr>
            <w:ins w:id="1990" w:author="Benjamin Pannell" w:date="2014-10-13T20:17:00Z">
              <w:r>
                <w:t>KEY6</w:t>
              </w:r>
            </w:ins>
          </w:p>
        </w:tc>
      </w:tr>
    </w:tbl>
    <w:p w14:paraId="3C5ABCEA" w14:textId="3A8C2953" w:rsidR="00B6588E" w:rsidRDefault="00B6588E" w:rsidP="00B6588E">
      <w:pPr>
        <w:pStyle w:val="Caption"/>
        <w:rPr>
          <w:ins w:id="1991" w:author="Benjamin Pannell" w:date="2014-10-13T20:18:00Z"/>
        </w:rPr>
        <w:pPrChange w:id="1992" w:author="Benjamin Pannell" w:date="2014-10-13T20:19:00Z">
          <w:pPr/>
        </w:pPrChange>
      </w:pPr>
      <w:bookmarkStart w:id="1993" w:name="_Toc401168119"/>
      <w:ins w:id="1994" w:author="Benjamin Pannell" w:date="2014-10-13T20:18:00Z">
        <w:r>
          <w:t xml:space="preserve">Table </w:t>
        </w:r>
        <w:r>
          <w:fldChar w:fldCharType="begin"/>
        </w:r>
        <w:r>
          <w:instrText xml:space="preserve"> SEQ Table \* ARABIC </w:instrText>
        </w:r>
      </w:ins>
      <w:r>
        <w:fldChar w:fldCharType="separate"/>
      </w:r>
      <w:ins w:id="1995" w:author="Benjamin Pannell" w:date="2014-10-15T18:54:00Z">
        <w:r w:rsidR="00963087">
          <w:rPr>
            <w:noProof/>
          </w:rPr>
          <w:t>3</w:t>
        </w:r>
      </w:ins>
      <w:ins w:id="1996" w:author="Benjamin Pannell" w:date="2014-10-13T20:18:00Z">
        <w:r>
          <w:fldChar w:fldCharType="end"/>
        </w:r>
        <w:r>
          <w:t xml:space="preserve"> Keyboard Command Packet Format</w:t>
        </w:r>
        <w:bookmarkEnd w:id="1993"/>
      </w:ins>
    </w:p>
    <w:p w14:paraId="2E1A39DC" w14:textId="5EB8A2A4" w:rsidR="00B6588E" w:rsidRDefault="00B6588E" w:rsidP="00B6588E">
      <w:pPr>
        <w:rPr>
          <w:ins w:id="1997" w:author="Benjamin Pannell" w:date="2014-10-13T20:19:00Z"/>
        </w:rPr>
        <w:pPrChange w:id="1998" w:author="Benjamin Pannell" w:date="2014-10-13T20:18:00Z">
          <w:pPr/>
        </w:pPrChange>
      </w:pPr>
      <w:ins w:id="1999" w:author="Benjamin Pannell" w:date="2014-10-13T20:18:00Z">
        <w:r>
          <w:t>In the interest of minimizing packet size, commands of this type make use of the variable packet length functionality provided by the protocol to allow the smallest amount of relevant data possible to be transmitted. This is achieved by placing the modifier keys argument prior to any key arguments, allowing only active keys to be sent and removing the need for zero-padding, thereby reducing the packet length for a single key press from 8 bytes to 3 bytes.</w:t>
        </w:r>
      </w:ins>
    </w:p>
    <w:p w14:paraId="6C4455A7" w14:textId="723F427E" w:rsidR="00D445AB" w:rsidRDefault="00D445AB" w:rsidP="00B6588E">
      <w:pPr>
        <w:rPr>
          <w:ins w:id="2000" w:author="Benjamin Pannell" w:date="2014-10-13T20:19:00Z"/>
        </w:rPr>
        <w:pPrChange w:id="2001" w:author="Benjamin Pannell" w:date="2014-10-13T20:18:00Z">
          <w:pPr/>
        </w:pPrChange>
      </w:pPr>
      <w:ins w:id="2002" w:author="Benjamin Pannell" w:date="2014-10-15T16:34:00Z">
        <w:r>
          <w:t xml:space="preserve">Packets which submit more than the maximum number of arguments will have extraneous arguments ignored in association with the functionality available </w:t>
        </w:r>
      </w:ins>
      <w:ins w:id="2003" w:author="Benjamin Pannell" w:date="2014-10-15T16:35:00Z">
        <w:r>
          <w:t xml:space="preserve">through the implementing device. This allows devices which implement N-Key Roll Over (NKRO) </w:t>
        </w:r>
      </w:ins>
      <w:customXmlInsRangeStart w:id="2004" w:author="Benjamin Pannell" w:date="2014-10-15T16:37:00Z"/>
      <w:sdt>
        <w:sdtPr>
          <w:id w:val="1835177914"/>
          <w:citation/>
        </w:sdtPr>
        <w:sdtContent>
          <w:customXmlInsRangeEnd w:id="2004"/>
          <w:ins w:id="2005" w:author="Benjamin Pannell" w:date="2014-10-15T16:37:00Z">
            <w:r>
              <w:fldChar w:fldCharType="begin"/>
            </w:r>
            <w:r>
              <w:instrText xml:space="preserve"> CITATION Rol14 \l 7177 </w:instrText>
            </w:r>
          </w:ins>
          <w:r>
            <w:fldChar w:fldCharType="separate"/>
          </w:r>
          <w:r w:rsidR="004F00DD" w:rsidRPr="004F00DD">
            <w:rPr>
              <w:noProof/>
            </w:rPr>
            <w:t>[22]</w:t>
          </w:r>
          <w:ins w:id="2006" w:author="Benjamin Pannell" w:date="2014-10-15T16:37:00Z">
            <w:r>
              <w:fldChar w:fldCharType="end"/>
            </w:r>
          </w:ins>
          <w:customXmlInsRangeStart w:id="2007" w:author="Benjamin Pannell" w:date="2014-10-15T16:37:00Z"/>
        </w:sdtContent>
      </w:sdt>
      <w:customXmlInsRangeEnd w:id="2007"/>
      <w:ins w:id="2008" w:author="Benjamin Pannell" w:date="2014-10-15T16:38:00Z">
        <w:r>
          <w:t xml:space="preserve"> to support a higher number of active keys should they wish.</w:t>
        </w:r>
      </w:ins>
    </w:p>
    <w:tbl>
      <w:tblPr>
        <w:tblStyle w:val="TableGrid"/>
        <w:tblW w:w="0" w:type="auto"/>
        <w:tblLook w:val="04A0" w:firstRow="1" w:lastRow="0" w:firstColumn="1" w:lastColumn="0" w:noHBand="0" w:noVBand="1"/>
        <w:tblPrChange w:id="2009" w:author="Benjamin Pannell" w:date="2014-10-15T16:42: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397"/>
        <w:gridCol w:w="709"/>
        <w:gridCol w:w="709"/>
        <w:gridCol w:w="709"/>
        <w:gridCol w:w="708"/>
        <w:gridCol w:w="709"/>
        <w:gridCol w:w="709"/>
        <w:gridCol w:w="709"/>
        <w:gridCol w:w="702"/>
        <w:tblGridChange w:id="2010">
          <w:tblGrid>
            <w:gridCol w:w="5"/>
            <w:gridCol w:w="3392"/>
            <w:gridCol w:w="5"/>
            <w:gridCol w:w="704"/>
            <w:gridCol w:w="5"/>
            <w:gridCol w:w="704"/>
            <w:gridCol w:w="5"/>
            <w:gridCol w:w="704"/>
            <w:gridCol w:w="5"/>
            <w:gridCol w:w="703"/>
            <w:gridCol w:w="5"/>
            <w:gridCol w:w="704"/>
            <w:gridCol w:w="5"/>
            <w:gridCol w:w="704"/>
            <w:gridCol w:w="5"/>
            <w:gridCol w:w="704"/>
            <w:gridCol w:w="5"/>
            <w:gridCol w:w="697"/>
            <w:gridCol w:w="5"/>
          </w:tblGrid>
        </w:tblGridChange>
      </w:tblGrid>
      <w:tr w:rsidR="00D445AB" w14:paraId="3186D987" w14:textId="77777777" w:rsidTr="00D445AB">
        <w:trPr>
          <w:ins w:id="2011" w:author="Benjamin Pannell" w:date="2014-10-13T20:20:00Z"/>
          <w:trPrChange w:id="2012" w:author="Benjamin Pannell" w:date="2014-10-15T16:42:00Z">
            <w:trPr>
              <w:gridAfter w:val="0"/>
            </w:trPr>
          </w:trPrChange>
        </w:trPr>
        <w:tc>
          <w:tcPr>
            <w:tcW w:w="3397" w:type="dxa"/>
            <w:tcPrChange w:id="2013" w:author="Benjamin Pannell" w:date="2014-10-15T16:42:00Z">
              <w:tcPr>
                <w:tcW w:w="3397" w:type="dxa"/>
                <w:gridSpan w:val="2"/>
              </w:tcPr>
            </w:tcPrChange>
          </w:tcPr>
          <w:p w14:paraId="2820B87E" w14:textId="73C62681" w:rsidR="00B6588E" w:rsidRPr="00B6588E" w:rsidRDefault="00B6588E" w:rsidP="00B6588E">
            <w:pPr>
              <w:jc w:val="right"/>
              <w:rPr>
                <w:ins w:id="2014" w:author="Benjamin Pannell" w:date="2014-10-13T20:20:00Z"/>
                <w:b/>
                <w:rPrChange w:id="2015" w:author="Benjamin Pannell" w:date="2014-10-13T20:20:00Z">
                  <w:rPr>
                    <w:ins w:id="2016" w:author="Benjamin Pannell" w:date="2014-10-13T20:20:00Z"/>
                  </w:rPr>
                </w:rPrChange>
              </w:rPr>
              <w:pPrChange w:id="2017" w:author="Benjamin Pannell" w:date="2014-10-13T20:21:00Z">
                <w:pPr/>
              </w:pPrChange>
            </w:pPr>
            <w:ins w:id="2018" w:author="Benjamin Pannell" w:date="2014-10-13T20:20:00Z">
              <w:r w:rsidRPr="00B6588E">
                <w:rPr>
                  <w:b/>
                  <w:rPrChange w:id="2019" w:author="Benjamin Pannell" w:date="2014-10-13T20:20:00Z">
                    <w:rPr/>
                  </w:rPrChange>
                </w:rPr>
                <w:t>Byte</w:t>
              </w:r>
            </w:ins>
          </w:p>
        </w:tc>
        <w:tc>
          <w:tcPr>
            <w:tcW w:w="709" w:type="dxa"/>
            <w:tcPrChange w:id="2020" w:author="Benjamin Pannell" w:date="2014-10-15T16:42:00Z">
              <w:tcPr>
                <w:tcW w:w="709" w:type="dxa"/>
                <w:gridSpan w:val="2"/>
              </w:tcPr>
            </w:tcPrChange>
          </w:tcPr>
          <w:p w14:paraId="0A528DEC" w14:textId="13C009AB" w:rsidR="00B6588E" w:rsidRPr="00B6588E" w:rsidRDefault="00B6588E" w:rsidP="00B6588E">
            <w:pPr>
              <w:rPr>
                <w:ins w:id="2021" w:author="Benjamin Pannell" w:date="2014-10-13T20:20:00Z"/>
                <w:b/>
                <w:rPrChange w:id="2022" w:author="Benjamin Pannell" w:date="2014-10-13T20:20:00Z">
                  <w:rPr>
                    <w:ins w:id="2023" w:author="Benjamin Pannell" w:date="2014-10-13T20:20:00Z"/>
                  </w:rPr>
                </w:rPrChange>
              </w:rPr>
            </w:pPr>
            <w:ins w:id="2024" w:author="Benjamin Pannell" w:date="2014-10-13T20:20:00Z">
              <w:r w:rsidRPr="00B6588E">
                <w:rPr>
                  <w:b/>
                  <w:rPrChange w:id="2025" w:author="Benjamin Pannell" w:date="2014-10-13T20:20:00Z">
                    <w:rPr/>
                  </w:rPrChange>
                </w:rPr>
                <w:t>0</w:t>
              </w:r>
            </w:ins>
          </w:p>
        </w:tc>
        <w:tc>
          <w:tcPr>
            <w:tcW w:w="709" w:type="dxa"/>
            <w:tcPrChange w:id="2026" w:author="Benjamin Pannell" w:date="2014-10-15T16:42:00Z">
              <w:tcPr>
                <w:tcW w:w="709" w:type="dxa"/>
                <w:gridSpan w:val="2"/>
              </w:tcPr>
            </w:tcPrChange>
          </w:tcPr>
          <w:p w14:paraId="1C1B498A" w14:textId="493FA0B0" w:rsidR="00B6588E" w:rsidRPr="00B6588E" w:rsidRDefault="00B6588E" w:rsidP="00B6588E">
            <w:pPr>
              <w:rPr>
                <w:ins w:id="2027" w:author="Benjamin Pannell" w:date="2014-10-13T20:20:00Z"/>
                <w:b/>
                <w:rPrChange w:id="2028" w:author="Benjamin Pannell" w:date="2014-10-13T20:20:00Z">
                  <w:rPr>
                    <w:ins w:id="2029" w:author="Benjamin Pannell" w:date="2014-10-13T20:20:00Z"/>
                  </w:rPr>
                </w:rPrChange>
              </w:rPr>
            </w:pPr>
            <w:ins w:id="2030" w:author="Benjamin Pannell" w:date="2014-10-13T20:20:00Z">
              <w:r w:rsidRPr="00B6588E">
                <w:rPr>
                  <w:b/>
                  <w:rPrChange w:id="2031" w:author="Benjamin Pannell" w:date="2014-10-13T20:20:00Z">
                    <w:rPr/>
                  </w:rPrChange>
                </w:rPr>
                <w:t>1</w:t>
              </w:r>
            </w:ins>
          </w:p>
        </w:tc>
        <w:tc>
          <w:tcPr>
            <w:tcW w:w="709" w:type="dxa"/>
            <w:tcPrChange w:id="2032" w:author="Benjamin Pannell" w:date="2014-10-15T16:42:00Z">
              <w:tcPr>
                <w:tcW w:w="709" w:type="dxa"/>
                <w:gridSpan w:val="2"/>
              </w:tcPr>
            </w:tcPrChange>
          </w:tcPr>
          <w:p w14:paraId="5DE0EC74" w14:textId="2904694A" w:rsidR="00B6588E" w:rsidRPr="00B6588E" w:rsidRDefault="00B6588E" w:rsidP="00B6588E">
            <w:pPr>
              <w:rPr>
                <w:ins w:id="2033" w:author="Benjamin Pannell" w:date="2014-10-13T20:20:00Z"/>
                <w:b/>
                <w:rPrChange w:id="2034" w:author="Benjamin Pannell" w:date="2014-10-13T20:20:00Z">
                  <w:rPr>
                    <w:ins w:id="2035" w:author="Benjamin Pannell" w:date="2014-10-13T20:20:00Z"/>
                  </w:rPr>
                </w:rPrChange>
              </w:rPr>
            </w:pPr>
            <w:ins w:id="2036" w:author="Benjamin Pannell" w:date="2014-10-13T20:20:00Z">
              <w:r w:rsidRPr="00B6588E">
                <w:rPr>
                  <w:b/>
                  <w:rPrChange w:id="2037" w:author="Benjamin Pannell" w:date="2014-10-13T20:20:00Z">
                    <w:rPr/>
                  </w:rPrChange>
                </w:rPr>
                <w:t>2</w:t>
              </w:r>
            </w:ins>
          </w:p>
        </w:tc>
        <w:tc>
          <w:tcPr>
            <w:tcW w:w="708" w:type="dxa"/>
            <w:tcPrChange w:id="2038" w:author="Benjamin Pannell" w:date="2014-10-15T16:42:00Z">
              <w:tcPr>
                <w:tcW w:w="708" w:type="dxa"/>
                <w:gridSpan w:val="2"/>
              </w:tcPr>
            </w:tcPrChange>
          </w:tcPr>
          <w:p w14:paraId="18DBF642" w14:textId="2947FE32" w:rsidR="00B6588E" w:rsidRPr="00B6588E" w:rsidRDefault="00B6588E" w:rsidP="00B6588E">
            <w:pPr>
              <w:rPr>
                <w:ins w:id="2039" w:author="Benjamin Pannell" w:date="2014-10-13T20:20:00Z"/>
                <w:b/>
                <w:rPrChange w:id="2040" w:author="Benjamin Pannell" w:date="2014-10-13T20:20:00Z">
                  <w:rPr>
                    <w:ins w:id="2041" w:author="Benjamin Pannell" w:date="2014-10-13T20:20:00Z"/>
                  </w:rPr>
                </w:rPrChange>
              </w:rPr>
            </w:pPr>
            <w:ins w:id="2042" w:author="Benjamin Pannell" w:date="2014-10-13T20:20:00Z">
              <w:r w:rsidRPr="00B6588E">
                <w:rPr>
                  <w:b/>
                  <w:rPrChange w:id="2043" w:author="Benjamin Pannell" w:date="2014-10-13T20:20:00Z">
                    <w:rPr/>
                  </w:rPrChange>
                </w:rPr>
                <w:t>3</w:t>
              </w:r>
            </w:ins>
          </w:p>
        </w:tc>
        <w:tc>
          <w:tcPr>
            <w:tcW w:w="709" w:type="dxa"/>
            <w:tcPrChange w:id="2044" w:author="Benjamin Pannell" w:date="2014-10-15T16:42:00Z">
              <w:tcPr>
                <w:tcW w:w="709" w:type="dxa"/>
                <w:gridSpan w:val="2"/>
              </w:tcPr>
            </w:tcPrChange>
          </w:tcPr>
          <w:p w14:paraId="49830CD4" w14:textId="49EF947D" w:rsidR="00B6588E" w:rsidRPr="00B6588E" w:rsidRDefault="00B6588E" w:rsidP="00B6588E">
            <w:pPr>
              <w:rPr>
                <w:ins w:id="2045" w:author="Benjamin Pannell" w:date="2014-10-13T20:20:00Z"/>
                <w:b/>
                <w:rPrChange w:id="2046" w:author="Benjamin Pannell" w:date="2014-10-13T20:20:00Z">
                  <w:rPr>
                    <w:ins w:id="2047" w:author="Benjamin Pannell" w:date="2014-10-13T20:20:00Z"/>
                  </w:rPr>
                </w:rPrChange>
              </w:rPr>
            </w:pPr>
            <w:ins w:id="2048" w:author="Benjamin Pannell" w:date="2014-10-13T20:20:00Z">
              <w:r w:rsidRPr="00B6588E">
                <w:rPr>
                  <w:b/>
                  <w:rPrChange w:id="2049" w:author="Benjamin Pannell" w:date="2014-10-13T20:20:00Z">
                    <w:rPr/>
                  </w:rPrChange>
                </w:rPr>
                <w:t>4</w:t>
              </w:r>
            </w:ins>
          </w:p>
        </w:tc>
        <w:tc>
          <w:tcPr>
            <w:tcW w:w="709" w:type="dxa"/>
            <w:tcPrChange w:id="2050" w:author="Benjamin Pannell" w:date="2014-10-15T16:42:00Z">
              <w:tcPr>
                <w:tcW w:w="709" w:type="dxa"/>
                <w:gridSpan w:val="2"/>
              </w:tcPr>
            </w:tcPrChange>
          </w:tcPr>
          <w:p w14:paraId="43900C77" w14:textId="07204E77" w:rsidR="00B6588E" w:rsidRPr="00B6588E" w:rsidRDefault="00B6588E" w:rsidP="00B6588E">
            <w:pPr>
              <w:rPr>
                <w:ins w:id="2051" w:author="Benjamin Pannell" w:date="2014-10-13T20:20:00Z"/>
                <w:b/>
                <w:rPrChange w:id="2052" w:author="Benjamin Pannell" w:date="2014-10-13T20:20:00Z">
                  <w:rPr>
                    <w:ins w:id="2053" w:author="Benjamin Pannell" w:date="2014-10-13T20:20:00Z"/>
                  </w:rPr>
                </w:rPrChange>
              </w:rPr>
            </w:pPr>
            <w:ins w:id="2054" w:author="Benjamin Pannell" w:date="2014-10-13T20:20:00Z">
              <w:r w:rsidRPr="00B6588E">
                <w:rPr>
                  <w:b/>
                  <w:rPrChange w:id="2055" w:author="Benjamin Pannell" w:date="2014-10-13T20:20:00Z">
                    <w:rPr/>
                  </w:rPrChange>
                </w:rPr>
                <w:t>5</w:t>
              </w:r>
            </w:ins>
          </w:p>
        </w:tc>
        <w:tc>
          <w:tcPr>
            <w:tcW w:w="709" w:type="dxa"/>
            <w:tcPrChange w:id="2056" w:author="Benjamin Pannell" w:date="2014-10-15T16:42:00Z">
              <w:tcPr>
                <w:tcW w:w="709" w:type="dxa"/>
                <w:gridSpan w:val="2"/>
              </w:tcPr>
            </w:tcPrChange>
          </w:tcPr>
          <w:p w14:paraId="083AF6D8" w14:textId="7D6ED08B" w:rsidR="00B6588E" w:rsidRPr="00B6588E" w:rsidRDefault="00B6588E" w:rsidP="00B6588E">
            <w:pPr>
              <w:rPr>
                <w:ins w:id="2057" w:author="Benjamin Pannell" w:date="2014-10-13T20:20:00Z"/>
                <w:b/>
                <w:rPrChange w:id="2058" w:author="Benjamin Pannell" w:date="2014-10-13T20:20:00Z">
                  <w:rPr>
                    <w:ins w:id="2059" w:author="Benjamin Pannell" w:date="2014-10-13T20:20:00Z"/>
                  </w:rPr>
                </w:rPrChange>
              </w:rPr>
            </w:pPr>
            <w:ins w:id="2060" w:author="Benjamin Pannell" w:date="2014-10-13T20:20:00Z">
              <w:r w:rsidRPr="00B6588E">
                <w:rPr>
                  <w:b/>
                  <w:rPrChange w:id="2061" w:author="Benjamin Pannell" w:date="2014-10-13T20:20:00Z">
                    <w:rPr/>
                  </w:rPrChange>
                </w:rPr>
                <w:t>6</w:t>
              </w:r>
            </w:ins>
          </w:p>
        </w:tc>
        <w:tc>
          <w:tcPr>
            <w:tcW w:w="702" w:type="dxa"/>
            <w:tcPrChange w:id="2062" w:author="Benjamin Pannell" w:date="2014-10-15T16:42:00Z">
              <w:tcPr>
                <w:tcW w:w="702" w:type="dxa"/>
                <w:gridSpan w:val="2"/>
              </w:tcPr>
            </w:tcPrChange>
          </w:tcPr>
          <w:p w14:paraId="591C6621" w14:textId="1F434FDF" w:rsidR="00B6588E" w:rsidRPr="00B6588E" w:rsidRDefault="00B6588E" w:rsidP="00B6588E">
            <w:pPr>
              <w:rPr>
                <w:ins w:id="2063" w:author="Benjamin Pannell" w:date="2014-10-13T20:20:00Z"/>
                <w:b/>
                <w:rPrChange w:id="2064" w:author="Benjamin Pannell" w:date="2014-10-13T20:20:00Z">
                  <w:rPr>
                    <w:ins w:id="2065" w:author="Benjamin Pannell" w:date="2014-10-13T20:20:00Z"/>
                  </w:rPr>
                </w:rPrChange>
              </w:rPr>
            </w:pPr>
            <w:ins w:id="2066" w:author="Benjamin Pannell" w:date="2014-10-13T20:20:00Z">
              <w:r w:rsidRPr="00B6588E">
                <w:rPr>
                  <w:b/>
                  <w:rPrChange w:id="2067" w:author="Benjamin Pannell" w:date="2014-10-13T20:20:00Z">
                    <w:rPr/>
                  </w:rPrChange>
                </w:rPr>
                <w:t>7</w:t>
              </w:r>
            </w:ins>
          </w:p>
        </w:tc>
      </w:tr>
      <w:tr w:rsidR="00B6588E" w14:paraId="7615CAF7" w14:textId="77777777" w:rsidTr="00D445AB">
        <w:tblPrEx>
          <w:tblPrExChange w:id="2068" w:author="Benjamin Pannell" w:date="2014-10-15T16:42: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069" w:author="Benjamin Pannell" w:date="2014-10-13T20:20:00Z"/>
          <w:trPrChange w:id="2070" w:author="Benjamin Pannell" w:date="2014-10-15T16:42:00Z">
            <w:trPr>
              <w:gridBefore w:val="1"/>
            </w:trPr>
          </w:trPrChange>
        </w:trPr>
        <w:tc>
          <w:tcPr>
            <w:tcW w:w="3397" w:type="dxa"/>
            <w:tcPrChange w:id="2071" w:author="Benjamin Pannell" w:date="2014-10-15T16:42:00Z">
              <w:tcPr>
                <w:tcW w:w="3397" w:type="dxa"/>
                <w:gridSpan w:val="2"/>
              </w:tcPr>
            </w:tcPrChange>
          </w:tcPr>
          <w:p w14:paraId="1D53EC35" w14:textId="561A5C9E" w:rsidR="00B6588E" w:rsidRDefault="00B6588E" w:rsidP="00B6588E">
            <w:pPr>
              <w:rPr>
                <w:ins w:id="2072" w:author="Benjamin Pannell" w:date="2014-10-13T20:20:00Z"/>
              </w:rPr>
            </w:pPr>
            <w:ins w:id="2073" w:author="Benjamin Pannell" w:date="2014-10-13T20:20:00Z">
              <w:r>
                <w:t>Release All Keys</w:t>
              </w:r>
            </w:ins>
          </w:p>
        </w:tc>
        <w:tc>
          <w:tcPr>
            <w:tcW w:w="709" w:type="dxa"/>
            <w:tcPrChange w:id="2074" w:author="Benjamin Pannell" w:date="2014-10-15T16:42:00Z">
              <w:tcPr>
                <w:tcW w:w="709" w:type="dxa"/>
                <w:gridSpan w:val="2"/>
              </w:tcPr>
            </w:tcPrChange>
          </w:tcPr>
          <w:p w14:paraId="379970C4" w14:textId="55F031E4" w:rsidR="00B6588E" w:rsidRDefault="00341A01" w:rsidP="00B6588E">
            <w:pPr>
              <w:rPr>
                <w:ins w:id="2075" w:author="Benjamin Pannell" w:date="2014-10-13T20:20:00Z"/>
              </w:rPr>
            </w:pPr>
            <w:ins w:id="2076" w:author="Benjamin Pannell" w:date="2014-10-13T20:24:00Z">
              <w:r>
                <w:t>0x</w:t>
              </w:r>
            </w:ins>
            <w:ins w:id="2077" w:author="Benjamin Pannell" w:date="2014-10-13T20:22:00Z">
              <w:r w:rsidR="00B6588E">
                <w:t>20</w:t>
              </w:r>
            </w:ins>
          </w:p>
        </w:tc>
        <w:tc>
          <w:tcPr>
            <w:tcW w:w="709" w:type="dxa"/>
            <w:shd w:val="clear" w:color="auto" w:fill="BFBFBF" w:themeFill="background1" w:themeFillShade="BF"/>
            <w:tcPrChange w:id="2078" w:author="Benjamin Pannell" w:date="2014-10-15T16:42:00Z">
              <w:tcPr>
                <w:tcW w:w="709" w:type="dxa"/>
                <w:gridSpan w:val="2"/>
                <w:shd w:val="clear" w:color="auto" w:fill="BFBFBF" w:themeFill="background1" w:themeFillShade="BF"/>
              </w:tcPr>
            </w:tcPrChange>
          </w:tcPr>
          <w:p w14:paraId="1487DBEF" w14:textId="6E12E765" w:rsidR="00B6588E" w:rsidRDefault="00B6588E" w:rsidP="00B6588E">
            <w:pPr>
              <w:rPr>
                <w:ins w:id="2079" w:author="Benjamin Pannell" w:date="2014-10-13T20:20:00Z"/>
              </w:rPr>
            </w:pPr>
          </w:p>
        </w:tc>
        <w:tc>
          <w:tcPr>
            <w:tcW w:w="709" w:type="dxa"/>
            <w:shd w:val="clear" w:color="auto" w:fill="BFBFBF" w:themeFill="background1" w:themeFillShade="BF"/>
            <w:tcPrChange w:id="2080" w:author="Benjamin Pannell" w:date="2014-10-15T16:42:00Z">
              <w:tcPr>
                <w:tcW w:w="709" w:type="dxa"/>
                <w:gridSpan w:val="2"/>
                <w:shd w:val="clear" w:color="auto" w:fill="BFBFBF" w:themeFill="background1" w:themeFillShade="BF"/>
              </w:tcPr>
            </w:tcPrChange>
          </w:tcPr>
          <w:p w14:paraId="3B0D134D" w14:textId="7CA50176" w:rsidR="00B6588E" w:rsidRDefault="00B6588E" w:rsidP="00B6588E">
            <w:pPr>
              <w:rPr>
                <w:ins w:id="2081" w:author="Benjamin Pannell" w:date="2014-10-13T20:20:00Z"/>
              </w:rPr>
            </w:pPr>
          </w:p>
        </w:tc>
        <w:tc>
          <w:tcPr>
            <w:tcW w:w="708" w:type="dxa"/>
            <w:shd w:val="clear" w:color="auto" w:fill="BFBFBF" w:themeFill="background1" w:themeFillShade="BF"/>
            <w:tcPrChange w:id="2082" w:author="Benjamin Pannell" w:date="2014-10-15T16:42:00Z">
              <w:tcPr>
                <w:tcW w:w="708" w:type="dxa"/>
                <w:gridSpan w:val="2"/>
                <w:shd w:val="clear" w:color="auto" w:fill="BFBFBF" w:themeFill="background1" w:themeFillShade="BF"/>
              </w:tcPr>
            </w:tcPrChange>
          </w:tcPr>
          <w:p w14:paraId="7FAA42A4" w14:textId="77777777" w:rsidR="00B6588E" w:rsidRDefault="00B6588E" w:rsidP="00B6588E">
            <w:pPr>
              <w:rPr>
                <w:ins w:id="2083" w:author="Benjamin Pannell" w:date="2014-10-13T20:20:00Z"/>
              </w:rPr>
            </w:pPr>
          </w:p>
        </w:tc>
        <w:tc>
          <w:tcPr>
            <w:tcW w:w="709" w:type="dxa"/>
            <w:shd w:val="clear" w:color="auto" w:fill="BFBFBF" w:themeFill="background1" w:themeFillShade="BF"/>
            <w:tcPrChange w:id="2084" w:author="Benjamin Pannell" w:date="2014-10-15T16:42:00Z">
              <w:tcPr>
                <w:tcW w:w="709" w:type="dxa"/>
                <w:gridSpan w:val="2"/>
                <w:shd w:val="clear" w:color="auto" w:fill="BFBFBF" w:themeFill="background1" w:themeFillShade="BF"/>
              </w:tcPr>
            </w:tcPrChange>
          </w:tcPr>
          <w:p w14:paraId="41CB8D55" w14:textId="77777777" w:rsidR="00B6588E" w:rsidRDefault="00B6588E" w:rsidP="00B6588E">
            <w:pPr>
              <w:rPr>
                <w:ins w:id="2085" w:author="Benjamin Pannell" w:date="2014-10-13T20:20:00Z"/>
              </w:rPr>
            </w:pPr>
          </w:p>
        </w:tc>
        <w:tc>
          <w:tcPr>
            <w:tcW w:w="709" w:type="dxa"/>
            <w:shd w:val="clear" w:color="auto" w:fill="BFBFBF" w:themeFill="background1" w:themeFillShade="BF"/>
            <w:tcPrChange w:id="2086" w:author="Benjamin Pannell" w:date="2014-10-15T16:42:00Z">
              <w:tcPr>
                <w:tcW w:w="709" w:type="dxa"/>
                <w:gridSpan w:val="2"/>
                <w:shd w:val="clear" w:color="auto" w:fill="BFBFBF" w:themeFill="background1" w:themeFillShade="BF"/>
              </w:tcPr>
            </w:tcPrChange>
          </w:tcPr>
          <w:p w14:paraId="38F9C42E" w14:textId="77777777" w:rsidR="00B6588E" w:rsidRDefault="00B6588E" w:rsidP="00B6588E">
            <w:pPr>
              <w:rPr>
                <w:ins w:id="2087" w:author="Benjamin Pannell" w:date="2014-10-13T20:20:00Z"/>
              </w:rPr>
            </w:pPr>
          </w:p>
        </w:tc>
        <w:tc>
          <w:tcPr>
            <w:tcW w:w="709" w:type="dxa"/>
            <w:shd w:val="clear" w:color="auto" w:fill="BFBFBF" w:themeFill="background1" w:themeFillShade="BF"/>
            <w:tcPrChange w:id="2088" w:author="Benjamin Pannell" w:date="2014-10-15T16:42:00Z">
              <w:tcPr>
                <w:tcW w:w="709" w:type="dxa"/>
                <w:gridSpan w:val="2"/>
                <w:shd w:val="clear" w:color="auto" w:fill="BFBFBF" w:themeFill="background1" w:themeFillShade="BF"/>
              </w:tcPr>
            </w:tcPrChange>
          </w:tcPr>
          <w:p w14:paraId="60E7EB6E" w14:textId="77777777" w:rsidR="00B6588E" w:rsidRDefault="00B6588E" w:rsidP="00B6588E">
            <w:pPr>
              <w:rPr>
                <w:ins w:id="2089" w:author="Benjamin Pannell" w:date="2014-10-13T20:20:00Z"/>
              </w:rPr>
            </w:pPr>
          </w:p>
        </w:tc>
        <w:tc>
          <w:tcPr>
            <w:tcW w:w="702" w:type="dxa"/>
            <w:shd w:val="clear" w:color="auto" w:fill="BFBFBF" w:themeFill="background1" w:themeFillShade="BF"/>
            <w:tcPrChange w:id="2090" w:author="Benjamin Pannell" w:date="2014-10-15T16:42:00Z">
              <w:tcPr>
                <w:tcW w:w="702" w:type="dxa"/>
                <w:gridSpan w:val="2"/>
                <w:shd w:val="clear" w:color="auto" w:fill="BFBFBF" w:themeFill="background1" w:themeFillShade="BF"/>
              </w:tcPr>
            </w:tcPrChange>
          </w:tcPr>
          <w:p w14:paraId="3C3FC92E" w14:textId="77777777" w:rsidR="00B6588E" w:rsidRDefault="00B6588E" w:rsidP="00B6588E">
            <w:pPr>
              <w:rPr>
                <w:ins w:id="2091" w:author="Benjamin Pannell" w:date="2014-10-13T20:20:00Z"/>
              </w:rPr>
            </w:pPr>
          </w:p>
        </w:tc>
      </w:tr>
      <w:tr w:rsidR="00B6588E" w14:paraId="1C2287F3" w14:textId="77777777" w:rsidTr="00D445AB">
        <w:tblPrEx>
          <w:tblPrExChange w:id="2092" w:author="Benjamin Pannell" w:date="2014-10-15T16:42: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093" w:author="Benjamin Pannell" w:date="2014-10-13T20:20:00Z"/>
          <w:trPrChange w:id="2094" w:author="Benjamin Pannell" w:date="2014-10-15T16:42:00Z">
            <w:trPr>
              <w:gridBefore w:val="1"/>
            </w:trPr>
          </w:trPrChange>
        </w:trPr>
        <w:tc>
          <w:tcPr>
            <w:tcW w:w="3397" w:type="dxa"/>
            <w:tcPrChange w:id="2095" w:author="Benjamin Pannell" w:date="2014-10-15T16:42:00Z">
              <w:tcPr>
                <w:tcW w:w="3397" w:type="dxa"/>
                <w:gridSpan w:val="2"/>
              </w:tcPr>
            </w:tcPrChange>
          </w:tcPr>
          <w:p w14:paraId="3D185D17" w14:textId="762D741E" w:rsidR="00B6588E" w:rsidRDefault="00B6588E" w:rsidP="00B6588E">
            <w:pPr>
              <w:rPr>
                <w:ins w:id="2096" w:author="Benjamin Pannell" w:date="2014-10-13T20:20:00Z"/>
              </w:rPr>
            </w:pPr>
            <w:ins w:id="2097" w:author="Benjamin Pannell" w:date="2014-10-13T20:20:00Z">
              <w:r>
                <w:t>Press A</w:t>
              </w:r>
            </w:ins>
          </w:p>
        </w:tc>
        <w:tc>
          <w:tcPr>
            <w:tcW w:w="709" w:type="dxa"/>
            <w:tcPrChange w:id="2098" w:author="Benjamin Pannell" w:date="2014-10-15T16:42:00Z">
              <w:tcPr>
                <w:tcW w:w="709" w:type="dxa"/>
                <w:gridSpan w:val="2"/>
              </w:tcPr>
            </w:tcPrChange>
          </w:tcPr>
          <w:p w14:paraId="6AB822D4" w14:textId="7AB6CE11" w:rsidR="00B6588E" w:rsidRDefault="00341A01" w:rsidP="00B6588E">
            <w:pPr>
              <w:rPr>
                <w:ins w:id="2099" w:author="Benjamin Pannell" w:date="2014-10-13T20:20:00Z"/>
              </w:rPr>
            </w:pPr>
            <w:ins w:id="2100" w:author="Benjamin Pannell" w:date="2014-10-13T20:24:00Z">
              <w:r>
                <w:t>0x</w:t>
              </w:r>
            </w:ins>
            <w:ins w:id="2101" w:author="Benjamin Pannell" w:date="2014-10-13T20:22:00Z">
              <w:r w:rsidR="00B6588E">
                <w:t>22</w:t>
              </w:r>
            </w:ins>
          </w:p>
        </w:tc>
        <w:tc>
          <w:tcPr>
            <w:tcW w:w="709" w:type="dxa"/>
            <w:tcPrChange w:id="2102" w:author="Benjamin Pannell" w:date="2014-10-15T16:42:00Z">
              <w:tcPr>
                <w:tcW w:w="709" w:type="dxa"/>
                <w:gridSpan w:val="2"/>
              </w:tcPr>
            </w:tcPrChange>
          </w:tcPr>
          <w:p w14:paraId="351D194D" w14:textId="1B3BB936" w:rsidR="00B6588E" w:rsidRDefault="00341A01" w:rsidP="00B6588E">
            <w:pPr>
              <w:rPr>
                <w:ins w:id="2103" w:author="Benjamin Pannell" w:date="2014-10-13T20:20:00Z"/>
              </w:rPr>
            </w:pPr>
            <w:ins w:id="2104" w:author="Benjamin Pannell" w:date="2014-10-13T20:24:00Z">
              <w:r>
                <w:t>0x</w:t>
              </w:r>
            </w:ins>
            <w:ins w:id="2105" w:author="Benjamin Pannell" w:date="2014-10-13T20:22:00Z">
              <w:r w:rsidR="00B6588E">
                <w:t>00</w:t>
              </w:r>
            </w:ins>
          </w:p>
        </w:tc>
        <w:tc>
          <w:tcPr>
            <w:tcW w:w="709" w:type="dxa"/>
            <w:tcPrChange w:id="2106" w:author="Benjamin Pannell" w:date="2014-10-15T16:42:00Z">
              <w:tcPr>
                <w:tcW w:w="709" w:type="dxa"/>
                <w:gridSpan w:val="2"/>
              </w:tcPr>
            </w:tcPrChange>
          </w:tcPr>
          <w:p w14:paraId="3860633C" w14:textId="5D3D1944" w:rsidR="00B6588E" w:rsidRDefault="00341A01" w:rsidP="00B6588E">
            <w:pPr>
              <w:rPr>
                <w:ins w:id="2107" w:author="Benjamin Pannell" w:date="2014-10-13T20:20:00Z"/>
              </w:rPr>
            </w:pPr>
            <w:ins w:id="2108" w:author="Benjamin Pannell" w:date="2014-10-13T20:24:00Z">
              <w:r>
                <w:t>0x</w:t>
              </w:r>
            </w:ins>
            <w:ins w:id="2109" w:author="Benjamin Pannell" w:date="2014-10-13T20:22:00Z">
              <w:r w:rsidR="00B6588E">
                <w:t>04</w:t>
              </w:r>
            </w:ins>
          </w:p>
        </w:tc>
        <w:tc>
          <w:tcPr>
            <w:tcW w:w="708" w:type="dxa"/>
            <w:shd w:val="clear" w:color="auto" w:fill="BFBFBF" w:themeFill="background1" w:themeFillShade="BF"/>
            <w:tcPrChange w:id="2110" w:author="Benjamin Pannell" w:date="2014-10-15T16:42:00Z">
              <w:tcPr>
                <w:tcW w:w="708" w:type="dxa"/>
                <w:gridSpan w:val="2"/>
                <w:shd w:val="clear" w:color="auto" w:fill="BFBFBF" w:themeFill="background1" w:themeFillShade="BF"/>
              </w:tcPr>
            </w:tcPrChange>
          </w:tcPr>
          <w:p w14:paraId="64CBBA7A" w14:textId="77777777" w:rsidR="00B6588E" w:rsidRDefault="00B6588E" w:rsidP="00B6588E">
            <w:pPr>
              <w:rPr>
                <w:ins w:id="2111" w:author="Benjamin Pannell" w:date="2014-10-13T20:20:00Z"/>
              </w:rPr>
            </w:pPr>
          </w:p>
        </w:tc>
        <w:tc>
          <w:tcPr>
            <w:tcW w:w="709" w:type="dxa"/>
            <w:shd w:val="clear" w:color="auto" w:fill="BFBFBF" w:themeFill="background1" w:themeFillShade="BF"/>
            <w:tcPrChange w:id="2112" w:author="Benjamin Pannell" w:date="2014-10-15T16:42:00Z">
              <w:tcPr>
                <w:tcW w:w="709" w:type="dxa"/>
                <w:gridSpan w:val="2"/>
                <w:shd w:val="clear" w:color="auto" w:fill="BFBFBF" w:themeFill="background1" w:themeFillShade="BF"/>
              </w:tcPr>
            </w:tcPrChange>
          </w:tcPr>
          <w:p w14:paraId="76BDD7AC" w14:textId="77777777" w:rsidR="00B6588E" w:rsidRDefault="00B6588E" w:rsidP="00B6588E">
            <w:pPr>
              <w:rPr>
                <w:ins w:id="2113" w:author="Benjamin Pannell" w:date="2014-10-13T20:20:00Z"/>
              </w:rPr>
            </w:pPr>
          </w:p>
        </w:tc>
        <w:tc>
          <w:tcPr>
            <w:tcW w:w="709" w:type="dxa"/>
            <w:shd w:val="clear" w:color="auto" w:fill="BFBFBF" w:themeFill="background1" w:themeFillShade="BF"/>
            <w:tcPrChange w:id="2114" w:author="Benjamin Pannell" w:date="2014-10-15T16:42:00Z">
              <w:tcPr>
                <w:tcW w:w="709" w:type="dxa"/>
                <w:gridSpan w:val="2"/>
                <w:shd w:val="clear" w:color="auto" w:fill="BFBFBF" w:themeFill="background1" w:themeFillShade="BF"/>
              </w:tcPr>
            </w:tcPrChange>
          </w:tcPr>
          <w:p w14:paraId="6C07DD43" w14:textId="77777777" w:rsidR="00B6588E" w:rsidRDefault="00B6588E" w:rsidP="00B6588E">
            <w:pPr>
              <w:rPr>
                <w:ins w:id="2115" w:author="Benjamin Pannell" w:date="2014-10-13T20:20:00Z"/>
              </w:rPr>
            </w:pPr>
          </w:p>
        </w:tc>
        <w:tc>
          <w:tcPr>
            <w:tcW w:w="709" w:type="dxa"/>
            <w:shd w:val="clear" w:color="auto" w:fill="BFBFBF" w:themeFill="background1" w:themeFillShade="BF"/>
            <w:tcPrChange w:id="2116" w:author="Benjamin Pannell" w:date="2014-10-15T16:42:00Z">
              <w:tcPr>
                <w:tcW w:w="709" w:type="dxa"/>
                <w:gridSpan w:val="2"/>
                <w:shd w:val="clear" w:color="auto" w:fill="BFBFBF" w:themeFill="background1" w:themeFillShade="BF"/>
              </w:tcPr>
            </w:tcPrChange>
          </w:tcPr>
          <w:p w14:paraId="04C0563E" w14:textId="77777777" w:rsidR="00B6588E" w:rsidRDefault="00B6588E" w:rsidP="00B6588E">
            <w:pPr>
              <w:rPr>
                <w:ins w:id="2117" w:author="Benjamin Pannell" w:date="2014-10-13T20:20:00Z"/>
              </w:rPr>
            </w:pPr>
          </w:p>
        </w:tc>
        <w:tc>
          <w:tcPr>
            <w:tcW w:w="702" w:type="dxa"/>
            <w:shd w:val="clear" w:color="auto" w:fill="BFBFBF" w:themeFill="background1" w:themeFillShade="BF"/>
            <w:tcPrChange w:id="2118" w:author="Benjamin Pannell" w:date="2014-10-15T16:42:00Z">
              <w:tcPr>
                <w:tcW w:w="702" w:type="dxa"/>
                <w:gridSpan w:val="2"/>
                <w:shd w:val="clear" w:color="auto" w:fill="BFBFBF" w:themeFill="background1" w:themeFillShade="BF"/>
              </w:tcPr>
            </w:tcPrChange>
          </w:tcPr>
          <w:p w14:paraId="61B94896" w14:textId="77777777" w:rsidR="00B6588E" w:rsidRDefault="00B6588E" w:rsidP="00B6588E">
            <w:pPr>
              <w:rPr>
                <w:ins w:id="2119" w:author="Benjamin Pannell" w:date="2014-10-13T20:20:00Z"/>
              </w:rPr>
            </w:pPr>
          </w:p>
        </w:tc>
      </w:tr>
      <w:tr w:rsidR="00B6588E" w14:paraId="0EE4DD6C" w14:textId="77777777" w:rsidTr="00D445AB">
        <w:tblPrEx>
          <w:tblPrExChange w:id="2120" w:author="Benjamin Pannell" w:date="2014-10-15T16:42: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121" w:author="Benjamin Pannell" w:date="2014-10-13T20:22:00Z"/>
          <w:trPrChange w:id="2122" w:author="Benjamin Pannell" w:date="2014-10-15T16:42:00Z">
            <w:trPr>
              <w:gridBefore w:val="1"/>
            </w:trPr>
          </w:trPrChange>
        </w:trPr>
        <w:tc>
          <w:tcPr>
            <w:tcW w:w="3397" w:type="dxa"/>
            <w:tcPrChange w:id="2123" w:author="Benjamin Pannell" w:date="2014-10-15T16:42:00Z">
              <w:tcPr>
                <w:tcW w:w="3397" w:type="dxa"/>
                <w:gridSpan w:val="2"/>
              </w:tcPr>
            </w:tcPrChange>
          </w:tcPr>
          <w:p w14:paraId="7EB6C3C9" w14:textId="7D0F4362" w:rsidR="00B6588E" w:rsidRDefault="00B6588E" w:rsidP="00B6588E">
            <w:pPr>
              <w:rPr>
                <w:ins w:id="2124" w:author="Benjamin Pannell" w:date="2014-10-13T20:22:00Z"/>
              </w:rPr>
            </w:pPr>
            <w:ins w:id="2125" w:author="Benjamin Pannell" w:date="2014-10-13T20:22:00Z">
              <w:r>
                <w:t>Press Shift+A</w:t>
              </w:r>
            </w:ins>
          </w:p>
        </w:tc>
        <w:tc>
          <w:tcPr>
            <w:tcW w:w="709" w:type="dxa"/>
            <w:tcPrChange w:id="2126" w:author="Benjamin Pannell" w:date="2014-10-15T16:42:00Z">
              <w:tcPr>
                <w:tcW w:w="709" w:type="dxa"/>
                <w:gridSpan w:val="2"/>
              </w:tcPr>
            </w:tcPrChange>
          </w:tcPr>
          <w:p w14:paraId="4481E0A4" w14:textId="520C6500" w:rsidR="00B6588E" w:rsidRDefault="00341A01" w:rsidP="00B6588E">
            <w:pPr>
              <w:rPr>
                <w:ins w:id="2127" w:author="Benjamin Pannell" w:date="2014-10-13T20:22:00Z"/>
              </w:rPr>
            </w:pPr>
            <w:ins w:id="2128" w:author="Benjamin Pannell" w:date="2014-10-13T20:24:00Z">
              <w:r>
                <w:t>0x</w:t>
              </w:r>
            </w:ins>
            <w:ins w:id="2129" w:author="Benjamin Pannell" w:date="2014-10-13T20:22:00Z">
              <w:r w:rsidR="00B6588E">
                <w:t>22</w:t>
              </w:r>
            </w:ins>
          </w:p>
        </w:tc>
        <w:tc>
          <w:tcPr>
            <w:tcW w:w="709" w:type="dxa"/>
            <w:tcPrChange w:id="2130" w:author="Benjamin Pannell" w:date="2014-10-15T16:42:00Z">
              <w:tcPr>
                <w:tcW w:w="709" w:type="dxa"/>
                <w:gridSpan w:val="2"/>
              </w:tcPr>
            </w:tcPrChange>
          </w:tcPr>
          <w:p w14:paraId="4593DFB3" w14:textId="0F35BA60" w:rsidR="00B6588E" w:rsidRDefault="00341A01" w:rsidP="00B6588E">
            <w:pPr>
              <w:rPr>
                <w:ins w:id="2131" w:author="Benjamin Pannell" w:date="2014-10-13T20:22:00Z"/>
              </w:rPr>
            </w:pPr>
            <w:ins w:id="2132" w:author="Benjamin Pannell" w:date="2014-10-13T20:24:00Z">
              <w:r>
                <w:t>0x</w:t>
              </w:r>
            </w:ins>
            <w:ins w:id="2133" w:author="Benjamin Pannell" w:date="2014-10-13T20:22:00Z">
              <w:r w:rsidR="00B6588E">
                <w:t>02</w:t>
              </w:r>
            </w:ins>
          </w:p>
        </w:tc>
        <w:tc>
          <w:tcPr>
            <w:tcW w:w="709" w:type="dxa"/>
            <w:tcPrChange w:id="2134" w:author="Benjamin Pannell" w:date="2014-10-15T16:42:00Z">
              <w:tcPr>
                <w:tcW w:w="709" w:type="dxa"/>
                <w:gridSpan w:val="2"/>
              </w:tcPr>
            </w:tcPrChange>
          </w:tcPr>
          <w:p w14:paraId="54F9B3FD" w14:textId="0BFF3EF1" w:rsidR="00B6588E" w:rsidRDefault="00341A01" w:rsidP="00B6588E">
            <w:pPr>
              <w:rPr>
                <w:ins w:id="2135" w:author="Benjamin Pannell" w:date="2014-10-13T20:22:00Z"/>
              </w:rPr>
            </w:pPr>
            <w:ins w:id="2136" w:author="Benjamin Pannell" w:date="2014-10-13T20:24:00Z">
              <w:r>
                <w:t>0x</w:t>
              </w:r>
            </w:ins>
            <w:ins w:id="2137" w:author="Benjamin Pannell" w:date="2014-10-13T20:22:00Z">
              <w:r w:rsidR="00B6588E">
                <w:t>04</w:t>
              </w:r>
            </w:ins>
          </w:p>
        </w:tc>
        <w:tc>
          <w:tcPr>
            <w:tcW w:w="708" w:type="dxa"/>
            <w:shd w:val="clear" w:color="auto" w:fill="BFBFBF" w:themeFill="background1" w:themeFillShade="BF"/>
            <w:tcPrChange w:id="2138" w:author="Benjamin Pannell" w:date="2014-10-15T16:42:00Z">
              <w:tcPr>
                <w:tcW w:w="708" w:type="dxa"/>
                <w:gridSpan w:val="2"/>
              </w:tcPr>
            </w:tcPrChange>
          </w:tcPr>
          <w:p w14:paraId="0A7AC236" w14:textId="77777777" w:rsidR="00B6588E" w:rsidRDefault="00B6588E" w:rsidP="00B6588E">
            <w:pPr>
              <w:rPr>
                <w:ins w:id="2139" w:author="Benjamin Pannell" w:date="2014-10-13T20:22:00Z"/>
              </w:rPr>
            </w:pPr>
          </w:p>
        </w:tc>
        <w:tc>
          <w:tcPr>
            <w:tcW w:w="709" w:type="dxa"/>
            <w:shd w:val="clear" w:color="auto" w:fill="BFBFBF" w:themeFill="background1" w:themeFillShade="BF"/>
            <w:tcPrChange w:id="2140" w:author="Benjamin Pannell" w:date="2014-10-15T16:42:00Z">
              <w:tcPr>
                <w:tcW w:w="709" w:type="dxa"/>
                <w:gridSpan w:val="2"/>
              </w:tcPr>
            </w:tcPrChange>
          </w:tcPr>
          <w:p w14:paraId="2279482B" w14:textId="77777777" w:rsidR="00B6588E" w:rsidRDefault="00B6588E" w:rsidP="00B6588E">
            <w:pPr>
              <w:rPr>
                <w:ins w:id="2141" w:author="Benjamin Pannell" w:date="2014-10-13T20:22:00Z"/>
              </w:rPr>
            </w:pPr>
          </w:p>
        </w:tc>
        <w:tc>
          <w:tcPr>
            <w:tcW w:w="709" w:type="dxa"/>
            <w:shd w:val="clear" w:color="auto" w:fill="BFBFBF" w:themeFill="background1" w:themeFillShade="BF"/>
            <w:tcPrChange w:id="2142" w:author="Benjamin Pannell" w:date="2014-10-15T16:42:00Z">
              <w:tcPr>
                <w:tcW w:w="709" w:type="dxa"/>
                <w:gridSpan w:val="2"/>
              </w:tcPr>
            </w:tcPrChange>
          </w:tcPr>
          <w:p w14:paraId="21D25617" w14:textId="77777777" w:rsidR="00B6588E" w:rsidRDefault="00B6588E" w:rsidP="00B6588E">
            <w:pPr>
              <w:rPr>
                <w:ins w:id="2143" w:author="Benjamin Pannell" w:date="2014-10-13T20:22:00Z"/>
              </w:rPr>
            </w:pPr>
          </w:p>
        </w:tc>
        <w:tc>
          <w:tcPr>
            <w:tcW w:w="709" w:type="dxa"/>
            <w:shd w:val="clear" w:color="auto" w:fill="BFBFBF" w:themeFill="background1" w:themeFillShade="BF"/>
            <w:tcPrChange w:id="2144" w:author="Benjamin Pannell" w:date="2014-10-15T16:42:00Z">
              <w:tcPr>
                <w:tcW w:w="709" w:type="dxa"/>
                <w:gridSpan w:val="2"/>
              </w:tcPr>
            </w:tcPrChange>
          </w:tcPr>
          <w:p w14:paraId="1D3D7A3D" w14:textId="77777777" w:rsidR="00B6588E" w:rsidRDefault="00B6588E" w:rsidP="00B6588E">
            <w:pPr>
              <w:rPr>
                <w:ins w:id="2145" w:author="Benjamin Pannell" w:date="2014-10-13T20:22:00Z"/>
              </w:rPr>
            </w:pPr>
          </w:p>
        </w:tc>
        <w:tc>
          <w:tcPr>
            <w:tcW w:w="702" w:type="dxa"/>
            <w:shd w:val="clear" w:color="auto" w:fill="BFBFBF" w:themeFill="background1" w:themeFillShade="BF"/>
            <w:tcPrChange w:id="2146" w:author="Benjamin Pannell" w:date="2014-10-15T16:42:00Z">
              <w:tcPr>
                <w:tcW w:w="702" w:type="dxa"/>
                <w:gridSpan w:val="2"/>
              </w:tcPr>
            </w:tcPrChange>
          </w:tcPr>
          <w:p w14:paraId="5A872D62" w14:textId="77777777" w:rsidR="00B6588E" w:rsidRDefault="00B6588E" w:rsidP="00B6588E">
            <w:pPr>
              <w:rPr>
                <w:ins w:id="2147" w:author="Benjamin Pannell" w:date="2014-10-13T20:22:00Z"/>
              </w:rPr>
            </w:pPr>
          </w:p>
        </w:tc>
      </w:tr>
      <w:tr w:rsidR="00B6588E" w14:paraId="28899AA4" w14:textId="77777777" w:rsidTr="00D445AB">
        <w:tblPrEx>
          <w:tblPrExChange w:id="2148" w:author="Benjamin Pannell" w:date="2014-10-15T16:42: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149" w:author="Benjamin Pannell" w:date="2014-10-13T20:22:00Z"/>
          <w:trPrChange w:id="2150" w:author="Benjamin Pannell" w:date="2014-10-15T16:42:00Z">
            <w:trPr>
              <w:gridBefore w:val="1"/>
            </w:trPr>
          </w:trPrChange>
        </w:trPr>
        <w:tc>
          <w:tcPr>
            <w:tcW w:w="3397" w:type="dxa"/>
            <w:tcPrChange w:id="2151" w:author="Benjamin Pannell" w:date="2014-10-15T16:42:00Z">
              <w:tcPr>
                <w:tcW w:w="3397" w:type="dxa"/>
                <w:gridSpan w:val="2"/>
              </w:tcPr>
            </w:tcPrChange>
          </w:tcPr>
          <w:p w14:paraId="4FFBAE44" w14:textId="41FE4139" w:rsidR="00B6588E" w:rsidRDefault="00B6588E" w:rsidP="00B6588E">
            <w:pPr>
              <w:rPr>
                <w:ins w:id="2152" w:author="Benjamin Pannell" w:date="2014-10-13T20:22:00Z"/>
              </w:rPr>
            </w:pPr>
            <w:ins w:id="2153" w:author="Benjamin Pannell" w:date="2014-10-13T20:23:00Z">
              <w:r>
                <w:t>Press Ctrl+Shift+A+B+C</w:t>
              </w:r>
            </w:ins>
          </w:p>
        </w:tc>
        <w:tc>
          <w:tcPr>
            <w:tcW w:w="709" w:type="dxa"/>
            <w:tcPrChange w:id="2154" w:author="Benjamin Pannell" w:date="2014-10-15T16:42:00Z">
              <w:tcPr>
                <w:tcW w:w="709" w:type="dxa"/>
                <w:gridSpan w:val="2"/>
              </w:tcPr>
            </w:tcPrChange>
          </w:tcPr>
          <w:p w14:paraId="05595800" w14:textId="408B9089" w:rsidR="00B6588E" w:rsidRDefault="00341A01" w:rsidP="00B6588E">
            <w:pPr>
              <w:rPr>
                <w:ins w:id="2155" w:author="Benjamin Pannell" w:date="2014-10-13T20:22:00Z"/>
              </w:rPr>
            </w:pPr>
            <w:ins w:id="2156" w:author="Benjamin Pannell" w:date="2014-10-13T20:24:00Z">
              <w:r>
                <w:t>0x</w:t>
              </w:r>
            </w:ins>
            <w:ins w:id="2157" w:author="Benjamin Pannell" w:date="2014-10-13T20:23:00Z">
              <w:r w:rsidR="00B6588E">
                <w:t>24</w:t>
              </w:r>
            </w:ins>
          </w:p>
        </w:tc>
        <w:tc>
          <w:tcPr>
            <w:tcW w:w="709" w:type="dxa"/>
            <w:tcPrChange w:id="2158" w:author="Benjamin Pannell" w:date="2014-10-15T16:42:00Z">
              <w:tcPr>
                <w:tcW w:w="709" w:type="dxa"/>
                <w:gridSpan w:val="2"/>
              </w:tcPr>
            </w:tcPrChange>
          </w:tcPr>
          <w:p w14:paraId="4F919DB0" w14:textId="4534A1F3" w:rsidR="00B6588E" w:rsidRDefault="00341A01" w:rsidP="00B6588E">
            <w:pPr>
              <w:rPr>
                <w:ins w:id="2159" w:author="Benjamin Pannell" w:date="2014-10-13T20:22:00Z"/>
              </w:rPr>
            </w:pPr>
            <w:ins w:id="2160" w:author="Benjamin Pannell" w:date="2014-10-13T20:24:00Z">
              <w:r>
                <w:t>0x</w:t>
              </w:r>
            </w:ins>
            <w:ins w:id="2161" w:author="Benjamin Pannell" w:date="2014-10-13T20:23:00Z">
              <w:r w:rsidR="00B6588E">
                <w:t>03</w:t>
              </w:r>
            </w:ins>
          </w:p>
        </w:tc>
        <w:tc>
          <w:tcPr>
            <w:tcW w:w="709" w:type="dxa"/>
            <w:tcPrChange w:id="2162" w:author="Benjamin Pannell" w:date="2014-10-15T16:42:00Z">
              <w:tcPr>
                <w:tcW w:w="709" w:type="dxa"/>
                <w:gridSpan w:val="2"/>
              </w:tcPr>
            </w:tcPrChange>
          </w:tcPr>
          <w:p w14:paraId="205B50CA" w14:textId="5A1E52FB" w:rsidR="00B6588E" w:rsidRDefault="00341A01" w:rsidP="00B6588E">
            <w:pPr>
              <w:rPr>
                <w:ins w:id="2163" w:author="Benjamin Pannell" w:date="2014-10-13T20:22:00Z"/>
              </w:rPr>
            </w:pPr>
            <w:ins w:id="2164" w:author="Benjamin Pannell" w:date="2014-10-13T20:24:00Z">
              <w:r>
                <w:t>0x</w:t>
              </w:r>
            </w:ins>
            <w:ins w:id="2165" w:author="Benjamin Pannell" w:date="2014-10-13T20:23:00Z">
              <w:r w:rsidR="00B6588E">
                <w:t>04</w:t>
              </w:r>
            </w:ins>
          </w:p>
        </w:tc>
        <w:tc>
          <w:tcPr>
            <w:tcW w:w="708" w:type="dxa"/>
            <w:tcPrChange w:id="2166" w:author="Benjamin Pannell" w:date="2014-10-15T16:42:00Z">
              <w:tcPr>
                <w:tcW w:w="708" w:type="dxa"/>
                <w:gridSpan w:val="2"/>
              </w:tcPr>
            </w:tcPrChange>
          </w:tcPr>
          <w:p w14:paraId="6A3725C7" w14:textId="58624032" w:rsidR="00B6588E" w:rsidRDefault="00341A01" w:rsidP="00B6588E">
            <w:pPr>
              <w:rPr>
                <w:ins w:id="2167" w:author="Benjamin Pannell" w:date="2014-10-13T20:22:00Z"/>
              </w:rPr>
            </w:pPr>
            <w:ins w:id="2168" w:author="Benjamin Pannell" w:date="2014-10-13T20:24:00Z">
              <w:r>
                <w:t>0x</w:t>
              </w:r>
            </w:ins>
            <w:ins w:id="2169" w:author="Benjamin Pannell" w:date="2014-10-13T20:23:00Z">
              <w:r w:rsidR="00B6588E">
                <w:t>05</w:t>
              </w:r>
            </w:ins>
          </w:p>
        </w:tc>
        <w:tc>
          <w:tcPr>
            <w:tcW w:w="709" w:type="dxa"/>
            <w:tcPrChange w:id="2170" w:author="Benjamin Pannell" w:date="2014-10-15T16:42:00Z">
              <w:tcPr>
                <w:tcW w:w="709" w:type="dxa"/>
                <w:gridSpan w:val="2"/>
              </w:tcPr>
            </w:tcPrChange>
          </w:tcPr>
          <w:p w14:paraId="60B13FAC" w14:textId="4C45B646" w:rsidR="00B6588E" w:rsidRDefault="00341A01" w:rsidP="00B6588E">
            <w:pPr>
              <w:rPr>
                <w:ins w:id="2171" w:author="Benjamin Pannell" w:date="2014-10-13T20:22:00Z"/>
              </w:rPr>
            </w:pPr>
            <w:ins w:id="2172" w:author="Benjamin Pannell" w:date="2014-10-13T20:24:00Z">
              <w:r>
                <w:t>0x</w:t>
              </w:r>
            </w:ins>
            <w:ins w:id="2173" w:author="Benjamin Pannell" w:date="2014-10-13T20:23:00Z">
              <w:r w:rsidR="00B6588E">
                <w:t>06</w:t>
              </w:r>
            </w:ins>
          </w:p>
        </w:tc>
        <w:tc>
          <w:tcPr>
            <w:tcW w:w="709" w:type="dxa"/>
            <w:shd w:val="clear" w:color="auto" w:fill="BFBFBF" w:themeFill="background1" w:themeFillShade="BF"/>
            <w:tcPrChange w:id="2174" w:author="Benjamin Pannell" w:date="2014-10-15T16:42:00Z">
              <w:tcPr>
                <w:tcW w:w="709" w:type="dxa"/>
                <w:gridSpan w:val="2"/>
              </w:tcPr>
            </w:tcPrChange>
          </w:tcPr>
          <w:p w14:paraId="0AE49768" w14:textId="77777777" w:rsidR="00B6588E" w:rsidRDefault="00B6588E" w:rsidP="00B6588E">
            <w:pPr>
              <w:rPr>
                <w:ins w:id="2175" w:author="Benjamin Pannell" w:date="2014-10-13T20:22:00Z"/>
              </w:rPr>
            </w:pPr>
          </w:p>
        </w:tc>
        <w:tc>
          <w:tcPr>
            <w:tcW w:w="709" w:type="dxa"/>
            <w:shd w:val="clear" w:color="auto" w:fill="BFBFBF" w:themeFill="background1" w:themeFillShade="BF"/>
            <w:tcPrChange w:id="2176" w:author="Benjamin Pannell" w:date="2014-10-15T16:42:00Z">
              <w:tcPr>
                <w:tcW w:w="709" w:type="dxa"/>
                <w:gridSpan w:val="2"/>
              </w:tcPr>
            </w:tcPrChange>
          </w:tcPr>
          <w:p w14:paraId="7E913629" w14:textId="77777777" w:rsidR="00B6588E" w:rsidRDefault="00B6588E" w:rsidP="00B6588E">
            <w:pPr>
              <w:rPr>
                <w:ins w:id="2177" w:author="Benjamin Pannell" w:date="2014-10-13T20:22:00Z"/>
              </w:rPr>
            </w:pPr>
          </w:p>
        </w:tc>
        <w:tc>
          <w:tcPr>
            <w:tcW w:w="702" w:type="dxa"/>
            <w:shd w:val="clear" w:color="auto" w:fill="BFBFBF" w:themeFill="background1" w:themeFillShade="BF"/>
            <w:tcPrChange w:id="2178" w:author="Benjamin Pannell" w:date="2014-10-15T16:42:00Z">
              <w:tcPr>
                <w:tcW w:w="702" w:type="dxa"/>
                <w:gridSpan w:val="2"/>
              </w:tcPr>
            </w:tcPrChange>
          </w:tcPr>
          <w:p w14:paraId="23D7CABE" w14:textId="77777777" w:rsidR="00B6588E" w:rsidRDefault="00B6588E" w:rsidP="00B6588E">
            <w:pPr>
              <w:rPr>
                <w:ins w:id="2179" w:author="Benjamin Pannell" w:date="2014-10-13T20:22:00Z"/>
              </w:rPr>
            </w:pPr>
          </w:p>
        </w:tc>
      </w:tr>
    </w:tbl>
    <w:p w14:paraId="14B7DF7A" w14:textId="6ACB88C9" w:rsidR="00B6588E" w:rsidRDefault="00B6588E" w:rsidP="00B6588E">
      <w:pPr>
        <w:pStyle w:val="Caption"/>
        <w:rPr>
          <w:ins w:id="2180" w:author="Benjamin Pannell" w:date="2014-10-13T20:25:00Z"/>
        </w:rPr>
        <w:pPrChange w:id="2181" w:author="Benjamin Pannell" w:date="2014-10-13T20:23:00Z">
          <w:pPr/>
        </w:pPrChange>
      </w:pPr>
      <w:bookmarkStart w:id="2182" w:name="_Ref400995347"/>
      <w:bookmarkStart w:id="2183" w:name="_Ref400995355"/>
      <w:bookmarkStart w:id="2184" w:name="_Toc401168120"/>
      <w:ins w:id="2185" w:author="Benjamin Pannell" w:date="2014-10-13T20:23:00Z">
        <w:r>
          <w:t xml:space="preserve">Table </w:t>
        </w:r>
        <w:r>
          <w:fldChar w:fldCharType="begin"/>
        </w:r>
        <w:r>
          <w:instrText xml:space="preserve"> SEQ Table \* ARABIC </w:instrText>
        </w:r>
      </w:ins>
      <w:r>
        <w:fldChar w:fldCharType="separate"/>
      </w:r>
      <w:ins w:id="2186" w:author="Benjamin Pannell" w:date="2014-10-15T18:54:00Z">
        <w:r w:rsidR="00963087">
          <w:rPr>
            <w:noProof/>
          </w:rPr>
          <w:t>4</w:t>
        </w:r>
      </w:ins>
      <w:ins w:id="2187" w:author="Benjamin Pannell" w:date="2014-10-13T20:23:00Z">
        <w:r>
          <w:fldChar w:fldCharType="end"/>
        </w:r>
      </w:ins>
      <w:bookmarkEnd w:id="2183"/>
      <w:ins w:id="2188" w:author="Benjamin Pannell" w:date="2014-10-13T20:24:00Z">
        <w:r>
          <w:t xml:space="preserve"> Example Keyboard Emulation Packets</w:t>
        </w:r>
      </w:ins>
      <w:bookmarkEnd w:id="2182"/>
      <w:bookmarkEnd w:id="2184"/>
    </w:p>
    <w:p w14:paraId="296E7BCA" w14:textId="1D9C75A3" w:rsidR="00341A01" w:rsidRDefault="00341A01" w:rsidP="00341A01">
      <w:pPr>
        <w:pStyle w:val="Heading4"/>
        <w:rPr>
          <w:ins w:id="2189" w:author="Benjamin Pannell" w:date="2014-10-13T20:25:00Z"/>
        </w:rPr>
        <w:pPrChange w:id="2190" w:author="Benjamin Pannell" w:date="2014-10-13T20:25:00Z">
          <w:pPr/>
        </w:pPrChange>
      </w:pPr>
      <w:ins w:id="2191" w:author="Benjamin Pannell" w:date="2014-10-13T20:25:00Z">
        <w:r>
          <w:t>Example Command Breakdown</w:t>
        </w:r>
      </w:ins>
    </w:p>
    <w:p w14:paraId="49FAAC7E" w14:textId="77777777" w:rsidR="00341A01" w:rsidRDefault="00341A01" w:rsidP="00341A01">
      <w:pPr>
        <w:rPr>
          <w:ins w:id="2192" w:author="Benjamin Pannell" w:date="2014-10-13T20:28:00Z"/>
        </w:rPr>
        <w:pPrChange w:id="2193" w:author="Benjamin Pannell" w:date="2014-10-13T20:25:00Z">
          <w:pPr/>
        </w:pPrChange>
      </w:pPr>
      <w:ins w:id="2194" w:author="Benjamin Pannell" w:date="2014-10-13T20:26:00Z">
        <w:r>
          <w:t>This section will breakdown the components of</w:t>
        </w:r>
      </w:ins>
      <w:ins w:id="2195" w:author="Benjamin Pannell" w:date="2014-10-13T20:25:00Z">
        <w:r>
          <w:t xml:space="preserve"> the “Press Shift+A” example command from </w:t>
        </w:r>
      </w:ins>
      <w:ins w:id="2196" w:author="Benjamin Pannell" w:date="2014-10-13T20:27:00Z">
        <w:r>
          <w:fldChar w:fldCharType="begin"/>
        </w:r>
        <w:r>
          <w:instrText xml:space="preserve"> REF _Ref400995355 \h </w:instrText>
        </w:r>
      </w:ins>
      <w:r>
        <w:fldChar w:fldCharType="separate"/>
      </w:r>
      <w:ins w:id="2197" w:author="Benjamin Pannell" w:date="2014-10-13T20:27:00Z">
        <w:r>
          <w:t xml:space="preserve">Table </w:t>
        </w:r>
        <w:r>
          <w:rPr>
            <w:noProof/>
          </w:rPr>
          <w:t>4</w:t>
        </w:r>
        <w:r>
          <w:fldChar w:fldCharType="end"/>
        </w:r>
        <w:r>
          <w:t>. Specifically, the reasoning behind the selection of each byte in the packet</w:t>
        </w:r>
      </w:ins>
      <w:ins w:id="2198" w:author="Benjamin Pannell" w:date="2014-10-13T20:28:00Z">
        <w:r>
          <w:t>.</w:t>
        </w:r>
      </w:ins>
    </w:p>
    <w:p w14:paraId="508B95CB" w14:textId="77777777" w:rsidR="00FA7305" w:rsidRDefault="00996079" w:rsidP="00996079">
      <w:pPr>
        <w:pStyle w:val="Caption"/>
        <w:rPr>
          <w:ins w:id="2199" w:author="Benjamin Pannell" w:date="2014-10-15T20:27:00Z"/>
        </w:rPr>
        <w:pPrChange w:id="2200" w:author="Benjamin Pannell" w:date="2014-10-15T16:29:00Z">
          <w:pPr/>
        </w:pPrChange>
      </w:pPr>
      <w:ins w:id="2201" w:author="Benjamin Pannell" w:date="2014-10-15T16:25:00Z">
        <w:r>
          <w:rPr>
            <w:noProof/>
            <w:lang w:eastAsia="en-ZA"/>
          </w:rPr>
          <w:drawing>
            <wp:inline distT="0" distB="0" distL="0" distR="0" wp14:anchorId="0A8C8BC7" wp14:editId="1A61B11B">
              <wp:extent cx="5486400" cy="2181225"/>
              <wp:effectExtent l="0" t="19050" r="0" b="476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ins>
      <w:ins w:id="2202" w:author="Benjamin Pannell" w:date="2014-10-13T20:27:00Z">
        <w:r w:rsidR="00341A01">
          <w:t xml:space="preserve"> </w:t>
        </w:r>
      </w:ins>
    </w:p>
    <w:p w14:paraId="49D6ACE4" w14:textId="15FE6F6E" w:rsidR="00996079" w:rsidRPr="00996079" w:rsidRDefault="00996079" w:rsidP="00996079">
      <w:pPr>
        <w:pStyle w:val="Caption"/>
        <w:rPr>
          <w:ins w:id="2203" w:author="Benjamin Pannell" w:date="2014-10-08T15:29:00Z"/>
          <w:rPrChange w:id="2204" w:author="Benjamin Pannell" w:date="2014-10-15T16:29:00Z">
            <w:rPr>
              <w:ins w:id="2205" w:author="Benjamin Pannell" w:date="2014-10-08T15:29:00Z"/>
            </w:rPr>
          </w:rPrChange>
        </w:rPr>
        <w:pPrChange w:id="2206" w:author="Benjamin Pannell" w:date="2014-10-15T16:29:00Z">
          <w:pPr/>
        </w:pPrChange>
      </w:pPr>
      <w:bookmarkStart w:id="2207" w:name="_Toc401168251"/>
      <w:ins w:id="2208" w:author="Benjamin Pannell" w:date="2014-10-15T16:29:00Z">
        <w:r>
          <w:t xml:space="preserve">Figure </w:t>
        </w:r>
        <w:r>
          <w:fldChar w:fldCharType="begin"/>
        </w:r>
        <w:r>
          <w:instrText xml:space="preserve"> SEQ Figure \* ARABIC </w:instrText>
        </w:r>
      </w:ins>
      <w:r>
        <w:fldChar w:fldCharType="separate"/>
      </w:r>
      <w:ins w:id="2209" w:author="Benjamin Pannell" w:date="2014-10-15T20:18:00Z">
        <w:r w:rsidR="00F30034">
          <w:rPr>
            <w:noProof/>
          </w:rPr>
          <w:t>18</w:t>
        </w:r>
      </w:ins>
      <w:ins w:id="2210" w:author="Benjamin Pannell" w:date="2014-10-15T16:29:00Z">
        <w:r>
          <w:fldChar w:fldCharType="end"/>
        </w:r>
        <w:r>
          <w:t xml:space="preserve"> Example Keyboard Command Breakdown</w:t>
        </w:r>
      </w:ins>
      <w:bookmarkEnd w:id="2207"/>
    </w:p>
    <w:p w14:paraId="61AE2ACF" w14:textId="67ACEDC4" w:rsidR="00610ADB" w:rsidRDefault="00610ADB">
      <w:pPr>
        <w:pStyle w:val="Heading3"/>
        <w:rPr>
          <w:ins w:id="2211" w:author="Benjamin Pannell" w:date="2014-10-09T12:17:00Z"/>
        </w:rPr>
        <w:pPrChange w:id="2212" w:author="Benjamin Pannell" w:date="2014-10-08T15:29:00Z">
          <w:pPr/>
        </w:pPrChange>
      </w:pPr>
      <w:ins w:id="2213" w:author="Benjamin Pannell" w:date="2014-10-08T15:29:00Z">
        <w:r>
          <w:lastRenderedPageBreak/>
          <w:t xml:space="preserve">Mouse </w:t>
        </w:r>
      </w:ins>
      <w:ins w:id="2214" w:author="Benjamin Pannell" w:date="2014-10-09T10:19:00Z">
        <w:r w:rsidR="00B24485">
          <w:t>Commands</w:t>
        </w:r>
      </w:ins>
    </w:p>
    <w:p w14:paraId="1B63C942" w14:textId="478685E5" w:rsidR="006F03D2" w:rsidRDefault="00996079">
      <w:pPr>
        <w:rPr>
          <w:ins w:id="2215" w:author="Benjamin Pannell" w:date="2014-10-15T16:32:00Z"/>
        </w:rPr>
      </w:pPr>
      <w:ins w:id="2216" w:author="Benjamin Pannell" w:date="2014-10-15T16:30:00Z">
        <w:r>
          <w:t xml:space="preserve">The mouse command type is intended to allow flexible mouse control through the use </w:t>
        </w:r>
      </w:ins>
      <w:ins w:id="2217" w:author="Benjamin Pannell" w:date="2014-10-15T16:31:00Z">
        <w:r>
          <w:t xml:space="preserve">of variable length packets which allow button, movement and scroll emulation (or a subset thereof). Mouse commands are </w:t>
        </w:r>
      </w:ins>
      <w:ins w:id="2218" w:author="Benjamin Pannell" w:date="2014-10-15T16:32:00Z">
        <w:r>
          <w:t xml:space="preserve">represented through packets with the structure shown in </w:t>
        </w:r>
      </w:ins>
      <w:ins w:id="2219" w:author="Benjamin Pannell" w:date="2014-10-15T16:33:00Z">
        <w:r>
          <w:fldChar w:fldCharType="begin"/>
        </w:r>
        <w:r>
          <w:instrText xml:space="preserve"> REF _Ref401154149 \h </w:instrText>
        </w:r>
      </w:ins>
      <w:r>
        <w:fldChar w:fldCharType="separate"/>
      </w:r>
      <w:ins w:id="2220" w:author="Benjamin Pannell" w:date="2014-10-15T16:33:00Z">
        <w:r>
          <w:t xml:space="preserve">Table </w:t>
        </w:r>
        <w:r>
          <w:rPr>
            <w:noProof/>
          </w:rPr>
          <w:t>5</w:t>
        </w:r>
        <w:r>
          <w:fldChar w:fldCharType="end"/>
        </w:r>
      </w:ins>
      <w:ins w:id="2221" w:author="Benjamin Pannell" w:date="2014-10-15T16:32:00Z">
        <w:r>
          <w:t>.</w:t>
        </w:r>
      </w:ins>
    </w:p>
    <w:tbl>
      <w:tblPr>
        <w:tblStyle w:val="TableGrid"/>
        <w:tblW w:w="0" w:type="auto"/>
        <w:jc w:val="center"/>
        <w:tblLook w:val="04A0" w:firstRow="1" w:lastRow="0" w:firstColumn="1" w:lastColumn="0" w:noHBand="0" w:noVBand="1"/>
        <w:tblPrChange w:id="2222" w:author="Benjamin Pannell" w:date="2014-10-15T16:33:00Z">
          <w:tblPr>
            <w:tblStyle w:val="TableGrid"/>
            <w:tblW w:w="0" w:type="auto"/>
            <w:tblLook w:val="04A0" w:firstRow="1" w:lastRow="0" w:firstColumn="1" w:lastColumn="0" w:noHBand="0" w:noVBand="1"/>
          </w:tblPr>
        </w:tblPrChange>
      </w:tblPr>
      <w:tblGrid>
        <w:gridCol w:w="820"/>
        <w:gridCol w:w="1085"/>
        <w:gridCol w:w="1308"/>
        <w:gridCol w:w="944"/>
        <w:gridCol w:w="943"/>
        <w:gridCol w:w="1093"/>
        <w:tblGridChange w:id="2223">
          <w:tblGrid>
            <w:gridCol w:w="820"/>
            <w:gridCol w:w="1085"/>
            <w:gridCol w:w="1308"/>
            <w:gridCol w:w="944"/>
            <w:gridCol w:w="943"/>
            <w:gridCol w:w="1093"/>
          </w:tblGrid>
        </w:tblGridChange>
      </w:tblGrid>
      <w:tr w:rsidR="00996079" w14:paraId="4A51E3E2" w14:textId="77777777" w:rsidTr="00996079">
        <w:trPr>
          <w:jc w:val="center"/>
          <w:ins w:id="2224" w:author="Benjamin Pannell" w:date="2014-10-15T16:32:00Z"/>
        </w:trPr>
        <w:tc>
          <w:tcPr>
            <w:tcW w:w="820" w:type="dxa"/>
            <w:tcPrChange w:id="2225" w:author="Benjamin Pannell" w:date="2014-10-15T16:33:00Z">
              <w:tcPr>
                <w:tcW w:w="829" w:type="dxa"/>
              </w:tcPr>
            </w:tcPrChange>
          </w:tcPr>
          <w:p w14:paraId="43C957FD" w14:textId="77777777" w:rsidR="00996079" w:rsidRPr="000047BB" w:rsidRDefault="00996079" w:rsidP="00C71F26">
            <w:pPr>
              <w:rPr>
                <w:ins w:id="2226" w:author="Benjamin Pannell" w:date="2014-10-15T16:32:00Z"/>
                <w:b/>
              </w:rPr>
            </w:pPr>
            <w:ins w:id="2227" w:author="Benjamin Pannell" w:date="2014-10-15T16:32:00Z">
              <w:r w:rsidRPr="000047BB">
                <w:rPr>
                  <w:b/>
                </w:rPr>
                <w:t>Byte</w:t>
              </w:r>
            </w:ins>
          </w:p>
        </w:tc>
        <w:tc>
          <w:tcPr>
            <w:tcW w:w="1085" w:type="dxa"/>
            <w:tcPrChange w:id="2228" w:author="Benjamin Pannell" w:date="2014-10-15T16:33:00Z">
              <w:tcPr>
                <w:tcW w:w="1089" w:type="dxa"/>
              </w:tcPr>
            </w:tcPrChange>
          </w:tcPr>
          <w:p w14:paraId="1E41541D" w14:textId="77777777" w:rsidR="00996079" w:rsidRPr="000047BB" w:rsidRDefault="00996079" w:rsidP="00C71F26">
            <w:pPr>
              <w:rPr>
                <w:ins w:id="2229" w:author="Benjamin Pannell" w:date="2014-10-15T16:32:00Z"/>
                <w:b/>
              </w:rPr>
            </w:pPr>
            <w:ins w:id="2230" w:author="Benjamin Pannell" w:date="2014-10-15T16:32:00Z">
              <w:r w:rsidRPr="000047BB">
                <w:rPr>
                  <w:b/>
                </w:rPr>
                <w:t>0</w:t>
              </w:r>
            </w:ins>
          </w:p>
        </w:tc>
        <w:tc>
          <w:tcPr>
            <w:tcW w:w="1308" w:type="dxa"/>
            <w:tcPrChange w:id="2231" w:author="Benjamin Pannell" w:date="2014-10-15T16:33:00Z">
              <w:tcPr>
                <w:tcW w:w="1317" w:type="dxa"/>
              </w:tcPr>
            </w:tcPrChange>
          </w:tcPr>
          <w:p w14:paraId="4B448FC9" w14:textId="77777777" w:rsidR="00996079" w:rsidRPr="000047BB" w:rsidRDefault="00996079" w:rsidP="00C71F26">
            <w:pPr>
              <w:rPr>
                <w:ins w:id="2232" w:author="Benjamin Pannell" w:date="2014-10-15T16:32:00Z"/>
                <w:b/>
              </w:rPr>
            </w:pPr>
            <w:ins w:id="2233" w:author="Benjamin Pannell" w:date="2014-10-15T16:32:00Z">
              <w:r w:rsidRPr="000047BB">
                <w:rPr>
                  <w:b/>
                </w:rPr>
                <w:t>1</w:t>
              </w:r>
            </w:ins>
          </w:p>
        </w:tc>
        <w:tc>
          <w:tcPr>
            <w:tcW w:w="944" w:type="dxa"/>
            <w:tcPrChange w:id="2234" w:author="Benjamin Pannell" w:date="2014-10-15T16:33:00Z">
              <w:tcPr>
                <w:tcW w:w="971" w:type="dxa"/>
              </w:tcPr>
            </w:tcPrChange>
          </w:tcPr>
          <w:p w14:paraId="204CF527" w14:textId="77777777" w:rsidR="00996079" w:rsidRPr="000047BB" w:rsidRDefault="00996079" w:rsidP="00C71F26">
            <w:pPr>
              <w:rPr>
                <w:ins w:id="2235" w:author="Benjamin Pannell" w:date="2014-10-15T16:32:00Z"/>
                <w:b/>
              </w:rPr>
            </w:pPr>
            <w:ins w:id="2236" w:author="Benjamin Pannell" w:date="2014-10-15T16:32:00Z">
              <w:r w:rsidRPr="000047BB">
                <w:rPr>
                  <w:b/>
                </w:rPr>
                <w:t>2</w:t>
              </w:r>
            </w:ins>
          </w:p>
        </w:tc>
        <w:tc>
          <w:tcPr>
            <w:tcW w:w="943" w:type="dxa"/>
            <w:tcPrChange w:id="2237" w:author="Benjamin Pannell" w:date="2014-10-15T16:33:00Z">
              <w:tcPr>
                <w:tcW w:w="971" w:type="dxa"/>
              </w:tcPr>
            </w:tcPrChange>
          </w:tcPr>
          <w:p w14:paraId="4365988F" w14:textId="77777777" w:rsidR="00996079" w:rsidRPr="000047BB" w:rsidRDefault="00996079" w:rsidP="00C71F26">
            <w:pPr>
              <w:rPr>
                <w:ins w:id="2238" w:author="Benjamin Pannell" w:date="2014-10-15T16:32:00Z"/>
                <w:b/>
              </w:rPr>
            </w:pPr>
            <w:ins w:id="2239" w:author="Benjamin Pannell" w:date="2014-10-15T16:32:00Z">
              <w:r w:rsidRPr="000047BB">
                <w:rPr>
                  <w:b/>
                </w:rPr>
                <w:t>3</w:t>
              </w:r>
            </w:ins>
          </w:p>
        </w:tc>
        <w:tc>
          <w:tcPr>
            <w:tcW w:w="1093" w:type="dxa"/>
            <w:tcPrChange w:id="2240" w:author="Benjamin Pannell" w:date="2014-10-15T16:33:00Z">
              <w:tcPr>
                <w:tcW w:w="971" w:type="dxa"/>
              </w:tcPr>
            </w:tcPrChange>
          </w:tcPr>
          <w:p w14:paraId="2B9A730D" w14:textId="77777777" w:rsidR="00996079" w:rsidRPr="000047BB" w:rsidRDefault="00996079" w:rsidP="00C71F26">
            <w:pPr>
              <w:rPr>
                <w:ins w:id="2241" w:author="Benjamin Pannell" w:date="2014-10-15T16:32:00Z"/>
                <w:b/>
              </w:rPr>
            </w:pPr>
            <w:ins w:id="2242" w:author="Benjamin Pannell" w:date="2014-10-15T16:32:00Z">
              <w:r w:rsidRPr="000047BB">
                <w:rPr>
                  <w:b/>
                </w:rPr>
                <w:t>4</w:t>
              </w:r>
            </w:ins>
          </w:p>
        </w:tc>
      </w:tr>
      <w:tr w:rsidR="00996079" w14:paraId="03F6C4F5" w14:textId="77777777" w:rsidTr="00996079">
        <w:trPr>
          <w:jc w:val="center"/>
          <w:ins w:id="2243" w:author="Benjamin Pannell" w:date="2014-10-15T16:32:00Z"/>
        </w:trPr>
        <w:tc>
          <w:tcPr>
            <w:tcW w:w="820" w:type="dxa"/>
            <w:tcPrChange w:id="2244" w:author="Benjamin Pannell" w:date="2014-10-15T16:33:00Z">
              <w:tcPr>
                <w:tcW w:w="829" w:type="dxa"/>
              </w:tcPr>
            </w:tcPrChange>
          </w:tcPr>
          <w:p w14:paraId="42A02CFE" w14:textId="77777777" w:rsidR="00996079" w:rsidRPr="000047BB" w:rsidRDefault="00996079" w:rsidP="00C71F26">
            <w:pPr>
              <w:rPr>
                <w:ins w:id="2245" w:author="Benjamin Pannell" w:date="2014-10-15T16:32:00Z"/>
                <w:b/>
              </w:rPr>
            </w:pPr>
            <w:ins w:id="2246" w:author="Benjamin Pannell" w:date="2014-10-15T16:32:00Z">
              <w:r w:rsidRPr="000047BB">
                <w:rPr>
                  <w:b/>
                </w:rPr>
                <w:t>Field</w:t>
              </w:r>
            </w:ins>
          </w:p>
        </w:tc>
        <w:tc>
          <w:tcPr>
            <w:tcW w:w="1085" w:type="dxa"/>
            <w:tcPrChange w:id="2247" w:author="Benjamin Pannell" w:date="2014-10-15T16:33:00Z">
              <w:tcPr>
                <w:tcW w:w="1089" w:type="dxa"/>
              </w:tcPr>
            </w:tcPrChange>
          </w:tcPr>
          <w:p w14:paraId="15EAE897" w14:textId="77777777" w:rsidR="00996079" w:rsidRDefault="00996079" w:rsidP="00C71F26">
            <w:pPr>
              <w:rPr>
                <w:ins w:id="2248" w:author="Benjamin Pannell" w:date="2014-10-15T16:32:00Z"/>
              </w:rPr>
            </w:pPr>
            <w:ins w:id="2249" w:author="Benjamin Pannell" w:date="2014-10-15T16:32:00Z">
              <w:r>
                <w:t>HEADER</w:t>
              </w:r>
            </w:ins>
          </w:p>
        </w:tc>
        <w:tc>
          <w:tcPr>
            <w:tcW w:w="1308" w:type="dxa"/>
            <w:tcPrChange w:id="2250" w:author="Benjamin Pannell" w:date="2014-10-15T16:33:00Z">
              <w:tcPr>
                <w:tcW w:w="1317" w:type="dxa"/>
              </w:tcPr>
            </w:tcPrChange>
          </w:tcPr>
          <w:p w14:paraId="6FE993F0" w14:textId="3CD3B4CB" w:rsidR="00996079" w:rsidRDefault="00996079" w:rsidP="00C71F26">
            <w:pPr>
              <w:rPr>
                <w:ins w:id="2251" w:author="Benjamin Pannell" w:date="2014-10-15T16:32:00Z"/>
              </w:rPr>
            </w:pPr>
            <w:ins w:id="2252" w:author="Benjamin Pannell" w:date="2014-10-15T16:32:00Z">
              <w:r>
                <w:t>BUTTONS</w:t>
              </w:r>
            </w:ins>
          </w:p>
        </w:tc>
        <w:tc>
          <w:tcPr>
            <w:tcW w:w="944" w:type="dxa"/>
            <w:tcPrChange w:id="2253" w:author="Benjamin Pannell" w:date="2014-10-15T16:33:00Z">
              <w:tcPr>
                <w:tcW w:w="971" w:type="dxa"/>
              </w:tcPr>
            </w:tcPrChange>
          </w:tcPr>
          <w:p w14:paraId="6EDD4908" w14:textId="3D86B013" w:rsidR="00996079" w:rsidRDefault="00996079" w:rsidP="00C71F26">
            <w:pPr>
              <w:rPr>
                <w:ins w:id="2254" w:author="Benjamin Pannell" w:date="2014-10-15T16:32:00Z"/>
              </w:rPr>
            </w:pPr>
            <w:ins w:id="2255" w:author="Benjamin Pannell" w:date="2014-10-15T16:32:00Z">
              <w:r>
                <w:t>DX</w:t>
              </w:r>
            </w:ins>
          </w:p>
        </w:tc>
        <w:tc>
          <w:tcPr>
            <w:tcW w:w="943" w:type="dxa"/>
            <w:tcPrChange w:id="2256" w:author="Benjamin Pannell" w:date="2014-10-15T16:33:00Z">
              <w:tcPr>
                <w:tcW w:w="971" w:type="dxa"/>
              </w:tcPr>
            </w:tcPrChange>
          </w:tcPr>
          <w:p w14:paraId="3A47B902" w14:textId="02557CE0" w:rsidR="00996079" w:rsidRDefault="00996079" w:rsidP="00C71F26">
            <w:pPr>
              <w:rPr>
                <w:ins w:id="2257" w:author="Benjamin Pannell" w:date="2014-10-15T16:32:00Z"/>
              </w:rPr>
            </w:pPr>
            <w:ins w:id="2258" w:author="Benjamin Pannell" w:date="2014-10-15T16:32:00Z">
              <w:r>
                <w:t>DY</w:t>
              </w:r>
            </w:ins>
          </w:p>
        </w:tc>
        <w:tc>
          <w:tcPr>
            <w:tcW w:w="1093" w:type="dxa"/>
            <w:tcPrChange w:id="2259" w:author="Benjamin Pannell" w:date="2014-10-15T16:33:00Z">
              <w:tcPr>
                <w:tcW w:w="971" w:type="dxa"/>
              </w:tcPr>
            </w:tcPrChange>
          </w:tcPr>
          <w:p w14:paraId="6C915A5D" w14:textId="24D91690" w:rsidR="00996079" w:rsidRDefault="00996079" w:rsidP="00C71F26">
            <w:pPr>
              <w:rPr>
                <w:ins w:id="2260" w:author="Benjamin Pannell" w:date="2014-10-15T16:32:00Z"/>
              </w:rPr>
            </w:pPr>
            <w:ins w:id="2261" w:author="Benjamin Pannell" w:date="2014-10-15T16:32:00Z">
              <w:r>
                <w:t>DSCROLL</w:t>
              </w:r>
            </w:ins>
          </w:p>
        </w:tc>
      </w:tr>
    </w:tbl>
    <w:p w14:paraId="0CF2EBB7" w14:textId="30D548B0" w:rsidR="00996079" w:rsidRDefault="00996079" w:rsidP="00996079">
      <w:pPr>
        <w:pStyle w:val="Caption"/>
        <w:rPr>
          <w:ins w:id="2262" w:author="Benjamin Pannell" w:date="2014-10-15T17:06:00Z"/>
        </w:rPr>
        <w:pPrChange w:id="2263" w:author="Benjamin Pannell" w:date="2014-10-15T16:33:00Z">
          <w:pPr/>
        </w:pPrChange>
      </w:pPr>
      <w:bookmarkStart w:id="2264" w:name="_Ref401154149"/>
      <w:bookmarkStart w:id="2265" w:name="_Toc401168121"/>
      <w:ins w:id="2266" w:author="Benjamin Pannell" w:date="2014-10-15T16:33:00Z">
        <w:r>
          <w:t xml:space="preserve">Table </w:t>
        </w:r>
        <w:r>
          <w:fldChar w:fldCharType="begin"/>
        </w:r>
        <w:r>
          <w:instrText xml:space="preserve"> SEQ Table \* ARABIC </w:instrText>
        </w:r>
      </w:ins>
      <w:r>
        <w:fldChar w:fldCharType="separate"/>
      </w:r>
      <w:ins w:id="2267" w:author="Benjamin Pannell" w:date="2014-10-15T18:54:00Z">
        <w:r w:rsidR="00963087">
          <w:rPr>
            <w:noProof/>
          </w:rPr>
          <w:t>5</w:t>
        </w:r>
      </w:ins>
      <w:ins w:id="2268" w:author="Benjamin Pannell" w:date="2014-10-15T16:33:00Z">
        <w:r>
          <w:fldChar w:fldCharType="end"/>
        </w:r>
        <w:bookmarkEnd w:id="2264"/>
        <w:r>
          <w:t xml:space="preserve"> Mouse Command Packet Format</w:t>
        </w:r>
      </w:ins>
      <w:bookmarkEnd w:id="2265"/>
    </w:p>
    <w:tbl>
      <w:tblPr>
        <w:tblStyle w:val="TableGrid"/>
        <w:tblW w:w="0" w:type="auto"/>
        <w:jc w:val="center"/>
        <w:tblLook w:val="04A0" w:firstRow="1" w:lastRow="0" w:firstColumn="1" w:lastColumn="0" w:noHBand="0" w:noVBand="1"/>
        <w:tblPrChange w:id="2269" w:author="Benjamin Pannell" w:date="2014-10-15T17:08:00Z">
          <w:tblPr>
            <w:tblStyle w:val="TableGrid"/>
            <w:tblW w:w="0" w:type="auto"/>
            <w:tblLook w:val="04A0" w:firstRow="1" w:lastRow="0" w:firstColumn="1" w:lastColumn="0" w:noHBand="0" w:noVBand="1"/>
          </w:tblPr>
        </w:tblPrChange>
      </w:tblPr>
      <w:tblGrid>
        <w:gridCol w:w="1696"/>
        <w:gridCol w:w="3329"/>
        <w:tblGridChange w:id="2270">
          <w:tblGrid>
            <w:gridCol w:w="4530"/>
            <w:gridCol w:w="4531"/>
          </w:tblGrid>
        </w:tblGridChange>
      </w:tblGrid>
      <w:tr w:rsidR="00A70944" w14:paraId="298F5F0D" w14:textId="77777777" w:rsidTr="00660595">
        <w:trPr>
          <w:trHeight w:val="256"/>
          <w:jc w:val="center"/>
          <w:ins w:id="2271" w:author="Benjamin Pannell" w:date="2014-10-15T17:06:00Z"/>
        </w:trPr>
        <w:tc>
          <w:tcPr>
            <w:tcW w:w="1696" w:type="dxa"/>
            <w:tcPrChange w:id="2272" w:author="Benjamin Pannell" w:date="2014-10-15T17:08:00Z">
              <w:tcPr>
                <w:tcW w:w="4530" w:type="dxa"/>
              </w:tcPr>
            </w:tcPrChange>
          </w:tcPr>
          <w:p w14:paraId="44CBA4B7" w14:textId="1F31C415" w:rsidR="00A70944" w:rsidRPr="00A70944" w:rsidRDefault="00A70944" w:rsidP="00A70944">
            <w:pPr>
              <w:rPr>
                <w:ins w:id="2273" w:author="Benjamin Pannell" w:date="2014-10-15T17:06:00Z"/>
                <w:b/>
                <w:rPrChange w:id="2274" w:author="Benjamin Pannell" w:date="2014-10-15T17:07:00Z">
                  <w:rPr>
                    <w:ins w:id="2275" w:author="Benjamin Pannell" w:date="2014-10-15T17:06:00Z"/>
                  </w:rPr>
                </w:rPrChange>
              </w:rPr>
            </w:pPr>
            <w:ins w:id="2276" w:author="Benjamin Pannell" w:date="2014-10-15T17:06:00Z">
              <w:r w:rsidRPr="00A70944">
                <w:rPr>
                  <w:b/>
                  <w:rPrChange w:id="2277" w:author="Benjamin Pannell" w:date="2014-10-15T17:07:00Z">
                    <w:rPr/>
                  </w:rPrChange>
                </w:rPr>
                <w:t>Button</w:t>
              </w:r>
            </w:ins>
          </w:p>
        </w:tc>
        <w:tc>
          <w:tcPr>
            <w:tcW w:w="3329" w:type="dxa"/>
            <w:tcPrChange w:id="2278" w:author="Benjamin Pannell" w:date="2014-10-15T17:08:00Z">
              <w:tcPr>
                <w:tcW w:w="4531" w:type="dxa"/>
              </w:tcPr>
            </w:tcPrChange>
          </w:tcPr>
          <w:p w14:paraId="537AD021" w14:textId="533C1499" w:rsidR="00A70944" w:rsidRPr="00A70944" w:rsidRDefault="00A70944" w:rsidP="00A70944">
            <w:pPr>
              <w:rPr>
                <w:ins w:id="2279" w:author="Benjamin Pannell" w:date="2014-10-15T17:06:00Z"/>
                <w:b/>
                <w:rPrChange w:id="2280" w:author="Benjamin Pannell" w:date="2014-10-15T17:07:00Z">
                  <w:rPr>
                    <w:ins w:id="2281" w:author="Benjamin Pannell" w:date="2014-10-15T17:06:00Z"/>
                  </w:rPr>
                </w:rPrChange>
              </w:rPr>
            </w:pPr>
            <w:ins w:id="2282" w:author="Benjamin Pannell" w:date="2014-10-15T17:06:00Z">
              <w:r w:rsidRPr="00A70944">
                <w:rPr>
                  <w:b/>
                  <w:rPrChange w:id="2283" w:author="Benjamin Pannell" w:date="2014-10-15T17:07:00Z">
                    <w:rPr/>
                  </w:rPrChange>
                </w:rPr>
                <w:t>Bit Mask</w:t>
              </w:r>
            </w:ins>
          </w:p>
        </w:tc>
      </w:tr>
      <w:tr w:rsidR="00A70944" w14:paraId="53451F75" w14:textId="77777777" w:rsidTr="00660595">
        <w:trPr>
          <w:trHeight w:val="256"/>
          <w:jc w:val="center"/>
          <w:ins w:id="2284" w:author="Benjamin Pannell" w:date="2014-10-15T17:06:00Z"/>
        </w:trPr>
        <w:tc>
          <w:tcPr>
            <w:tcW w:w="1696" w:type="dxa"/>
            <w:tcPrChange w:id="2285" w:author="Benjamin Pannell" w:date="2014-10-15T17:08:00Z">
              <w:tcPr>
                <w:tcW w:w="4530" w:type="dxa"/>
              </w:tcPr>
            </w:tcPrChange>
          </w:tcPr>
          <w:p w14:paraId="7C3E4020" w14:textId="42EF098C" w:rsidR="00A70944" w:rsidRDefault="00A70944" w:rsidP="00A70944">
            <w:pPr>
              <w:rPr>
                <w:ins w:id="2286" w:author="Benjamin Pannell" w:date="2014-10-15T17:06:00Z"/>
              </w:rPr>
            </w:pPr>
            <w:ins w:id="2287" w:author="Benjamin Pannell" w:date="2014-10-15T17:06:00Z">
              <w:r>
                <w:t>Left</w:t>
              </w:r>
            </w:ins>
          </w:p>
        </w:tc>
        <w:tc>
          <w:tcPr>
            <w:tcW w:w="3329" w:type="dxa"/>
            <w:tcPrChange w:id="2288" w:author="Benjamin Pannell" w:date="2014-10-15T17:08:00Z">
              <w:tcPr>
                <w:tcW w:w="4531" w:type="dxa"/>
              </w:tcPr>
            </w:tcPrChange>
          </w:tcPr>
          <w:p w14:paraId="7B2EF39F" w14:textId="2666377A" w:rsidR="00A70944" w:rsidRDefault="00A70944" w:rsidP="00A70944">
            <w:pPr>
              <w:rPr>
                <w:ins w:id="2289" w:author="Benjamin Pannell" w:date="2014-10-15T17:06:00Z"/>
              </w:rPr>
            </w:pPr>
            <w:ins w:id="2290" w:author="Benjamin Pannell" w:date="2014-10-15T17:06:00Z">
              <w:r w:rsidRPr="00A70944">
                <w:rPr>
                  <w:b/>
                  <w:rPrChange w:id="2291" w:author="Benjamin Pannell" w:date="2014-10-15T17:07:00Z">
                    <w:rPr/>
                  </w:rPrChange>
                </w:rPr>
                <w:t>0x1</w:t>
              </w:r>
              <w:r>
                <w:t xml:space="preserve"> </w:t>
              </w:r>
            </w:ins>
            <w:ins w:id="2292" w:author="Benjamin Pannell" w:date="2014-10-15T17:07:00Z">
              <w:r w:rsidRPr="00A70944">
                <w:rPr>
                  <w:color w:val="595959" w:themeColor="text1" w:themeTint="A6"/>
                  <w:rPrChange w:id="2293" w:author="Benjamin Pannell" w:date="2014-10-15T17:07:00Z">
                    <w:rPr/>
                  </w:rPrChange>
                </w:rPr>
                <w:t>0000 0</w:t>
              </w:r>
            </w:ins>
            <w:ins w:id="2294" w:author="Benjamin Pannell" w:date="2014-10-15T17:06:00Z">
              <w:r w:rsidRPr="00A70944">
                <w:rPr>
                  <w:color w:val="595959" w:themeColor="text1" w:themeTint="A6"/>
                  <w:rPrChange w:id="2295" w:author="Benjamin Pannell" w:date="2014-10-15T17:07:00Z">
                    <w:rPr/>
                  </w:rPrChange>
                </w:rPr>
                <w:t>001</w:t>
              </w:r>
            </w:ins>
          </w:p>
        </w:tc>
      </w:tr>
      <w:tr w:rsidR="00A70944" w14:paraId="7555F07A" w14:textId="77777777" w:rsidTr="00660595">
        <w:trPr>
          <w:trHeight w:val="269"/>
          <w:jc w:val="center"/>
          <w:ins w:id="2296" w:author="Benjamin Pannell" w:date="2014-10-15T17:06:00Z"/>
        </w:trPr>
        <w:tc>
          <w:tcPr>
            <w:tcW w:w="1696" w:type="dxa"/>
            <w:tcPrChange w:id="2297" w:author="Benjamin Pannell" w:date="2014-10-15T17:08:00Z">
              <w:tcPr>
                <w:tcW w:w="4530" w:type="dxa"/>
              </w:tcPr>
            </w:tcPrChange>
          </w:tcPr>
          <w:p w14:paraId="1DD4BFB8" w14:textId="10E00DA6" w:rsidR="00A70944" w:rsidRDefault="00A70944" w:rsidP="00A70944">
            <w:pPr>
              <w:rPr>
                <w:ins w:id="2298" w:author="Benjamin Pannell" w:date="2014-10-15T17:06:00Z"/>
              </w:rPr>
            </w:pPr>
            <w:ins w:id="2299" w:author="Benjamin Pannell" w:date="2014-10-15T17:06:00Z">
              <w:r>
                <w:t>Right</w:t>
              </w:r>
            </w:ins>
          </w:p>
        </w:tc>
        <w:tc>
          <w:tcPr>
            <w:tcW w:w="3329" w:type="dxa"/>
            <w:tcPrChange w:id="2300" w:author="Benjamin Pannell" w:date="2014-10-15T17:08:00Z">
              <w:tcPr>
                <w:tcW w:w="4531" w:type="dxa"/>
              </w:tcPr>
            </w:tcPrChange>
          </w:tcPr>
          <w:p w14:paraId="05CBC51F" w14:textId="37E07B5F" w:rsidR="00A70944" w:rsidRDefault="00A70944" w:rsidP="00A70944">
            <w:pPr>
              <w:rPr>
                <w:ins w:id="2301" w:author="Benjamin Pannell" w:date="2014-10-15T17:06:00Z"/>
              </w:rPr>
            </w:pPr>
            <w:ins w:id="2302" w:author="Benjamin Pannell" w:date="2014-10-15T17:06:00Z">
              <w:r w:rsidRPr="00A70944">
                <w:rPr>
                  <w:b/>
                  <w:rPrChange w:id="2303" w:author="Benjamin Pannell" w:date="2014-10-15T17:07:00Z">
                    <w:rPr/>
                  </w:rPrChange>
                </w:rPr>
                <w:t>0x2</w:t>
              </w:r>
              <w:r>
                <w:t xml:space="preserve"> </w:t>
              </w:r>
            </w:ins>
            <w:ins w:id="2304" w:author="Benjamin Pannell" w:date="2014-10-15T17:07:00Z">
              <w:r w:rsidRPr="00A70944">
                <w:rPr>
                  <w:color w:val="595959" w:themeColor="text1" w:themeTint="A6"/>
                  <w:rPrChange w:id="2305" w:author="Benjamin Pannell" w:date="2014-10-15T17:07:00Z">
                    <w:rPr/>
                  </w:rPrChange>
                </w:rPr>
                <w:t>0000 0</w:t>
              </w:r>
            </w:ins>
            <w:ins w:id="2306" w:author="Benjamin Pannell" w:date="2014-10-15T17:06:00Z">
              <w:r w:rsidRPr="00A70944">
                <w:rPr>
                  <w:color w:val="595959" w:themeColor="text1" w:themeTint="A6"/>
                  <w:rPrChange w:id="2307" w:author="Benjamin Pannell" w:date="2014-10-15T17:07:00Z">
                    <w:rPr/>
                  </w:rPrChange>
                </w:rPr>
                <w:t>010</w:t>
              </w:r>
            </w:ins>
          </w:p>
        </w:tc>
      </w:tr>
      <w:tr w:rsidR="00A70944" w14:paraId="6B11A69D" w14:textId="77777777" w:rsidTr="00660595">
        <w:trPr>
          <w:trHeight w:val="242"/>
          <w:jc w:val="center"/>
          <w:ins w:id="2308" w:author="Benjamin Pannell" w:date="2014-10-15T17:06:00Z"/>
        </w:trPr>
        <w:tc>
          <w:tcPr>
            <w:tcW w:w="1696" w:type="dxa"/>
            <w:tcPrChange w:id="2309" w:author="Benjamin Pannell" w:date="2014-10-15T17:08:00Z">
              <w:tcPr>
                <w:tcW w:w="4530" w:type="dxa"/>
              </w:tcPr>
            </w:tcPrChange>
          </w:tcPr>
          <w:p w14:paraId="7CF77DB0" w14:textId="688821EE" w:rsidR="00A70944" w:rsidRDefault="00A70944" w:rsidP="00A70944">
            <w:pPr>
              <w:rPr>
                <w:ins w:id="2310" w:author="Benjamin Pannell" w:date="2014-10-15T17:06:00Z"/>
              </w:rPr>
            </w:pPr>
            <w:ins w:id="2311" w:author="Benjamin Pannell" w:date="2014-10-15T17:06:00Z">
              <w:r>
                <w:t>Middle</w:t>
              </w:r>
            </w:ins>
          </w:p>
        </w:tc>
        <w:tc>
          <w:tcPr>
            <w:tcW w:w="3329" w:type="dxa"/>
            <w:tcPrChange w:id="2312" w:author="Benjamin Pannell" w:date="2014-10-15T17:08:00Z">
              <w:tcPr>
                <w:tcW w:w="4531" w:type="dxa"/>
              </w:tcPr>
            </w:tcPrChange>
          </w:tcPr>
          <w:p w14:paraId="3D9DD56E" w14:textId="39E9C893" w:rsidR="00A70944" w:rsidRDefault="00A70944" w:rsidP="00A70944">
            <w:pPr>
              <w:rPr>
                <w:ins w:id="2313" w:author="Benjamin Pannell" w:date="2014-10-15T17:06:00Z"/>
              </w:rPr>
            </w:pPr>
            <w:ins w:id="2314" w:author="Benjamin Pannell" w:date="2014-10-15T17:06:00Z">
              <w:r w:rsidRPr="00A70944">
                <w:rPr>
                  <w:b/>
                  <w:rPrChange w:id="2315" w:author="Benjamin Pannell" w:date="2014-10-15T17:07:00Z">
                    <w:rPr/>
                  </w:rPrChange>
                </w:rPr>
                <w:t>0x4</w:t>
              </w:r>
              <w:r>
                <w:t xml:space="preserve"> </w:t>
              </w:r>
            </w:ins>
            <w:ins w:id="2316" w:author="Benjamin Pannell" w:date="2014-10-15T17:07:00Z">
              <w:r w:rsidRPr="00A70944">
                <w:rPr>
                  <w:color w:val="595959" w:themeColor="text1" w:themeTint="A6"/>
                  <w:rPrChange w:id="2317" w:author="Benjamin Pannell" w:date="2014-10-15T17:07:00Z">
                    <w:rPr/>
                  </w:rPrChange>
                </w:rPr>
                <w:t>0000 0</w:t>
              </w:r>
            </w:ins>
            <w:ins w:id="2318" w:author="Benjamin Pannell" w:date="2014-10-15T17:06:00Z">
              <w:r w:rsidRPr="00A70944">
                <w:rPr>
                  <w:color w:val="595959" w:themeColor="text1" w:themeTint="A6"/>
                  <w:rPrChange w:id="2319" w:author="Benjamin Pannell" w:date="2014-10-15T17:07:00Z">
                    <w:rPr/>
                  </w:rPrChange>
                </w:rPr>
                <w:t>100</w:t>
              </w:r>
            </w:ins>
          </w:p>
        </w:tc>
      </w:tr>
    </w:tbl>
    <w:p w14:paraId="16B0C892" w14:textId="5C178DEF" w:rsidR="00A70944" w:rsidRPr="00A70944" w:rsidRDefault="00A70944" w:rsidP="00A70944">
      <w:pPr>
        <w:pStyle w:val="Caption"/>
        <w:rPr>
          <w:ins w:id="2320" w:author="Benjamin Pannell" w:date="2014-10-15T16:33:00Z"/>
          <w:rPrChange w:id="2321" w:author="Benjamin Pannell" w:date="2014-10-15T17:06:00Z">
            <w:rPr>
              <w:ins w:id="2322" w:author="Benjamin Pannell" w:date="2014-10-15T16:33:00Z"/>
            </w:rPr>
          </w:rPrChange>
        </w:rPr>
        <w:pPrChange w:id="2323" w:author="Benjamin Pannell" w:date="2014-10-15T17:08:00Z">
          <w:pPr/>
        </w:pPrChange>
      </w:pPr>
      <w:bookmarkStart w:id="2324" w:name="_Toc401168122"/>
      <w:ins w:id="2325" w:author="Benjamin Pannell" w:date="2014-10-15T17:08:00Z">
        <w:r>
          <w:t xml:space="preserve">Table </w:t>
        </w:r>
        <w:r>
          <w:fldChar w:fldCharType="begin"/>
        </w:r>
        <w:r>
          <w:instrText xml:space="preserve"> SEQ Table \* ARABIC </w:instrText>
        </w:r>
      </w:ins>
      <w:r>
        <w:fldChar w:fldCharType="separate"/>
      </w:r>
      <w:ins w:id="2326" w:author="Benjamin Pannell" w:date="2014-10-15T18:54:00Z">
        <w:r w:rsidR="00963087">
          <w:rPr>
            <w:noProof/>
          </w:rPr>
          <w:t>6</w:t>
        </w:r>
      </w:ins>
      <w:ins w:id="2327" w:author="Benjamin Pannell" w:date="2014-10-15T17:08:00Z">
        <w:r>
          <w:fldChar w:fldCharType="end"/>
        </w:r>
        <w:r>
          <w:t xml:space="preserve"> Mouse Button Flags</w:t>
        </w:r>
      </w:ins>
      <w:bookmarkEnd w:id="2324"/>
    </w:p>
    <w:p w14:paraId="3D4C3D37" w14:textId="30D426A9" w:rsidR="00996079" w:rsidRDefault="00996079" w:rsidP="00996079">
      <w:pPr>
        <w:rPr>
          <w:ins w:id="2328" w:author="Benjamin Pannell" w:date="2014-10-15T16:54:00Z"/>
        </w:rPr>
        <w:pPrChange w:id="2329" w:author="Benjamin Pannell" w:date="2014-10-15T16:33:00Z">
          <w:pPr/>
        </w:pPrChange>
      </w:pPr>
      <w:ins w:id="2330" w:author="Benjamin Pannell" w:date="2014-10-15T16:33:00Z">
        <w:r>
          <w:t>To allow for the shortest possible command le</w:t>
        </w:r>
        <w:r w:rsidR="00D445AB">
          <w:t xml:space="preserve">ngth for common operations, commands may be submitted with fewer than the </w:t>
        </w:r>
      </w:ins>
      <w:ins w:id="2331" w:author="Benjamin Pannell" w:date="2014-10-15T16:39:00Z">
        <w:r w:rsidR="00D445AB">
          <w:t>maximum number of arguments. Extraneous arguments will be ignored by the implementation.</w:t>
        </w:r>
      </w:ins>
    </w:p>
    <w:p w14:paraId="534E838D" w14:textId="725180D3" w:rsidR="008542DA" w:rsidRDefault="008542DA" w:rsidP="00996079">
      <w:pPr>
        <w:rPr>
          <w:ins w:id="2332" w:author="Benjamin Pannell" w:date="2014-10-15T16:42:00Z"/>
        </w:rPr>
        <w:pPrChange w:id="2333" w:author="Benjamin Pannell" w:date="2014-10-15T16:33:00Z">
          <w:pPr/>
        </w:pPrChange>
      </w:pPr>
      <w:ins w:id="2334" w:author="Benjamin Pannell" w:date="2014-10-15T16:54:00Z">
        <w:r>
          <w:t xml:space="preserve">Examples of a number of different mouse emulation packets are listed in </w:t>
        </w:r>
        <w:r>
          <w:fldChar w:fldCharType="begin"/>
        </w:r>
        <w:r>
          <w:instrText xml:space="preserve"> REF _Ref401155392 \h </w:instrText>
        </w:r>
      </w:ins>
      <w:r>
        <w:fldChar w:fldCharType="separate"/>
      </w:r>
      <w:ins w:id="2335" w:author="Benjamin Pannell" w:date="2014-10-15T16:54:00Z">
        <w:r>
          <w:t xml:space="preserve">Table </w:t>
        </w:r>
        <w:r>
          <w:rPr>
            <w:noProof/>
          </w:rPr>
          <w:t>6</w:t>
        </w:r>
        <w:r>
          <w:fldChar w:fldCharType="end"/>
        </w:r>
        <w:r>
          <w:t>, indicating the hexadecimal bytes to be sent for each command.</w:t>
        </w:r>
      </w:ins>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Change w:id="2336">
          <w:tblGrid>
            <w:gridCol w:w="3397"/>
            <w:gridCol w:w="709"/>
            <w:gridCol w:w="709"/>
            <w:gridCol w:w="709"/>
            <w:gridCol w:w="708"/>
            <w:gridCol w:w="709"/>
            <w:gridCol w:w="709"/>
            <w:gridCol w:w="709"/>
            <w:gridCol w:w="702"/>
          </w:tblGrid>
        </w:tblGridChange>
      </w:tblGrid>
      <w:tr w:rsidR="00D445AB" w14:paraId="07A94A13" w14:textId="77777777" w:rsidTr="00C71F26">
        <w:trPr>
          <w:ins w:id="2337" w:author="Benjamin Pannell" w:date="2014-10-15T16:42:00Z"/>
        </w:trPr>
        <w:tc>
          <w:tcPr>
            <w:tcW w:w="3397" w:type="dxa"/>
          </w:tcPr>
          <w:p w14:paraId="5CA8D408" w14:textId="77777777" w:rsidR="00D445AB" w:rsidRPr="000047BB" w:rsidRDefault="00D445AB" w:rsidP="00C71F26">
            <w:pPr>
              <w:jc w:val="right"/>
              <w:rPr>
                <w:ins w:id="2338" w:author="Benjamin Pannell" w:date="2014-10-15T16:42:00Z"/>
                <w:b/>
              </w:rPr>
            </w:pPr>
            <w:ins w:id="2339" w:author="Benjamin Pannell" w:date="2014-10-15T16:42:00Z">
              <w:r w:rsidRPr="000047BB">
                <w:rPr>
                  <w:b/>
                </w:rPr>
                <w:t>Byte</w:t>
              </w:r>
            </w:ins>
          </w:p>
        </w:tc>
        <w:tc>
          <w:tcPr>
            <w:tcW w:w="709" w:type="dxa"/>
          </w:tcPr>
          <w:p w14:paraId="53DB0C79" w14:textId="77777777" w:rsidR="00D445AB" w:rsidRPr="000047BB" w:rsidRDefault="00D445AB" w:rsidP="00C71F26">
            <w:pPr>
              <w:rPr>
                <w:ins w:id="2340" w:author="Benjamin Pannell" w:date="2014-10-15T16:42:00Z"/>
                <w:b/>
              </w:rPr>
            </w:pPr>
            <w:ins w:id="2341" w:author="Benjamin Pannell" w:date="2014-10-15T16:42:00Z">
              <w:r w:rsidRPr="000047BB">
                <w:rPr>
                  <w:b/>
                </w:rPr>
                <w:t>0</w:t>
              </w:r>
            </w:ins>
          </w:p>
        </w:tc>
        <w:tc>
          <w:tcPr>
            <w:tcW w:w="709" w:type="dxa"/>
          </w:tcPr>
          <w:p w14:paraId="157A686F" w14:textId="77777777" w:rsidR="00D445AB" w:rsidRPr="000047BB" w:rsidRDefault="00D445AB" w:rsidP="00C71F26">
            <w:pPr>
              <w:rPr>
                <w:ins w:id="2342" w:author="Benjamin Pannell" w:date="2014-10-15T16:42:00Z"/>
                <w:b/>
              </w:rPr>
            </w:pPr>
            <w:ins w:id="2343" w:author="Benjamin Pannell" w:date="2014-10-15T16:42:00Z">
              <w:r w:rsidRPr="000047BB">
                <w:rPr>
                  <w:b/>
                </w:rPr>
                <w:t>1</w:t>
              </w:r>
            </w:ins>
          </w:p>
        </w:tc>
        <w:tc>
          <w:tcPr>
            <w:tcW w:w="709" w:type="dxa"/>
          </w:tcPr>
          <w:p w14:paraId="14052213" w14:textId="77777777" w:rsidR="00D445AB" w:rsidRPr="000047BB" w:rsidRDefault="00D445AB" w:rsidP="00C71F26">
            <w:pPr>
              <w:rPr>
                <w:ins w:id="2344" w:author="Benjamin Pannell" w:date="2014-10-15T16:42:00Z"/>
                <w:b/>
              </w:rPr>
            </w:pPr>
            <w:ins w:id="2345" w:author="Benjamin Pannell" w:date="2014-10-15T16:42:00Z">
              <w:r w:rsidRPr="000047BB">
                <w:rPr>
                  <w:b/>
                </w:rPr>
                <w:t>2</w:t>
              </w:r>
            </w:ins>
          </w:p>
        </w:tc>
        <w:tc>
          <w:tcPr>
            <w:tcW w:w="708" w:type="dxa"/>
          </w:tcPr>
          <w:p w14:paraId="23F8EBC6" w14:textId="77777777" w:rsidR="00D445AB" w:rsidRPr="000047BB" w:rsidRDefault="00D445AB" w:rsidP="00C71F26">
            <w:pPr>
              <w:rPr>
                <w:ins w:id="2346" w:author="Benjamin Pannell" w:date="2014-10-15T16:42:00Z"/>
                <w:b/>
              </w:rPr>
            </w:pPr>
            <w:ins w:id="2347" w:author="Benjamin Pannell" w:date="2014-10-15T16:42:00Z">
              <w:r w:rsidRPr="000047BB">
                <w:rPr>
                  <w:b/>
                </w:rPr>
                <w:t>3</w:t>
              </w:r>
            </w:ins>
          </w:p>
        </w:tc>
        <w:tc>
          <w:tcPr>
            <w:tcW w:w="709" w:type="dxa"/>
          </w:tcPr>
          <w:p w14:paraId="1F79DF9A" w14:textId="77777777" w:rsidR="00D445AB" w:rsidRPr="000047BB" w:rsidRDefault="00D445AB" w:rsidP="00C71F26">
            <w:pPr>
              <w:rPr>
                <w:ins w:id="2348" w:author="Benjamin Pannell" w:date="2014-10-15T16:42:00Z"/>
                <w:b/>
              </w:rPr>
            </w:pPr>
            <w:ins w:id="2349" w:author="Benjamin Pannell" w:date="2014-10-15T16:42:00Z">
              <w:r w:rsidRPr="000047BB">
                <w:rPr>
                  <w:b/>
                </w:rPr>
                <w:t>4</w:t>
              </w:r>
            </w:ins>
          </w:p>
        </w:tc>
        <w:tc>
          <w:tcPr>
            <w:tcW w:w="709" w:type="dxa"/>
          </w:tcPr>
          <w:p w14:paraId="2183D42A" w14:textId="77777777" w:rsidR="00D445AB" w:rsidRPr="000047BB" w:rsidRDefault="00D445AB" w:rsidP="00C71F26">
            <w:pPr>
              <w:rPr>
                <w:ins w:id="2350" w:author="Benjamin Pannell" w:date="2014-10-15T16:42:00Z"/>
                <w:b/>
              </w:rPr>
            </w:pPr>
            <w:ins w:id="2351" w:author="Benjamin Pannell" w:date="2014-10-15T16:42:00Z">
              <w:r w:rsidRPr="000047BB">
                <w:rPr>
                  <w:b/>
                </w:rPr>
                <w:t>5</w:t>
              </w:r>
            </w:ins>
          </w:p>
        </w:tc>
        <w:tc>
          <w:tcPr>
            <w:tcW w:w="709" w:type="dxa"/>
          </w:tcPr>
          <w:p w14:paraId="596F1218" w14:textId="77777777" w:rsidR="00D445AB" w:rsidRPr="000047BB" w:rsidRDefault="00D445AB" w:rsidP="00C71F26">
            <w:pPr>
              <w:rPr>
                <w:ins w:id="2352" w:author="Benjamin Pannell" w:date="2014-10-15T16:42:00Z"/>
                <w:b/>
              </w:rPr>
            </w:pPr>
            <w:ins w:id="2353" w:author="Benjamin Pannell" w:date="2014-10-15T16:42:00Z">
              <w:r w:rsidRPr="000047BB">
                <w:rPr>
                  <w:b/>
                </w:rPr>
                <w:t>6</w:t>
              </w:r>
            </w:ins>
          </w:p>
        </w:tc>
        <w:tc>
          <w:tcPr>
            <w:tcW w:w="702" w:type="dxa"/>
          </w:tcPr>
          <w:p w14:paraId="1515FD76" w14:textId="77777777" w:rsidR="00D445AB" w:rsidRPr="000047BB" w:rsidRDefault="00D445AB" w:rsidP="00C71F26">
            <w:pPr>
              <w:rPr>
                <w:ins w:id="2354" w:author="Benjamin Pannell" w:date="2014-10-15T16:42:00Z"/>
                <w:b/>
              </w:rPr>
            </w:pPr>
            <w:ins w:id="2355" w:author="Benjamin Pannell" w:date="2014-10-15T16:42:00Z">
              <w:r w:rsidRPr="000047BB">
                <w:rPr>
                  <w:b/>
                </w:rPr>
                <w:t>7</w:t>
              </w:r>
            </w:ins>
          </w:p>
        </w:tc>
      </w:tr>
      <w:tr w:rsidR="00D445AB" w14:paraId="388390FB" w14:textId="77777777" w:rsidTr="00C71F26">
        <w:trPr>
          <w:ins w:id="2356" w:author="Benjamin Pannell" w:date="2014-10-15T16:42:00Z"/>
        </w:trPr>
        <w:tc>
          <w:tcPr>
            <w:tcW w:w="3397" w:type="dxa"/>
          </w:tcPr>
          <w:p w14:paraId="048B62D8" w14:textId="30667F2F" w:rsidR="00D445AB" w:rsidRDefault="00D445AB" w:rsidP="00D445AB">
            <w:pPr>
              <w:rPr>
                <w:ins w:id="2357" w:author="Benjamin Pannell" w:date="2014-10-15T16:42:00Z"/>
              </w:rPr>
              <w:pPrChange w:id="2358" w:author="Benjamin Pannell" w:date="2014-10-15T16:42:00Z">
                <w:pPr/>
              </w:pPrChange>
            </w:pPr>
            <w:ins w:id="2359" w:author="Benjamin Pannell" w:date="2014-10-15T16:42:00Z">
              <w:r>
                <w:t>Release All Buttons</w:t>
              </w:r>
            </w:ins>
          </w:p>
        </w:tc>
        <w:tc>
          <w:tcPr>
            <w:tcW w:w="709" w:type="dxa"/>
          </w:tcPr>
          <w:p w14:paraId="725BA4D3" w14:textId="6A29162C" w:rsidR="00D445AB" w:rsidRDefault="00D445AB" w:rsidP="00C71F26">
            <w:pPr>
              <w:rPr>
                <w:ins w:id="2360" w:author="Benjamin Pannell" w:date="2014-10-15T16:42:00Z"/>
              </w:rPr>
            </w:pPr>
            <w:ins w:id="2361" w:author="Benjamin Pannell" w:date="2014-10-15T16:42:00Z">
              <w:r>
                <w:t>0x</w:t>
              </w:r>
              <w:r w:rsidR="008542DA">
                <w:t>4</w:t>
              </w:r>
              <w:r>
                <w:t>0</w:t>
              </w:r>
            </w:ins>
          </w:p>
        </w:tc>
        <w:tc>
          <w:tcPr>
            <w:tcW w:w="709" w:type="dxa"/>
            <w:shd w:val="clear" w:color="auto" w:fill="BFBFBF" w:themeFill="background1" w:themeFillShade="BF"/>
          </w:tcPr>
          <w:p w14:paraId="40CF20DF" w14:textId="77777777" w:rsidR="00D445AB" w:rsidRDefault="00D445AB" w:rsidP="00C71F26">
            <w:pPr>
              <w:rPr>
                <w:ins w:id="2362" w:author="Benjamin Pannell" w:date="2014-10-15T16:42:00Z"/>
              </w:rPr>
            </w:pPr>
          </w:p>
        </w:tc>
        <w:tc>
          <w:tcPr>
            <w:tcW w:w="709" w:type="dxa"/>
            <w:shd w:val="clear" w:color="auto" w:fill="BFBFBF" w:themeFill="background1" w:themeFillShade="BF"/>
          </w:tcPr>
          <w:p w14:paraId="652CEC57" w14:textId="77777777" w:rsidR="00D445AB" w:rsidRDefault="00D445AB" w:rsidP="00C71F26">
            <w:pPr>
              <w:rPr>
                <w:ins w:id="2363" w:author="Benjamin Pannell" w:date="2014-10-15T16:42:00Z"/>
              </w:rPr>
            </w:pPr>
          </w:p>
        </w:tc>
        <w:tc>
          <w:tcPr>
            <w:tcW w:w="708" w:type="dxa"/>
            <w:shd w:val="clear" w:color="auto" w:fill="BFBFBF" w:themeFill="background1" w:themeFillShade="BF"/>
          </w:tcPr>
          <w:p w14:paraId="0773C3F0" w14:textId="77777777" w:rsidR="00D445AB" w:rsidRDefault="00D445AB" w:rsidP="00C71F26">
            <w:pPr>
              <w:rPr>
                <w:ins w:id="2364" w:author="Benjamin Pannell" w:date="2014-10-15T16:42:00Z"/>
              </w:rPr>
            </w:pPr>
          </w:p>
        </w:tc>
        <w:tc>
          <w:tcPr>
            <w:tcW w:w="709" w:type="dxa"/>
            <w:shd w:val="clear" w:color="auto" w:fill="BFBFBF" w:themeFill="background1" w:themeFillShade="BF"/>
          </w:tcPr>
          <w:p w14:paraId="7F308B1A" w14:textId="77777777" w:rsidR="00D445AB" w:rsidRDefault="00D445AB" w:rsidP="00C71F26">
            <w:pPr>
              <w:rPr>
                <w:ins w:id="2365" w:author="Benjamin Pannell" w:date="2014-10-15T16:42:00Z"/>
              </w:rPr>
            </w:pPr>
          </w:p>
        </w:tc>
        <w:tc>
          <w:tcPr>
            <w:tcW w:w="709" w:type="dxa"/>
            <w:shd w:val="clear" w:color="auto" w:fill="BFBFBF" w:themeFill="background1" w:themeFillShade="BF"/>
          </w:tcPr>
          <w:p w14:paraId="04555823" w14:textId="77777777" w:rsidR="00D445AB" w:rsidRDefault="00D445AB" w:rsidP="00C71F26">
            <w:pPr>
              <w:rPr>
                <w:ins w:id="2366" w:author="Benjamin Pannell" w:date="2014-10-15T16:42:00Z"/>
              </w:rPr>
            </w:pPr>
          </w:p>
        </w:tc>
        <w:tc>
          <w:tcPr>
            <w:tcW w:w="709" w:type="dxa"/>
            <w:shd w:val="clear" w:color="auto" w:fill="BFBFBF" w:themeFill="background1" w:themeFillShade="BF"/>
          </w:tcPr>
          <w:p w14:paraId="5922FB93" w14:textId="77777777" w:rsidR="00D445AB" w:rsidRDefault="00D445AB" w:rsidP="00C71F26">
            <w:pPr>
              <w:rPr>
                <w:ins w:id="2367" w:author="Benjamin Pannell" w:date="2014-10-15T16:42:00Z"/>
              </w:rPr>
            </w:pPr>
          </w:p>
        </w:tc>
        <w:tc>
          <w:tcPr>
            <w:tcW w:w="702" w:type="dxa"/>
            <w:shd w:val="clear" w:color="auto" w:fill="BFBFBF" w:themeFill="background1" w:themeFillShade="BF"/>
          </w:tcPr>
          <w:p w14:paraId="2E1A0D78" w14:textId="77777777" w:rsidR="00D445AB" w:rsidRDefault="00D445AB" w:rsidP="00C71F26">
            <w:pPr>
              <w:rPr>
                <w:ins w:id="2368" w:author="Benjamin Pannell" w:date="2014-10-15T16:42:00Z"/>
              </w:rPr>
            </w:pPr>
          </w:p>
        </w:tc>
      </w:tr>
      <w:tr w:rsidR="00D445AB" w14:paraId="0321D49A" w14:textId="77777777" w:rsidTr="008542DA">
        <w:tblPrEx>
          <w:tblW w:w="0" w:type="auto"/>
          <w:tblPrExChange w:id="2369" w:author="Benjamin Pannell" w:date="2014-10-15T16:51:00Z">
            <w:tblPrEx>
              <w:tblW w:w="0" w:type="auto"/>
            </w:tblPrEx>
          </w:tblPrExChange>
        </w:tblPrEx>
        <w:trPr>
          <w:ins w:id="2370" w:author="Benjamin Pannell" w:date="2014-10-15T16:42:00Z"/>
        </w:trPr>
        <w:tc>
          <w:tcPr>
            <w:tcW w:w="3397" w:type="dxa"/>
            <w:tcPrChange w:id="2371" w:author="Benjamin Pannell" w:date="2014-10-15T16:51:00Z">
              <w:tcPr>
                <w:tcW w:w="3397" w:type="dxa"/>
              </w:tcPr>
            </w:tcPrChange>
          </w:tcPr>
          <w:p w14:paraId="2A5DC59A" w14:textId="6E62F93C" w:rsidR="00D445AB" w:rsidRDefault="00D445AB" w:rsidP="008542DA">
            <w:pPr>
              <w:rPr>
                <w:ins w:id="2372" w:author="Benjamin Pannell" w:date="2014-10-15T16:42:00Z"/>
              </w:rPr>
              <w:pPrChange w:id="2373" w:author="Benjamin Pannell" w:date="2014-10-15T16:50:00Z">
                <w:pPr/>
              </w:pPrChange>
            </w:pPr>
            <w:ins w:id="2374" w:author="Benjamin Pannell" w:date="2014-10-15T16:42:00Z">
              <w:r>
                <w:t xml:space="preserve">Press </w:t>
              </w:r>
            </w:ins>
            <w:ins w:id="2375" w:author="Benjamin Pannell" w:date="2014-10-15T16:50:00Z">
              <w:r w:rsidR="008542DA">
                <w:t>Left Mouse Button</w:t>
              </w:r>
            </w:ins>
          </w:p>
        </w:tc>
        <w:tc>
          <w:tcPr>
            <w:tcW w:w="709" w:type="dxa"/>
            <w:tcPrChange w:id="2376" w:author="Benjamin Pannell" w:date="2014-10-15T16:51:00Z">
              <w:tcPr>
                <w:tcW w:w="709" w:type="dxa"/>
              </w:tcPr>
            </w:tcPrChange>
          </w:tcPr>
          <w:p w14:paraId="6A72654E" w14:textId="3809B29D" w:rsidR="00D445AB" w:rsidRDefault="00D445AB" w:rsidP="00C71F26">
            <w:pPr>
              <w:rPr>
                <w:ins w:id="2377" w:author="Benjamin Pannell" w:date="2014-10-15T16:42:00Z"/>
              </w:rPr>
            </w:pPr>
            <w:ins w:id="2378" w:author="Benjamin Pannell" w:date="2014-10-15T16:42:00Z">
              <w:r>
                <w:t>0x</w:t>
              </w:r>
              <w:r w:rsidR="008542DA">
                <w:t>41</w:t>
              </w:r>
            </w:ins>
          </w:p>
        </w:tc>
        <w:tc>
          <w:tcPr>
            <w:tcW w:w="709" w:type="dxa"/>
            <w:tcPrChange w:id="2379" w:author="Benjamin Pannell" w:date="2014-10-15T16:51:00Z">
              <w:tcPr>
                <w:tcW w:w="709" w:type="dxa"/>
              </w:tcPr>
            </w:tcPrChange>
          </w:tcPr>
          <w:p w14:paraId="41A562AA" w14:textId="51AF3BF0" w:rsidR="00D445AB" w:rsidRDefault="00D445AB" w:rsidP="008542DA">
            <w:pPr>
              <w:rPr>
                <w:ins w:id="2380" w:author="Benjamin Pannell" w:date="2014-10-15T16:42:00Z"/>
              </w:rPr>
              <w:pPrChange w:id="2381" w:author="Benjamin Pannell" w:date="2014-10-15T16:50:00Z">
                <w:pPr/>
              </w:pPrChange>
            </w:pPr>
            <w:ins w:id="2382" w:author="Benjamin Pannell" w:date="2014-10-15T16:42:00Z">
              <w:r>
                <w:t>0x0</w:t>
              </w:r>
            </w:ins>
            <w:ins w:id="2383" w:author="Benjamin Pannell" w:date="2014-10-15T16:50:00Z">
              <w:r w:rsidR="008542DA">
                <w:t>1</w:t>
              </w:r>
            </w:ins>
          </w:p>
        </w:tc>
        <w:tc>
          <w:tcPr>
            <w:tcW w:w="709" w:type="dxa"/>
            <w:shd w:val="clear" w:color="auto" w:fill="BFBFBF" w:themeFill="background1" w:themeFillShade="BF"/>
            <w:tcPrChange w:id="2384" w:author="Benjamin Pannell" w:date="2014-10-15T16:51:00Z">
              <w:tcPr>
                <w:tcW w:w="709" w:type="dxa"/>
              </w:tcPr>
            </w:tcPrChange>
          </w:tcPr>
          <w:p w14:paraId="00C6DADE" w14:textId="5E7E6742" w:rsidR="00D445AB" w:rsidRDefault="00D445AB" w:rsidP="00C71F26">
            <w:pPr>
              <w:rPr>
                <w:ins w:id="2385" w:author="Benjamin Pannell" w:date="2014-10-15T16:42:00Z"/>
              </w:rPr>
            </w:pPr>
          </w:p>
        </w:tc>
        <w:tc>
          <w:tcPr>
            <w:tcW w:w="708" w:type="dxa"/>
            <w:shd w:val="clear" w:color="auto" w:fill="BFBFBF" w:themeFill="background1" w:themeFillShade="BF"/>
            <w:tcPrChange w:id="2386" w:author="Benjamin Pannell" w:date="2014-10-15T16:51:00Z">
              <w:tcPr>
                <w:tcW w:w="708" w:type="dxa"/>
                <w:shd w:val="clear" w:color="auto" w:fill="BFBFBF" w:themeFill="background1" w:themeFillShade="BF"/>
              </w:tcPr>
            </w:tcPrChange>
          </w:tcPr>
          <w:p w14:paraId="67C73895" w14:textId="77777777" w:rsidR="00D445AB" w:rsidRDefault="00D445AB" w:rsidP="00C71F26">
            <w:pPr>
              <w:rPr>
                <w:ins w:id="2387" w:author="Benjamin Pannell" w:date="2014-10-15T16:42:00Z"/>
              </w:rPr>
            </w:pPr>
          </w:p>
        </w:tc>
        <w:tc>
          <w:tcPr>
            <w:tcW w:w="709" w:type="dxa"/>
            <w:shd w:val="clear" w:color="auto" w:fill="BFBFBF" w:themeFill="background1" w:themeFillShade="BF"/>
            <w:tcPrChange w:id="2388" w:author="Benjamin Pannell" w:date="2014-10-15T16:51:00Z">
              <w:tcPr>
                <w:tcW w:w="709" w:type="dxa"/>
                <w:shd w:val="clear" w:color="auto" w:fill="BFBFBF" w:themeFill="background1" w:themeFillShade="BF"/>
              </w:tcPr>
            </w:tcPrChange>
          </w:tcPr>
          <w:p w14:paraId="60D2A656" w14:textId="77777777" w:rsidR="00D445AB" w:rsidRDefault="00D445AB" w:rsidP="00C71F26">
            <w:pPr>
              <w:rPr>
                <w:ins w:id="2389" w:author="Benjamin Pannell" w:date="2014-10-15T16:42:00Z"/>
              </w:rPr>
            </w:pPr>
          </w:p>
        </w:tc>
        <w:tc>
          <w:tcPr>
            <w:tcW w:w="709" w:type="dxa"/>
            <w:shd w:val="clear" w:color="auto" w:fill="BFBFBF" w:themeFill="background1" w:themeFillShade="BF"/>
            <w:tcPrChange w:id="2390" w:author="Benjamin Pannell" w:date="2014-10-15T16:51:00Z">
              <w:tcPr>
                <w:tcW w:w="709" w:type="dxa"/>
                <w:shd w:val="clear" w:color="auto" w:fill="BFBFBF" w:themeFill="background1" w:themeFillShade="BF"/>
              </w:tcPr>
            </w:tcPrChange>
          </w:tcPr>
          <w:p w14:paraId="0C44205D" w14:textId="77777777" w:rsidR="00D445AB" w:rsidRDefault="00D445AB" w:rsidP="00C71F26">
            <w:pPr>
              <w:rPr>
                <w:ins w:id="2391" w:author="Benjamin Pannell" w:date="2014-10-15T16:42:00Z"/>
              </w:rPr>
            </w:pPr>
          </w:p>
        </w:tc>
        <w:tc>
          <w:tcPr>
            <w:tcW w:w="709" w:type="dxa"/>
            <w:shd w:val="clear" w:color="auto" w:fill="BFBFBF" w:themeFill="background1" w:themeFillShade="BF"/>
            <w:tcPrChange w:id="2392" w:author="Benjamin Pannell" w:date="2014-10-15T16:51:00Z">
              <w:tcPr>
                <w:tcW w:w="709" w:type="dxa"/>
                <w:shd w:val="clear" w:color="auto" w:fill="BFBFBF" w:themeFill="background1" w:themeFillShade="BF"/>
              </w:tcPr>
            </w:tcPrChange>
          </w:tcPr>
          <w:p w14:paraId="2C9A5193" w14:textId="77777777" w:rsidR="00D445AB" w:rsidRDefault="00D445AB" w:rsidP="00C71F26">
            <w:pPr>
              <w:rPr>
                <w:ins w:id="2393" w:author="Benjamin Pannell" w:date="2014-10-15T16:42:00Z"/>
              </w:rPr>
            </w:pPr>
          </w:p>
        </w:tc>
        <w:tc>
          <w:tcPr>
            <w:tcW w:w="702" w:type="dxa"/>
            <w:shd w:val="clear" w:color="auto" w:fill="BFBFBF" w:themeFill="background1" w:themeFillShade="BF"/>
            <w:tcPrChange w:id="2394" w:author="Benjamin Pannell" w:date="2014-10-15T16:51:00Z">
              <w:tcPr>
                <w:tcW w:w="702" w:type="dxa"/>
                <w:shd w:val="clear" w:color="auto" w:fill="BFBFBF" w:themeFill="background1" w:themeFillShade="BF"/>
              </w:tcPr>
            </w:tcPrChange>
          </w:tcPr>
          <w:p w14:paraId="37383A50" w14:textId="77777777" w:rsidR="00D445AB" w:rsidRDefault="00D445AB" w:rsidP="00C71F26">
            <w:pPr>
              <w:rPr>
                <w:ins w:id="2395" w:author="Benjamin Pannell" w:date="2014-10-15T16:42:00Z"/>
              </w:rPr>
            </w:pPr>
          </w:p>
        </w:tc>
      </w:tr>
      <w:tr w:rsidR="008542DA" w14:paraId="44385464" w14:textId="77777777" w:rsidTr="00C71F26">
        <w:trPr>
          <w:ins w:id="2396" w:author="Benjamin Pannell" w:date="2014-10-15T16:42:00Z"/>
        </w:trPr>
        <w:tc>
          <w:tcPr>
            <w:tcW w:w="3397" w:type="dxa"/>
          </w:tcPr>
          <w:p w14:paraId="43E5BAA3" w14:textId="4EFE43E7" w:rsidR="00D445AB" w:rsidRDefault="008542DA" w:rsidP="008542DA">
            <w:pPr>
              <w:rPr>
                <w:ins w:id="2397" w:author="Benjamin Pannell" w:date="2014-10-15T16:42:00Z"/>
              </w:rPr>
              <w:pPrChange w:id="2398" w:author="Benjamin Pannell" w:date="2014-10-15T16:50:00Z">
                <w:pPr/>
              </w:pPrChange>
            </w:pPr>
            <w:ins w:id="2399" w:author="Benjamin Pannell" w:date="2014-10-15T16:50:00Z">
              <w:r>
                <w:t>Move Mouse Right 8 Units</w:t>
              </w:r>
            </w:ins>
          </w:p>
        </w:tc>
        <w:tc>
          <w:tcPr>
            <w:tcW w:w="709" w:type="dxa"/>
          </w:tcPr>
          <w:p w14:paraId="5F35DCE0" w14:textId="0B7FD6B4" w:rsidR="00D445AB" w:rsidRDefault="00D445AB" w:rsidP="00C71F26">
            <w:pPr>
              <w:rPr>
                <w:ins w:id="2400" w:author="Benjamin Pannell" w:date="2014-10-15T16:42:00Z"/>
              </w:rPr>
            </w:pPr>
            <w:ins w:id="2401" w:author="Benjamin Pannell" w:date="2014-10-15T16:42:00Z">
              <w:r>
                <w:t>0x</w:t>
              </w:r>
            </w:ins>
            <w:ins w:id="2402" w:author="Benjamin Pannell" w:date="2014-10-15T16:50:00Z">
              <w:r w:rsidR="008542DA">
                <w:t>42</w:t>
              </w:r>
            </w:ins>
          </w:p>
        </w:tc>
        <w:tc>
          <w:tcPr>
            <w:tcW w:w="709" w:type="dxa"/>
          </w:tcPr>
          <w:p w14:paraId="3067702B" w14:textId="22BE4A6F" w:rsidR="00D445AB" w:rsidRDefault="00D445AB" w:rsidP="00C71F26">
            <w:pPr>
              <w:rPr>
                <w:ins w:id="2403" w:author="Benjamin Pannell" w:date="2014-10-15T16:42:00Z"/>
              </w:rPr>
            </w:pPr>
            <w:ins w:id="2404" w:author="Benjamin Pannell" w:date="2014-10-15T16:42:00Z">
              <w:r>
                <w:t>0x</w:t>
              </w:r>
              <w:r w:rsidR="008542DA">
                <w:t>00</w:t>
              </w:r>
            </w:ins>
          </w:p>
        </w:tc>
        <w:tc>
          <w:tcPr>
            <w:tcW w:w="709" w:type="dxa"/>
          </w:tcPr>
          <w:p w14:paraId="0B46DF97" w14:textId="4A503B93" w:rsidR="00D445AB" w:rsidRDefault="00D445AB" w:rsidP="00C71F26">
            <w:pPr>
              <w:rPr>
                <w:ins w:id="2405" w:author="Benjamin Pannell" w:date="2014-10-15T16:42:00Z"/>
              </w:rPr>
            </w:pPr>
            <w:ins w:id="2406" w:author="Benjamin Pannell" w:date="2014-10-15T16:42:00Z">
              <w:r>
                <w:t>0x</w:t>
              </w:r>
              <w:r w:rsidR="008542DA">
                <w:t>08</w:t>
              </w:r>
            </w:ins>
          </w:p>
        </w:tc>
        <w:tc>
          <w:tcPr>
            <w:tcW w:w="708" w:type="dxa"/>
            <w:shd w:val="clear" w:color="auto" w:fill="BFBFBF" w:themeFill="background1" w:themeFillShade="BF"/>
          </w:tcPr>
          <w:p w14:paraId="38FC5FA6" w14:textId="77777777" w:rsidR="00D445AB" w:rsidRDefault="00D445AB" w:rsidP="00C71F26">
            <w:pPr>
              <w:rPr>
                <w:ins w:id="2407" w:author="Benjamin Pannell" w:date="2014-10-15T16:42:00Z"/>
              </w:rPr>
            </w:pPr>
          </w:p>
        </w:tc>
        <w:tc>
          <w:tcPr>
            <w:tcW w:w="709" w:type="dxa"/>
            <w:shd w:val="clear" w:color="auto" w:fill="BFBFBF" w:themeFill="background1" w:themeFillShade="BF"/>
          </w:tcPr>
          <w:p w14:paraId="44EE3B32" w14:textId="77777777" w:rsidR="00D445AB" w:rsidRDefault="00D445AB" w:rsidP="00C71F26">
            <w:pPr>
              <w:rPr>
                <w:ins w:id="2408" w:author="Benjamin Pannell" w:date="2014-10-15T16:42:00Z"/>
              </w:rPr>
            </w:pPr>
          </w:p>
        </w:tc>
        <w:tc>
          <w:tcPr>
            <w:tcW w:w="709" w:type="dxa"/>
            <w:shd w:val="clear" w:color="auto" w:fill="BFBFBF" w:themeFill="background1" w:themeFillShade="BF"/>
          </w:tcPr>
          <w:p w14:paraId="0261C97B" w14:textId="77777777" w:rsidR="00D445AB" w:rsidRDefault="00D445AB" w:rsidP="00C71F26">
            <w:pPr>
              <w:rPr>
                <w:ins w:id="2409" w:author="Benjamin Pannell" w:date="2014-10-15T16:42:00Z"/>
              </w:rPr>
            </w:pPr>
          </w:p>
        </w:tc>
        <w:tc>
          <w:tcPr>
            <w:tcW w:w="709" w:type="dxa"/>
            <w:shd w:val="clear" w:color="auto" w:fill="BFBFBF" w:themeFill="background1" w:themeFillShade="BF"/>
          </w:tcPr>
          <w:p w14:paraId="7C7B1EC4" w14:textId="77777777" w:rsidR="00D445AB" w:rsidRDefault="00D445AB" w:rsidP="00C71F26">
            <w:pPr>
              <w:rPr>
                <w:ins w:id="2410" w:author="Benjamin Pannell" w:date="2014-10-15T16:42:00Z"/>
              </w:rPr>
            </w:pPr>
          </w:p>
        </w:tc>
        <w:tc>
          <w:tcPr>
            <w:tcW w:w="702" w:type="dxa"/>
            <w:shd w:val="clear" w:color="auto" w:fill="BFBFBF" w:themeFill="background1" w:themeFillShade="BF"/>
          </w:tcPr>
          <w:p w14:paraId="1A58300E" w14:textId="77777777" w:rsidR="00D445AB" w:rsidRDefault="00D445AB" w:rsidP="00C71F26">
            <w:pPr>
              <w:rPr>
                <w:ins w:id="2411" w:author="Benjamin Pannell" w:date="2014-10-15T16:42:00Z"/>
              </w:rPr>
            </w:pPr>
          </w:p>
        </w:tc>
      </w:tr>
      <w:tr w:rsidR="00D445AB" w14:paraId="53C5B20E" w14:textId="77777777" w:rsidTr="00C71F26">
        <w:trPr>
          <w:ins w:id="2412" w:author="Benjamin Pannell" w:date="2014-10-15T16:42:00Z"/>
        </w:trPr>
        <w:tc>
          <w:tcPr>
            <w:tcW w:w="3397" w:type="dxa"/>
          </w:tcPr>
          <w:p w14:paraId="400A48DC" w14:textId="3DEEA99C" w:rsidR="00D445AB" w:rsidRDefault="008542DA" w:rsidP="00C71F26">
            <w:pPr>
              <w:rPr>
                <w:ins w:id="2413" w:author="Benjamin Pannell" w:date="2014-10-15T16:42:00Z"/>
              </w:rPr>
            </w:pPr>
            <w:ins w:id="2414" w:author="Benjamin Pannell" w:date="2014-10-15T16:51:00Z">
              <w:r>
                <w:t>Scroll Up Two Clicks</w:t>
              </w:r>
            </w:ins>
          </w:p>
        </w:tc>
        <w:tc>
          <w:tcPr>
            <w:tcW w:w="709" w:type="dxa"/>
          </w:tcPr>
          <w:p w14:paraId="6599F32A" w14:textId="412197DF" w:rsidR="00D445AB" w:rsidRDefault="00D445AB" w:rsidP="00C71F26">
            <w:pPr>
              <w:rPr>
                <w:ins w:id="2415" w:author="Benjamin Pannell" w:date="2014-10-15T16:42:00Z"/>
              </w:rPr>
            </w:pPr>
            <w:ins w:id="2416" w:author="Benjamin Pannell" w:date="2014-10-15T16:42:00Z">
              <w:r>
                <w:t>0x</w:t>
              </w:r>
              <w:r w:rsidR="008542DA">
                <w:t>44</w:t>
              </w:r>
            </w:ins>
          </w:p>
        </w:tc>
        <w:tc>
          <w:tcPr>
            <w:tcW w:w="709" w:type="dxa"/>
          </w:tcPr>
          <w:p w14:paraId="5E128AE4" w14:textId="6F67FCF7" w:rsidR="00D445AB" w:rsidRDefault="00D445AB" w:rsidP="008542DA">
            <w:pPr>
              <w:rPr>
                <w:ins w:id="2417" w:author="Benjamin Pannell" w:date="2014-10-15T16:42:00Z"/>
              </w:rPr>
              <w:pPrChange w:id="2418" w:author="Benjamin Pannell" w:date="2014-10-15T16:51:00Z">
                <w:pPr/>
              </w:pPrChange>
            </w:pPr>
            <w:ins w:id="2419" w:author="Benjamin Pannell" w:date="2014-10-15T16:42:00Z">
              <w:r>
                <w:t>0x0</w:t>
              </w:r>
            </w:ins>
            <w:ins w:id="2420" w:author="Benjamin Pannell" w:date="2014-10-15T16:51:00Z">
              <w:r w:rsidR="008542DA">
                <w:t>0</w:t>
              </w:r>
            </w:ins>
          </w:p>
        </w:tc>
        <w:tc>
          <w:tcPr>
            <w:tcW w:w="709" w:type="dxa"/>
          </w:tcPr>
          <w:p w14:paraId="0867379B" w14:textId="25A7AD3D" w:rsidR="00D445AB" w:rsidRDefault="00D445AB" w:rsidP="008542DA">
            <w:pPr>
              <w:rPr>
                <w:ins w:id="2421" w:author="Benjamin Pannell" w:date="2014-10-15T16:42:00Z"/>
              </w:rPr>
              <w:pPrChange w:id="2422" w:author="Benjamin Pannell" w:date="2014-10-15T16:51:00Z">
                <w:pPr/>
              </w:pPrChange>
            </w:pPr>
            <w:ins w:id="2423" w:author="Benjamin Pannell" w:date="2014-10-15T16:42:00Z">
              <w:r>
                <w:t>0x0</w:t>
              </w:r>
            </w:ins>
            <w:ins w:id="2424" w:author="Benjamin Pannell" w:date="2014-10-15T16:51:00Z">
              <w:r w:rsidR="008542DA">
                <w:t>0</w:t>
              </w:r>
            </w:ins>
          </w:p>
        </w:tc>
        <w:tc>
          <w:tcPr>
            <w:tcW w:w="708" w:type="dxa"/>
          </w:tcPr>
          <w:p w14:paraId="7ACCE290" w14:textId="2004BBE1" w:rsidR="00D445AB" w:rsidRDefault="00D445AB" w:rsidP="008542DA">
            <w:pPr>
              <w:rPr>
                <w:ins w:id="2425" w:author="Benjamin Pannell" w:date="2014-10-15T16:42:00Z"/>
              </w:rPr>
              <w:pPrChange w:id="2426" w:author="Benjamin Pannell" w:date="2014-10-15T16:51:00Z">
                <w:pPr/>
              </w:pPrChange>
            </w:pPr>
            <w:ins w:id="2427" w:author="Benjamin Pannell" w:date="2014-10-15T16:42:00Z">
              <w:r>
                <w:t>0x0</w:t>
              </w:r>
            </w:ins>
            <w:ins w:id="2428" w:author="Benjamin Pannell" w:date="2014-10-15T16:51:00Z">
              <w:r w:rsidR="008542DA">
                <w:t>0</w:t>
              </w:r>
            </w:ins>
          </w:p>
        </w:tc>
        <w:tc>
          <w:tcPr>
            <w:tcW w:w="709" w:type="dxa"/>
          </w:tcPr>
          <w:p w14:paraId="211CA36D" w14:textId="06BC1498" w:rsidR="00D445AB" w:rsidRDefault="00D445AB" w:rsidP="008542DA">
            <w:pPr>
              <w:rPr>
                <w:ins w:id="2429" w:author="Benjamin Pannell" w:date="2014-10-15T16:42:00Z"/>
              </w:rPr>
              <w:pPrChange w:id="2430" w:author="Benjamin Pannell" w:date="2014-10-15T16:51:00Z">
                <w:pPr/>
              </w:pPrChange>
            </w:pPr>
            <w:ins w:id="2431" w:author="Benjamin Pannell" w:date="2014-10-15T16:42:00Z">
              <w:r>
                <w:t>0x0</w:t>
              </w:r>
            </w:ins>
            <w:ins w:id="2432" w:author="Benjamin Pannell" w:date="2014-10-15T16:51:00Z">
              <w:r w:rsidR="008542DA">
                <w:t>2</w:t>
              </w:r>
            </w:ins>
          </w:p>
        </w:tc>
        <w:tc>
          <w:tcPr>
            <w:tcW w:w="709" w:type="dxa"/>
            <w:shd w:val="clear" w:color="auto" w:fill="BFBFBF" w:themeFill="background1" w:themeFillShade="BF"/>
          </w:tcPr>
          <w:p w14:paraId="62B662D7" w14:textId="77777777" w:rsidR="00D445AB" w:rsidRDefault="00D445AB" w:rsidP="00C71F26">
            <w:pPr>
              <w:rPr>
                <w:ins w:id="2433" w:author="Benjamin Pannell" w:date="2014-10-15T16:42:00Z"/>
              </w:rPr>
            </w:pPr>
          </w:p>
        </w:tc>
        <w:tc>
          <w:tcPr>
            <w:tcW w:w="709" w:type="dxa"/>
            <w:shd w:val="clear" w:color="auto" w:fill="BFBFBF" w:themeFill="background1" w:themeFillShade="BF"/>
          </w:tcPr>
          <w:p w14:paraId="09FAAE92" w14:textId="77777777" w:rsidR="00D445AB" w:rsidRDefault="00D445AB" w:rsidP="00C71F26">
            <w:pPr>
              <w:rPr>
                <w:ins w:id="2434" w:author="Benjamin Pannell" w:date="2014-10-15T16:42:00Z"/>
              </w:rPr>
            </w:pPr>
          </w:p>
        </w:tc>
        <w:tc>
          <w:tcPr>
            <w:tcW w:w="702" w:type="dxa"/>
            <w:shd w:val="clear" w:color="auto" w:fill="BFBFBF" w:themeFill="background1" w:themeFillShade="BF"/>
          </w:tcPr>
          <w:p w14:paraId="7107D00F" w14:textId="77777777" w:rsidR="00D445AB" w:rsidRDefault="00D445AB" w:rsidP="00C71F26">
            <w:pPr>
              <w:rPr>
                <w:ins w:id="2435" w:author="Benjamin Pannell" w:date="2014-10-15T16:42:00Z"/>
              </w:rPr>
            </w:pPr>
          </w:p>
        </w:tc>
      </w:tr>
    </w:tbl>
    <w:p w14:paraId="3B2474A1" w14:textId="5404B2DC" w:rsidR="00D445AB" w:rsidRDefault="008542DA" w:rsidP="008542DA">
      <w:pPr>
        <w:pStyle w:val="Caption"/>
        <w:rPr>
          <w:ins w:id="2436" w:author="Benjamin Pannell" w:date="2014-10-15T16:54:00Z"/>
        </w:rPr>
        <w:pPrChange w:id="2437" w:author="Benjamin Pannell" w:date="2014-10-15T16:51:00Z">
          <w:pPr/>
        </w:pPrChange>
      </w:pPr>
      <w:bookmarkStart w:id="2438" w:name="_Ref401155392"/>
      <w:bookmarkStart w:id="2439" w:name="_Toc401168123"/>
      <w:ins w:id="2440" w:author="Benjamin Pannell" w:date="2014-10-15T16:51:00Z">
        <w:r>
          <w:t xml:space="preserve">Table </w:t>
        </w:r>
        <w:r>
          <w:fldChar w:fldCharType="begin"/>
        </w:r>
        <w:r>
          <w:instrText xml:space="preserve"> SEQ Table \* ARABIC </w:instrText>
        </w:r>
      </w:ins>
      <w:r>
        <w:fldChar w:fldCharType="separate"/>
      </w:r>
      <w:ins w:id="2441" w:author="Benjamin Pannell" w:date="2014-10-15T18:54:00Z">
        <w:r w:rsidR="00963087">
          <w:rPr>
            <w:noProof/>
          </w:rPr>
          <w:t>7</w:t>
        </w:r>
      </w:ins>
      <w:ins w:id="2442" w:author="Benjamin Pannell" w:date="2014-10-15T16:51:00Z">
        <w:r>
          <w:fldChar w:fldCharType="end"/>
        </w:r>
        <w:bookmarkEnd w:id="2438"/>
        <w:r>
          <w:t xml:space="preserve"> Example Mouse Emulation Packets</w:t>
        </w:r>
      </w:ins>
      <w:bookmarkEnd w:id="2439"/>
    </w:p>
    <w:p w14:paraId="18BF42F6" w14:textId="3CE6478C" w:rsidR="00C15E36" w:rsidRDefault="00C15E36" w:rsidP="00C15E36">
      <w:pPr>
        <w:pStyle w:val="Heading4"/>
        <w:rPr>
          <w:ins w:id="2443" w:author="Benjamin Pannell" w:date="2014-10-15T16:57:00Z"/>
        </w:rPr>
        <w:pPrChange w:id="2444" w:author="Benjamin Pannell" w:date="2014-10-15T16:55:00Z">
          <w:pPr/>
        </w:pPrChange>
      </w:pPr>
      <w:ins w:id="2445" w:author="Benjamin Pannell" w:date="2014-10-15T16:55:00Z">
        <w:r>
          <w:t>Example Command Breakdown</w:t>
        </w:r>
      </w:ins>
    </w:p>
    <w:p w14:paraId="1B46FC6C" w14:textId="79DFE86F" w:rsidR="00C15E36" w:rsidRPr="00C15E36" w:rsidRDefault="00C15E36" w:rsidP="00C15E36">
      <w:pPr>
        <w:rPr>
          <w:ins w:id="2446" w:author="Benjamin Pannell" w:date="2014-10-15T16:55:00Z"/>
          <w:rPrChange w:id="2447" w:author="Benjamin Pannell" w:date="2014-10-15T16:57:00Z">
            <w:rPr>
              <w:ins w:id="2448" w:author="Benjamin Pannell" w:date="2014-10-15T16:55:00Z"/>
            </w:rPr>
          </w:rPrChange>
        </w:rPr>
        <w:pPrChange w:id="2449" w:author="Benjamin Pannell" w:date="2014-10-15T16:57:00Z">
          <w:pPr/>
        </w:pPrChange>
      </w:pPr>
      <w:ins w:id="2450" w:author="Benjamin Pannell" w:date="2014-10-15T16:57:00Z">
        <w:r>
          <w:fldChar w:fldCharType="begin"/>
        </w:r>
        <w:r>
          <w:instrText xml:space="preserve"> REF _Ref401155595 \h </w:instrText>
        </w:r>
      </w:ins>
      <w:r>
        <w:fldChar w:fldCharType="separate"/>
      </w:r>
      <w:ins w:id="2451" w:author="Benjamin Pannell" w:date="2014-10-15T16:57:00Z">
        <w:r>
          <w:t xml:space="preserve">Figure </w:t>
        </w:r>
        <w:r>
          <w:rPr>
            <w:noProof/>
          </w:rPr>
          <w:t>15</w:t>
        </w:r>
        <w:r>
          <w:fldChar w:fldCharType="end"/>
        </w:r>
        <w:r>
          <w:t xml:space="preserve"> breaks down the </w:t>
        </w:r>
      </w:ins>
      <w:ins w:id="2452" w:author="Benjamin Pannell" w:date="2014-10-15T16:58:00Z">
        <w:r>
          <w:t xml:space="preserve">“Scroll Up Two Clicks” command from </w:t>
        </w:r>
        <w:r>
          <w:fldChar w:fldCharType="begin"/>
        </w:r>
        <w:r>
          <w:instrText xml:space="preserve"> REF _Ref401155392 \h </w:instrText>
        </w:r>
      </w:ins>
      <w:r>
        <w:fldChar w:fldCharType="separate"/>
      </w:r>
      <w:ins w:id="2453" w:author="Benjamin Pannell" w:date="2014-10-15T16:58:00Z">
        <w:r>
          <w:t xml:space="preserve">Table </w:t>
        </w:r>
        <w:r>
          <w:rPr>
            <w:noProof/>
          </w:rPr>
          <w:t>6</w:t>
        </w:r>
        <w:r>
          <w:fldChar w:fldCharType="end"/>
        </w:r>
        <w:r>
          <w:t>, explaining what each byte represents and how it is constructed.</w:t>
        </w:r>
      </w:ins>
    </w:p>
    <w:p w14:paraId="460B5C71" w14:textId="7F500004" w:rsidR="00C15E36" w:rsidRDefault="00C15E36" w:rsidP="00C15E36">
      <w:pPr>
        <w:rPr>
          <w:ins w:id="2454" w:author="Benjamin Pannell" w:date="2014-10-15T16:57:00Z"/>
        </w:rPr>
        <w:pPrChange w:id="2455" w:author="Benjamin Pannell" w:date="2014-10-15T16:55:00Z">
          <w:pPr/>
        </w:pPrChange>
      </w:pPr>
      <w:ins w:id="2456" w:author="Benjamin Pannell" w:date="2014-10-15T16:55:00Z">
        <w:r>
          <w:rPr>
            <w:noProof/>
            <w:lang w:eastAsia="en-ZA"/>
          </w:rPr>
          <w:drawing>
            <wp:inline distT="0" distB="0" distL="0" distR="0" wp14:anchorId="3B1D94A3" wp14:editId="18112855">
              <wp:extent cx="5486400" cy="2181225"/>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ins>
    </w:p>
    <w:p w14:paraId="1A265D20" w14:textId="6BE71614" w:rsidR="00C15E36" w:rsidRPr="00C15E36" w:rsidRDefault="00C15E36" w:rsidP="00C15E36">
      <w:pPr>
        <w:pStyle w:val="Caption"/>
        <w:rPr>
          <w:ins w:id="2457" w:author="Benjamin Pannell" w:date="2014-10-08T15:29:00Z"/>
          <w:rPrChange w:id="2458" w:author="Benjamin Pannell" w:date="2014-10-15T16:55:00Z">
            <w:rPr>
              <w:ins w:id="2459" w:author="Benjamin Pannell" w:date="2014-10-08T15:29:00Z"/>
            </w:rPr>
          </w:rPrChange>
        </w:rPr>
        <w:pPrChange w:id="2460" w:author="Benjamin Pannell" w:date="2014-10-15T16:57:00Z">
          <w:pPr/>
        </w:pPrChange>
      </w:pPr>
      <w:bookmarkStart w:id="2461" w:name="_Ref401155595"/>
      <w:bookmarkStart w:id="2462" w:name="_Toc401168252"/>
      <w:ins w:id="2463" w:author="Benjamin Pannell" w:date="2014-10-15T16:57:00Z">
        <w:r>
          <w:t xml:space="preserve">Figure </w:t>
        </w:r>
        <w:r>
          <w:fldChar w:fldCharType="begin"/>
        </w:r>
        <w:r>
          <w:instrText xml:space="preserve"> SEQ Figure \* ARABIC </w:instrText>
        </w:r>
      </w:ins>
      <w:r>
        <w:fldChar w:fldCharType="separate"/>
      </w:r>
      <w:ins w:id="2464" w:author="Benjamin Pannell" w:date="2014-10-15T20:18:00Z">
        <w:r w:rsidR="00F30034">
          <w:rPr>
            <w:noProof/>
          </w:rPr>
          <w:t>19</w:t>
        </w:r>
      </w:ins>
      <w:ins w:id="2465" w:author="Benjamin Pannell" w:date="2014-10-15T16:57:00Z">
        <w:r>
          <w:fldChar w:fldCharType="end"/>
        </w:r>
        <w:bookmarkEnd w:id="2461"/>
        <w:r>
          <w:t xml:space="preserve"> Example Mouse Command Breakdown</w:t>
        </w:r>
      </w:ins>
      <w:bookmarkEnd w:id="2462"/>
    </w:p>
    <w:p w14:paraId="7B7659E3" w14:textId="77777777" w:rsidR="006F7EFD" w:rsidRDefault="006F7EFD">
      <w:pPr>
        <w:rPr>
          <w:ins w:id="2466" w:author="Benjamin Pannell" w:date="2014-10-15T16:58:00Z"/>
          <w:rFonts w:asciiTheme="majorHAnsi" w:eastAsiaTheme="majorEastAsia" w:hAnsiTheme="majorHAnsi" w:cstheme="majorBidi"/>
          <w:color w:val="1F4D78" w:themeColor="accent1" w:themeShade="7F"/>
          <w:szCs w:val="24"/>
        </w:rPr>
      </w:pPr>
      <w:ins w:id="2467" w:author="Benjamin Pannell" w:date="2014-10-15T16:58:00Z">
        <w:r>
          <w:br w:type="page"/>
        </w:r>
      </w:ins>
    </w:p>
    <w:p w14:paraId="1D8823E3" w14:textId="77DD2F8E" w:rsidR="00610ADB" w:rsidRDefault="00610ADB">
      <w:pPr>
        <w:pStyle w:val="Heading3"/>
        <w:rPr>
          <w:ins w:id="2468" w:author="Benjamin Pannell" w:date="2014-10-15T16:58:00Z"/>
        </w:rPr>
        <w:pPrChange w:id="2469" w:author="Benjamin Pannell" w:date="2014-10-08T15:29:00Z">
          <w:pPr/>
        </w:pPrChange>
      </w:pPr>
      <w:ins w:id="2470" w:author="Benjamin Pannell" w:date="2014-10-08T15:29:00Z">
        <w:r>
          <w:lastRenderedPageBreak/>
          <w:t xml:space="preserve">Joystick </w:t>
        </w:r>
      </w:ins>
      <w:ins w:id="2471" w:author="Benjamin Pannell" w:date="2014-10-09T10:19:00Z">
        <w:r w:rsidR="00B24485">
          <w:t>Commands</w:t>
        </w:r>
      </w:ins>
    </w:p>
    <w:p w14:paraId="28218BFB" w14:textId="3A2A6A54" w:rsidR="006F7EFD" w:rsidRDefault="00C363FA" w:rsidP="006F7EFD">
      <w:pPr>
        <w:rPr>
          <w:ins w:id="2472" w:author="Benjamin Pannell" w:date="2014-10-15T18:19:00Z"/>
        </w:rPr>
        <w:pPrChange w:id="2473" w:author="Benjamin Pannell" w:date="2014-10-15T16:58:00Z">
          <w:pPr/>
        </w:pPrChange>
      </w:pPr>
      <w:ins w:id="2474" w:author="Benjamin Pannell" w:date="2014-10-15T18:16:00Z">
        <w:r>
          <w:t xml:space="preserve">The joystick </w:t>
        </w:r>
      </w:ins>
      <w:ins w:id="2475" w:author="Benjamin Pannell" w:date="2014-10-15T18:17:00Z">
        <w:r>
          <w:t xml:space="preserve">emulation command has been made available to allow the emulation of game input devices for the operation of simulators and other specialist applications. Unlike the keyboard and mouse commands, this command requires </w:t>
        </w:r>
      </w:ins>
      <w:ins w:id="2476" w:author="Benjamin Pannell" w:date="2014-10-15T18:18:00Z">
        <w:r>
          <w:t>a degree of data manipulation in the form of packing.</w:t>
        </w:r>
      </w:ins>
    </w:p>
    <w:p w14:paraId="0F152D23" w14:textId="202C9682" w:rsidR="00C363FA" w:rsidRDefault="00C363FA" w:rsidP="006F7EFD">
      <w:pPr>
        <w:rPr>
          <w:ins w:id="2477" w:author="Benjamin Pannell" w:date="2014-10-15T18:35:00Z"/>
        </w:rPr>
        <w:pPrChange w:id="2478" w:author="Benjamin Pannell" w:date="2014-10-15T16:58:00Z">
          <w:pPr/>
        </w:pPrChange>
      </w:pPr>
      <w:ins w:id="2479" w:author="Benjamin Pannell" w:date="2014-10-15T18:19:00Z">
        <w:r>
          <w:t>The emulated joystick provides 32 buttons, 6 axes and a single 8-way hat switch. The joystick command packet has been designed to enable fully independent control over all of these inputs simultaneously.</w:t>
        </w:r>
      </w:ins>
      <w:ins w:id="2480" w:author="Benjamin Pannell" w:date="2014-10-15T18:35:00Z">
        <w:r w:rsidR="00EA4B57">
          <w:t xml:space="preserve"> The packet structure can be seen in </w:t>
        </w:r>
      </w:ins>
      <w:ins w:id="2481" w:author="Benjamin Pannell" w:date="2014-10-15T18:47:00Z">
        <w:r w:rsidR="00963087">
          <w:fldChar w:fldCharType="begin"/>
        </w:r>
        <w:r w:rsidR="00963087">
          <w:instrText xml:space="preserve"> REF _Ref401162201 \h </w:instrText>
        </w:r>
      </w:ins>
      <w:r w:rsidR="00963087">
        <w:fldChar w:fldCharType="separate"/>
      </w:r>
      <w:ins w:id="2482" w:author="Benjamin Pannell" w:date="2014-10-15T18:47:00Z">
        <w:r w:rsidR="00963087">
          <w:t xml:space="preserve">Table </w:t>
        </w:r>
        <w:r w:rsidR="00963087">
          <w:rPr>
            <w:noProof/>
          </w:rPr>
          <w:t>8</w:t>
        </w:r>
        <w:r w:rsidR="00963087">
          <w:fldChar w:fldCharType="end"/>
        </w:r>
        <w:r w:rsidR="00963087">
          <w:t>.</w:t>
        </w:r>
      </w:ins>
    </w:p>
    <w:tbl>
      <w:tblPr>
        <w:tblStyle w:val="TableGrid"/>
        <w:tblW w:w="0" w:type="auto"/>
        <w:tblLook w:val="04A0" w:firstRow="1" w:lastRow="0" w:firstColumn="1" w:lastColumn="0" w:noHBand="0" w:noVBand="1"/>
        <w:tblPrChange w:id="2483" w:author="Benjamin Pannell" w:date="2014-10-15T18:38:00Z">
          <w:tblPr>
            <w:tblStyle w:val="TableGrid"/>
            <w:tblW w:w="0" w:type="auto"/>
            <w:tblLook w:val="04A0" w:firstRow="1" w:lastRow="0" w:firstColumn="1" w:lastColumn="0" w:noHBand="0" w:noVBand="1"/>
          </w:tblPr>
        </w:tblPrChange>
      </w:tblPr>
      <w:tblGrid>
        <w:gridCol w:w="780"/>
        <w:gridCol w:w="1018"/>
        <w:gridCol w:w="571"/>
        <w:gridCol w:w="573"/>
        <w:gridCol w:w="573"/>
        <w:gridCol w:w="573"/>
        <w:gridCol w:w="573"/>
        <w:gridCol w:w="573"/>
        <w:gridCol w:w="573"/>
        <w:gridCol w:w="573"/>
        <w:gridCol w:w="511"/>
        <w:gridCol w:w="516"/>
        <w:gridCol w:w="516"/>
        <w:gridCol w:w="516"/>
        <w:gridCol w:w="622"/>
        <w:tblGridChange w:id="2484">
          <w:tblGrid>
            <w:gridCol w:w="783"/>
            <w:gridCol w:w="15"/>
            <w:gridCol w:w="1002"/>
            <w:gridCol w:w="15"/>
            <w:gridCol w:w="621"/>
            <w:gridCol w:w="623"/>
            <w:gridCol w:w="623"/>
            <w:gridCol w:w="448"/>
            <w:gridCol w:w="175"/>
            <w:gridCol w:w="623"/>
            <w:gridCol w:w="623"/>
            <w:gridCol w:w="623"/>
            <w:gridCol w:w="292"/>
            <w:gridCol w:w="331"/>
            <w:gridCol w:w="566"/>
            <w:gridCol w:w="566"/>
            <w:gridCol w:w="566"/>
            <w:gridCol w:w="47"/>
            <w:gridCol w:w="519"/>
            <w:gridCol w:w="566"/>
          </w:tblGrid>
        </w:tblGridChange>
      </w:tblGrid>
      <w:tr w:rsidR="00EA4B57" w14:paraId="390BE6FE" w14:textId="4998C0D2" w:rsidTr="00EA4B57">
        <w:trPr>
          <w:ins w:id="2485" w:author="Benjamin Pannell" w:date="2014-10-15T18:36:00Z"/>
        </w:trPr>
        <w:tc>
          <w:tcPr>
            <w:tcW w:w="783" w:type="dxa"/>
            <w:tcPrChange w:id="2486" w:author="Benjamin Pannell" w:date="2014-10-15T18:38:00Z">
              <w:tcPr>
                <w:tcW w:w="798" w:type="dxa"/>
                <w:gridSpan w:val="2"/>
              </w:tcPr>
            </w:tcPrChange>
          </w:tcPr>
          <w:p w14:paraId="428CF308" w14:textId="0AB57A77" w:rsidR="00EA4B57" w:rsidRPr="00EA4B57" w:rsidRDefault="00EA4B57" w:rsidP="006F7EFD">
            <w:pPr>
              <w:rPr>
                <w:ins w:id="2487" w:author="Benjamin Pannell" w:date="2014-10-15T18:36:00Z"/>
                <w:b/>
                <w:rPrChange w:id="2488" w:author="Benjamin Pannell" w:date="2014-10-15T18:36:00Z">
                  <w:rPr>
                    <w:ins w:id="2489" w:author="Benjamin Pannell" w:date="2014-10-15T18:36:00Z"/>
                  </w:rPr>
                </w:rPrChange>
              </w:rPr>
            </w:pPr>
            <w:ins w:id="2490" w:author="Benjamin Pannell" w:date="2014-10-15T18:36:00Z">
              <w:r w:rsidRPr="00EA4B57">
                <w:rPr>
                  <w:b/>
                  <w:rPrChange w:id="2491" w:author="Benjamin Pannell" w:date="2014-10-15T18:36:00Z">
                    <w:rPr/>
                  </w:rPrChange>
                </w:rPr>
                <w:t>Byte</w:t>
              </w:r>
            </w:ins>
          </w:p>
        </w:tc>
        <w:tc>
          <w:tcPr>
            <w:tcW w:w="1017" w:type="dxa"/>
            <w:vAlign w:val="center"/>
            <w:tcPrChange w:id="2492" w:author="Benjamin Pannell" w:date="2014-10-15T18:38:00Z">
              <w:tcPr>
                <w:tcW w:w="1017" w:type="dxa"/>
                <w:gridSpan w:val="2"/>
              </w:tcPr>
            </w:tcPrChange>
          </w:tcPr>
          <w:p w14:paraId="345461E8" w14:textId="681D967E" w:rsidR="00EA4B57" w:rsidRPr="00EA4B57" w:rsidRDefault="00EA4B57" w:rsidP="00EA4B57">
            <w:pPr>
              <w:rPr>
                <w:ins w:id="2493" w:author="Benjamin Pannell" w:date="2014-10-15T18:36:00Z"/>
                <w:b/>
                <w:rPrChange w:id="2494" w:author="Benjamin Pannell" w:date="2014-10-15T18:38:00Z">
                  <w:rPr>
                    <w:ins w:id="2495" w:author="Benjamin Pannell" w:date="2014-10-15T18:36:00Z"/>
                  </w:rPr>
                </w:rPrChange>
              </w:rPr>
              <w:pPrChange w:id="2496" w:author="Benjamin Pannell" w:date="2014-10-15T18:38:00Z">
                <w:pPr/>
              </w:pPrChange>
            </w:pPr>
            <w:ins w:id="2497" w:author="Benjamin Pannell" w:date="2014-10-15T18:36:00Z">
              <w:r w:rsidRPr="00EA4B57">
                <w:rPr>
                  <w:b/>
                  <w:rPrChange w:id="2498" w:author="Benjamin Pannell" w:date="2014-10-15T18:38:00Z">
                    <w:rPr/>
                  </w:rPrChange>
                </w:rPr>
                <w:t>0</w:t>
              </w:r>
            </w:ins>
          </w:p>
        </w:tc>
        <w:tc>
          <w:tcPr>
            <w:tcW w:w="581" w:type="dxa"/>
            <w:vAlign w:val="center"/>
            <w:tcPrChange w:id="2499" w:author="Benjamin Pannell" w:date="2014-10-15T18:38:00Z">
              <w:tcPr>
                <w:tcW w:w="621" w:type="dxa"/>
              </w:tcPr>
            </w:tcPrChange>
          </w:tcPr>
          <w:p w14:paraId="243CDF9E" w14:textId="52234334" w:rsidR="00EA4B57" w:rsidRPr="00EA4B57" w:rsidRDefault="00EA4B57" w:rsidP="00EA4B57">
            <w:pPr>
              <w:rPr>
                <w:ins w:id="2500" w:author="Benjamin Pannell" w:date="2014-10-15T18:36:00Z"/>
                <w:b/>
                <w:rPrChange w:id="2501" w:author="Benjamin Pannell" w:date="2014-10-15T18:38:00Z">
                  <w:rPr>
                    <w:ins w:id="2502" w:author="Benjamin Pannell" w:date="2014-10-15T18:36:00Z"/>
                  </w:rPr>
                </w:rPrChange>
              </w:rPr>
              <w:pPrChange w:id="2503" w:author="Benjamin Pannell" w:date="2014-10-15T18:38:00Z">
                <w:pPr/>
              </w:pPrChange>
            </w:pPr>
            <w:ins w:id="2504" w:author="Benjamin Pannell" w:date="2014-10-15T18:36:00Z">
              <w:r w:rsidRPr="00EA4B57">
                <w:rPr>
                  <w:b/>
                  <w:rPrChange w:id="2505" w:author="Benjamin Pannell" w:date="2014-10-15T18:38:00Z">
                    <w:rPr/>
                  </w:rPrChange>
                </w:rPr>
                <w:t>1</w:t>
              </w:r>
            </w:ins>
          </w:p>
        </w:tc>
        <w:tc>
          <w:tcPr>
            <w:tcW w:w="583" w:type="dxa"/>
            <w:vAlign w:val="center"/>
            <w:tcPrChange w:id="2506" w:author="Benjamin Pannell" w:date="2014-10-15T18:38:00Z">
              <w:tcPr>
                <w:tcW w:w="623" w:type="dxa"/>
              </w:tcPr>
            </w:tcPrChange>
          </w:tcPr>
          <w:p w14:paraId="4E5B7E2C" w14:textId="2DD5FD28" w:rsidR="00EA4B57" w:rsidRPr="00EA4B57" w:rsidRDefault="00EA4B57" w:rsidP="00EA4B57">
            <w:pPr>
              <w:rPr>
                <w:ins w:id="2507" w:author="Benjamin Pannell" w:date="2014-10-15T18:36:00Z"/>
                <w:b/>
                <w:rPrChange w:id="2508" w:author="Benjamin Pannell" w:date="2014-10-15T18:38:00Z">
                  <w:rPr>
                    <w:ins w:id="2509" w:author="Benjamin Pannell" w:date="2014-10-15T18:36:00Z"/>
                  </w:rPr>
                </w:rPrChange>
              </w:rPr>
              <w:pPrChange w:id="2510" w:author="Benjamin Pannell" w:date="2014-10-15T18:38:00Z">
                <w:pPr/>
              </w:pPrChange>
            </w:pPr>
            <w:ins w:id="2511" w:author="Benjamin Pannell" w:date="2014-10-15T18:36:00Z">
              <w:r w:rsidRPr="00EA4B57">
                <w:rPr>
                  <w:b/>
                  <w:rPrChange w:id="2512" w:author="Benjamin Pannell" w:date="2014-10-15T18:38:00Z">
                    <w:rPr/>
                  </w:rPrChange>
                </w:rPr>
                <w:t>2</w:t>
              </w:r>
            </w:ins>
          </w:p>
        </w:tc>
        <w:tc>
          <w:tcPr>
            <w:tcW w:w="583" w:type="dxa"/>
            <w:vAlign w:val="center"/>
            <w:tcPrChange w:id="2513" w:author="Benjamin Pannell" w:date="2014-10-15T18:38:00Z">
              <w:tcPr>
                <w:tcW w:w="623" w:type="dxa"/>
              </w:tcPr>
            </w:tcPrChange>
          </w:tcPr>
          <w:p w14:paraId="27044CA8" w14:textId="055DA427" w:rsidR="00EA4B57" w:rsidRPr="00EA4B57" w:rsidRDefault="00EA4B57" w:rsidP="00EA4B57">
            <w:pPr>
              <w:rPr>
                <w:ins w:id="2514" w:author="Benjamin Pannell" w:date="2014-10-15T18:36:00Z"/>
                <w:b/>
                <w:rPrChange w:id="2515" w:author="Benjamin Pannell" w:date="2014-10-15T18:38:00Z">
                  <w:rPr>
                    <w:ins w:id="2516" w:author="Benjamin Pannell" w:date="2014-10-15T18:36:00Z"/>
                  </w:rPr>
                </w:rPrChange>
              </w:rPr>
              <w:pPrChange w:id="2517" w:author="Benjamin Pannell" w:date="2014-10-15T18:38:00Z">
                <w:pPr/>
              </w:pPrChange>
            </w:pPr>
            <w:ins w:id="2518" w:author="Benjamin Pannell" w:date="2014-10-15T18:36:00Z">
              <w:r w:rsidRPr="00EA4B57">
                <w:rPr>
                  <w:b/>
                  <w:rPrChange w:id="2519" w:author="Benjamin Pannell" w:date="2014-10-15T18:38:00Z">
                    <w:rPr/>
                  </w:rPrChange>
                </w:rPr>
                <w:t>3</w:t>
              </w:r>
            </w:ins>
          </w:p>
        </w:tc>
        <w:tc>
          <w:tcPr>
            <w:tcW w:w="583" w:type="dxa"/>
            <w:vAlign w:val="center"/>
            <w:tcPrChange w:id="2520" w:author="Benjamin Pannell" w:date="2014-10-15T18:38:00Z">
              <w:tcPr>
                <w:tcW w:w="623" w:type="dxa"/>
                <w:gridSpan w:val="2"/>
              </w:tcPr>
            </w:tcPrChange>
          </w:tcPr>
          <w:p w14:paraId="6AFD875F" w14:textId="746F1D9E" w:rsidR="00EA4B57" w:rsidRPr="00EA4B57" w:rsidRDefault="00EA4B57" w:rsidP="00EA4B57">
            <w:pPr>
              <w:rPr>
                <w:ins w:id="2521" w:author="Benjamin Pannell" w:date="2014-10-15T18:36:00Z"/>
                <w:b/>
                <w:rPrChange w:id="2522" w:author="Benjamin Pannell" w:date="2014-10-15T18:38:00Z">
                  <w:rPr>
                    <w:ins w:id="2523" w:author="Benjamin Pannell" w:date="2014-10-15T18:36:00Z"/>
                  </w:rPr>
                </w:rPrChange>
              </w:rPr>
              <w:pPrChange w:id="2524" w:author="Benjamin Pannell" w:date="2014-10-15T18:38:00Z">
                <w:pPr/>
              </w:pPrChange>
            </w:pPr>
            <w:ins w:id="2525" w:author="Benjamin Pannell" w:date="2014-10-15T18:36:00Z">
              <w:r w:rsidRPr="00EA4B57">
                <w:rPr>
                  <w:b/>
                  <w:rPrChange w:id="2526" w:author="Benjamin Pannell" w:date="2014-10-15T18:38:00Z">
                    <w:rPr/>
                  </w:rPrChange>
                </w:rPr>
                <w:t>4</w:t>
              </w:r>
            </w:ins>
          </w:p>
        </w:tc>
        <w:tc>
          <w:tcPr>
            <w:tcW w:w="584" w:type="dxa"/>
            <w:vAlign w:val="center"/>
            <w:tcPrChange w:id="2527" w:author="Benjamin Pannell" w:date="2014-10-15T18:38:00Z">
              <w:tcPr>
                <w:tcW w:w="623" w:type="dxa"/>
              </w:tcPr>
            </w:tcPrChange>
          </w:tcPr>
          <w:p w14:paraId="1B3F2626" w14:textId="65D0321A" w:rsidR="00EA4B57" w:rsidRPr="00EA4B57" w:rsidRDefault="00EA4B57" w:rsidP="00EA4B57">
            <w:pPr>
              <w:rPr>
                <w:ins w:id="2528" w:author="Benjamin Pannell" w:date="2014-10-15T18:36:00Z"/>
                <w:b/>
                <w:rPrChange w:id="2529" w:author="Benjamin Pannell" w:date="2014-10-15T18:38:00Z">
                  <w:rPr>
                    <w:ins w:id="2530" w:author="Benjamin Pannell" w:date="2014-10-15T18:36:00Z"/>
                  </w:rPr>
                </w:rPrChange>
              </w:rPr>
              <w:pPrChange w:id="2531" w:author="Benjamin Pannell" w:date="2014-10-15T18:38:00Z">
                <w:pPr/>
              </w:pPrChange>
            </w:pPr>
            <w:ins w:id="2532" w:author="Benjamin Pannell" w:date="2014-10-15T18:36:00Z">
              <w:r w:rsidRPr="00EA4B57">
                <w:rPr>
                  <w:b/>
                  <w:rPrChange w:id="2533" w:author="Benjamin Pannell" w:date="2014-10-15T18:38:00Z">
                    <w:rPr/>
                  </w:rPrChange>
                </w:rPr>
                <w:t>5</w:t>
              </w:r>
            </w:ins>
          </w:p>
        </w:tc>
        <w:tc>
          <w:tcPr>
            <w:tcW w:w="584" w:type="dxa"/>
            <w:vAlign w:val="center"/>
            <w:tcPrChange w:id="2534" w:author="Benjamin Pannell" w:date="2014-10-15T18:38:00Z">
              <w:tcPr>
                <w:tcW w:w="623" w:type="dxa"/>
              </w:tcPr>
            </w:tcPrChange>
          </w:tcPr>
          <w:p w14:paraId="60A7432A" w14:textId="7F1F0B73" w:rsidR="00EA4B57" w:rsidRPr="00EA4B57" w:rsidRDefault="00EA4B57" w:rsidP="00EA4B57">
            <w:pPr>
              <w:rPr>
                <w:ins w:id="2535" w:author="Benjamin Pannell" w:date="2014-10-15T18:36:00Z"/>
                <w:b/>
                <w:rPrChange w:id="2536" w:author="Benjamin Pannell" w:date="2014-10-15T18:38:00Z">
                  <w:rPr>
                    <w:ins w:id="2537" w:author="Benjamin Pannell" w:date="2014-10-15T18:36:00Z"/>
                  </w:rPr>
                </w:rPrChange>
              </w:rPr>
              <w:pPrChange w:id="2538" w:author="Benjamin Pannell" w:date="2014-10-15T18:38:00Z">
                <w:pPr/>
              </w:pPrChange>
            </w:pPr>
            <w:ins w:id="2539" w:author="Benjamin Pannell" w:date="2014-10-15T18:36:00Z">
              <w:r w:rsidRPr="00EA4B57">
                <w:rPr>
                  <w:b/>
                  <w:rPrChange w:id="2540" w:author="Benjamin Pannell" w:date="2014-10-15T18:38:00Z">
                    <w:rPr/>
                  </w:rPrChange>
                </w:rPr>
                <w:t>6</w:t>
              </w:r>
            </w:ins>
          </w:p>
        </w:tc>
        <w:tc>
          <w:tcPr>
            <w:tcW w:w="584" w:type="dxa"/>
            <w:vAlign w:val="center"/>
            <w:tcPrChange w:id="2541" w:author="Benjamin Pannell" w:date="2014-10-15T18:38:00Z">
              <w:tcPr>
                <w:tcW w:w="623" w:type="dxa"/>
              </w:tcPr>
            </w:tcPrChange>
          </w:tcPr>
          <w:p w14:paraId="0BC8876A" w14:textId="65072C38" w:rsidR="00EA4B57" w:rsidRPr="00EA4B57" w:rsidRDefault="00EA4B57" w:rsidP="00EA4B57">
            <w:pPr>
              <w:rPr>
                <w:ins w:id="2542" w:author="Benjamin Pannell" w:date="2014-10-15T18:36:00Z"/>
                <w:b/>
                <w:rPrChange w:id="2543" w:author="Benjamin Pannell" w:date="2014-10-15T18:38:00Z">
                  <w:rPr>
                    <w:ins w:id="2544" w:author="Benjamin Pannell" w:date="2014-10-15T18:36:00Z"/>
                  </w:rPr>
                </w:rPrChange>
              </w:rPr>
              <w:pPrChange w:id="2545" w:author="Benjamin Pannell" w:date="2014-10-15T18:38:00Z">
                <w:pPr/>
              </w:pPrChange>
            </w:pPr>
            <w:ins w:id="2546" w:author="Benjamin Pannell" w:date="2014-10-15T18:36:00Z">
              <w:r w:rsidRPr="00EA4B57">
                <w:rPr>
                  <w:b/>
                  <w:rPrChange w:id="2547" w:author="Benjamin Pannell" w:date="2014-10-15T18:38:00Z">
                    <w:rPr/>
                  </w:rPrChange>
                </w:rPr>
                <w:t>7</w:t>
              </w:r>
            </w:ins>
          </w:p>
        </w:tc>
        <w:tc>
          <w:tcPr>
            <w:tcW w:w="584" w:type="dxa"/>
            <w:vAlign w:val="center"/>
            <w:tcPrChange w:id="2548" w:author="Benjamin Pannell" w:date="2014-10-15T18:38:00Z">
              <w:tcPr>
                <w:tcW w:w="623" w:type="dxa"/>
                <w:gridSpan w:val="2"/>
              </w:tcPr>
            </w:tcPrChange>
          </w:tcPr>
          <w:p w14:paraId="26FFA93A" w14:textId="5F383A7B" w:rsidR="00EA4B57" w:rsidRPr="00EA4B57" w:rsidRDefault="00EA4B57" w:rsidP="00EA4B57">
            <w:pPr>
              <w:rPr>
                <w:ins w:id="2549" w:author="Benjamin Pannell" w:date="2014-10-15T18:36:00Z"/>
                <w:b/>
                <w:rPrChange w:id="2550" w:author="Benjamin Pannell" w:date="2014-10-15T18:38:00Z">
                  <w:rPr>
                    <w:ins w:id="2551" w:author="Benjamin Pannell" w:date="2014-10-15T18:36:00Z"/>
                  </w:rPr>
                </w:rPrChange>
              </w:rPr>
              <w:pPrChange w:id="2552" w:author="Benjamin Pannell" w:date="2014-10-15T18:38:00Z">
                <w:pPr/>
              </w:pPrChange>
            </w:pPr>
            <w:ins w:id="2553" w:author="Benjamin Pannell" w:date="2014-10-15T18:36:00Z">
              <w:r w:rsidRPr="00EA4B57">
                <w:rPr>
                  <w:b/>
                  <w:rPrChange w:id="2554" w:author="Benjamin Pannell" w:date="2014-10-15T18:38:00Z">
                    <w:rPr/>
                  </w:rPrChange>
                </w:rPr>
                <w:t>8</w:t>
              </w:r>
            </w:ins>
          </w:p>
        </w:tc>
        <w:tc>
          <w:tcPr>
            <w:tcW w:w="519" w:type="dxa"/>
            <w:vAlign w:val="center"/>
            <w:tcPrChange w:id="2555" w:author="Benjamin Pannell" w:date="2014-10-15T18:38:00Z">
              <w:tcPr>
                <w:tcW w:w="566" w:type="dxa"/>
              </w:tcPr>
            </w:tcPrChange>
          </w:tcPr>
          <w:p w14:paraId="6D573AA7" w14:textId="78EA486F" w:rsidR="00EA4B57" w:rsidRPr="00EA4B57" w:rsidRDefault="00EA4B57" w:rsidP="00EA4B57">
            <w:pPr>
              <w:rPr>
                <w:ins w:id="2556" w:author="Benjamin Pannell" w:date="2014-10-15T18:37:00Z"/>
                <w:b/>
                <w:rPrChange w:id="2557" w:author="Benjamin Pannell" w:date="2014-10-15T18:38:00Z">
                  <w:rPr>
                    <w:ins w:id="2558" w:author="Benjamin Pannell" w:date="2014-10-15T18:37:00Z"/>
                  </w:rPr>
                </w:rPrChange>
              </w:rPr>
              <w:pPrChange w:id="2559" w:author="Benjamin Pannell" w:date="2014-10-15T18:38:00Z">
                <w:pPr/>
              </w:pPrChange>
            </w:pPr>
            <w:ins w:id="2560" w:author="Benjamin Pannell" w:date="2014-10-15T18:37:00Z">
              <w:r w:rsidRPr="00EA4B57">
                <w:rPr>
                  <w:b/>
                  <w:rPrChange w:id="2561" w:author="Benjamin Pannell" w:date="2014-10-15T18:38:00Z">
                    <w:rPr/>
                  </w:rPrChange>
                </w:rPr>
                <w:t>9</w:t>
              </w:r>
            </w:ins>
          </w:p>
        </w:tc>
        <w:tc>
          <w:tcPr>
            <w:tcW w:w="519" w:type="dxa"/>
            <w:vAlign w:val="center"/>
            <w:tcPrChange w:id="2562" w:author="Benjamin Pannell" w:date="2014-10-15T18:38:00Z">
              <w:tcPr>
                <w:tcW w:w="566" w:type="dxa"/>
              </w:tcPr>
            </w:tcPrChange>
          </w:tcPr>
          <w:p w14:paraId="22D101EC" w14:textId="4EE9D59E" w:rsidR="00EA4B57" w:rsidRPr="00EA4B57" w:rsidRDefault="00EA4B57" w:rsidP="00EA4B57">
            <w:pPr>
              <w:rPr>
                <w:ins w:id="2563" w:author="Benjamin Pannell" w:date="2014-10-15T18:37:00Z"/>
                <w:b/>
                <w:rPrChange w:id="2564" w:author="Benjamin Pannell" w:date="2014-10-15T18:38:00Z">
                  <w:rPr>
                    <w:ins w:id="2565" w:author="Benjamin Pannell" w:date="2014-10-15T18:37:00Z"/>
                  </w:rPr>
                </w:rPrChange>
              </w:rPr>
              <w:pPrChange w:id="2566" w:author="Benjamin Pannell" w:date="2014-10-15T18:38:00Z">
                <w:pPr/>
              </w:pPrChange>
            </w:pPr>
            <w:ins w:id="2567" w:author="Benjamin Pannell" w:date="2014-10-15T18:37:00Z">
              <w:r w:rsidRPr="00EA4B57">
                <w:rPr>
                  <w:b/>
                  <w:rPrChange w:id="2568" w:author="Benjamin Pannell" w:date="2014-10-15T18:38:00Z">
                    <w:rPr/>
                  </w:rPrChange>
                </w:rPr>
                <w:t>10</w:t>
              </w:r>
            </w:ins>
          </w:p>
        </w:tc>
        <w:tc>
          <w:tcPr>
            <w:tcW w:w="519" w:type="dxa"/>
            <w:vAlign w:val="center"/>
            <w:tcPrChange w:id="2569" w:author="Benjamin Pannell" w:date="2014-10-15T18:38:00Z">
              <w:tcPr>
                <w:tcW w:w="566" w:type="dxa"/>
              </w:tcPr>
            </w:tcPrChange>
          </w:tcPr>
          <w:p w14:paraId="40665FD6" w14:textId="7BB4DBA5" w:rsidR="00EA4B57" w:rsidRPr="00EA4B57" w:rsidRDefault="00EA4B57" w:rsidP="00EA4B57">
            <w:pPr>
              <w:rPr>
                <w:ins w:id="2570" w:author="Benjamin Pannell" w:date="2014-10-15T18:37:00Z"/>
                <w:b/>
                <w:rPrChange w:id="2571" w:author="Benjamin Pannell" w:date="2014-10-15T18:38:00Z">
                  <w:rPr>
                    <w:ins w:id="2572" w:author="Benjamin Pannell" w:date="2014-10-15T18:37:00Z"/>
                  </w:rPr>
                </w:rPrChange>
              </w:rPr>
              <w:pPrChange w:id="2573" w:author="Benjamin Pannell" w:date="2014-10-15T18:38:00Z">
                <w:pPr/>
              </w:pPrChange>
            </w:pPr>
            <w:ins w:id="2574" w:author="Benjamin Pannell" w:date="2014-10-15T18:37:00Z">
              <w:r w:rsidRPr="00EA4B57">
                <w:rPr>
                  <w:b/>
                  <w:rPrChange w:id="2575" w:author="Benjamin Pannell" w:date="2014-10-15T18:38:00Z">
                    <w:rPr/>
                  </w:rPrChange>
                </w:rPr>
                <w:t>11</w:t>
              </w:r>
            </w:ins>
          </w:p>
        </w:tc>
        <w:tc>
          <w:tcPr>
            <w:tcW w:w="519" w:type="dxa"/>
            <w:vAlign w:val="center"/>
            <w:tcPrChange w:id="2576" w:author="Benjamin Pannell" w:date="2014-10-15T18:38:00Z">
              <w:tcPr>
                <w:tcW w:w="566" w:type="dxa"/>
                <w:gridSpan w:val="2"/>
              </w:tcPr>
            </w:tcPrChange>
          </w:tcPr>
          <w:p w14:paraId="0546D042" w14:textId="645B538F" w:rsidR="00EA4B57" w:rsidRPr="00EA4B57" w:rsidRDefault="00EA4B57" w:rsidP="00EA4B57">
            <w:pPr>
              <w:rPr>
                <w:ins w:id="2577" w:author="Benjamin Pannell" w:date="2014-10-15T18:37:00Z"/>
                <w:b/>
                <w:rPrChange w:id="2578" w:author="Benjamin Pannell" w:date="2014-10-15T18:38:00Z">
                  <w:rPr>
                    <w:ins w:id="2579" w:author="Benjamin Pannell" w:date="2014-10-15T18:37:00Z"/>
                  </w:rPr>
                </w:rPrChange>
              </w:rPr>
              <w:pPrChange w:id="2580" w:author="Benjamin Pannell" w:date="2014-10-15T18:38:00Z">
                <w:pPr/>
              </w:pPrChange>
            </w:pPr>
            <w:ins w:id="2581" w:author="Benjamin Pannell" w:date="2014-10-15T18:37:00Z">
              <w:r w:rsidRPr="00EA4B57">
                <w:rPr>
                  <w:b/>
                  <w:rPrChange w:id="2582" w:author="Benjamin Pannell" w:date="2014-10-15T18:38:00Z">
                    <w:rPr/>
                  </w:rPrChange>
                </w:rPr>
                <w:t>12</w:t>
              </w:r>
            </w:ins>
          </w:p>
        </w:tc>
        <w:tc>
          <w:tcPr>
            <w:tcW w:w="519" w:type="dxa"/>
            <w:vAlign w:val="center"/>
            <w:tcPrChange w:id="2583" w:author="Benjamin Pannell" w:date="2014-10-15T18:38:00Z">
              <w:tcPr>
                <w:tcW w:w="566" w:type="dxa"/>
              </w:tcPr>
            </w:tcPrChange>
          </w:tcPr>
          <w:p w14:paraId="042A27A3" w14:textId="1EA1704A" w:rsidR="00EA4B57" w:rsidRPr="00EA4B57" w:rsidRDefault="00EA4B57" w:rsidP="00EA4B57">
            <w:pPr>
              <w:rPr>
                <w:ins w:id="2584" w:author="Benjamin Pannell" w:date="2014-10-15T18:37:00Z"/>
                <w:b/>
                <w:rPrChange w:id="2585" w:author="Benjamin Pannell" w:date="2014-10-15T18:38:00Z">
                  <w:rPr>
                    <w:ins w:id="2586" w:author="Benjamin Pannell" w:date="2014-10-15T18:37:00Z"/>
                  </w:rPr>
                </w:rPrChange>
              </w:rPr>
              <w:pPrChange w:id="2587" w:author="Benjamin Pannell" w:date="2014-10-15T18:38:00Z">
                <w:pPr/>
              </w:pPrChange>
            </w:pPr>
            <w:ins w:id="2588" w:author="Benjamin Pannell" w:date="2014-10-15T18:37:00Z">
              <w:r w:rsidRPr="00EA4B57">
                <w:rPr>
                  <w:b/>
                  <w:rPrChange w:id="2589" w:author="Benjamin Pannell" w:date="2014-10-15T18:38:00Z">
                    <w:rPr/>
                  </w:rPrChange>
                </w:rPr>
                <w:t>13</w:t>
              </w:r>
            </w:ins>
          </w:p>
        </w:tc>
      </w:tr>
      <w:tr w:rsidR="00EA4B57" w14:paraId="5D07AE45" w14:textId="603F488B" w:rsidTr="00EA4B57">
        <w:trPr>
          <w:ins w:id="2590" w:author="Benjamin Pannell" w:date="2014-10-15T18:36:00Z"/>
          <w:trPrChange w:id="2591" w:author="Benjamin Pannell" w:date="2014-10-15T18:37:00Z">
            <w:trPr>
              <w:gridAfter w:val="0"/>
            </w:trPr>
          </w:trPrChange>
        </w:trPr>
        <w:tc>
          <w:tcPr>
            <w:tcW w:w="783" w:type="dxa"/>
            <w:tcPrChange w:id="2592" w:author="Benjamin Pannell" w:date="2014-10-15T18:37:00Z">
              <w:tcPr>
                <w:tcW w:w="783" w:type="dxa"/>
              </w:tcPr>
            </w:tcPrChange>
          </w:tcPr>
          <w:p w14:paraId="18A97EB5" w14:textId="6F27E232" w:rsidR="00EA4B57" w:rsidRPr="00EA4B57" w:rsidRDefault="00EA4B57" w:rsidP="006F7EFD">
            <w:pPr>
              <w:rPr>
                <w:ins w:id="2593" w:author="Benjamin Pannell" w:date="2014-10-15T18:36:00Z"/>
                <w:b/>
                <w:rPrChange w:id="2594" w:author="Benjamin Pannell" w:date="2014-10-15T18:36:00Z">
                  <w:rPr>
                    <w:ins w:id="2595" w:author="Benjamin Pannell" w:date="2014-10-15T18:36:00Z"/>
                  </w:rPr>
                </w:rPrChange>
              </w:rPr>
            </w:pPr>
            <w:ins w:id="2596" w:author="Benjamin Pannell" w:date="2014-10-15T18:36:00Z">
              <w:r w:rsidRPr="00EA4B57">
                <w:rPr>
                  <w:b/>
                  <w:rPrChange w:id="2597" w:author="Benjamin Pannell" w:date="2014-10-15T18:36:00Z">
                    <w:rPr/>
                  </w:rPrChange>
                </w:rPr>
                <w:t>Field</w:t>
              </w:r>
            </w:ins>
          </w:p>
        </w:tc>
        <w:tc>
          <w:tcPr>
            <w:tcW w:w="1017" w:type="dxa"/>
            <w:vAlign w:val="center"/>
            <w:tcPrChange w:id="2598" w:author="Benjamin Pannell" w:date="2014-10-15T18:37:00Z">
              <w:tcPr>
                <w:tcW w:w="1017" w:type="dxa"/>
                <w:gridSpan w:val="2"/>
                <w:vAlign w:val="center"/>
              </w:tcPr>
            </w:tcPrChange>
          </w:tcPr>
          <w:p w14:paraId="396EB6D4" w14:textId="0B286E3B" w:rsidR="00EA4B57" w:rsidRDefault="00EA4B57" w:rsidP="00EA4B57">
            <w:pPr>
              <w:jc w:val="center"/>
              <w:rPr>
                <w:ins w:id="2599" w:author="Benjamin Pannell" w:date="2014-10-15T18:36:00Z"/>
              </w:rPr>
              <w:pPrChange w:id="2600" w:author="Benjamin Pannell" w:date="2014-10-15T18:36:00Z">
                <w:pPr/>
              </w:pPrChange>
            </w:pPr>
            <w:ins w:id="2601" w:author="Benjamin Pannell" w:date="2014-10-15T18:36:00Z">
              <w:r>
                <w:t>HEADER</w:t>
              </w:r>
            </w:ins>
          </w:p>
        </w:tc>
        <w:tc>
          <w:tcPr>
            <w:tcW w:w="2330" w:type="dxa"/>
            <w:gridSpan w:val="4"/>
            <w:vAlign w:val="center"/>
            <w:tcPrChange w:id="2602" w:author="Benjamin Pannell" w:date="2014-10-15T18:37:00Z">
              <w:tcPr>
                <w:tcW w:w="2330" w:type="dxa"/>
                <w:gridSpan w:val="5"/>
                <w:vAlign w:val="center"/>
              </w:tcPr>
            </w:tcPrChange>
          </w:tcPr>
          <w:p w14:paraId="0A52739F" w14:textId="4254E774" w:rsidR="00EA4B57" w:rsidRDefault="00EA4B57" w:rsidP="00EA4B57">
            <w:pPr>
              <w:jc w:val="center"/>
              <w:rPr>
                <w:ins w:id="2603" w:author="Benjamin Pannell" w:date="2014-10-15T18:36:00Z"/>
              </w:rPr>
              <w:pPrChange w:id="2604" w:author="Benjamin Pannell" w:date="2014-10-15T18:36:00Z">
                <w:pPr/>
              </w:pPrChange>
            </w:pPr>
            <w:ins w:id="2605" w:author="Benjamin Pannell" w:date="2014-10-15T18:36:00Z">
              <w:r>
                <w:t>BUTTONS</w:t>
              </w:r>
            </w:ins>
          </w:p>
        </w:tc>
        <w:tc>
          <w:tcPr>
            <w:tcW w:w="2336" w:type="dxa"/>
            <w:gridSpan w:val="4"/>
            <w:vAlign w:val="center"/>
            <w:tcPrChange w:id="2606" w:author="Benjamin Pannell" w:date="2014-10-15T18:37:00Z">
              <w:tcPr>
                <w:tcW w:w="2336" w:type="dxa"/>
                <w:gridSpan w:val="5"/>
                <w:vAlign w:val="center"/>
              </w:tcPr>
            </w:tcPrChange>
          </w:tcPr>
          <w:p w14:paraId="5FBC7CAC" w14:textId="16DF8EE5" w:rsidR="00EA4B57" w:rsidRDefault="00EA4B57" w:rsidP="00EA4B57">
            <w:pPr>
              <w:jc w:val="center"/>
              <w:rPr>
                <w:ins w:id="2607" w:author="Benjamin Pannell" w:date="2014-10-15T18:36:00Z"/>
              </w:rPr>
              <w:pPrChange w:id="2608" w:author="Benjamin Pannell" w:date="2014-10-15T18:37:00Z">
                <w:pPr/>
              </w:pPrChange>
            </w:pPr>
            <w:ins w:id="2609" w:author="Benjamin Pannell" w:date="2014-10-15T18:37:00Z">
              <w:r>
                <w:t>X_Y_Z</w:t>
              </w:r>
            </w:ins>
          </w:p>
        </w:tc>
        <w:tc>
          <w:tcPr>
            <w:tcW w:w="2076" w:type="dxa"/>
            <w:gridSpan w:val="4"/>
            <w:vAlign w:val="center"/>
            <w:tcPrChange w:id="2610" w:author="Benjamin Pannell" w:date="2014-10-15T18:37:00Z">
              <w:tcPr>
                <w:tcW w:w="2076" w:type="dxa"/>
                <w:gridSpan w:val="5"/>
              </w:tcPr>
            </w:tcPrChange>
          </w:tcPr>
          <w:p w14:paraId="6670DB22" w14:textId="1979A1DD" w:rsidR="00EA4B57" w:rsidRDefault="00EA4B57" w:rsidP="00EA4B57">
            <w:pPr>
              <w:jc w:val="center"/>
              <w:rPr>
                <w:ins w:id="2611" w:author="Benjamin Pannell" w:date="2014-10-15T18:37:00Z"/>
              </w:rPr>
              <w:pPrChange w:id="2612" w:author="Benjamin Pannell" w:date="2014-10-15T18:37:00Z">
                <w:pPr>
                  <w:jc w:val="center"/>
                </w:pPr>
              </w:pPrChange>
            </w:pPr>
            <w:ins w:id="2613" w:author="Benjamin Pannell" w:date="2014-10-15T18:37:00Z">
              <w:r>
                <w:t>RZ_SL_SR</w:t>
              </w:r>
            </w:ins>
          </w:p>
        </w:tc>
        <w:tc>
          <w:tcPr>
            <w:tcW w:w="519" w:type="dxa"/>
            <w:tcPrChange w:id="2614" w:author="Benjamin Pannell" w:date="2014-10-15T18:37:00Z">
              <w:tcPr>
                <w:tcW w:w="519" w:type="dxa"/>
              </w:tcPr>
            </w:tcPrChange>
          </w:tcPr>
          <w:p w14:paraId="76CEDC67" w14:textId="66F66DCF" w:rsidR="00EA4B57" w:rsidRDefault="00EA4B57" w:rsidP="00EA4B57">
            <w:pPr>
              <w:jc w:val="center"/>
              <w:rPr>
                <w:ins w:id="2615" w:author="Benjamin Pannell" w:date="2014-10-15T18:37:00Z"/>
              </w:rPr>
            </w:pPr>
            <w:ins w:id="2616" w:author="Benjamin Pannell" w:date="2014-10-15T18:38:00Z">
              <w:r>
                <w:t>HAT</w:t>
              </w:r>
            </w:ins>
          </w:p>
        </w:tc>
      </w:tr>
    </w:tbl>
    <w:p w14:paraId="1E611EA0" w14:textId="6BA079B3" w:rsidR="00EA4B57" w:rsidRDefault="00EA4B57" w:rsidP="00EA4B57">
      <w:pPr>
        <w:pStyle w:val="Caption"/>
        <w:rPr>
          <w:ins w:id="2617" w:author="Benjamin Pannell" w:date="2014-10-15T18:18:00Z"/>
        </w:rPr>
        <w:pPrChange w:id="2618" w:author="Benjamin Pannell" w:date="2014-10-15T18:38:00Z">
          <w:pPr/>
        </w:pPrChange>
      </w:pPr>
      <w:bookmarkStart w:id="2619" w:name="_Ref401162201"/>
      <w:bookmarkStart w:id="2620" w:name="_Toc401168124"/>
      <w:ins w:id="2621" w:author="Benjamin Pannell" w:date="2014-10-15T18:38:00Z">
        <w:r>
          <w:t xml:space="preserve">Table </w:t>
        </w:r>
        <w:r>
          <w:fldChar w:fldCharType="begin"/>
        </w:r>
        <w:r>
          <w:instrText xml:space="preserve"> SEQ Table \* ARABIC </w:instrText>
        </w:r>
      </w:ins>
      <w:r>
        <w:fldChar w:fldCharType="separate"/>
      </w:r>
      <w:ins w:id="2622" w:author="Benjamin Pannell" w:date="2014-10-15T18:54:00Z">
        <w:r w:rsidR="00963087">
          <w:rPr>
            <w:noProof/>
          </w:rPr>
          <w:t>8</w:t>
        </w:r>
      </w:ins>
      <w:ins w:id="2623" w:author="Benjamin Pannell" w:date="2014-10-15T18:38:00Z">
        <w:r>
          <w:fldChar w:fldCharType="end"/>
        </w:r>
        <w:bookmarkEnd w:id="2619"/>
        <w:r>
          <w:t xml:space="preserve"> Joystick Command Packet Format</w:t>
        </w:r>
      </w:ins>
      <w:bookmarkEnd w:id="2620"/>
    </w:p>
    <w:p w14:paraId="7EFFE613" w14:textId="31858C4A" w:rsidR="00C363FA" w:rsidRDefault="00C363FA" w:rsidP="006F7EFD">
      <w:pPr>
        <w:rPr>
          <w:ins w:id="2624" w:author="Benjamin Pannell" w:date="2014-10-15T18:48:00Z"/>
        </w:rPr>
        <w:pPrChange w:id="2625" w:author="Benjamin Pannell" w:date="2014-10-15T16:58:00Z">
          <w:pPr/>
        </w:pPrChange>
      </w:pPr>
      <w:ins w:id="2626" w:author="Benjamin Pannell" w:date="2014-10-15T18:19:00Z">
        <w:r>
          <w:t>In an effort to reduce the overall packet size, and given the 10-bit accuracy provided by the various axes</w:t>
        </w:r>
        <w:r w:rsidR="00963087">
          <w:t xml:space="preserve">, </w:t>
        </w:r>
      </w:ins>
      <w:ins w:id="2627" w:author="Benjamin Pannell" w:date="2014-10-15T18:47:00Z">
        <w:r w:rsidR="00963087">
          <w:t xml:space="preserve">axis values are packet into 32-bit integer values following the algorithm defined in </w:t>
        </w:r>
      </w:ins>
      <w:ins w:id="2628" w:author="Benjamin Pannell" w:date="2014-10-15T18:52:00Z">
        <w:r w:rsidR="00963087">
          <w:fldChar w:fldCharType="begin"/>
        </w:r>
        <w:r w:rsidR="00963087">
          <w:instrText xml:space="preserve"> REF _Ref401162485 \h </w:instrText>
        </w:r>
      </w:ins>
      <w:r w:rsidR="00963087">
        <w:fldChar w:fldCharType="separate"/>
      </w:r>
      <w:ins w:id="2629" w:author="Benjamin Pannell" w:date="2014-10-15T18:52:00Z">
        <w:r w:rsidR="00963087">
          <w:t xml:space="preserve">Figure </w:t>
        </w:r>
        <w:r w:rsidR="00963087">
          <w:rPr>
            <w:noProof/>
          </w:rPr>
          <w:t>16</w:t>
        </w:r>
        <w:r w:rsidR="00963087">
          <w:fldChar w:fldCharType="end"/>
        </w:r>
        <w:r w:rsidR="00963087">
          <w:t>.</w:t>
        </w:r>
      </w:ins>
    </w:p>
    <w:p w14:paraId="6996BB63" w14:textId="45853929" w:rsidR="00963087" w:rsidRDefault="00963087" w:rsidP="00963087">
      <w:pPr>
        <w:jc w:val="center"/>
        <w:rPr>
          <w:ins w:id="2630" w:author="Benjamin Pannell" w:date="2014-10-15T18:51:00Z"/>
        </w:rPr>
        <w:pPrChange w:id="2631" w:author="Benjamin Pannell" w:date="2014-10-15T18:51:00Z">
          <w:pPr/>
        </w:pPrChange>
      </w:pPr>
      <w:ins w:id="2632" w:author="Benjamin Pannell" w:date="2014-10-15T18:48:00Z">
        <w:r>
          <w:rPr>
            <w:noProof/>
            <w:lang w:eastAsia="en-ZA"/>
          </w:rPr>
          <mc:AlternateContent>
            <mc:Choice Requires="wps">
              <w:drawing>
                <wp:inline distT="0" distB="0" distL="0" distR="0" wp14:anchorId="26888189" wp14:editId="6D3F5ED5">
                  <wp:extent cx="4610100" cy="1743075"/>
                  <wp:effectExtent l="0" t="0" r="19050" b="285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743075"/>
                          </a:xfrm>
                          <a:prstGeom prst="rect">
                            <a:avLst/>
                          </a:prstGeom>
                          <a:solidFill>
                            <a:srgbClr val="FFFFFF"/>
                          </a:solidFill>
                          <a:ln w="9525">
                            <a:solidFill>
                              <a:srgbClr val="000000"/>
                            </a:solidFill>
                            <a:miter lim="800000"/>
                            <a:headEnd/>
                            <a:tailEnd/>
                          </a:ln>
                        </wps:spPr>
                        <wps:txbx>
                          <w:txbxContent>
                            <w:p w14:paraId="682AC793" w14:textId="0A474052" w:rsidR="00ED731E" w:rsidRDefault="00ED731E" w:rsidP="00963087">
                              <w:pPr>
                                <w:spacing w:after="0" w:line="240" w:lineRule="auto"/>
                                <w:rPr>
                                  <w:ins w:id="2633" w:author="Benjamin Pannell" w:date="2014-10-15T18:48:00Z"/>
                                  <w:rFonts w:ascii="Consolas" w:hAnsi="Consolas" w:cs="Consolas"/>
                                  <w:color w:val="0070C0"/>
                                </w:rPr>
                                <w:pPrChange w:id="2634" w:author="Benjamin Pannell" w:date="2014-10-08T16:50:00Z">
                                  <w:pPr/>
                                </w:pPrChange>
                              </w:pPr>
                              <w:ins w:id="2635" w:author="Benjamin Pannell" w:date="2014-10-15T18:48:00Z">
                                <w:r>
                                  <w:rPr>
                                    <w:rFonts w:ascii="Consolas" w:hAnsi="Consolas" w:cs="Consolas"/>
                                    <w:color w:val="0070C0"/>
                                  </w:rPr>
                                  <w:t xml:space="preserve">int32 </w:t>
                                </w:r>
                                <w:r w:rsidRPr="00963087">
                                  <w:rPr>
                                    <w:rFonts w:ascii="Consolas" w:hAnsi="Consolas" w:cs="Consolas"/>
                                    <w:color w:val="000000" w:themeColor="text1"/>
                                    <w:rPrChange w:id="2636" w:author="Benjamin Pannell" w:date="2014-10-15T18:49:00Z">
                                      <w:rPr>
                                        <w:rFonts w:ascii="Consolas" w:hAnsi="Consolas" w:cs="Consolas"/>
                                        <w:color w:val="0070C0"/>
                                      </w:rPr>
                                    </w:rPrChange>
                                  </w:rPr>
                                  <w:t>pack(</w:t>
                                </w:r>
                                <w:r>
                                  <w:rPr>
                                    <w:rFonts w:ascii="Consolas" w:hAnsi="Consolas" w:cs="Consolas"/>
                                    <w:color w:val="0070C0"/>
                                  </w:rPr>
                                  <w:t xml:space="preserve">int16 </w:t>
                                </w:r>
                                <w:r w:rsidRPr="00963087">
                                  <w:rPr>
                                    <w:rFonts w:ascii="Consolas" w:hAnsi="Consolas" w:cs="Consolas"/>
                                    <w:color w:val="000000" w:themeColor="text1"/>
                                    <w:rPrChange w:id="2637" w:author="Benjamin Pannell" w:date="2014-10-15T18:49:00Z">
                                      <w:rPr>
                                        <w:rFonts w:ascii="Consolas" w:hAnsi="Consolas" w:cs="Consolas"/>
                                        <w:color w:val="0070C0"/>
                                      </w:rPr>
                                    </w:rPrChange>
                                  </w:rPr>
                                  <w:t xml:space="preserve">axis1, </w:t>
                                </w:r>
                                <w:r>
                                  <w:rPr>
                                    <w:rFonts w:ascii="Consolas" w:hAnsi="Consolas" w:cs="Consolas"/>
                                    <w:color w:val="0070C0"/>
                                  </w:rPr>
                                  <w:t>int16</w:t>
                                </w:r>
                                <w:r w:rsidRPr="00963087">
                                  <w:rPr>
                                    <w:rFonts w:ascii="Consolas" w:hAnsi="Consolas" w:cs="Consolas"/>
                                    <w:color w:val="000000" w:themeColor="text1"/>
                                    <w:rPrChange w:id="2638" w:author="Benjamin Pannell" w:date="2014-10-15T18:49:00Z">
                                      <w:rPr>
                                        <w:rFonts w:ascii="Consolas" w:hAnsi="Consolas" w:cs="Consolas"/>
                                        <w:color w:val="0070C0"/>
                                      </w:rPr>
                                    </w:rPrChange>
                                  </w:rPr>
                                  <w:t xml:space="preserve"> axis2, </w:t>
                                </w:r>
                                <w:r>
                                  <w:rPr>
                                    <w:rFonts w:ascii="Consolas" w:hAnsi="Consolas" w:cs="Consolas"/>
                                    <w:color w:val="0070C0"/>
                                  </w:rPr>
                                  <w:t>int16</w:t>
                                </w:r>
                                <w:r w:rsidRPr="00963087">
                                  <w:rPr>
                                    <w:rFonts w:ascii="Consolas" w:hAnsi="Consolas" w:cs="Consolas"/>
                                    <w:color w:val="000000" w:themeColor="text1"/>
                                    <w:rPrChange w:id="2639" w:author="Benjamin Pannell" w:date="2014-10-15T18:49:00Z">
                                      <w:rPr>
                                        <w:rFonts w:ascii="Consolas" w:hAnsi="Consolas" w:cs="Consolas"/>
                                        <w:color w:val="0070C0"/>
                                      </w:rPr>
                                    </w:rPrChange>
                                  </w:rPr>
                                  <w:t xml:space="preserve"> axis3) {</w:t>
                                </w:r>
                              </w:ins>
                            </w:p>
                            <w:p w14:paraId="338B83AD" w14:textId="22FFD2BE" w:rsidR="00ED731E" w:rsidRDefault="00ED731E" w:rsidP="00963087">
                              <w:pPr>
                                <w:spacing w:after="0" w:line="240" w:lineRule="auto"/>
                                <w:rPr>
                                  <w:ins w:id="2640" w:author="Benjamin Pannell" w:date="2014-10-15T18:48:00Z"/>
                                  <w:rFonts w:ascii="Consolas" w:hAnsi="Consolas" w:cs="Consolas"/>
                                  <w:color w:val="0070C0"/>
                                </w:rPr>
                                <w:pPrChange w:id="2641" w:author="Benjamin Pannell" w:date="2014-10-08T16:50:00Z">
                                  <w:pPr/>
                                </w:pPrChange>
                              </w:pPr>
                              <w:ins w:id="2642" w:author="Benjamin Pannell" w:date="2014-10-15T18:48:00Z">
                                <w:r>
                                  <w:rPr>
                                    <w:rFonts w:ascii="Consolas" w:hAnsi="Consolas" w:cs="Consolas"/>
                                    <w:color w:val="0070C0"/>
                                  </w:rPr>
                                  <w:t xml:space="preserve">  int32</w:t>
                                </w:r>
                                <w:r w:rsidRPr="00963087">
                                  <w:rPr>
                                    <w:rFonts w:ascii="Consolas" w:hAnsi="Consolas" w:cs="Consolas"/>
                                    <w:color w:val="000000" w:themeColor="text1"/>
                                    <w:rPrChange w:id="2643" w:author="Benjamin Pannell" w:date="2014-10-15T18:49:00Z">
                                      <w:rPr>
                                        <w:rFonts w:ascii="Consolas" w:hAnsi="Consolas" w:cs="Consolas"/>
                                        <w:color w:val="0070C0"/>
                                      </w:rPr>
                                    </w:rPrChange>
                                  </w:rPr>
                                  <w:t xml:space="preserve"> packed = </w:t>
                                </w:r>
                                <w:r w:rsidRPr="00963087">
                                  <w:rPr>
                                    <w:rFonts w:ascii="Consolas" w:hAnsi="Consolas" w:cs="Consolas"/>
                                    <w:color w:val="ED7D31" w:themeColor="accent2"/>
                                    <w:rPrChange w:id="2644" w:author="Benjamin Pannell" w:date="2014-10-15T18:50:00Z">
                                      <w:rPr>
                                        <w:rFonts w:ascii="Consolas" w:hAnsi="Consolas" w:cs="Consolas"/>
                                        <w:color w:val="0070C0"/>
                                      </w:rPr>
                                    </w:rPrChange>
                                  </w:rPr>
                                  <w:t>0</w:t>
                                </w:r>
                                <w:r w:rsidRPr="00963087">
                                  <w:rPr>
                                    <w:rFonts w:ascii="Consolas" w:hAnsi="Consolas" w:cs="Consolas"/>
                                    <w:color w:val="000000" w:themeColor="text1"/>
                                    <w:rPrChange w:id="2645" w:author="Benjamin Pannell" w:date="2014-10-15T18:49:00Z">
                                      <w:rPr>
                                        <w:rFonts w:ascii="Consolas" w:hAnsi="Consolas" w:cs="Consolas"/>
                                        <w:color w:val="0070C0"/>
                                      </w:rPr>
                                    </w:rPrChange>
                                  </w:rPr>
                                  <w:t>;</w:t>
                                </w:r>
                              </w:ins>
                            </w:p>
                            <w:p w14:paraId="35F8C08E" w14:textId="0AB52ABE" w:rsidR="00ED731E" w:rsidRPr="00963087" w:rsidRDefault="00ED731E" w:rsidP="00963087">
                              <w:pPr>
                                <w:spacing w:after="0" w:line="240" w:lineRule="auto"/>
                                <w:rPr>
                                  <w:ins w:id="2646" w:author="Benjamin Pannell" w:date="2014-10-15T18:48:00Z"/>
                                  <w:rFonts w:ascii="Consolas" w:hAnsi="Consolas" w:cs="Consolas"/>
                                  <w:color w:val="000000" w:themeColor="text1"/>
                                  <w:rPrChange w:id="2647" w:author="Benjamin Pannell" w:date="2014-10-15T18:50:00Z">
                                    <w:rPr>
                                      <w:ins w:id="2648" w:author="Benjamin Pannell" w:date="2014-10-15T18:48:00Z"/>
                                      <w:rFonts w:ascii="Consolas" w:hAnsi="Consolas" w:cs="Consolas"/>
                                      <w:color w:val="0070C0"/>
                                    </w:rPr>
                                  </w:rPrChange>
                                </w:rPr>
                                <w:pPrChange w:id="2649" w:author="Benjamin Pannell" w:date="2014-10-08T16:50:00Z">
                                  <w:pPr/>
                                </w:pPrChange>
                              </w:pPr>
                              <w:ins w:id="2650" w:author="Benjamin Pannell" w:date="2014-10-15T18:48:00Z">
                                <w:r>
                                  <w:rPr>
                                    <w:rFonts w:ascii="Consolas" w:hAnsi="Consolas" w:cs="Consolas"/>
                                    <w:color w:val="0070C0"/>
                                  </w:rPr>
                                  <w:t xml:space="preserve">  </w:t>
                                </w:r>
                                <w:r w:rsidRPr="00963087">
                                  <w:rPr>
                                    <w:rFonts w:ascii="Consolas" w:hAnsi="Consolas" w:cs="Consolas"/>
                                    <w:color w:val="000000" w:themeColor="text1"/>
                                    <w:rPrChange w:id="2651" w:author="Benjamin Pannell" w:date="2014-10-15T18:50:00Z">
                                      <w:rPr>
                                        <w:rFonts w:ascii="Consolas" w:hAnsi="Consolas" w:cs="Consolas"/>
                                        <w:color w:val="0070C0"/>
                                      </w:rPr>
                                    </w:rPrChange>
                                  </w:rPr>
                                  <w:t>packed |= axis1;</w:t>
                                </w:r>
                              </w:ins>
                              <w:ins w:id="2652" w:author="Benjamin Pannell" w:date="2014-10-15T18:50:00Z">
                                <w:r>
                                  <w:rPr>
                                    <w:rFonts w:ascii="Consolas" w:hAnsi="Consolas" w:cs="Consolas"/>
                                    <w:color w:val="000000" w:themeColor="text1"/>
                                  </w:rPr>
                                  <w:t xml:space="preserve"> </w:t>
                                </w:r>
                                <w:r w:rsidRPr="00963087">
                                  <w:rPr>
                                    <w:rFonts w:ascii="Consolas" w:hAnsi="Consolas" w:cs="Consolas"/>
                                    <w:color w:val="385623" w:themeColor="accent6" w:themeShade="80"/>
                                    <w:rPrChange w:id="2653" w:author="Benjamin Pannell" w:date="2014-10-15T18:51:00Z">
                                      <w:rPr>
                                        <w:rFonts w:ascii="Consolas" w:hAnsi="Consolas" w:cs="Consolas"/>
                                        <w:color w:val="000000" w:themeColor="text1"/>
                                      </w:rPr>
                                    </w:rPrChange>
                                  </w:rPr>
                                  <w:t>// Logical OR of packed and axis1</w:t>
                                </w:r>
                              </w:ins>
                            </w:p>
                            <w:p w14:paraId="1D55349B" w14:textId="3325F256" w:rsidR="00ED731E" w:rsidRPr="00963087" w:rsidRDefault="00ED731E" w:rsidP="00963087">
                              <w:pPr>
                                <w:spacing w:after="0" w:line="240" w:lineRule="auto"/>
                                <w:rPr>
                                  <w:ins w:id="2654" w:author="Benjamin Pannell" w:date="2014-10-15T18:49:00Z"/>
                                  <w:rFonts w:ascii="Consolas" w:hAnsi="Consolas" w:cs="Consolas"/>
                                  <w:color w:val="000000" w:themeColor="text1"/>
                                  <w:rPrChange w:id="2655" w:author="Benjamin Pannell" w:date="2014-10-15T18:50:00Z">
                                    <w:rPr>
                                      <w:ins w:id="2656" w:author="Benjamin Pannell" w:date="2014-10-15T18:49:00Z"/>
                                      <w:rFonts w:ascii="Consolas" w:hAnsi="Consolas" w:cs="Consolas"/>
                                      <w:color w:val="0070C0"/>
                                    </w:rPr>
                                  </w:rPrChange>
                                </w:rPr>
                              </w:pPr>
                              <w:ins w:id="2657" w:author="Benjamin Pannell" w:date="2014-10-15T18:48:00Z">
                                <w:r w:rsidRPr="00963087">
                                  <w:rPr>
                                    <w:rFonts w:ascii="Consolas" w:hAnsi="Consolas" w:cs="Consolas"/>
                                    <w:color w:val="000000" w:themeColor="text1"/>
                                    <w:rPrChange w:id="2658" w:author="Benjamin Pannell" w:date="2014-10-15T18:50:00Z">
                                      <w:rPr>
                                        <w:rFonts w:ascii="Consolas" w:hAnsi="Consolas" w:cs="Consolas"/>
                                        <w:color w:val="0070C0"/>
                                      </w:rPr>
                                    </w:rPrChange>
                                  </w:rPr>
                                  <w:t xml:space="preserve">  packed &lt;&lt;= </w:t>
                                </w:r>
                                <w:r w:rsidRPr="00963087">
                                  <w:rPr>
                                    <w:rFonts w:ascii="Consolas" w:hAnsi="Consolas" w:cs="Consolas"/>
                                    <w:color w:val="ED7D31" w:themeColor="accent2"/>
                                    <w:rPrChange w:id="2659" w:author="Benjamin Pannell" w:date="2014-10-15T18:50:00Z">
                                      <w:rPr>
                                        <w:rFonts w:ascii="Consolas" w:hAnsi="Consolas" w:cs="Consolas"/>
                                        <w:color w:val="0070C0"/>
                                      </w:rPr>
                                    </w:rPrChange>
                                  </w:rPr>
                                  <w:t>10</w:t>
                                </w:r>
                                <w:r w:rsidRPr="00963087">
                                  <w:rPr>
                                    <w:rFonts w:ascii="Consolas" w:hAnsi="Consolas" w:cs="Consolas"/>
                                    <w:color w:val="000000" w:themeColor="text1"/>
                                    <w:rPrChange w:id="2660" w:author="Benjamin Pannell" w:date="2014-10-15T18:50:00Z">
                                      <w:rPr>
                                        <w:rFonts w:ascii="Consolas" w:hAnsi="Consolas" w:cs="Consolas"/>
                                        <w:color w:val="0070C0"/>
                                      </w:rPr>
                                    </w:rPrChange>
                                  </w:rPr>
                                  <w:t>;</w:t>
                                </w:r>
                              </w:ins>
                              <w:ins w:id="2661" w:author="Benjamin Pannell" w:date="2014-10-15T18:49:00Z">
                                <w:r w:rsidRPr="00963087">
                                  <w:rPr>
                                    <w:rFonts w:ascii="Consolas" w:hAnsi="Consolas" w:cs="Consolas"/>
                                    <w:color w:val="000000" w:themeColor="text1"/>
                                    <w:rPrChange w:id="2662" w:author="Benjamin Pannell" w:date="2014-10-15T18:50:00Z">
                                      <w:rPr>
                                        <w:rFonts w:ascii="Consolas" w:hAnsi="Consolas" w:cs="Consolas"/>
                                        <w:color w:val="0070C0"/>
                                      </w:rPr>
                                    </w:rPrChange>
                                  </w:rPr>
                                  <w:t xml:space="preserve"> </w:t>
                                </w:r>
                              </w:ins>
                              <w:ins w:id="2663" w:author="Benjamin Pannell" w:date="2014-10-15T18:50:00Z">
                                <w:r w:rsidRPr="00963087">
                                  <w:rPr>
                                    <w:rFonts w:ascii="Consolas" w:hAnsi="Consolas" w:cs="Consolas"/>
                                    <w:color w:val="385623" w:themeColor="accent6" w:themeShade="80"/>
                                    <w:rPrChange w:id="2664" w:author="Benjamin Pannell" w:date="2014-10-15T18:51:00Z">
                                      <w:rPr>
                                        <w:rFonts w:ascii="Consolas" w:hAnsi="Consolas" w:cs="Consolas"/>
                                        <w:color w:val="000000" w:themeColor="text1"/>
                                      </w:rPr>
                                    </w:rPrChange>
                                  </w:rPr>
                                  <w:t>// Left shift by 10-bits</w:t>
                                </w:r>
                              </w:ins>
                            </w:p>
                            <w:p w14:paraId="68CFD322" w14:textId="4E8EE9A1" w:rsidR="00ED731E" w:rsidRPr="00963087" w:rsidRDefault="00ED731E" w:rsidP="00963087">
                              <w:pPr>
                                <w:spacing w:after="0" w:line="240" w:lineRule="auto"/>
                                <w:rPr>
                                  <w:ins w:id="2665" w:author="Benjamin Pannell" w:date="2014-10-15T18:49:00Z"/>
                                  <w:rFonts w:ascii="Consolas" w:hAnsi="Consolas" w:cs="Consolas"/>
                                  <w:color w:val="000000" w:themeColor="text1"/>
                                  <w:rPrChange w:id="2666" w:author="Benjamin Pannell" w:date="2014-10-15T18:50:00Z">
                                    <w:rPr>
                                      <w:ins w:id="2667" w:author="Benjamin Pannell" w:date="2014-10-15T18:49:00Z"/>
                                      <w:rFonts w:ascii="Consolas" w:hAnsi="Consolas" w:cs="Consolas"/>
                                      <w:color w:val="0070C0"/>
                                    </w:rPr>
                                  </w:rPrChange>
                                </w:rPr>
                              </w:pPr>
                              <w:ins w:id="2668" w:author="Benjamin Pannell" w:date="2014-10-15T18:49:00Z">
                                <w:r w:rsidRPr="00963087">
                                  <w:rPr>
                                    <w:rFonts w:ascii="Consolas" w:hAnsi="Consolas" w:cs="Consolas"/>
                                    <w:color w:val="000000" w:themeColor="text1"/>
                                    <w:rPrChange w:id="2669" w:author="Benjamin Pannell" w:date="2014-10-15T18:50:00Z">
                                      <w:rPr>
                                        <w:rFonts w:ascii="Consolas" w:hAnsi="Consolas" w:cs="Consolas"/>
                                        <w:color w:val="0070C0"/>
                                      </w:rPr>
                                    </w:rPrChange>
                                  </w:rPr>
                                  <w:t xml:space="preserve">  packed |= axis2;</w:t>
                                </w:r>
                              </w:ins>
                              <w:ins w:id="2670" w:author="Benjamin Pannell" w:date="2014-10-15T18:50:00Z">
                                <w:r>
                                  <w:rPr>
                                    <w:rFonts w:ascii="Consolas" w:hAnsi="Consolas" w:cs="Consolas"/>
                                    <w:color w:val="000000" w:themeColor="text1"/>
                                  </w:rPr>
                                  <w:t xml:space="preserve"> </w:t>
                                </w:r>
                                <w:r w:rsidRPr="00963087">
                                  <w:rPr>
                                    <w:rFonts w:ascii="Consolas" w:hAnsi="Consolas" w:cs="Consolas"/>
                                    <w:color w:val="385623" w:themeColor="accent6" w:themeShade="80"/>
                                    <w:rPrChange w:id="2671" w:author="Benjamin Pannell" w:date="2014-10-15T18:51:00Z">
                                      <w:rPr>
                                        <w:rFonts w:ascii="Consolas" w:hAnsi="Consolas" w:cs="Consolas"/>
                                        <w:color w:val="000000" w:themeColor="text1"/>
                                      </w:rPr>
                                    </w:rPrChange>
                                  </w:rPr>
                                  <w:t>// Logical OR of packed and axis</w:t>
                                </w:r>
                              </w:ins>
                              <w:ins w:id="2672" w:author="Benjamin Pannell" w:date="2014-10-15T18:51:00Z">
                                <w:r w:rsidRPr="00963087">
                                  <w:rPr>
                                    <w:rFonts w:ascii="Consolas" w:hAnsi="Consolas" w:cs="Consolas"/>
                                    <w:color w:val="385623" w:themeColor="accent6" w:themeShade="80"/>
                                    <w:rPrChange w:id="2673" w:author="Benjamin Pannell" w:date="2014-10-15T18:51:00Z">
                                      <w:rPr>
                                        <w:rFonts w:ascii="Consolas" w:hAnsi="Consolas" w:cs="Consolas"/>
                                        <w:color w:val="000000" w:themeColor="text1"/>
                                      </w:rPr>
                                    </w:rPrChange>
                                  </w:rPr>
                                  <w:t>2</w:t>
                                </w:r>
                              </w:ins>
                            </w:p>
                            <w:p w14:paraId="3A9F7C67" w14:textId="00319F33" w:rsidR="00ED731E" w:rsidRPr="00963087" w:rsidRDefault="00ED731E" w:rsidP="00963087">
                              <w:pPr>
                                <w:spacing w:after="0" w:line="240" w:lineRule="auto"/>
                                <w:rPr>
                                  <w:ins w:id="2674" w:author="Benjamin Pannell" w:date="2014-10-15T18:49:00Z"/>
                                  <w:rFonts w:ascii="Consolas" w:hAnsi="Consolas" w:cs="Consolas"/>
                                  <w:color w:val="385623" w:themeColor="accent6" w:themeShade="80"/>
                                  <w:rPrChange w:id="2675" w:author="Benjamin Pannell" w:date="2014-10-15T18:51:00Z">
                                    <w:rPr>
                                      <w:ins w:id="2676" w:author="Benjamin Pannell" w:date="2014-10-15T18:49:00Z"/>
                                      <w:rFonts w:ascii="Consolas" w:hAnsi="Consolas" w:cs="Consolas"/>
                                      <w:color w:val="0070C0"/>
                                    </w:rPr>
                                  </w:rPrChange>
                                </w:rPr>
                              </w:pPr>
                              <w:ins w:id="2677" w:author="Benjamin Pannell" w:date="2014-10-15T18:49:00Z">
                                <w:r w:rsidRPr="00963087">
                                  <w:rPr>
                                    <w:rFonts w:ascii="Consolas" w:hAnsi="Consolas" w:cs="Consolas"/>
                                    <w:color w:val="000000" w:themeColor="text1"/>
                                    <w:rPrChange w:id="2678" w:author="Benjamin Pannell" w:date="2014-10-15T18:50:00Z">
                                      <w:rPr>
                                        <w:rFonts w:ascii="Consolas" w:hAnsi="Consolas" w:cs="Consolas"/>
                                        <w:color w:val="0070C0"/>
                                      </w:rPr>
                                    </w:rPrChange>
                                  </w:rPr>
                                  <w:t xml:space="preserve">  packed &lt;&lt;= </w:t>
                                </w:r>
                                <w:r w:rsidRPr="00963087">
                                  <w:rPr>
                                    <w:rFonts w:ascii="Consolas" w:hAnsi="Consolas" w:cs="Consolas"/>
                                    <w:color w:val="ED7D31" w:themeColor="accent2"/>
                                    <w:rPrChange w:id="2679" w:author="Benjamin Pannell" w:date="2014-10-15T18:50:00Z">
                                      <w:rPr>
                                        <w:rFonts w:ascii="Consolas" w:hAnsi="Consolas" w:cs="Consolas"/>
                                        <w:color w:val="0070C0"/>
                                      </w:rPr>
                                    </w:rPrChange>
                                  </w:rPr>
                                  <w:t>10</w:t>
                                </w:r>
                                <w:r w:rsidRPr="00963087">
                                  <w:rPr>
                                    <w:rFonts w:ascii="Consolas" w:hAnsi="Consolas" w:cs="Consolas"/>
                                    <w:color w:val="000000" w:themeColor="text1"/>
                                    <w:rPrChange w:id="2680" w:author="Benjamin Pannell" w:date="2014-10-15T18:50:00Z">
                                      <w:rPr>
                                        <w:rFonts w:ascii="Consolas" w:hAnsi="Consolas" w:cs="Consolas"/>
                                        <w:color w:val="0070C0"/>
                                      </w:rPr>
                                    </w:rPrChange>
                                  </w:rPr>
                                  <w:t>;</w:t>
                                </w:r>
                              </w:ins>
                              <w:ins w:id="2681" w:author="Benjamin Pannell" w:date="2014-10-15T18:50:00Z">
                                <w:r w:rsidRPr="000047BB">
                                  <w:rPr>
                                    <w:rFonts w:ascii="Consolas" w:hAnsi="Consolas" w:cs="Consolas"/>
                                    <w:color w:val="000000" w:themeColor="text1"/>
                                  </w:rPr>
                                  <w:t xml:space="preserve"> </w:t>
                                </w:r>
                                <w:r w:rsidRPr="00963087">
                                  <w:rPr>
                                    <w:rFonts w:ascii="Consolas" w:hAnsi="Consolas" w:cs="Consolas"/>
                                    <w:color w:val="385623" w:themeColor="accent6" w:themeShade="80"/>
                                    <w:rPrChange w:id="2682" w:author="Benjamin Pannell" w:date="2014-10-15T18:51:00Z">
                                      <w:rPr>
                                        <w:rFonts w:ascii="Consolas" w:hAnsi="Consolas" w:cs="Consolas"/>
                                        <w:color w:val="000000" w:themeColor="text1"/>
                                      </w:rPr>
                                    </w:rPrChange>
                                  </w:rPr>
                                  <w:t>// Left shift by 10-bits</w:t>
                                </w:r>
                              </w:ins>
                            </w:p>
                            <w:p w14:paraId="137457A8" w14:textId="7C4E4624" w:rsidR="00ED731E" w:rsidRDefault="00ED731E" w:rsidP="00963087">
                              <w:pPr>
                                <w:spacing w:after="0" w:line="240" w:lineRule="auto"/>
                                <w:rPr>
                                  <w:ins w:id="2683" w:author="Benjamin Pannell" w:date="2014-10-15T18:49:00Z"/>
                                  <w:rFonts w:ascii="Consolas" w:hAnsi="Consolas" w:cs="Consolas"/>
                                  <w:color w:val="0070C0"/>
                                </w:rPr>
                              </w:pPr>
                              <w:ins w:id="2684" w:author="Benjamin Pannell" w:date="2014-10-15T18:49:00Z">
                                <w:r w:rsidRPr="00963087">
                                  <w:rPr>
                                    <w:rFonts w:ascii="Consolas" w:hAnsi="Consolas" w:cs="Consolas"/>
                                    <w:color w:val="000000" w:themeColor="text1"/>
                                    <w:rPrChange w:id="2685" w:author="Benjamin Pannell" w:date="2014-10-15T18:50:00Z">
                                      <w:rPr>
                                        <w:rFonts w:ascii="Consolas" w:hAnsi="Consolas" w:cs="Consolas"/>
                                        <w:color w:val="0070C0"/>
                                      </w:rPr>
                                    </w:rPrChange>
                                  </w:rPr>
                                  <w:t xml:space="preserve">  packed |= axis3;</w:t>
                                </w:r>
                              </w:ins>
                              <w:ins w:id="2686" w:author="Benjamin Pannell" w:date="2014-10-15T18:51:00Z">
                                <w:r w:rsidRPr="00963087">
                                  <w:rPr>
                                    <w:rFonts w:ascii="Consolas" w:hAnsi="Consolas" w:cs="Consolas"/>
                                    <w:color w:val="70AD47" w:themeColor="accent6"/>
                                    <w:rPrChange w:id="2687" w:author="Benjamin Pannell" w:date="2014-10-15T18:51:00Z">
                                      <w:rPr>
                                        <w:rFonts w:ascii="Consolas" w:hAnsi="Consolas" w:cs="Consolas"/>
                                        <w:color w:val="000000" w:themeColor="text1"/>
                                      </w:rPr>
                                    </w:rPrChange>
                                  </w:rPr>
                                  <w:t xml:space="preserve"> </w:t>
                                </w:r>
                                <w:r w:rsidRPr="00963087">
                                  <w:rPr>
                                    <w:rFonts w:ascii="Consolas" w:hAnsi="Consolas" w:cs="Consolas"/>
                                    <w:color w:val="385623" w:themeColor="accent6" w:themeShade="80"/>
                                    <w:rPrChange w:id="2688" w:author="Benjamin Pannell" w:date="2014-10-15T18:51:00Z">
                                      <w:rPr>
                                        <w:rFonts w:ascii="Consolas" w:hAnsi="Consolas" w:cs="Consolas"/>
                                        <w:color w:val="000000" w:themeColor="text1"/>
                                      </w:rPr>
                                    </w:rPrChange>
                                  </w:rPr>
                                  <w:t>// Logical OR of packed and axis3</w:t>
                                </w:r>
                              </w:ins>
                            </w:p>
                            <w:p w14:paraId="4B447D9E" w14:textId="60A350D6" w:rsidR="00ED731E" w:rsidRPr="00963087" w:rsidRDefault="00ED731E" w:rsidP="00963087">
                              <w:pPr>
                                <w:spacing w:after="0" w:line="240" w:lineRule="auto"/>
                                <w:rPr>
                                  <w:ins w:id="2689" w:author="Benjamin Pannell" w:date="2014-10-15T18:48:00Z"/>
                                  <w:rFonts w:ascii="Consolas" w:hAnsi="Consolas" w:cs="Consolas"/>
                                  <w:color w:val="000000" w:themeColor="text1"/>
                                  <w:rPrChange w:id="2690" w:author="Benjamin Pannell" w:date="2014-10-15T18:50:00Z">
                                    <w:rPr>
                                      <w:ins w:id="2691" w:author="Benjamin Pannell" w:date="2014-10-15T18:48:00Z"/>
                                      <w:rFonts w:ascii="Consolas" w:hAnsi="Consolas" w:cs="Consolas"/>
                                      <w:color w:val="0070C0"/>
                                    </w:rPr>
                                  </w:rPrChange>
                                </w:rPr>
                                <w:pPrChange w:id="2692" w:author="Benjamin Pannell" w:date="2014-10-08T16:50:00Z">
                                  <w:pPr/>
                                </w:pPrChange>
                              </w:pPr>
                              <w:ins w:id="2693" w:author="Benjamin Pannell" w:date="2014-10-15T18:49:00Z">
                                <w:r>
                                  <w:rPr>
                                    <w:rFonts w:ascii="Consolas" w:hAnsi="Consolas" w:cs="Consolas"/>
                                    <w:color w:val="0070C0"/>
                                  </w:rPr>
                                  <w:t xml:space="preserve">  return </w:t>
                                </w:r>
                                <w:r w:rsidRPr="00963087">
                                  <w:rPr>
                                    <w:rFonts w:ascii="Consolas" w:hAnsi="Consolas" w:cs="Consolas"/>
                                    <w:color w:val="000000" w:themeColor="text1"/>
                                    <w:rPrChange w:id="2694" w:author="Benjamin Pannell" w:date="2014-10-15T18:50:00Z">
                                      <w:rPr>
                                        <w:rFonts w:ascii="Consolas" w:hAnsi="Consolas" w:cs="Consolas"/>
                                        <w:color w:val="0070C0"/>
                                      </w:rPr>
                                    </w:rPrChange>
                                  </w:rPr>
                                  <w:t>packed;</w:t>
                                </w:r>
                              </w:ins>
                            </w:p>
                            <w:p w14:paraId="6A7B2D4E" w14:textId="1285E6ED" w:rsidR="00ED731E" w:rsidRPr="00963087" w:rsidRDefault="00ED731E" w:rsidP="00963087">
                              <w:pPr>
                                <w:spacing w:after="0" w:line="240" w:lineRule="auto"/>
                                <w:rPr>
                                  <w:rFonts w:ascii="Consolas" w:hAnsi="Consolas" w:cs="Consolas"/>
                                  <w:color w:val="000000" w:themeColor="text1"/>
                                  <w:rPrChange w:id="2695" w:author="Benjamin Pannell" w:date="2014-10-15T18:50:00Z">
                                    <w:rPr/>
                                  </w:rPrChange>
                                </w:rPr>
                                <w:pPrChange w:id="2696" w:author="Benjamin Pannell" w:date="2014-10-08T16:50:00Z">
                                  <w:pPr/>
                                </w:pPrChange>
                              </w:pPr>
                              <w:ins w:id="2697" w:author="Benjamin Pannell" w:date="2014-10-15T18:48:00Z">
                                <w:r w:rsidRPr="00963087">
                                  <w:rPr>
                                    <w:rFonts w:ascii="Consolas" w:hAnsi="Consolas" w:cs="Consolas"/>
                                    <w:color w:val="000000" w:themeColor="text1"/>
                                    <w:rPrChange w:id="2698" w:author="Benjamin Pannell" w:date="2014-10-15T18:50:00Z">
                                      <w:rPr>
                                        <w:rFonts w:ascii="Consolas" w:hAnsi="Consolas" w:cs="Consolas"/>
                                        <w:color w:val="0070C0"/>
                                      </w:rPr>
                                    </w:rPrChange>
                                  </w:rPr>
                                  <w:t>}</w:t>
                                </w:r>
                              </w:ins>
                            </w:p>
                          </w:txbxContent>
                        </wps:txbx>
                        <wps:bodyPr rot="0" vert="horz" wrap="square" lIns="91440" tIns="45720" rIns="91440" bIns="45720" anchor="t" anchorCtr="0">
                          <a:noAutofit/>
                        </wps:bodyPr>
                      </wps:wsp>
                    </a:graphicData>
                  </a:graphic>
                </wp:inline>
              </w:drawing>
            </mc:Choice>
            <mc:Fallback>
              <w:pict>
                <v:shape w14:anchorId="26888189" id="_x0000_s1031" type="#_x0000_t202" style="width:363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">
                  <v:textbox>
                    <w:txbxContent>
                      <w:p w14:paraId="682AC793" w14:textId="0A474052" w:rsidR="00ED731E" w:rsidRDefault="00ED731E" w:rsidP="00963087">
                        <w:pPr>
                          <w:spacing w:after="0" w:line="240" w:lineRule="auto"/>
                          <w:rPr>
                            <w:ins w:id="2699" w:author="Benjamin Pannell" w:date="2014-10-15T18:48:00Z"/>
                            <w:rFonts w:ascii="Consolas" w:hAnsi="Consolas" w:cs="Consolas"/>
                            <w:color w:val="0070C0"/>
                          </w:rPr>
                          <w:pPrChange w:id="2700" w:author="Benjamin Pannell" w:date="2014-10-08T16:50:00Z">
                            <w:pPr/>
                          </w:pPrChange>
                        </w:pPr>
                        <w:ins w:id="2701" w:author="Benjamin Pannell" w:date="2014-10-15T18:48:00Z">
                          <w:r>
                            <w:rPr>
                              <w:rFonts w:ascii="Consolas" w:hAnsi="Consolas" w:cs="Consolas"/>
                              <w:color w:val="0070C0"/>
                            </w:rPr>
                            <w:t xml:space="preserve">int32 </w:t>
                          </w:r>
                          <w:r w:rsidRPr="00963087">
                            <w:rPr>
                              <w:rFonts w:ascii="Consolas" w:hAnsi="Consolas" w:cs="Consolas"/>
                              <w:color w:val="000000" w:themeColor="text1"/>
                              <w:rPrChange w:id="2702" w:author="Benjamin Pannell" w:date="2014-10-15T18:49:00Z">
                                <w:rPr>
                                  <w:rFonts w:ascii="Consolas" w:hAnsi="Consolas" w:cs="Consolas"/>
                                  <w:color w:val="0070C0"/>
                                </w:rPr>
                              </w:rPrChange>
                            </w:rPr>
                            <w:t>pack(</w:t>
                          </w:r>
                          <w:r>
                            <w:rPr>
                              <w:rFonts w:ascii="Consolas" w:hAnsi="Consolas" w:cs="Consolas"/>
                              <w:color w:val="0070C0"/>
                            </w:rPr>
                            <w:t xml:space="preserve">int16 </w:t>
                          </w:r>
                          <w:r w:rsidRPr="00963087">
                            <w:rPr>
                              <w:rFonts w:ascii="Consolas" w:hAnsi="Consolas" w:cs="Consolas"/>
                              <w:color w:val="000000" w:themeColor="text1"/>
                              <w:rPrChange w:id="2703" w:author="Benjamin Pannell" w:date="2014-10-15T18:49:00Z">
                                <w:rPr>
                                  <w:rFonts w:ascii="Consolas" w:hAnsi="Consolas" w:cs="Consolas"/>
                                  <w:color w:val="0070C0"/>
                                </w:rPr>
                              </w:rPrChange>
                            </w:rPr>
                            <w:t xml:space="preserve">axis1, </w:t>
                          </w:r>
                          <w:r>
                            <w:rPr>
                              <w:rFonts w:ascii="Consolas" w:hAnsi="Consolas" w:cs="Consolas"/>
                              <w:color w:val="0070C0"/>
                            </w:rPr>
                            <w:t>int16</w:t>
                          </w:r>
                          <w:r w:rsidRPr="00963087">
                            <w:rPr>
                              <w:rFonts w:ascii="Consolas" w:hAnsi="Consolas" w:cs="Consolas"/>
                              <w:color w:val="000000" w:themeColor="text1"/>
                              <w:rPrChange w:id="2704" w:author="Benjamin Pannell" w:date="2014-10-15T18:49:00Z">
                                <w:rPr>
                                  <w:rFonts w:ascii="Consolas" w:hAnsi="Consolas" w:cs="Consolas"/>
                                  <w:color w:val="0070C0"/>
                                </w:rPr>
                              </w:rPrChange>
                            </w:rPr>
                            <w:t xml:space="preserve"> axis2, </w:t>
                          </w:r>
                          <w:r>
                            <w:rPr>
                              <w:rFonts w:ascii="Consolas" w:hAnsi="Consolas" w:cs="Consolas"/>
                              <w:color w:val="0070C0"/>
                            </w:rPr>
                            <w:t>int16</w:t>
                          </w:r>
                          <w:r w:rsidRPr="00963087">
                            <w:rPr>
                              <w:rFonts w:ascii="Consolas" w:hAnsi="Consolas" w:cs="Consolas"/>
                              <w:color w:val="000000" w:themeColor="text1"/>
                              <w:rPrChange w:id="2705" w:author="Benjamin Pannell" w:date="2014-10-15T18:49:00Z">
                                <w:rPr>
                                  <w:rFonts w:ascii="Consolas" w:hAnsi="Consolas" w:cs="Consolas"/>
                                  <w:color w:val="0070C0"/>
                                </w:rPr>
                              </w:rPrChange>
                            </w:rPr>
                            <w:t xml:space="preserve"> axis3) {</w:t>
                          </w:r>
                        </w:ins>
                      </w:p>
                      <w:p w14:paraId="338B83AD" w14:textId="22FFD2BE" w:rsidR="00ED731E" w:rsidRDefault="00ED731E" w:rsidP="00963087">
                        <w:pPr>
                          <w:spacing w:after="0" w:line="240" w:lineRule="auto"/>
                          <w:rPr>
                            <w:ins w:id="2706" w:author="Benjamin Pannell" w:date="2014-10-15T18:48:00Z"/>
                            <w:rFonts w:ascii="Consolas" w:hAnsi="Consolas" w:cs="Consolas"/>
                            <w:color w:val="0070C0"/>
                          </w:rPr>
                          <w:pPrChange w:id="2707" w:author="Benjamin Pannell" w:date="2014-10-08T16:50:00Z">
                            <w:pPr/>
                          </w:pPrChange>
                        </w:pPr>
                        <w:ins w:id="2708" w:author="Benjamin Pannell" w:date="2014-10-15T18:48:00Z">
                          <w:r>
                            <w:rPr>
                              <w:rFonts w:ascii="Consolas" w:hAnsi="Consolas" w:cs="Consolas"/>
                              <w:color w:val="0070C0"/>
                            </w:rPr>
                            <w:t xml:space="preserve">  int32</w:t>
                          </w:r>
                          <w:r w:rsidRPr="00963087">
                            <w:rPr>
                              <w:rFonts w:ascii="Consolas" w:hAnsi="Consolas" w:cs="Consolas"/>
                              <w:color w:val="000000" w:themeColor="text1"/>
                              <w:rPrChange w:id="2709" w:author="Benjamin Pannell" w:date="2014-10-15T18:49:00Z">
                                <w:rPr>
                                  <w:rFonts w:ascii="Consolas" w:hAnsi="Consolas" w:cs="Consolas"/>
                                  <w:color w:val="0070C0"/>
                                </w:rPr>
                              </w:rPrChange>
                            </w:rPr>
                            <w:t xml:space="preserve"> packed = </w:t>
                          </w:r>
                          <w:r w:rsidRPr="00963087">
                            <w:rPr>
                              <w:rFonts w:ascii="Consolas" w:hAnsi="Consolas" w:cs="Consolas"/>
                              <w:color w:val="ED7D31" w:themeColor="accent2"/>
                              <w:rPrChange w:id="2710" w:author="Benjamin Pannell" w:date="2014-10-15T18:50:00Z">
                                <w:rPr>
                                  <w:rFonts w:ascii="Consolas" w:hAnsi="Consolas" w:cs="Consolas"/>
                                  <w:color w:val="0070C0"/>
                                </w:rPr>
                              </w:rPrChange>
                            </w:rPr>
                            <w:t>0</w:t>
                          </w:r>
                          <w:r w:rsidRPr="00963087">
                            <w:rPr>
                              <w:rFonts w:ascii="Consolas" w:hAnsi="Consolas" w:cs="Consolas"/>
                              <w:color w:val="000000" w:themeColor="text1"/>
                              <w:rPrChange w:id="2711" w:author="Benjamin Pannell" w:date="2014-10-15T18:49:00Z">
                                <w:rPr>
                                  <w:rFonts w:ascii="Consolas" w:hAnsi="Consolas" w:cs="Consolas"/>
                                  <w:color w:val="0070C0"/>
                                </w:rPr>
                              </w:rPrChange>
                            </w:rPr>
                            <w:t>;</w:t>
                          </w:r>
                        </w:ins>
                      </w:p>
                      <w:p w14:paraId="35F8C08E" w14:textId="0AB52ABE" w:rsidR="00ED731E" w:rsidRPr="00963087" w:rsidRDefault="00ED731E" w:rsidP="00963087">
                        <w:pPr>
                          <w:spacing w:after="0" w:line="240" w:lineRule="auto"/>
                          <w:rPr>
                            <w:ins w:id="2712" w:author="Benjamin Pannell" w:date="2014-10-15T18:48:00Z"/>
                            <w:rFonts w:ascii="Consolas" w:hAnsi="Consolas" w:cs="Consolas"/>
                            <w:color w:val="000000" w:themeColor="text1"/>
                            <w:rPrChange w:id="2713" w:author="Benjamin Pannell" w:date="2014-10-15T18:50:00Z">
                              <w:rPr>
                                <w:ins w:id="2714" w:author="Benjamin Pannell" w:date="2014-10-15T18:48:00Z"/>
                                <w:rFonts w:ascii="Consolas" w:hAnsi="Consolas" w:cs="Consolas"/>
                                <w:color w:val="0070C0"/>
                              </w:rPr>
                            </w:rPrChange>
                          </w:rPr>
                          <w:pPrChange w:id="2715" w:author="Benjamin Pannell" w:date="2014-10-08T16:50:00Z">
                            <w:pPr/>
                          </w:pPrChange>
                        </w:pPr>
                        <w:ins w:id="2716" w:author="Benjamin Pannell" w:date="2014-10-15T18:48:00Z">
                          <w:r>
                            <w:rPr>
                              <w:rFonts w:ascii="Consolas" w:hAnsi="Consolas" w:cs="Consolas"/>
                              <w:color w:val="0070C0"/>
                            </w:rPr>
                            <w:t xml:space="preserve">  </w:t>
                          </w:r>
                          <w:r w:rsidRPr="00963087">
                            <w:rPr>
                              <w:rFonts w:ascii="Consolas" w:hAnsi="Consolas" w:cs="Consolas"/>
                              <w:color w:val="000000" w:themeColor="text1"/>
                              <w:rPrChange w:id="2717" w:author="Benjamin Pannell" w:date="2014-10-15T18:50:00Z">
                                <w:rPr>
                                  <w:rFonts w:ascii="Consolas" w:hAnsi="Consolas" w:cs="Consolas"/>
                                  <w:color w:val="0070C0"/>
                                </w:rPr>
                              </w:rPrChange>
                            </w:rPr>
                            <w:t>packed |= axis1;</w:t>
                          </w:r>
                        </w:ins>
                        <w:ins w:id="2718" w:author="Benjamin Pannell" w:date="2014-10-15T18:50:00Z">
                          <w:r>
                            <w:rPr>
                              <w:rFonts w:ascii="Consolas" w:hAnsi="Consolas" w:cs="Consolas"/>
                              <w:color w:val="000000" w:themeColor="text1"/>
                            </w:rPr>
                            <w:t xml:space="preserve"> </w:t>
                          </w:r>
                          <w:r w:rsidRPr="00963087">
                            <w:rPr>
                              <w:rFonts w:ascii="Consolas" w:hAnsi="Consolas" w:cs="Consolas"/>
                              <w:color w:val="385623" w:themeColor="accent6" w:themeShade="80"/>
                              <w:rPrChange w:id="2719" w:author="Benjamin Pannell" w:date="2014-10-15T18:51:00Z">
                                <w:rPr>
                                  <w:rFonts w:ascii="Consolas" w:hAnsi="Consolas" w:cs="Consolas"/>
                                  <w:color w:val="000000" w:themeColor="text1"/>
                                </w:rPr>
                              </w:rPrChange>
                            </w:rPr>
                            <w:t>// Logical OR of packed and axis1</w:t>
                          </w:r>
                        </w:ins>
                      </w:p>
                      <w:p w14:paraId="1D55349B" w14:textId="3325F256" w:rsidR="00ED731E" w:rsidRPr="00963087" w:rsidRDefault="00ED731E" w:rsidP="00963087">
                        <w:pPr>
                          <w:spacing w:after="0" w:line="240" w:lineRule="auto"/>
                          <w:rPr>
                            <w:ins w:id="2720" w:author="Benjamin Pannell" w:date="2014-10-15T18:49:00Z"/>
                            <w:rFonts w:ascii="Consolas" w:hAnsi="Consolas" w:cs="Consolas"/>
                            <w:color w:val="000000" w:themeColor="text1"/>
                            <w:rPrChange w:id="2721" w:author="Benjamin Pannell" w:date="2014-10-15T18:50:00Z">
                              <w:rPr>
                                <w:ins w:id="2722" w:author="Benjamin Pannell" w:date="2014-10-15T18:49:00Z"/>
                                <w:rFonts w:ascii="Consolas" w:hAnsi="Consolas" w:cs="Consolas"/>
                                <w:color w:val="0070C0"/>
                              </w:rPr>
                            </w:rPrChange>
                          </w:rPr>
                        </w:pPr>
                        <w:ins w:id="2723" w:author="Benjamin Pannell" w:date="2014-10-15T18:48:00Z">
                          <w:r w:rsidRPr="00963087">
                            <w:rPr>
                              <w:rFonts w:ascii="Consolas" w:hAnsi="Consolas" w:cs="Consolas"/>
                              <w:color w:val="000000" w:themeColor="text1"/>
                              <w:rPrChange w:id="2724" w:author="Benjamin Pannell" w:date="2014-10-15T18:50:00Z">
                                <w:rPr>
                                  <w:rFonts w:ascii="Consolas" w:hAnsi="Consolas" w:cs="Consolas"/>
                                  <w:color w:val="0070C0"/>
                                </w:rPr>
                              </w:rPrChange>
                            </w:rPr>
                            <w:t xml:space="preserve">  packed &lt;&lt;= </w:t>
                          </w:r>
                          <w:r w:rsidRPr="00963087">
                            <w:rPr>
                              <w:rFonts w:ascii="Consolas" w:hAnsi="Consolas" w:cs="Consolas"/>
                              <w:color w:val="ED7D31" w:themeColor="accent2"/>
                              <w:rPrChange w:id="2725" w:author="Benjamin Pannell" w:date="2014-10-15T18:50:00Z">
                                <w:rPr>
                                  <w:rFonts w:ascii="Consolas" w:hAnsi="Consolas" w:cs="Consolas"/>
                                  <w:color w:val="0070C0"/>
                                </w:rPr>
                              </w:rPrChange>
                            </w:rPr>
                            <w:t>10</w:t>
                          </w:r>
                          <w:r w:rsidRPr="00963087">
                            <w:rPr>
                              <w:rFonts w:ascii="Consolas" w:hAnsi="Consolas" w:cs="Consolas"/>
                              <w:color w:val="000000" w:themeColor="text1"/>
                              <w:rPrChange w:id="2726" w:author="Benjamin Pannell" w:date="2014-10-15T18:50:00Z">
                                <w:rPr>
                                  <w:rFonts w:ascii="Consolas" w:hAnsi="Consolas" w:cs="Consolas"/>
                                  <w:color w:val="0070C0"/>
                                </w:rPr>
                              </w:rPrChange>
                            </w:rPr>
                            <w:t>;</w:t>
                          </w:r>
                        </w:ins>
                        <w:ins w:id="2727" w:author="Benjamin Pannell" w:date="2014-10-15T18:49:00Z">
                          <w:r w:rsidRPr="00963087">
                            <w:rPr>
                              <w:rFonts w:ascii="Consolas" w:hAnsi="Consolas" w:cs="Consolas"/>
                              <w:color w:val="000000" w:themeColor="text1"/>
                              <w:rPrChange w:id="2728" w:author="Benjamin Pannell" w:date="2014-10-15T18:50:00Z">
                                <w:rPr>
                                  <w:rFonts w:ascii="Consolas" w:hAnsi="Consolas" w:cs="Consolas"/>
                                  <w:color w:val="0070C0"/>
                                </w:rPr>
                              </w:rPrChange>
                            </w:rPr>
                            <w:t xml:space="preserve"> </w:t>
                          </w:r>
                        </w:ins>
                        <w:ins w:id="2729" w:author="Benjamin Pannell" w:date="2014-10-15T18:50:00Z">
                          <w:r w:rsidRPr="00963087">
                            <w:rPr>
                              <w:rFonts w:ascii="Consolas" w:hAnsi="Consolas" w:cs="Consolas"/>
                              <w:color w:val="385623" w:themeColor="accent6" w:themeShade="80"/>
                              <w:rPrChange w:id="2730" w:author="Benjamin Pannell" w:date="2014-10-15T18:51:00Z">
                                <w:rPr>
                                  <w:rFonts w:ascii="Consolas" w:hAnsi="Consolas" w:cs="Consolas"/>
                                  <w:color w:val="000000" w:themeColor="text1"/>
                                </w:rPr>
                              </w:rPrChange>
                            </w:rPr>
                            <w:t>// Left shift by 10-bits</w:t>
                          </w:r>
                        </w:ins>
                      </w:p>
                      <w:p w14:paraId="68CFD322" w14:textId="4E8EE9A1" w:rsidR="00ED731E" w:rsidRPr="00963087" w:rsidRDefault="00ED731E" w:rsidP="00963087">
                        <w:pPr>
                          <w:spacing w:after="0" w:line="240" w:lineRule="auto"/>
                          <w:rPr>
                            <w:ins w:id="2731" w:author="Benjamin Pannell" w:date="2014-10-15T18:49:00Z"/>
                            <w:rFonts w:ascii="Consolas" w:hAnsi="Consolas" w:cs="Consolas"/>
                            <w:color w:val="000000" w:themeColor="text1"/>
                            <w:rPrChange w:id="2732" w:author="Benjamin Pannell" w:date="2014-10-15T18:50:00Z">
                              <w:rPr>
                                <w:ins w:id="2733" w:author="Benjamin Pannell" w:date="2014-10-15T18:49:00Z"/>
                                <w:rFonts w:ascii="Consolas" w:hAnsi="Consolas" w:cs="Consolas"/>
                                <w:color w:val="0070C0"/>
                              </w:rPr>
                            </w:rPrChange>
                          </w:rPr>
                        </w:pPr>
                        <w:ins w:id="2734" w:author="Benjamin Pannell" w:date="2014-10-15T18:49:00Z">
                          <w:r w:rsidRPr="00963087">
                            <w:rPr>
                              <w:rFonts w:ascii="Consolas" w:hAnsi="Consolas" w:cs="Consolas"/>
                              <w:color w:val="000000" w:themeColor="text1"/>
                              <w:rPrChange w:id="2735" w:author="Benjamin Pannell" w:date="2014-10-15T18:50:00Z">
                                <w:rPr>
                                  <w:rFonts w:ascii="Consolas" w:hAnsi="Consolas" w:cs="Consolas"/>
                                  <w:color w:val="0070C0"/>
                                </w:rPr>
                              </w:rPrChange>
                            </w:rPr>
                            <w:t xml:space="preserve">  packed |= axis2;</w:t>
                          </w:r>
                        </w:ins>
                        <w:ins w:id="2736" w:author="Benjamin Pannell" w:date="2014-10-15T18:50:00Z">
                          <w:r>
                            <w:rPr>
                              <w:rFonts w:ascii="Consolas" w:hAnsi="Consolas" w:cs="Consolas"/>
                              <w:color w:val="000000" w:themeColor="text1"/>
                            </w:rPr>
                            <w:t xml:space="preserve"> </w:t>
                          </w:r>
                          <w:r w:rsidRPr="00963087">
                            <w:rPr>
                              <w:rFonts w:ascii="Consolas" w:hAnsi="Consolas" w:cs="Consolas"/>
                              <w:color w:val="385623" w:themeColor="accent6" w:themeShade="80"/>
                              <w:rPrChange w:id="2737" w:author="Benjamin Pannell" w:date="2014-10-15T18:51:00Z">
                                <w:rPr>
                                  <w:rFonts w:ascii="Consolas" w:hAnsi="Consolas" w:cs="Consolas"/>
                                  <w:color w:val="000000" w:themeColor="text1"/>
                                </w:rPr>
                              </w:rPrChange>
                            </w:rPr>
                            <w:t>// Logical OR of packed and axis</w:t>
                          </w:r>
                        </w:ins>
                        <w:ins w:id="2738" w:author="Benjamin Pannell" w:date="2014-10-15T18:51:00Z">
                          <w:r w:rsidRPr="00963087">
                            <w:rPr>
                              <w:rFonts w:ascii="Consolas" w:hAnsi="Consolas" w:cs="Consolas"/>
                              <w:color w:val="385623" w:themeColor="accent6" w:themeShade="80"/>
                              <w:rPrChange w:id="2739" w:author="Benjamin Pannell" w:date="2014-10-15T18:51:00Z">
                                <w:rPr>
                                  <w:rFonts w:ascii="Consolas" w:hAnsi="Consolas" w:cs="Consolas"/>
                                  <w:color w:val="000000" w:themeColor="text1"/>
                                </w:rPr>
                              </w:rPrChange>
                            </w:rPr>
                            <w:t>2</w:t>
                          </w:r>
                        </w:ins>
                      </w:p>
                      <w:p w14:paraId="3A9F7C67" w14:textId="00319F33" w:rsidR="00ED731E" w:rsidRPr="00963087" w:rsidRDefault="00ED731E" w:rsidP="00963087">
                        <w:pPr>
                          <w:spacing w:after="0" w:line="240" w:lineRule="auto"/>
                          <w:rPr>
                            <w:ins w:id="2740" w:author="Benjamin Pannell" w:date="2014-10-15T18:49:00Z"/>
                            <w:rFonts w:ascii="Consolas" w:hAnsi="Consolas" w:cs="Consolas"/>
                            <w:color w:val="385623" w:themeColor="accent6" w:themeShade="80"/>
                            <w:rPrChange w:id="2741" w:author="Benjamin Pannell" w:date="2014-10-15T18:51:00Z">
                              <w:rPr>
                                <w:ins w:id="2742" w:author="Benjamin Pannell" w:date="2014-10-15T18:49:00Z"/>
                                <w:rFonts w:ascii="Consolas" w:hAnsi="Consolas" w:cs="Consolas"/>
                                <w:color w:val="0070C0"/>
                              </w:rPr>
                            </w:rPrChange>
                          </w:rPr>
                        </w:pPr>
                        <w:ins w:id="2743" w:author="Benjamin Pannell" w:date="2014-10-15T18:49:00Z">
                          <w:r w:rsidRPr="00963087">
                            <w:rPr>
                              <w:rFonts w:ascii="Consolas" w:hAnsi="Consolas" w:cs="Consolas"/>
                              <w:color w:val="000000" w:themeColor="text1"/>
                              <w:rPrChange w:id="2744" w:author="Benjamin Pannell" w:date="2014-10-15T18:50:00Z">
                                <w:rPr>
                                  <w:rFonts w:ascii="Consolas" w:hAnsi="Consolas" w:cs="Consolas"/>
                                  <w:color w:val="0070C0"/>
                                </w:rPr>
                              </w:rPrChange>
                            </w:rPr>
                            <w:t xml:space="preserve">  packed &lt;&lt;= </w:t>
                          </w:r>
                          <w:r w:rsidRPr="00963087">
                            <w:rPr>
                              <w:rFonts w:ascii="Consolas" w:hAnsi="Consolas" w:cs="Consolas"/>
                              <w:color w:val="ED7D31" w:themeColor="accent2"/>
                              <w:rPrChange w:id="2745" w:author="Benjamin Pannell" w:date="2014-10-15T18:50:00Z">
                                <w:rPr>
                                  <w:rFonts w:ascii="Consolas" w:hAnsi="Consolas" w:cs="Consolas"/>
                                  <w:color w:val="0070C0"/>
                                </w:rPr>
                              </w:rPrChange>
                            </w:rPr>
                            <w:t>10</w:t>
                          </w:r>
                          <w:r w:rsidRPr="00963087">
                            <w:rPr>
                              <w:rFonts w:ascii="Consolas" w:hAnsi="Consolas" w:cs="Consolas"/>
                              <w:color w:val="000000" w:themeColor="text1"/>
                              <w:rPrChange w:id="2746" w:author="Benjamin Pannell" w:date="2014-10-15T18:50:00Z">
                                <w:rPr>
                                  <w:rFonts w:ascii="Consolas" w:hAnsi="Consolas" w:cs="Consolas"/>
                                  <w:color w:val="0070C0"/>
                                </w:rPr>
                              </w:rPrChange>
                            </w:rPr>
                            <w:t>;</w:t>
                          </w:r>
                        </w:ins>
                        <w:ins w:id="2747" w:author="Benjamin Pannell" w:date="2014-10-15T18:50:00Z">
                          <w:r w:rsidRPr="000047BB">
                            <w:rPr>
                              <w:rFonts w:ascii="Consolas" w:hAnsi="Consolas" w:cs="Consolas"/>
                              <w:color w:val="000000" w:themeColor="text1"/>
                            </w:rPr>
                            <w:t xml:space="preserve"> </w:t>
                          </w:r>
                          <w:r w:rsidRPr="00963087">
                            <w:rPr>
                              <w:rFonts w:ascii="Consolas" w:hAnsi="Consolas" w:cs="Consolas"/>
                              <w:color w:val="385623" w:themeColor="accent6" w:themeShade="80"/>
                              <w:rPrChange w:id="2748" w:author="Benjamin Pannell" w:date="2014-10-15T18:51:00Z">
                                <w:rPr>
                                  <w:rFonts w:ascii="Consolas" w:hAnsi="Consolas" w:cs="Consolas"/>
                                  <w:color w:val="000000" w:themeColor="text1"/>
                                </w:rPr>
                              </w:rPrChange>
                            </w:rPr>
                            <w:t>// Left shift by 10-bits</w:t>
                          </w:r>
                        </w:ins>
                      </w:p>
                      <w:p w14:paraId="137457A8" w14:textId="7C4E4624" w:rsidR="00ED731E" w:rsidRDefault="00ED731E" w:rsidP="00963087">
                        <w:pPr>
                          <w:spacing w:after="0" w:line="240" w:lineRule="auto"/>
                          <w:rPr>
                            <w:ins w:id="2749" w:author="Benjamin Pannell" w:date="2014-10-15T18:49:00Z"/>
                            <w:rFonts w:ascii="Consolas" w:hAnsi="Consolas" w:cs="Consolas"/>
                            <w:color w:val="0070C0"/>
                          </w:rPr>
                        </w:pPr>
                        <w:ins w:id="2750" w:author="Benjamin Pannell" w:date="2014-10-15T18:49:00Z">
                          <w:r w:rsidRPr="00963087">
                            <w:rPr>
                              <w:rFonts w:ascii="Consolas" w:hAnsi="Consolas" w:cs="Consolas"/>
                              <w:color w:val="000000" w:themeColor="text1"/>
                              <w:rPrChange w:id="2751" w:author="Benjamin Pannell" w:date="2014-10-15T18:50:00Z">
                                <w:rPr>
                                  <w:rFonts w:ascii="Consolas" w:hAnsi="Consolas" w:cs="Consolas"/>
                                  <w:color w:val="0070C0"/>
                                </w:rPr>
                              </w:rPrChange>
                            </w:rPr>
                            <w:t xml:space="preserve">  packed |= axis3;</w:t>
                          </w:r>
                        </w:ins>
                        <w:ins w:id="2752" w:author="Benjamin Pannell" w:date="2014-10-15T18:51:00Z">
                          <w:r w:rsidRPr="00963087">
                            <w:rPr>
                              <w:rFonts w:ascii="Consolas" w:hAnsi="Consolas" w:cs="Consolas"/>
                              <w:color w:val="70AD47" w:themeColor="accent6"/>
                              <w:rPrChange w:id="2753" w:author="Benjamin Pannell" w:date="2014-10-15T18:51:00Z">
                                <w:rPr>
                                  <w:rFonts w:ascii="Consolas" w:hAnsi="Consolas" w:cs="Consolas"/>
                                  <w:color w:val="000000" w:themeColor="text1"/>
                                </w:rPr>
                              </w:rPrChange>
                            </w:rPr>
                            <w:t xml:space="preserve"> </w:t>
                          </w:r>
                          <w:r w:rsidRPr="00963087">
                            <w:rPr>
                              <w:rFonts w:ascii="Consolas" w:hAnsi="Consolas" w:cs="Consolas"/>
                              <w:color w:val="385623" w:themeColor="accent6" w:themeShade="80"/>
                              <w:rPrChange w:id="2754" w:author="Benjamin Pannell" w:date="2014-10-15T18:51:00Z">
                                <w:rPr>
                                  <w:rFonts w:ascii="Consolas" w:hAnsi="Consolas" w:cs="Consolas"/>
                                  <w:color w:val="000000" w:themeColor="text1"/>
                                </w:rPr>
                              </w:rPrChange>
                            </w:rPr>
                            <w:t>// Logical OR of packed and axis3</w:t>
                          </w:r>
                        </w:ins>
                      </w:p>
                      <w:p w14:paraId="4B447D9E" w14:textId="60A350D6" w:rsidR="00ED731E" w:rsidRPr="00963087" w:rsidRDefault="00ED731E" w:rsidP="00963087">
                        <w:pPr>
                          <w:spacing w:after="0" w:line="240" w:lineRule="auto"/>
                          <w:rPr>
                            <w:ins w:id="2755" w:author="Benjamin Pannell" w:date="2014-10-15T18:48:00Z"/>
                            <w:rFonts w:ascii="Consolas" w:hAnsi="Consolas" w:cs="Consolas"/>
                            <w:color w:val="000000" w:themeColor="text1"/>
                            <w:rPrChange w:id="2756" w:author="Benjamin Pannell" w:date="2014-10-15T18:50:00Z">
                              <w:rPr>
                                <w:ins w:id="2757" w:author="Benjamin Pannell" w:date="2014-10-15T18:48:00Z"/>
                                <w:rFonts w:ascii="Consolas" w:hAnsi="Consolas" w:cs="Consolas"/>
                                <w:color w:val="0070C0"/>
                              </w:rPr>
                            </w:rPrChange>
                          </w:rPr>
                          <w:pPrChange w:id="2758" w:author="Benjamin Pannell" w:date="2014-10-08T16:50:00Z">
                            <w:pPr/>
                          </w:pPrChange>
                        </w:pPr>
                        <w:ins w:id="2759" w:author="Benjamin Pannell" w:date="2014-10-15T18:49:00Z">
                          <w:r>
                            <w:rPr>
                              <w:rFonts w:ascii="Consolas" w:hAnsi="Consolas" w:cs="Consolas"/>
                              <w:color w:val="0070C0"/>
                            </w:rPr>
                            <w:t xml:space="preserve">  return </w:t>
                          </w:r>
                          <w:r w:rsidRPr="00963087">
                            <w:rPr>
                              <w:rFonts w:ascii="Consolas" w:hAnsi="Consolas" w:cs="Consolas"/>
                              <w:color w:val="000000" w:themeColor="text1"/>
                              <w:rPrChange w:id="2760" w:author="Benjamin Pannell" w:date="2014-10-15T18:50:00Z">
                                <w:rPr>
                                  <w:rFonts w:ascii="Consolas" w:hAnsi="Consolas" w:cs="Consolas"/>
                                  <w:color w:val="0070C0"/>
                                </w:rPr>
                              </w:rPrChange>
                            </w:rPr>
                            <w:t>packed;</w:t>
                          </w:r>
                        </w:ins>
                      </w:p>
                      <w:p w14:paraId="6A7B2D4E" w14:textId="1285E6ED" w:rsidR="00ED731E" w:rsidRPr="00963087" w:rsidRDefault="00ED731E" w:rsidP="00963087">
                        <w:pPr>
                          <w:spacing w:after="0" w:line="240" w:lineRule="auto"/>
                          <w:rPr>
                            <w:rFonts w:ascii="Consolas" w:hAnsi="Consolas" w:cs="Consolas"/>
                            <w:color w:val="000000" w:themeColor="text1"/>
                            <w:rPrChange w:id="2761" w:author="Benjamin Pannell" w:date="2014-10-15T18:50:00Z">
                              <w:rPr/>
                            </w:rPrChange>
                          </w:rPr>
                          <w:pPrChange w:id="2762" w:author="Benjamin Pannell" w:date="2014-10-08T16:50:00Z">
                            <w:pPr/>
                          </w:pPrChange>
                        </w:pPr>
                        <w:ins w:id="2763" w:author="Benjamin Pannell" w:date="2014-10-15T18:48:00Z">
                          <w:r w:rsidRPr="00963087">
                            <w:rPr>
                              <w:rFonts w:ascii="Consolas" w:hAnsi="Consolas" w:cs="Consolas"/>
                              <w:color w:val="000000" w:themeColor="text1"/>
                              <w:rPrChange w:id="2764" w:author="Benjamin Pannell" w:date="2014-10-15T18:50:00Z">
                                <w:rPr>
                                  <w:rFonts w:ascii="Consolas" w:hAnsi="Consolas" w:cs="Consolas"/>
                                  <w:color w:val="0070C0"/>
                                </w:rPr>
                              </w:rPrChange>
                            </w:rPr>
                            <w:t>}</w:t>
                          </w:r>
                        </w:ins>
                      </w:p>
                    </w:txbxContent>
                  </v:textbox>
                  <w10:anchorlock/>
                </v:shape>
              </w:pict>
            </mc:Fallback>
          </mc:AlternateContent>
        </w:r>
      </w:ins>
    </w:p>
    <w:p w14:paraId="22EEA9D8" w14:textId="01592333" w:rsidR="00963087" w:rsidRDefault="00963087" w:rsidP="00963087">
      <w:pPr>
        <w:pStyle w:val="Caption"/>
        <w:rPr>
          <w:ins w:id="2765" w:author="Benjamin Pannell" w:date="2014-10-15T18:52:00Z"/>
        </w:rPr>
        <w:pPrChange w:id="2766" w:author="Benjamin Pannell" w:date="2014-10-15T18:51:00Z">
          <w:pPr/>
        </w:pPrChange>
      </w:pPr>
      <w:bookmarkStart w:id="2767" w:name="_Ref401162485"/>
      <w:bookmarkStart w:id="2768" w:name="_Toc401168253"/>
      <w:ins w:id="2769" w:author="Benjamin Pannell" w:date="2014-10-15T18:51:00Z">
        <w:r>
          <w:t xml:space="preserve">Figure </w:t>
        </w:r>
        <w:r>
          <w:fldChar w:fldCharType="begin"/>
        </w:r>
        <w:r>
          <w:instrText xml:space="preserve"> SEQ Figure \* ARABIC </w:instrText>
        </w:r>
      </w:ins>
      <w:r>
        <w:fldChar w:fldCharType="separate"/>
      </w:r>
      <w:ins w:id="2770" w:author="Benjamin Pannell" w:date="2014-10-15T20:18:00Z">
        <w:r w:rsidR="00F30034">
          <w:rPr>
            <w:noProof/>
          </w:rPr>
          <w:t>20</w:t>
        </w:r>
      </w:ins>
      <w:ins w:id="2771" w:author="Benjamin Pannell" w:date="2014-10-15T18:51:00Z">
        <w:r>
          <w:fldChar w:fldCharType="end"/>
        </w:r>
        <w:bookmarkEnd w:id="2767"/>
        <w:r>
          <w:t xml:space="preserve"> Axis Packing Algorithm (C</w:t>
        </w:r>
      </w:ins>
      <w:ins w:id="2772" w:author="Benjamin Pannell" w:date="2014-10-15T18:52:00Z">
        <w:r>
          <w:t>/C++</w:t>
        </w:r>
      </w:ins>
      <w:ins w:id="2773" w:author="Benjamin Pannell" w:date="2014-10-15T18:51:00Z">
        <w:r>
          <w:t>)</w:t>
        </w:r>
      </w:ins>
      <w:bookmarkEnd w:id="2768"/>
    </w:p>
    <w:p w14:paraId="53A8081C" w14:textId="2A7775ED" w:rsidR="00963087" w:rsidRDefault="00963087" w:rsidP="00963087">
      <w:pPr>
        <w:rPr>
          <w:ins w:id="2774" w:author="Benjamin Pannell" w:date="2014-10-15T18:54:00Z"/>
        </w:rPr>
        <w:pPrChange w:id="2775" w:author="Benjamin Pannell" w:date="2014-10-15T18:52:00Z">
          <w:pPr/>
        </w:pPrChange>
      </w:pPr>
      <w:ins w:id="2776" w:author="Benjamin Pannell" w:date="2014-10-15T18:53:00Z">
        <w:r>
          <w:t xml:space="preserve">The </w:t>
        </w:r>
      </w:ins>
      <w:ins w:id="2777" w:author="Benjamin Pannell" w:date="2014-10-15T18:54:00Z">
        <w:r>
          <w:t>h</w:t>
        </w:r>
      </w:ins>
      <w:ins w:id="2778" w:author="Benjamin Pannell" w:date="2014-10-15T18:53:00Z">
        <w:r>
          <w:t>at switch</w:t>
        </w:r>
      </w:ins>
      <w:ins w:id="2779" w:author="Benjamin Pannell" w:date="2014-10-15T18:54:00Z">
        <w:r>
          <w:t>’s position is defined according to the</w:t>
        </w:r>
      </w:ins>
      <w:ins w:id="2780" w:author="Benjamin Pannell" w:date="2014-10-15T18:55:00Z">
        <w:r>
          <w:t xml:space="preserve"> layout provided in </w:t>
        </w:r>
      </w:ins>
      <w:ins w:id="2781" w:author="Benjamin Pannell" w:date="2014-10-15T18:56:00Z">
        <w:r>
          <w:fldChar w:fldCharType="begin"/>
        </w:r>
        <w:r>
          <w:instrText xml:space="preserve"> REF _Ref401162695 \h </w:instrText>
        </w:r>
      </w:ins>
      <w:r>
        <w:fldChar w:fldCharType="separate"/>
      </w:r>
      <w:ins w:id="2782" w:author="Benjamin Pannell" w:date="2014-10-15T18:56:00Z">
        <w:r>
          <w:t xml:space="preserve">Table </w:t>
        </w:r>
        <w:r>
          <w:rPr>
            <w:noProof/>
          </w:rPr>
          <w:t>9</w:t>
        </w:r>
        <w:r>
          <w:fldChar w:fldCharType="end"/>
        </w:r>
        <w:r>
          <w:t>.</w:t>
        </w:r>
      </w:ins>
      <w:ins w:id="2783" w:author="Benjamin Pannell" w:date="2014-10-15T18:55:00Z">
        <w:r>
          <w:t xml:space="preserve"> </w:t>
        </w:r>
      </w:ins>
    </w:p>
    <w:tbl>
      <w:tblPr>
        <w:tblStyle w:val="TableGrid"/>
        <w:tblW w:w="0" w:type="auto"/>
        <w:jc w:val="center"/>
        <w:tblLook w:val="04A0" w:firstRow="1" w:lastRow="0" w:firstColumn="1" w:lastColumn="0" w:noHBand="0" w:noVBand="1"/>
        <w:tblPrChange w:id="2784" w:author="Benjamin Pannell" w:date="2014-10-15T18:55:00Z">
          <w:tblPr>
            <w:tblStyle w:val="TableGrid"/>
            <w:tblW w:w="0" w:type="auto"/>
            <w:tblLook w:val="04A0" w:firstRow="1" w:lastRow="0" w:firstColumn="1" w:lastColumn="0" w:noHBand="0" w:noVBand="1"/>
          </w:tblPr>
        </w:tblPrChange>
      </w:tblPr>
      <w:tblGrid>
        <w:gridCol w:w="605"/>
        <w:gridCol w:w="605"/>
        <w:gridCol w:w="605"/>
        <w:tblGridChange w:id="2785">
          <w:tblGrid>
            <w:gridCol w:w="3020"/>
            <w:gridCol w:w="3020"/>
            <w:gridCol w:w="3021"/>
          </w:tblGrid>
        </w:tblGridChange>
      </w:tblGrid>
      <w:tr w:rsidR="00963087" w14:paraId="5D417BC0" w14:textId="77777777" w:rsidTr="00963087">
        <w:trPr>
          <w:trHeight w:val="498"/>
          <w:jc w:val="center"/>
          <w:ins w:id="2786" w:author="Benjamin Pannell" w:date="2014-10-15T18:54:00Z"/>
        </w:trPr>
        <w:tc>
          <w:tcPr>
            <w:tcW w:w="605" w:type="dxa"/>
            <w:vAlign w:val="center"/>
            <w:tcPrChange w:id="2787" w:author="Benjamin Pannell" w:date="2014-10-15T18:55:00Z">
              <w:tcPr>
                <w:tcW w:w="3020" w:type="dxa"/>
              </w:tcPr>
            </w:tcPrChange>
          </w:tcPr>
          <w:p w14:paraId="5EFFDD8E" w14:textId="04A6B42C" w:rsidR="00963087" w:rsidRDefault="00963087" w:rsidP="00963087">
            <w:pPr>
              <w:jc w:val="center"/>
              <w:rPr>
                <w:ins w:id="2788" w:author="Benjamin Pannell" w:date="2014-10-15T18:54:00Z"/>
              </w:rPr>
              <w:pPrChange w:id="2789" w:author="Benjamin Pannell" w:date="2014-10-15T18:55:00Z">
                <w:pPr/>
              </w:pPrChange>
            </w:pPr>
            <w:ins w:id="2790" w:author="Benjamin Pannell" w:date="2014-10-15T18:55:00Z">
              <w:r>
                <w:t>7</w:t>
              </w:r>
            </w:ins>
          </w:p>
        </w:tc>
        <w:tc>
          <w:tcPr>
            <w:tcW w:w="605" w:type="dxa"/>
            <w:vAlign w:val="center"/>
            <w:tcPrChange w:id="2791" w:author="Benjamin Pannell" w:date="2014-10-15T18:55:00Z">
              <w:tcPr>
                <w:tcW w:w="3020" w:type="dxa"/>
              </w:tcPr>
            </w:tcPrChange>
          </w:tcPr>
          <w:p w14:paraId="18E389BF" w14:textId="54675CE1" w:rsidR="00963087" w:rsidRDefault="00963087" w:rsidP="00963087">
            <w:pPr>
              <w:jc w:val="center"/>
              <w:rPr>
                <w:ins w:id="2792" w:author="Benjamin Pannell" w:date="2014-10-15T18:54:00Z"/>
              </w:rPr>
              <w:pPrChange w:id="2793" w:author="Benjamin Pannell" w:date="2014-10-15T18:55:00Z">
                <w:pPr/>
              </w:pPrChange>
            </w:pPr>
            <w:ins w:id="2794" w:author="Benjamin Pannell" w:date="2014-10-15T18:55:00Z">
              <w:r>
                <w:t>0</w:t>
              </w:r>
            </w:ins>
          </w:p>
        </w:tc>
        <w:tc>
          <w:tcPr>
            <w:tcW w:w="605" w:type="dxa"/>
            <w:vAlign w:val="center"/>
            <w:tcPrChange w:id="2795" w:author="Benjamin Pannell" w:date="2014-10-15T18:55:00Z">
              <w:tcPr>
                <w:tcW w:w="3021" w:type="dxa"/>
              </w:tcPr>
            </w:tcPrChange>
          </w:tcPr>
          <w:p w14:paraId="6C283335" w14:textId="1C631136" w:rsidR="00963087" w:rsidRDefault="00963087" w:rsidP="00963087">
            <w:pPr>
              <w:jc w:val="center"/>
              <w:rPr>
                <w:ins w:id="2796" w:author="Benjamin Pannell" w:date="2014-10-15T18:54:00Z"/>
              </w:rPr>
              <w:pPrChange w:id="2797" w:author="Benjamin Pannell" w:date="2014-10-15T18:55:00Z">
                <w:pPr/>
              </w:pPrChange>
            </w:pPr>
            <w:ins w:id="2798" w:author="Benjamin Pannell" w:date="2014-10-15T18:55:00Z">
              <w:r>
                <w:t>1</w:t>
              </w:r>
            </w:ins>
          </w:p>
        </w:tc>
      </w:tr>
      <w:tr w:rsidR="00963087" w14:paraId="02500DA9" w14:textId="77777777" w:rsidTr="00963087">
        <w:trPr>
          <w:trHeight w:val="498"/>
          <w:jc w:val="center"/>
          <w:ins w:id="2799" w:author="Benjamin Pannell" w:date="2014-10-15T18:54:00Z"/>
        </w:trPr>
        <w:tc>
          <w:tcPr>
            <w:tcW w:w="605" w:type="dxa"/>
            <w:vAlign w:val="center"/>
            <w:tcPrChange w:id="2800" w:author="Benjamin Pannell" w:date="2014-10-15T18:55:00Z">
              <w:tcPr>
                <w:tcW w:w="3020" w:type="dxa"/>
              </w:tcPr>
            </w:tcPrChange>
          </w:tcPr>
          <w:p w14:paraId="34356C90" w14:textId="5E79E082" w:rsidR="00963087" w:rsidRDefault="00963087" w:rsidP="00963087">
            <w:pPr>
              <w:jc w:val="center"/>
              <w:rPr>
                <w:ins w:id="2801" w:author="Benjamin Pannell" w:date="2014-10-15T18:54:00Z"/>
              </w:rPr>
              <w:pPrChange w:id="2802" w:author="Benjamin Pannell" w:date="2014-10-15T18:55:00Z">
                <w:pPr/>
              </w:pPrChange>
            </w:pPr>
            <w:ins w:id="2803" w:author="Benjamin Pannell" w:date="2014-10-15T18:55:00Z">
              <w:r>
                <w:t>6</w:t>
              </w:r>
            </w:ins>
          </w:p>
        </w:tc>
        <w:tc>
          <w:tcPr>
            <w:tcW w:w="605" w:type="dxa"/>
            <w:vAlign w:val="center"/>
            <w:tcPrChange w:id="2804" w:author="Benjamin Pannell" w:date="2014-10-15T18:55:00Z">
              <w:tcPr>
                <w:tcW w:w="3020" w:type="dxa"/>
              </w:tcPr>
            </w:tcPrChange>
          </w:tcPr>
          <w:p w14:paraId="009294CD" w14:textId="665134E7" w:rsidR="00963087" w:rsidRDefault="00963087" w:rsidP="00963087">
            <w:pPr>
              <w:jc w:val="center"/>
              <w:rPr>
                <w:ins w:id="2805" w:author="Benjamin Pannell" w:date="2014-10-15T18:54:00Z"/>
              </w:rPr>
              <w:pPrChange w:id="2806" w:author="Benjamin Pannell" w:date="2014-10-15T18:55:00Z">
                <w:pPr/>
              </w:pPrChange>
            </w:pPr>
            <w:ins w:id="2807" w:author="Benjamin Pannell" w:date="2014-10-15T18:55:00Z">
              <w:r>
                <w:t>255</w:t>
              </w:r>
            </w:ins>
          </w:p>
        </w:tc>
        <w:tc>
          <w:tcPr>
            <w:tcW w:w="605" w:type="dxa"/>
            <w:vAlign w:val="center"/>
            <w:tcPrChange w:id="2808" w:author="Benjamin Pannell" w:date="2014-10-15T18:55:00Z">
              <w:tcPr>
                <w:tcW w:w="3021" w:type="dxa"/>
              </w:tcPr>
            </w:tcPrChange>
          </w:tcPr>
          <w:p w14:paraId="126330B3" w14:textId="1F98068E" w:rsidR="00963087" w:rsidRDefault="00963087" w:rsidP="00963087">
            <w:pPr>
              <w:jc w:val="center"/>
              <w:rPr>
                <w:ins w:id="2809" w:author="Benjamin Pannell" w:date="2014-10-15T18:54:00Z"/>
              </w:rPr>
              <w:pPrChange w:id="2810" w:author="Benjamin Pannell" w:date="2014-10-15T18:55:00Z">
                <w:pPr/>
              </w:pPrChange>
            </w:pPr>
            <w:ins w:id="2811" w:author="Benjamin Pannell" w:date="2014-10-15T18:55:00Z">
              <w:r>
                <w:t>2</w:t>
              </w:r>
            </w:ins>
          </w:p>
        </w:tc>
      </w:tr>
      <w:tr w:rsidR="00963087" w14:paraId="16418986" w14:textId="77777777" w:rsidTr="00963087">
        <w:trPr>
          <w:trHeight w:val="498"/>
          <w:jc w:val="center"/>
          <w:ins w:id="2812" w:author="Benjamin Pannell" w:date="2014-10-15T18:54:00Z"/>
        </w:trPr>
        <w:tc>
          <w:tcPr>
            <w:tcW w:w="605" w:type="dxa"/>
            <w:vAlign w:val="center"/>
            <w:tcPrChange w:id="2813" w:author="Benjamin Pannell" w:date="2014-10-15T18:55:00Z">
              <w:tcPr>
                <w:tcW w:w="3020" w:type="dxa"/>
              </w:tcPr>
            </w:tcPrChange>
          </w:tcPr>
          <w:p w14:paraId="5428C813" w14:textId="46484B34" w:rsidR="00963087" w:rsidRDefault="00963087" w:rsidP="00963087">
            <w:pPr>
              <w:jc w:val="center"/>
              <w:rPr>
                <w:ins w:id="2814" w:author="Benjamin Pannell" w:date="2014-10-15T18:54:00Z"/>
              </w:rPr>
              <w:pPrChange w:id="2815" w:author="Benjamin Pannell" w:date="2014-10-15T18:55:00Z">
                <w:pPr/>
              </w:pPrChange>
            </w:pPr>
            <w:ins w:id="2816" w:author="Benjamin Pannell" w:date="2014-10-15T18:55:00Z">
              <w:r>
                <w:t>5</w:t>
              </w:r>
            </w:ins>
          </w:p>
        </w:tc>
        <w:tc>
          <w:tcPr>
            <w:tcW w:w="605" w:type="dxa"/>
            <w:vAlign w:val="center"/>
            <w:tcPrChange w:id="2817" w:author="Benjamin Pannell" w:date="2014-10-15T18:55:00Z">
              <w:tcPr>
                <w:tcW w:w="3020" w:type="dxa"/>
              </w:tcPr>
            </w:tcPrChange>
          </w:tcPr>
          <w:p w14:paraId="3B906186" w14:textId="0B4DE49E" w:rsidR="00963087" w:rsidRDefault="00963087" w:rsidP="00963087">
            <w:pPr>
              <w:jc w:val="center"/>
              <w:rPr>
                <w:ins w:id="2818" w:author="Benjamin Pannell" w:date="2014-10-15T18:54:00Z"/>
              </w:rPr>
              <w:pPrChange w:id="2819" w:author="Benjamin Pannell" w:date="2014-10-15T18:55:00Z">
                <w:pPr/>
              </w:pPrChange>
            </w:pPr>
            <w:ins w:id="2820" w:author="Benjamin Pannell" w:date="2014-10-15T18:55:00Z">
              <w:r>
                <w:t>4</w:t>
              </w:r>
            </w:ins>
          </w:p>
        </w:tc>
        <w:tc>
          <w:tcPr>
            <w:tcW w:w="605" w:type="dxa"/>
            <w:vAlign w:val="center"/>
            <w:tcPrChange w:id="2821" w:author="Benjamin Pannell" w:date="2014-10-15T18:55:00Z">
              <w:tcPr>
                <w:tcW w:w="3021" w:type="dxa"/>
              </w:tcPr>
            </w:tcPrChange>
          </w:tcPr>
          <w:p w14:paraId="2CFA37F5" w14:textId="2640496F" w:rsidR="00963087" w:rsidRDefault="00963087" w:rsidP="00963087">
            <w:pPr>
              <w:jc w:val="center"/>
              <w:rPr>
                <w:ins w:id="2822" w:author="Benjamin Pannell" w:date="2014-10-15T18:54:00Z"/>
              </w:rPr>
              <w:pPrChange w:id="2823" w:author="Benjamin Pannell" w:date="2014-10-15T18:55:00Z">
                <w:pPr/>
              </w:pPrChange>
            </w:pPr>
            <w:ins w:id="2824" w:author="Benjamin Pannell" w:date="2014-10-15T18:55:00Z">
              <w:r>
                <w:t>3</w:t>
              </w:r>
            </w:ins>
          </w:p>
        </w:tc>
      </w:tr>
    </w:tbl>
    <w:p w14:paraId="2A6E8DE1" w14:textId="4C68AA11" w:rsidR="00963087" w:rsidRDefault="00963087" w:rsidP="00963087">
      <w:pPr>
        <w:pStyle w:val="Caption"/>
        <w:rPr>
          <w:ins w:id="2825" w:author="Benjamin Pannell" w:date="2014-10-15T18:56:00Z"/>
        </w:rPr>
        <w:pPrChange w:id="2826" w:author="Benjamin Pannell" w:date="2014-10-15T18:54:00Z">
          <w:pPr/>
        </w:pPrChange>
      </w:pPr>
      <w:bookmarkStart w:id="2827" w:name="_Ref401162695"/>
      <w:bookmarkStart w:id="2828" w:name="_Toc401168125"/>
      <w:ins w:id="2829" w:author="Benjamin Pannell" w:date="2014-10-15T18:54:00Z">
        <w:r>
          <w:t xml:space="preserve">Table </w:t>
        </w:r>
        <w:r>
          <w:fldChar w:fldCharType="begin"/>
        </w:r>
        <w:r>
          <w:instrText xml:space="preserve"> SEQ Table \* ARABIC </w:instrText>
        </w:r>
      </w:ins>
      <w:r>
        <w:fldChar w:fldCharType="separate"/>
      </w:r>
      <w:ins w:id="2830" w:author="Benjamin Pannell" w:date="2014-10-15T18:54:00Z">
        <w:r>
          <w:rPr>
            <w:noProof/>
          </w:rPr>
          <w:t>9</w:t>
        </w:r>
        <w:r>
          <w:fldChar w:fldCharType="end"/>
        </w:r>
        <w:bookmarkEnd w:id="2827"/>
        <w:r>
          <w:t xml:space="preserve"> Joystick Hat Switch Position Values</w:t>
        </w:r>
      </w:ins>
      <w:bookmarkEnd w:id="2828"/>
    </w:p>
    <w:p w14:paraId="6904FB04" w14:textId="79B3FC77" w:rsidR="00D86FAA" w:rsidRDefault="00B34A25" w:rsidP="004F1270">
      <w:pPr>
        <w:rPr>
          <w:ins w:id="2831" w:author="Benjamin Pannell" w:date="2014-10-08T15:28:00Z"/>
        </w:rPr>
        <w:pPrChange w:id="2832" w:author="Benjamin Pannell" w:date="2014-10-15T18:57:00Z">
          <w:pPr/>
        </w:pPrChange>
      </w:pPr>
      <w:ins w:id="2833" w:author="Benjamin Pannell" w:date="2014-10-15T18:56:00Z">
        <w:r>
          <w:t>It is important to note that this command type does not, in general, respond well to submission of partial packets due to the way in which axes are handled. For this reason, it is advisable that you only transmit fully formed commands to this API to avoid strange behaviour.</w:t>
        </w:r>
      </w:ins>
      <w:ins w:id="2834" w:author="Benjamin Pannell" w:date="2014-10-08T15:20:00Z">
        <w:r w:rsidR="00D86FAA">
          <w:br w:type="page"/>
        </w:r>
      </w:ins>
    </w:p>
    <w:p w14:paraId="7B6C602F" w14:textId="17E25674" w:rsidR="00CB219A" w:rsidDel="0085700F" w:rsidRDefault="00CB219A" w:rsidP="00CB219A">
      <w:pPr>
        <w:pStyle w:val="Heading1"/>
        <w:rPr>
          <w:del w:id="2835" w:author="Benjamin Pannell" w:date="2014-10-15T20:25:00Z"/>
        </w:rPr>
      </w:pPr>
      <w:del w:id="2836" w:author="Benjamin Pannell" w:date="2014-10-15T20:25:00Z">
        <w:r w:rsidDel="0085700F">
          <w:lastRenderedPageBreak/>
          <w:delText xml:space="preserve">Component </w:delText>
        </w:r>
        <w:r w:rsidR="002C3120" w:rsidDel="0085700F">
          <w:delText>Information</w:delText>
        </w:r>
        <w:bookmarkEnd w:id="471"/>
      </w:del>
    </w:p>
    <w:p w14:paraId="07B2D759" w14:textId="181E94B8" w:rsidR="00DF63D5" w:rsidRPr="00DF63D5" w:rsidDel="00FD23D1" w:rsidRDefault="002C3120" w:rsidP="00DF63D5">
      <w:pPr>
        <w:rPr>
          <w:del w:id="2837" w:author="Benjamin Pannell" w:date="2014-10-15T20:24:00Z"/>
        </w:rPr>
      </w:pPr>
      <w:del w:id="2838" w:author="Benjamin Pannell" w:date="2014-10-15T20:24:00Z">
        <w:r w:rsidDel="00FD23D1">
          <w:delText>All components were sourced from Adafruit Industries, through their online store, and shipped to South Africa using United Parcel Service Worldwide Expedited shipping.</w:delText>
        </w:r>
      </w:del>
    </w:p>
    <w:p w14:paraId="72FC36F0" w14:textId="0D0E2B73" w:rsidR="00CB219A" w:rsidDel="00FD23D1" w:rsidRDefault="00CB219A" w:rsidP="00CB219A">
      <w:pPr>
        <w:pStyle w:val="Caption"/>
        <w:keepNext/>
        <w:rPr>
          <w:del w:id="2839" w:author="Benjamin Pannell" w:date="2014-10-15T20:24:00Z"/>
        </w:rPr>
      </w:pPr>
      <w:del w:id="2840" w:author="Benjamin Pannell" w:date="2014-10-15T20:24:00Z">
        <w:r w:rsidDel="00FD23D1">
          <w:delText xml:space="preserve">Table </w:delText>
        </w:r>
        <w:r w:rsidR="00B24485" w:rsidDel="00FD23D1">
          <w:fldChar w:fldCharType="begin"/>
        </w:r>
        <w:r w:rsidR="00B24485" w:rsidDel="00FD23D1">
          <w:delInstrText xml:space="preserve"> SEQ Table \* ARABIC </w:delInstrText>
        </w:r>
        <w:r w:rsidR="00B24485" w:rsidDel="00FD23D1">
          <w:fldChar w:fldCharType="separate"/>
        </w:r>
      </w:del>
      <w:del w:id="2841" w:author="Benjamin Pannell" w:date="2014-10-08T16:46:00Z">
        <w:r w:rsidR="00E13B30" w:rsidDel="00673C50">
          <w:rPr>
            <w:noProof/>
          </w:rPr>
          <w:delText>1</w:delText>
        </w:r>
      </w:del>
      <w:del w:id="2842" w:author="Benjamin Pannell" w:date="2014-10-15T20:24:00Z">
        <w:r w:rsidR="00B24485" w:rsidDel="00FD23D1">
          <w:rPr>
            <w:noProof/>
          </w:rPr>
          <w:fldChar w:fldCharType="end"/>
        </w:r>
        <w:r w:rsidDel="00FD23D1">
          <w:delText xml:space="preserve"> Component List</w:delText>
        </w:r>
      </w:del>
    </w:p>
    <w:tbl>
      <w:tblPr>
        <w:tblStyle w:val="TableGrid"/>
        <w:tblW w:w="0" w:type="auto"/>
        <w:tblLook w:val="04A0" w:firstRow="1" w:lastRow="0" w:firstColumn="1" w:lastColumn="0" w:noHBand="0" w:noVBand="1"/>
      </w:tblPr>
      <w:tblGrid>
        <w:gridCol w:w="6941"/>
        <w:gridCol w:w="992"/>
        <w:gridCol w:w="1128"/>
      </w:tblGrid>
      <w:tr w:rsidR="00CB219A" w:rsidDel="00FD23D1" w14:paraId="20693BFE" w14:textId="2B14A40C" w:rsidTr="00CB219A">
        <w:trPr>
          <w:del w:id="2843" w:author="Benjamin Pannell" w:date="2014-10-15T20:24:00Z"/>
        </w:trPr>
        <w:tc>
          <w:tcPr>
            <w:tcW w:w="6941" w:type="dxa"/>
            <w:vAlign w:val="center"/>
          </w:tcPr>
          <w:p w14:paraId="50D48B93" w14:textId="60805BB1" w:rsidR="00CB219A" w:rsidRPr="00CB219A" w:rsidDel="00FD23D1" w:rsidRDefault="00CB219A" w:rsidP="00CB219A">
            <w:pPr>
              <w:jc w:val="center"/>
              <w:rPr>
                <w:del w:id="2844" w:author="Benjamin Pannell" w:date="2014-10-15T20:24:00Z"/>
                <w:b/>
              </w:rPr>
            </w:pPr>
            <w:del w:id="2845" w:author="Benjamin Pannell" w:date="2014-10-15T20:24:00Z">
              <w:r w:rsidRPr="00CB219A" w:rsidDel="00FD23D1">
                <w:rPr>
                  <w:b/>
                </w:rPr>
                <w:delText>Component Name</w:delText>
              </w:r>
            </w:del>
          </w:p>
        </w:tc>
        <w:tc>
          <w:tcPr>
            <w:tcW w:w="992" w:type="dxa"/>
            <w:vAlign w:val="center"/>
          </w:tcPr>
          <w:p w14:paraId="04FB5FF2" w14:textId="374A8BFD" w:rsidR="00CB219A" w:rsidRPr="00CB219A" w:rsidDel="00FD23D1" w:rsidRDefault="00CB219A" w:rsidP="00CB219A">
            <w:pPr>
              <w:jc w:val="center"/>
              <w:rPr>
                <w:del w:id="2846" w:author="Benjamin Pannell" w:date="2014-10-15T20:24:00Z"/>
                <w:b/>
              </w:rPr>
            </w:pPr>
            <w:del w:id="2847" w:author="Benjamin Pannell" w:date="2014-10-15T20:24:00Z">
              <w:r w:rsidRPr="00CB219A" w:rsidDel="00FD23D1">
                <w:rPr>
                  <w:b/>
                </w:rPr>
                <w:delText>Price</w:delText>
              </w:r>
            </w:del>
          </w:p>
        </w:tc>
        <w:tc>
          <w:tcPr>
            <w:tcW w:w="1128" w:type="dxa"/>
            <w:vAlign w:val="center"/>
          </w:tcPr>
          <w:p w14:paraId="3A9C7CB7" w14:textId="41E937F6" w:rsidR="00CB219A" w:rsidRPr="00CB219A" w:rsidDel="00FD23D1" w:rsidRDefault="00CB219A" w:rsidP="00CB219A">
            <w:pPr>
              <w:jc w:val="center"/>
              <w:rPr>
                <w:del w:id="2848" w:author="Benjamin Pannell" w:date="2014-10-15T20:24:00Z"/>
                <w:b/>
              </w:rPr>
            </w:pPr>
            <w:del w:id="2849" w:author="Benjamin Pannell" w:date="2014-10-15T20:24:00Z">
              <w:r w:rsidRPr="00CB219A" w:rsidDel="00FD23D1">
                <w:rPr>
                  <w:b/>
                </w:rPr>
                <w:delText>Quantity</w:delText>
              </w:r>
            </w:del>
          </w:p>
        </w:tc>
      </w:tr>
      <w:tr w:rsidR="00CB219A" w:rsidDel="00FD23D1" w14:paraId="6274DC11" w14:textId="212FED64" w:rsidTr="00CB219A">
        <w:trPr>
          <w:del w:id="2850" w:author="Benjamin Pannell" w:date="2014-10-15T20:24:00Z"/>
        </w:trPr>
        <w:tc>
          <w:tcPr>
            <w:tcW w:w="6941" w:type="dxa"/>
          </w:tcPr>
          <w:p w14:paraId="002F4C01" w14:textId="7FE2A800" w:rsidR="00CB219A" w:rsidDel="00FD23D1" w:rsidRDefault="00CB219A" w:rsidP="00CB219A">
            <w:pPr>
              <w:rPr>
                <w:del w:id="2851" w:author="Benjamin Pannell" w:date="2014-10-15T20:24:00Z"/>
              </w:rPr>
            </w:pPr>
            <w:del w:id="2852" w:author="Benjamin Pannell" w:date="2014-10-15T20:24:00Z">
              <w:r w:rsidDel="00FD23D1">
                <w:delText>Raspberry Pi Model B 512MB RAM</w:delText>
              </w:r>
              <w:r w:rsidR="000F3CD3" w:rsidDel="00FD23D1">
                <w:delText xml:space="preserve"> </w:delText>
              </w:r>
            </w:del>
            <w:customXmlDelRangeStart w:id="2853" w:author="Benjamin Pannell" w:date="2014-10-15T20:24:00Z"/>
            <w:sdt>
              <w:sdtPr>
                <w:id w:val="-134330920"/>
                <w:citation/>
              </w:sdtPr>
              <w:sdtContent>
                <w:customXmlDelRangeEnd w:id="2853"/>
                <w:del w:id="2854" w:author="Benjamin Pannell" w:date="2014-10-15T20:24:00Z">
                  <w:r w:rsidR="000F3CD3" w:rsidDel="00FD23D1">
                    <w:fldChar w:fldCharType="begin"/>
                  </w:r>
                  <w:r w:rsidR="000F3CD3" w:rsidDel="00FD23D1">
                    <w:delInstrText xml:space="preserve"> CITATION Ada142 \l 7177 </w:delInstrText>
                  </w:r>
                  <w:r w:rsidR="000F3CD3" w:rsidDel="00FD23D1">
                    <w:fldChar w:fldCharType="separate"/>
                  </w:r>
                  <w:r w:rsidR="000F3CD3" w:rsidRPr="003F74B4" w:rsidDel="00FD23D1">
                    <w:rPr>
                      <w:noProof/>
                    </w:rPr>
                    <w:delText>[15]</w:delText>
                  </w:r>
                  <w:r w:rsidR="000F3CD3" w:rsidDel="00FD23D1">
                    <w:fldChar w:fldCharType="end"/>
                  </w:r>
                </w:del>
                <w:customXmlDelRangeStart w:id="2855" w:author="Benjamin Pannell" w:date="2014-10-15T20:24:00Z"/>
              </w:sdtContent>
            </w:sdt>
            <w:customXmlDelRangeEnd w:id="2855"/>
          </w:p>
        </w:tc>
        <w:tc>
          <w:tcPr>
            <w:tcW w:w="992" w:type="dxa"/>
            <w:vAlign w:val="center"/>
          </w:tcPr>
          <w:p w14:paraId="318375D7" w14:textId="2012478C" w:rsidR="00CB219A" w:rsidDel="00FD23D1" w:rsidRDefault="00CB219A" w:rsidP="00CB219A">
            <w:pPr>
              <w:jc w:val="right"/>
              <w:rPr>
                <w:del w:id="2856" w:author="Benjamin Pannell" w:date="2014-10-15T20:24:00Z"/>
              </w:rPr>
            </w:pPr>
            <w:del w:id="2857" w:author="Benjamin Pannell" w:date="2014-10-15T20:24:00Z">
              <w:r w:rsidDel="00FD23D1">
                <w:delText>$39.95</w:delText>
              </w:r>
            </w:del>
          </w:p>
        </w:tc>
        <w:tc>
          <w:tcPr>
            <w:tcW w:w="1128" w:type="dxa"/>
            <w:vAlign w:val="center"/>
          </w:tcPr>
          <w:p w14:paraId="1B4C8AC8" w14:textId="784F9C66" w:rsidR="00CB219A" w:rsidDel="00FD23D1" w:rsidRDefault="00CB219A" w:rsidP="00CB219A">
            <w:pPr>
              <w:jc w:val="center"/>
              <w:rPr>
                <w:del w:id="2858" w:author="Benjamin Pannell" w:date="2014-10-15T20:24:00Z"/>
              </w:rPr>
            </w:pPr>
            <w:del w:id="2859" w:author="Benjamin Pannell" w:date="2014-10-15T20:24:00Z">
              <w:r w:rsidDel="00FD23D1">
                <w:delText>1</w:delText>
              </w:r>
            </w:del>
          </w:p>
        </w:tc>
      </w:tr>
      <w:tr w:rsidR="00CB219A" w:rsidDel="00FD23D1" w14:paraId="56BCC13D" w14:textId="6D025EE4" w:rsidTr="00CB219A">
        <w:trPr>
          <w:del w:id="2860" w:author="Benjamin Pannell" w:date="2014-10-15T20:24:00Z"/>
        </w:trPr>
        <w:tc>
          <w:tcPr>
            <w:tcW w:w="6941" w:type="dxa"/>
          </w:tcPr>
          <w:p w14:paraId="382B67F8" w14:textId="0809FF67" w:rsidR="00CB219A" w:rsidDel="00FD23D1" w:rsidRDefault="00CB219A" w:rsidP="00CB219A">
            <w:pPr>
              <w:rPr>
                <w:del w:id="2861" w:author="Benjamin Pannell" w:date="2014-10-15T20:24:00Z"/>
              </w:rPr>
            </w:pPr>
            <w:del w:id="2862" w:author="Benjamin Pannell" w:date="2014-10-15T20:24:00Z">
              <w:r w:rsidDel="00FD23D1">
                <w:delText>Teensy 2.0 – ATmega32u4</w:delText>
              </w:r>
              <w:r w:rsidR="000F3CD3" w:rsidDel="00FD23D1">
                <w:delText xml:space="preserve"> </w:delText>
              </w:r>
            </w:del>
            <w:customXmlDelRangeStart w:id="2863" w:author="Benjamin Pannell" w:date="2014-10-15T20:24:00Z"/>
            <w:sdt>
              <w:sdtPr>
                <w:id w:val="-1053233400"/>
                <w:citation/>
              </w:sdtPr>
              <w:sdtContent>
                <w:customXmlDelRangeEnd w:id="2863"/>
                <w:del w:id="2864" w:author="Benjamin Pannell" w:date="2014-10-15T20:24:00Z">
                  <w:r w:rsidR="000F3CD3" w:rsidDel="00FD23D1">
                    <w:fldChar w:fldCharType="begin"/>
                  </w:r>
                  <w:r w:rsidR="000F3CD3" w:rsidDel="00FD23D1">
                    <w:delInstrText xml:space="preserve"> CITATION Ada143 \l 7177 </w:delInstrText>
                  </w:r>
                  <w:r w:rsidR="000F3CD3" w:rsidDel="00FD23D1">
                    <w:fldChar w:fldCharType="separate"/>
                  </w:r>
                  <w:r w:rsidR="000F3CD3" w:rsidRPr="003F74B4" w:rsidDel="00FD23D1">
                    <w:rPr>
                      <w:noProof/>
                    </w:rPr>
                    <w:delText>[16]</w:delText>
                  </w:r>
                  <w:r w:rsidR="000F3CD3" w:rsidDel="00FD23D1">
                    <w:fldChar w:fldCharType="end"/>
                  </w:r>
                </w:del>
                <w:customXmlDelRangeStart w:id="2865" w:author="Benjamin Pannell" w:date="2014-10-15T20:24:00Z"/>
              </w:sdtContent>
            </w:sdt>
            <w:customXmlDelRangeEnd w:id="2865"/>
          </w:p>
        </w:tc>
        <w:tc>
          <w:tcPr>
            <w:tcW w:w="992" w:type="dxa"/>
            <w:vAlign w:val="center"/>
          </w:tcPr>
          <w:p w14:paraId="74406F3B" w14:textId="2C38E143" w:rsidR="00CB219A" w:rsidDel="00FD23D1" w:rsidRDefault="00CB219A" w:rsidP="00CB219A">
            <w:pPr>
              <w:jc w:val="right"/>
              <w:rPr>
                <w:del w:id="2866" w:author="Benjamin Pannell" w:date="2014-10-15T20:24:00Z"/>
              </w:rPr>
            </w:pPr>
            <w:del w:id="2867" w:author="Benjamin Pannell" w:date="2014-10-15T20:24:00Z">
              <w:r w:rsidDel="00FD23D1">
                <w:delText>$15.95</w:delText>
              </w:r>
            </w:del>
          </w:p>
        </w:tc>
        <w:tc>
          <w:tcPr>
            <w:tcW w:w="1128" w:type="dxa"/>
            <w:vAlign w:val="center"/>
          </w:tcPr>
          <w:p w14:paraId="66F817FA" w14:textId="1D269A83" w:rsidR="00CB219A" w:rsidDel="00FD23D1" w:rsidRDefault="00CB219A" w:rsidP="00CB219A">
            <w:pPr>
              <w:jc w:val="center"/>
              <w:rPr>
                <w:del w:id="2868" w:author="Benjamin Pannell" w:date="2014-10-15T20:24:00Z"/>
              </w:rPr>
            </w:pPr>
            <w:del w:id="2869" w:author="Benjamin Pannell" w:date="2014-10-15T20:24:00Z">
              <w:r w:rsidDel="00FD23D1">
                <w:delText>1</w:delText>
              </w:r>
            </w:del>
          </w:p>
        </w:tc>
      </w:tr>
      <w:tr w:rsidR="00CB219A" w:rsidDel="00FD23D1" w14:paraId="6FFFBCF0" w14:textId="024E51D9" w:rsidTr="00CB219A">
        <w:trPr>
          <w:del w:id="2870" w:author="Benjamin Pannell" w:date="2014-10-15T20:24:00Z"/>
        </w:trPr>
        <w:tc>
          <w:tcPr>
            <w:tcW w:w="6941" w:type="dxa"/>
          </w:tcPr>
          <w:p w14:paraId="224E1ED3" w14:textId="206E3899" w:rsidR="00CB219A" w:rsidDel="00FD23D1" w:rsidRDefault="00CB219A" w:rsidP="00CB219A">
            <w:pPr>
              <w:rPr>
                <w:del w:id="2871" w:author="Benjamin Pannell" w:date="2014-10-15T20:24:00Z"/>
              </w:rPr>
            </w:pPr>
            <w:del w:id="2872" w:author="Benjamin Pannell" w:date="2014-10-15T20:24:00Z">
              <w:r w:rsidDel="00FD23D1">
                <w:delText>Adafruit Prototyping Pi Plate Kit for Raspberry Pi</w:delText>
              </w:r>
              <w:r w:rsidR="000F3CD3" w:rsidDel="00FD23D1">
                <w:delText xml:space="preserve"> </w:delText>
              </w:r>
            </w:del>
            <w:customXmlDelRangeStart w:id="2873" w:author="Benjamin Pannell" w:date="2014-10-15T20:24:00Z"/>
            <w:sdt>
              <w:sdtPr>
                <w:id w:val="1558589260"/>
                <w:citation/>
              </w:sdtPr>
              <w:sdtContent>
                <w:customXmlDelRangeEnd w:id="2873"/>
                <w:del w:id="2874" w:author="Benjamin Pannell" w:date="2014-10-15T20:24:00Z">
                  <w:r w:rsidR="000F3CD3" w:rsidDel="00FD23D1">
                    <w:fldChar w:fldCharType="begin"/>
                  </w:r>
                  <w:r w:rsidR="000F3CD3" w:rsidDel="00FD23D1">
                    <w:delInstrText xml:space="preserve"> CITATION Ada14 \l 7177 </w:delInstrText>
                  </w:r>
                  <w:r w:rsidR="000F3CD3" w:rsidDel="00FD23D1">
                    <w:fldChar w:fldCharType="separate"/>
                  </w:r>
                  <w:r w:rsidR="000F3CD3" w:rsidRPr="003F74B4" w:rsidDel="00FD23D1">
                    <w:rPr>
                      <w:noProof/>
                    </w:rPr>
                    <w:delText>[14]</w:delText>
                  </w:r>
                  <w:r w:rsidR="000F3CD3" w:rsidDel="00FD23D1">
                    <w:fldChar w:fldCharType="end"/>
                  </w:r>
                </w:del>
                <w:customXmlDelRangeStart w:id="2875" w:author="Benjamin Pannell" w:date="2014-10-15T20:24:00Z"/>
              </w:sdtContent>
            </w:sdt>
            <w:customXmlDelRangeEnd w:id="2875"/>
          </w:p>
        </w:tc>
        <w:tc>
          <w:tcPr>
            <w:tcW w:w="992" w:type="dxa"/>
            <w:vAlign w:val="center"/>
          </w:tcPr>
          <w:p w14:paraId="2A013A14" w14:textId="24D1E514" w:rsidR="00CB219A" w:rsidDel="00FD23D1" w:rsidRDefault="00CB219A" w:rsidP="00CB219A">
            <w:pPr>
              <w:jc w:val="right"/>
              <w:rPr>
                <w:del w:id="2876" w:author="Benjamin Pannell" w:date="2014-10-15T20:24:00Z"/>
              </w:rPr>
            </w:pPr>
            <w:del w:id="2877" w:author="Benjamin Pannell" w:date="2014-10-15T20:24:00Z">
              <w:r w:rsidDel="00FD23D1">
                <w:delText>$15.95</w:delText>
              </w:r>
            </w:del>
          </w:p>
        </w:tc>
        <w:tc>
          <w:tcPr>
            <w:tcW w:w="1128" w:type="dxa"/>
            <w:vAlign w:val="center"/>
          </w:tcPr>
          <w:p w14:paraId="0C1DD84D" w14:textId="234DFF78" w:rsidR="00CB219A" w:rsidDel="00FD23D1" w:rsidRDefault="00CB219A" w:rsidP="00CB219A">
            <w:pPr>
              <w:jc w:val="center"/>
              <w:rPr>
                <w:del w:id="2878" w:author="Benjamin Pannell" w:date="2014-10-15T20:24:00Z"/>
              </w:rPr>
            </w:pPr>
            <w:del w:id="2879" w:author="Benjamin Pannell" w:date="2014-10-15T20:24:00Z">
              <w:r w:rsidDel="00FD23D1">
                <w:delText>1</w:delText>
              </w:r>
            </w:del>
          </w:p>
        </w:tc>
      </w:tr>
      <w:tr w:rsidR="00CB219A" w:rsidDel="00FD23D1" w14:paraId="1559AB45" w14:textId="698F2AED" w:rsidTr="00CB219A">
        <w:trPr>
          <w:del w:id="2880" w:author="Benjamin Pannell" w:date="2014-10-15T20:24:00Z"/>
        </w:trPr>
        <w:tc>
          <w:tcPr>
            <w:tcW w:w="6941" w:type="dxa"/>
          </w:tcPr>
          <w:p w14:paraId="41004184" w14:textId="5D80BE5E" w:rsidR="00CB219A" w:rsidDel="00FD23D1" w:rsidRDefault="00CB219A" w:rsidP="00CB219A">
            <w:pPr>
              <w:rPr>
                <w:del w:id="2881" w:author="Benjamin Pannell" w:date="2014-10-15T20:24:00Z"/>
              </w:rPr>
            </w:pPr>
            <w:del w:id="2882" w:author="Benjamin Pannell" w:date="2014-10-15T20:24:00Z">
              <w:r w:rsidDel="00FD23D1">
                <w:delText>TXB0104 Bi-Directional Level Shifter</w:delText>
              </w:r>
              <w:r w:rsidR="000F3CD3" w:rsidDel="00FD23D1">
                <w:delText xml:space="preserve"> </w:delText>
              </w:r>
            </w:del>
            <w:customXmlDelRangeStart w:id="2883" w:author="Benjamin Pannell" w:date="2014-10-15T20:24:00Z"/>
            <w:sdt>
              <w:sdtPr>
                <w:id w:val="2108767361"/>
                <w:citation/>
              </w:sdtPr>
              <w:sdtContent>
                <w:customXmlDelRangeEnd w:id="2883"/>
                <w:del w:id="2884" w:author="Benjamin Pannell" w:date="2014-10-15T20:24:00Z">
                  <w:r w:rsidR="000F3CD3" w:rsidDel="00FD23D1">
                    <w:fldChar w:fldCharType="begin"/>
                  </w:r>
                  <w:r w:rsidR="000F3CD3" w:rsidDel="00FD23D1">
                    <w:delInstrText xml:space="preserve"> CITATION Ada141 \l 7177 </w:delInstrText>
                  </w:r>
                  <w:r w:rsidR="000F3CD3" w:rsidDel="00FD23D1">
                    <w:fldChar w:fldCharType="separate"/>
                  </w:r>
                  <w:r w:rsidR="000F3CD3" w:rsidRPr="003F74B4" w:rsidDel="00FD23D1">
                    <w:rPr>
                      <w:noProof/>
                    </w:rPr>
                    <w:delText>[13]</w:delText>
                  </w:r>
                  <w:r w:rsidR="000F3CD3" w:rsidDel="00FD23D1">
                    <w:fldChar w:fldCharType="end"/>
                  </w:r>
                </w:del>
                <w:customXmlDelRangeStart w:id="2885" w:author="Benjamin Pannell" w:date="2014-10-15T20:24:00Z"/>
              </w:sdtContent>
            </w:sdt>
            <w:customXmlDelRangeEnd w:id="2885"/>
          </w:p>
        </w:tc>
        <w:tc>
          <w:tcPr>
            <w:tcW w:w="992" w:type="dxa"/>
            <w:vAlign w:val="center"/>
          </w:tcPr>
          <w:p w14:paraId="41DE4862" w14:textId="3FB95323" w:rsidR="00CB219A" w:rsidDel="00FD23D1" w:rsidRDefault="00CB219A" w:rsidP="00CB219A">
            <w:pPr>
              <w:jc w:val="right"/>
              <w:rPr>
                <w:del w:id="2886" w:author="Benjamin Pannell" w:date="2014-10-15T20:24:00Z"/>
              </w:rPr>
            </w:pPr>
            <w:del w:id="2887" w:author="Benjamin Pannell" w:date="2014-10-15T20:24:00Z">
              <w:r w:rsidDel="00FD23D1">
                <w:delText>$3.50</w:delText>
              </w:r>
            </w:del>
          </w:p>
        </w:tc>
        <w:tc>
          <w:tcPr>
            <w:tcW w:w="1128" w:type="dxa"/>
            <w:vAlign w:val="center"/>
          </w:tcPr>
          <w:p w14:paraId="078BB2DE" w14:textId="43B74998" w:rsidR="00CB219A" w:rsidDel="00FD23D1" w:rsidRDefault="00CB219A" w:rsidP="00CB219A">
            <w:pPr>
              <w:jc w:val="center"/>
              <w:rPr>
                <w:del w:id="2888" w:author="Benjamin Pannell" w:date="2014-10-15T20:24:00Z"/>
              </w:rPr>
            </w:pPr>
            <w:del w:id="2889" w:author="Benjamin Pannell" w:date="2014-10-15T20:24:00Z">
              <w:r w:rsidDel="00FD23D1">
                <w:delText>1</w:delText>
              </w:r>
            </w:del>
          </w:p>
        </w:tc>
      </w:tr>
      <w:tr w:rsidR="00EF3189" w:rsidDel="00FD23D1" w14:paraId="1B632DD8" w14:textId="46B918EE" w:rsidTr="00CB219A">
        <w:trPr>
          <w:del w:id="2890" w:author="Benjamin Pannell" w:date="2014-10-15T20:24:00Z"/>
        </w:trPr>
        <w:tc>
          <w:tcPr>
            <w:tcW w:w="6941" w:type="dxa"/>
          </w:tcPr>
          <w:p w14:paraId="2C0C2785" w14:textId="346EB6B7" w:rsidR="00EF3189" w:rsidDel="00FD23D1" w:rsidRDefault="00EF3189" w:rsidP="00CB219A">
            <w:pPr>
              <w:rPr>
                <w:del w:id="2891" w:author="Benjamin Pannell" w:date="2014-10-15T20:24:00Z"/>
              </w:rPr>
            </w:pPr>
            <w:del w:id="2892" w:author="Benjamin Pannell" w:date="2014-10-15T20:24:00Z">
              <w:r w:rsidDel="00FD23D1">
                <w:delText>Extra-long break-away 0.1” 16-pin strip male header (5-pieces)</w:delText>
              </w:r>
            </w:del>
          </w:p>
        </w:tc>
        <w:tc>
          <w:tcPr>
            <w:tcW w:w="992" w:type="dxa"/>
            <w:vAlign w:val="center"/>
          </w:tcPr>
          <w:p w14:paraId="6954EEA8" w14:textId="1664648C" w:rsidR="00EF3189" w:rsidDel="00FD23D1" w:rsidRDefault="00EF3189" w:rsidP="00CB219A">
            <w:pPr>
              <w:jc w:val="right"/>
              <w:rPr>
                <w:del w:id="2893" w:author="Benjamin Pannell" w:date="2014-10-15T20:24:00Z"/>
              </w:rPr>
            </w:pPr>
            <w:del w:id="2894" w:author="Benjamin Pannell" w:date="2014-10-15T20:24:00Z">
              <w:r w:rsidDel="00FD23D1">
                <w:delText>$3.00</w:delText>
              </w:r>
            </w:del>
          </w:p>
        </w:tc>
        <w:tc>
          <w:tcPr>
            <w:tcW w:w="1128" w:type="dxa"/>
            <w:vAlign w:val="center"/>
          </w:tcPr>
          <w:p w14:paraId="7A549EF6" w14:textId="24720F13" w:rsidR="00EF3189" w:rsidDel="00FD23D1" w:rsidRDefault="00EF3189" w:rsidP="00CB219A">
            <w:pPr>
              <w:jc w:val="center"/>
              <w:rPr>
                <w:del w:id="2895" w:author="Benjamin Pannell" w:date="2014-10-15T20:24:00Z"/>
              </w:rPr>
            </w:pPr>
            <w:del w:id="2896" w:author="Benjamin Pannell" w:date="2014-10-15T20:24:00Z">
              <w:r w:rsidDel="00FD23D1">
                <w:delText>1</w:delText>
              </w:r>
            </w:del>
          </w:p>
        </w:tc>
      </w:tr>
      <w:tr w:rsidR="00EF3189" w:rsidDel="00FD23D1" w14:paraId="58E68E29" w14:textId="5750BCE7" w:rsidTr="00CB219A">
        <w:trPr>
          <w:del w:id="2897" w:author="Benjamin Pannell" w:date="2014-10-15T20:24:00Z"/>
        </w:trPr>
        <w:tc>
          <w:tcPr>
            <w:tcW w:w="6941" w:type="dxa"/>
          </w:tcPr>
          <w:p w14:paraId="46E26F4A" w14:textId="43C9B9C0" w:rsidR="00EF3189" w:rsidDel="00FD23D1" w:rsidRDefault="00EF3189" w:rsidP="00CB219A">
            <w:pPr>
              <w:rPr>
                <w:del w:id="2898" w:author="Benjamin Pannell" w:date="2014-10-15T20:24:00Z"/>
              </w:rPr>
            </w:pPr>
            <w:del w:id="2899" w:author="Benjamin Pannell" w:date="2014-10-15T20:24:00Z">
              <w:r w:rsidDel="00FD23D1">
                <w:delText>USB cable – 8” A to Mini B Charging and Micro B Data</w:delText>
              </w:r>
            </w:del>
          </w:p>
        </w:tc>
        <w:tc>
          <w:tcPr>
            <w:tcW w:w="992" w:type="dxa"/>
            <w:vAlign w:val="center"/>
          </w:tcPr>
          <w:p w14:paraId="77D45015" w14:textId="2CE7D5A4" w:rsidR="00EF3189" w:rsidDel="00FD23D1" w:rsidRDefault="00EF3189" w:rsidP="00CB219A">
            <w:pPr>
              <w:jc w:val="right"/>
              <w:rPr>
                <w:del w:id="2900" w:author="Benjamin Pannell" w:date="2014-10-15T20:24:00Z"/>
              </w:rPr>
            </w:pPr>
            <w:del w:id="2901" w:author="Benjamin Pannell" w:date="2014-10-15T20:24:00Z">
              <w:r w:rsidDel="00FD23D1">
                <w:delText>$3.95</w:delText>
              </w:r>
            </w:del>
          </w:p>
        </w:tc>
        <w:tc>
          <w:tcPr>
            <w:tcW w:w="1128" w:type="dxa"/>
            <w:vAlign w:val="center"/>
          </w:tcPr>
          <w:p w14:paraId="27112C8B" w14:textId="54FBB4B7" w:rsidR="00EF3189" w:rsidDel="00FD23D1" w:rsidRDefault="00EF3189" w:rsidP="00CB219A">
            <w:pPr>
              <w:jc w:val="center"/>
              <w:rPr>
                <w:del w:id="2902" w:author="Benjamin Pannell" w:date="2014-10-15T20:24:00Z"/>
              </w:rPr>
            </w:pPr>
            <w:del w:id="2903" w:author="Benjamin Pannell" w:date="2014-10-15T20:24:00Z">
              <w:r w:rsidDel="00FD23D1">
                <w:delText>1</w:delText>
              </w:r>
            </w:del>
          </w:p>
        </w:tc>
      </w:tr>
    </w:tbl>
    <w:p w14:paraId="1FE8A78B" w14:textId="4F6BBD63" w:rsidR="003B6833" w:rsidDel="00FD23D1" w:rsidRDefault="003B6833" w:rsidP="00CB219A">
      <w:pPr>
        <w:rPr>
          <w:del w:id="2904" w:author="Benjamin Pannell" w:date="2014-10-15T20:24:00Z"/>
        </w:rPr>
      </w:pPr>
    </w:p>
    <w:p w14:paraId="3B704182" w14:textId="178E69F4" w:rsidR="00E13B30" w:rsidDel="00FD23D1" w:rsidRDefault="00E13B30" w:rsidP="00E13B30">
      <w:pPr>
        <w:pStyle w:val="Caption"/>
        <w:keepNext/>
        <w:rPr>
          <w:del w:id="2905" w:author="Benjamin Pannell" w:date="2014-10-15T20:24:00Z"/>
        </w:rPr>
      </w:pPr>
      <w:del w:id="2906" w:author="Benjamin Pannell" w:date="2014-10-15T20:24:00Z">
        <w:r w:rsidDel="00FD23D1">
          <w:delText xml:space="preserve">Table </w:delText>
        </w:r>
        <w:r w:rsidR="00B24485" w:rsidDel="00FD23D1">
          <w:fldChar w:fldCharType="begin"/>
        </w:r>
        <w:r w:rsidR="00B24485" w:rsidDel="00FD23D1">
          <w:delInstrText xml:space="preserve"> SEQ Table \* ARABIC </w:delInstrText>
        </w:r>
        <w:r w:rsidR="00B24485" w:rsidDel="00FD23D1">
          <w:fldChar w:fldCharType="separate"/>
        </w:r>
      </w:del>
      <w:del w:id="2907" w:author="Benjamin Pannell" w:date="2014-10-08T16:46:00Z">
        <w:r w:rsidDel="00673C50">
          <w:rPr>
            <w:noProof/>
          </w:rPr>
          <w:delText>2</w:delText>
        </w:r>
      </w:del>
      <w:del w:id="2908" w:author="Benjamin Pannell" w:date="2014-10-15T20:24:00Z">
        <w:r w:rsidR="00B24485" w:rsidDel="00FD23D1">
          <w:rPr>
            <w:noProof/>
          </w:rPr>
          <w:fldChar w:fldCharType="end"/>
        </w:r>
        <w:r w:rsidDel="00FD23D1">
          <w:delText xml:space="preserve"> Component Websites</w:delText>
        </w:r>
      </w:del>
    </w:p>
    <w:tbl>
      <w:tblPr>
        <w:tblStyle w:val="TableGrid"/>
        <w:tblW w:w="0" w:type="auto"/>
        <w:tblLook w:val="04A0" w:firstRow="1" w:lastRow="0" w:firstColumn="1" w:lastColumn="0" w:noHBand="0" w:noVBand="1"/>
      </w:tblPr>
      <w:tblGrid>
        <w:gridCol w:w="2547"/>
        <w:gridCol w:w="6514"/>
      </w:tblGrid>
      <w:tr w:rsidR="003B6833" w:rsidDel="00FD23D1" w14:paraId="564089CD" w14:textId="56C0F51C" w:rsidTr="003B6833">
        <w:trPr>
          <w:del w:id="2909" w:author="Benjamin Pannell" w:date="2014-10-15T20:24:00Z"/>
        </w:trPr>
        <w:tc>
          <w:tcPr>
            <w:tcW w:w="2547" w:type="dxa"/>
            <w:vAlign w:val="center"/>
          </w:tcPr>
          <w:p w14:paraId="5C8DF30A" w14:textId="081713B0" w:rsidR="003B6833" w:rsidRPr="003B6833" w:rsidDel="00FD23D1" w:rsidRDefault="003B6833" w:rsidP="003B6833">
            <w:pPr>
              <w:jc w:val="center"/>
              <w:rPr>
                <w:del w:id="2910" w:author="Benjamin Pannell" w:date="2014-10-15T20:24:00Z"/>
                <w:b/>
              </w:rPr>
            </w:pPr>
            <w:del w:id="2911" w:author="Benjamin Pannell" w:date="2014-10-15T20:24:00Z">
              <w:r w:rsidRPr="003B6833" w:rsidDel="00FD23D1">
                <w:rPr>
                  <w:b/>
                </w:rPr>
                <w:delText>Component Name</w:delText>
              </w:r>
            </w:del>
          </w:p>
        </w:tc>
        <w:tc>
          <w:tcPr>
            <w:tcW w:w="6514" w:type="dxa"/>
            <w:vAlign w:val="center"/>
          </w:tcPr>
          <w:p w14:paraId="4CB1A62A" w14:textId="785B044D" w:rsidR="003B6833" w:rsidRPr="003B6833" w:rsidDel="00FD23D1" w:rsidRDefault="003B6833" w:rsidP="003B6833">
            <w:pPr>
              <w:jc w:val="center"/>
              <w:rPr>
                <w:del w:id="2912" w:author="Benjamin Pannell" w:date="2014-10-15T20:24:00Z"/>
                <w:b/>
              </w:rPr>
            </w:pPr>
            <w:del w:id="2913" w:author="Benjamin Pannell" w:date="2014-10-15T20:24:00Z">
              <w:r w:rsidRPr="003B6833" w:rsidDel="00FD23D1">
                <w:rPr>
                  <w:b/>
                </w:rPr>
                <w:delText>Website</w:delText>
              </w:r>
            </w:del>
          </w:p>
        </w:tc>
      </w:tr>
      <w:tr w:rsidR="003B6833" w:rsidDel="00FD23D1" w14:paraId="5048F087" w14:textId="12DAC132" w:rsidTr="003B6833">
        <w:trPr>
          <w:del w:id="2914" w:author="Benjamin Pannell" w:date="2014-10-15T20:24:00Z"/>
        </w:trPr>
        <w:tc>
          <w:tcPr>
            <w:tcW w:w="2547" w:type="dxa"/>
          </w:tcPr>
          <w:p w14:paraId="04F35092" w14:textId="438805D1" w:rsidR="003B6833" w:rsidDel="00FD23D1" w:rsidRDefault="003B6833" w:rsidP="00CB219A">
            <w:pPr>
              <w:rPr>
                <w:del w:id="2915" w:author="Benjamin Pannell" w:date="2014-10-15T20:24:00Z"/>
              </w:rPr>
            </w:pPr>
            <w:del w:id="2916" w:author="Benjamin Pannell" w:date="2014-10-15T20:24:00Z">
              <w:r w:rsidDel="00FD23D1">
                <w:delText>Raspberry Pi Model B</w:delText>
              </w:r>
            </w:del>
          </w:p>
        </w:tc>
        <w:tc>
          <w:tcPr>
            <w:tcW w:w="6514" w:type="dxa"/>
          </w:tcPr>
          <w:p w14:paraId="0566B561" w14:textId="371745BA" w:rsidR="003B6833" w:rsidDel="00FD23D1" w:rsidRDefault="003B6833" w:rsidP="00CB219A">
            <w:pPr>
              <w:rPr>
                <w:del w:id="2917" w:author="Benjamin Pannell" w:date="2014-10-15T20:24:00Z"/>
              </w:rPr>
            </w:pPr>
            <w:del w:id="2918" w:author="Benjamin Pannell" w:date="2014-10-15T20:24:00Z">
              <w:r w:rsidRPr="003B6833" w:rsidDel="00FD23D1">
                <w:delText>http://www.raspberrypi.org/product/model-b/</w:delText>
              </w:r>
            </w:del>
          </w:p>
        </w:tc>
      </w:tr>
      <w:tr w:rsidR="003B6833" w:rsidDel="00FD23D1" w14:paraId="5B2F047C" w14:textId="36C212C7" w:rsidTr="003B6833">
        <w:trPr>
          <w:del w:id="2919" w:author="Benjamin Pannell" w:date="2014-10-15T20:24:00Z"/>
        </w:trPr>
        <w:tc>
          <w:tcPr>
            <w:tcW w:w="2547" w:type="dxa"/>
          </w:tcPr>
          <w:p w14:paraId="19403DEB" w14:textId="6D325FB9" w:rsidR="003B6833" w:rsidDel="00FD23D1" w:rsidRDefault="003B6833" w:rsidP="00CB219A">
            <w:pPr>
              <w:rPr>
                <w:del w:id="2920" w:author="Benjamin Pannell" w:date="2014-10-15T20:24:00Z"/>
              </w:rPr>
            </w:pPr>
            <w:del w:id="2921" w:author="Benjamin Pannell" w:date="2014-10-15T20:24:00Z">
              <w:r w:rsidDel="00FD23D1">
                <w:delText>Teensy 2.0</w:delText>
              </w:r>
            </w:del>
          </w:p>
        </w:tc>
        <w:tc>
          <w:tcPr>
            <w:tcW w:w="6514" w:type="dxa"/>
          </w:tcPr>
          <w:p w14:paraId="50940FCD" w14:textId="4D75AEDC" w:rsidR="003B6833" w:rsidDel="00FD23D1" w:rsidRDefault="003B6833" w:rsidP="00CB219A">
            <w:pPr>
              <w:rPr>
                <w:del w:id="2922" w:author="Benjamin Pannell" w:date="2014-10-15T20:24:00Z"/>
              </w:rPr>
            </w:pPr>
            <w:del w:id="2923" w:author="Benjamin Pannell" w:date="2014-10-15T20:24:00Z">
              <w:r w:rsidRPr="003B6833" w:rsidDel="00FD23D1">
                <w:delText>https://www.pjrc.com/teensy/</w:delText>
              </w:r>
            </w:del>
          </w:p>
        </w:tc>
      </w:tr>
      <w:tr w:rsidR="003B6833" w:rsidDel="00FD23D1" w14:paraId="56E763EE" w14:textId="68F5A3B9" w:rsidTr="003B6833">
        <w:trPr>
          <w:del w:id="2924" w:author="Benjamin Pannell" w:date="2014-10-15T20:24:00Z"/>
        </w:trPr>
        <w:tc>
          <w:tcPr>
            <w:tcW w:w="2547" w:type="dxa"/>
          </w:tcPr>
          <w:p w14:paraId="35CC0128" w14:textId="4E572280" w:rsidR="003B6833" w:rsidDel="00FD23D1" w:rsidRDefault="003B6833" w:rsidP="00CB219A">
            <w:pPr>
              <w:rPr>
                <w:del w:id="2925" w:author="Benjamin Pannell" w:date="2014-10-15T20:24:00Z"/>
              </w:rPr>
            </w:pPr>
            <w:del w:id="2926" w:author="Benjamin Pannell" w:date="2014-10-15T20:24:00Z">
              <w:r w:rsidDel="00FD23D1">
                <w:delText>TXB0104</w:delText>
              </w:r>
            </w:del>
          </w:p>
        </w:tc>
        <w:tc>
          <w:tcPr>
            <w:tcW w:w="6514" w:type="dxa"/>
          </w:tcPr>
          <w:p w14:paraId="6E553BE3" w14:textId="5617C537" w:rsidR="003B6833" w:rsidDel="00FD23D1" w:rsidRDefault="003B6833" w:rsidP="00CB219A">
            <w:pPr>
              <w:rPr>
                <w:del w:id="2927" w:author="Benjamin Pannell" w:date="2014-10-15T20:24:00Z"/>
              </w:rPr>
            </w:pPr>
            <w:del w:id="2928" w:author="Benjamin Pannell" w:date="2014-10-15T20:24:00Z">
              <w:r w:rsidRPr="003B6833" w:rsidDel="00FD23D1">
                <w:delText>http://www.ti.com/product/txb0104</w:delText>
              </w:r>
            </w:del>
          </w:p>
        </w:tc>
      </w:tr>
      <w:tr w:rsidR="003B6833" w:rsidDel="00FD23D1" w14:paraId="6EADB53F" w14:textId="18566B0E" w:rsidTr="003B6833">
        <w:trPr>
          <w:del w:id="2929" w:author="Benjamin Pannell" w:date="2014-10-15T20:24:00Z"/>
        </w:trPr>
        <w:tc>
          <w:tcPr>
            <w:tcW w:w="2547" w:type="dxa"/>
          </w:tcPr>
          <w:p w14:paraId="05F19408" w14:textId="3296DAC2" w:rsidR="003B6833" w:rsidDel="00FD23D1" w:rsidRDefault="003B6833" w:rsidP="003B6833">
            <w:pPr>
              <w:rPr>
                <w:del w:id="2930" w:author="Benjamin Pannell" w:date="2014-10-15T20:24:00Z"/>
              </w:rPr>
            </w:pPr>
            <w:del w:id="2931" w:author="Benjamin Pannell" w:date="2014-10-15T20:24:00Z">
              <w:r w:rsidDel="00FD23D1">
                <w:delText>Prototyping Plate</w:delText>
              </w:r>
            </w:del>
          </w:p>
        </w:tc>
        <w:tc>
          <w:tcPr>
            <w:tcW w:w="6514" w:type="dxa"/>
          </w:tcPr>
          <w:p w14:paraId="1FC89FF8" w14:textId="6BAE49E9" w:rsidR="003B6833" w:rsidDel="00FD23D1" w:rsidRDefault="003B6833" w:rsidP="00CB219A">
            <w:pPr>
              <w:rPr>
                <w:del w:id="2932" w:author="Benjamin Pannell" w:date="2014-10-15T20:24:00Z"/>
              </w:rPr>
            </w:pPr>
            <w:del w:id="2933" w:author="Benjamin Pannell" w:date="2014-10-15T20:24:00Z">
              <w:r w:rsidRPr="003B6833" w:rsidDel="00FD23D1">
                <w:delText>https://www.adafruit.com/products/801</w:delText>
              </w:r>
            </w:del>
          </w:p>
        </w:tc>
      </w:tr>
    </w:tbl>
    <w:p w14:paraId="190F2F05" w14:textId="4655B1DB" w:rsidR="00E13B30" w:rsidDel="00FD23D1" w:rsidRDefault="00E13B30" w:rsidP="00CB219A">
      <w:pPr>
        <w:rPr>
          <w:del w:id="2934" w:author="Benjamin Pannell" w:date="2014-10-15T20:24:00Z"/>
        </w:rPr>
      </w:pPr>
    </w:p>
    <w:p w14:paraId="768B937A" w14:textId="15072A83" w:rsidR="00166AB0" w:rsidDel="0085700F" w:rsidRDefault="00166AB0">
      <w:pPr>
        <w:rPr>
          <w:del w:id="2935" w:author="Benjamin Pannell" w:date="2014-10-15T20:25:00Z"/>
        </w:rPr>
      </w:pPr>
      <w:del w:id="2936" w:author="Benjamin Pannell" w:date="2014-10-15T20:25:00Z">
        <w:r w:rsidDel="0085700F">
          <w:br w:type="page"/>
        </w:r>
      </w:del>
    </w:p>
    <w:p w14:paraId="63A5A628" w14:textId="77777777" w:rsidR="00166AB0" w:rsidRDefault="00166AB0" w:rsidP="003F74B4">
      <w:pPr>
        <w:pStyle w:val="Heading1"/>
      </w:pPr>
      <w:bookmarkStart w:id="2937" w:name="_Toc401168267"/>
      <w:r>
        <w:t>Future Expansion</w:t>
      </w:r>
      <w:bookmarkEnd w:id="2937"/>
    </w:p>
    <w:p w14:paraId="64E429AA" w14:textId="77777777" w:rsidR="002046FB" w:rsidRDefault="00166AB0">
      <w:r>
        <w:t>This initial revision of the device represents the most basic level of functionality required to allow USB input device emulation in an embedded device for speech recognition. There are a number of additional features which could be added at a later stage</w:t>
      </w:r>
      <w:r w:rsidR="002046FB">
        <w:t xml:space="preserve"> including a built in display and/or menu to allow customization of the device and/or the display of contextual information like processed commands.</w:t>
      </w:r>
    </w:p>
    <w:p w14:paraId="201F567F" w14:textId="77777777" w:rsidR="009E6359" w:rsidRDefault="002046FB">
      <w:pPr>
        <w:rPr>
          <w:ins w:id="2938" w:author="Benjamin Pannell" w:date="2014-10-15T20:42:00Z"/>
        </w:rPr>
      </w:pPr>
      <w:r>
        <w:t>It would also be possible to integrate the text-to-keypress conversion functionality on-device, with a simple protocol extension allowing for transition between different keyboard layouts, thus removing the need to include this in implementation libraries and therefore offloading the primary device.</w:t>
      </w:r>
      <w:r w:rsidR="00166AB0">
        <w:t xml:space="preserve"> </w:t>
      </w:r>
    </w:p>
    <w:p w14:paraId="44F7A929" w14:textId="3BA56322" w:rsidR="00E20695" w:rsidRPr="00166AB0" w:rsidRDefault="00E20695">
      <w:ins w:id="2939" w:author="Benjamin Pannell" w:date="2014-10-15T20:42:00Z">
        <w:r>
          <w:t xml:space="preserve">It would also be possible to make use of PS/2 emulation as an alternative to USB HID if functionality such as NKRO (N-Key Roll Over) </w:t>
        </w:r>
      </w:ins>
      <w:customXmlInsRangeStart w:id="2940" w:author="Benjamin Pannell" w:date="2014-10-15T20:43:00Z"/>
      <w:sdt>
        <w:sdtPr>
          <w:id w:val="887532821"/>
          <w:citation/>
        </w:sdtPr>
        <w:sdtContent>
          <w:customXmlInsRangeEnd w:id="2940"/>
          <w:ins w:id="2941" w:author="Benjamin Pannell" w:date="2014-10-15T20:43:00Z">
            <w:r w:rsidR="009802FA">
              <w:fldChar w:fldCharType="begin"/>
            </w:r>
            <w:r w:rsidR="009802FA">
              <w:instrText xml:space="preserve"> CITATION Rol14 \l 7177 </w:instrText>
            </w:r>
          </w:ins>
          <w:r w:rsidR="009802FA">
            <w:fldChar w:fldCharType="separate"/>
          </w:r>
          <w:r w:rsidR="004F00DD" w:rsidRPr="004F00DD">
            <w:rPr>
              <w:noProof/>
            </w:rPr>
            <w:t>[22]</w:t>
          </w:r>
          <w:ins w:id="2942" w:author="Benjamin Pannell" w:date="2014-10-15T20:43:00Z">
            <w:r w:rsidR="009802FA">
              <w:fldChar w:fldCharType="end"/>
            </w:r>
          </w:ins>
          <w:customXmlInsRangeStart w:id="2943" w:author="Benjamin Pannell" w:date="2014-10-15T20:43:00Z"/>
        </w:sdtContent>
      </w:sdt>
      <w:customXmlInsRangeEnd w:id="2943"/>
      <w:ins w:id="2944" w:author="Benjamin Pannell" w:date="2014-10-15T20:43:00Z">
        <w:r w:rsidR="009802FA">
          <w:t xml:space="preserve"> was required, allowing for more than the 6 keys available through USB HID to be pressed at a time.</w:t>
        </w:r>
      </w:ins>
    </w:p>
    <w:p w14:paraId="6D4603A7" w14:textId="77777777" w:rsidR="00905BF0" w:rsidRDefault="00CB219A" w:rsidP="00CB219A">
      <w:r>
        <w:br w:type="page"/>
      </w:r>
      <w:r w:rsidR="00BB3419">
        <w:fldChar w:fldCharType="begin"/>
      </w:r>
      <w:r w:rsidR="00BB3419">
        <w:instrText xml:space="preserve"> XE "</w:instrText>
      </w:r>
      <w:r w:rsidR="00BB3419" w:rsidRPr="00C07F8A">
        <w:instrText>ASIC</w:instrText>
      </w:r>
      <w:r w:rsidR="00BB3419">
        <w:instrText>" \t "</w:instrText>
      </w:r>
      <w:r w:rsidR="00BB3419" w:rsidRPr="008B7DDD">
        <w:rPr>
          <w:i/>
        </w:rPr>
        <w:instrText>See</w:instrText>
      </w:r>
      <w:r w:rsidR="00BB3419" w:rsidRPr="008B7DDD">
        <w:instrText xml:space="preserve"> Application Specific Integrated Circuit</w:instrText>
      </w:r>
      <w:r w:rsidR="00BB3419">
        <w:instrText xml:space="preserve">" </w:instrText>
      </w:r>
      <w:r w:rsidR="00BB3419">
        <w:fldChar w:fldCharType="end"/>
      </w:r>
    </w:p>
    <w:bookmarkStart w:id="2945" w:name="_Ref401170475" w:displacedByCustomXml="next"/>
    <w:bookmarkStart w:id="2946" w:name="_Toc401168268" w:displacedByCustomXml="next"/>
    <w:bookmarkStart w:id="2947" w:name="_Toc395540518" w:displacedByCustomXml="next"/>
    <w:sdt>
      <w:sdtPr>
        <w:rPr>
          <w:rFonts w:asciiTheme="minorHAnsi" w:eastAsiaTheme="minorHAnsi" w:hAnsiTheme="minorHAnsi" w:cstheme="minorBidi"/>
          <w:color w:val="auto"/>
          <w:sz w:val="24"/>
          <w:szCs w:val="22"/>
        </w:rPr>
        <w:id w:val="1128582954"/>
        <w:docPartObj>
          <w:docPartGallery w:val="Bibliographies"/>
          <w:docPartUnique/>
        </w:docPartObj>
      </w:sdtPr>
      <w:sdtContent>
        <w:p w14:paraId="3206FC61" w14:textId="77777777" w:rsidR="008F4664" w:rsidRDefault="008F4664">
          <w:pPr>
            <w:pStyle w:val="Heading1"/>
          </w:pPr>
          <w:r>
            <w:t>References</w:t>
          </w:r>
          <w:bookmarkEnd w:id="2947"/>
          <w:bookmarkEnd w:id="2946"/>
          <w:bookmarkEnd w:id="2945"/>
        </w:p>
        <w:sdt>
          <w:sdtPr>
            <w:id w:val="-573587230"/>
            <w:bibliography/>
          </w:sdtPr>
          <w:sdtContent>
            <w:p w14:paraId="33D0B0D5" w14:textId="77777777" w:rsidR="004F00DD" w:rsidRDefault="008F4664" w:rsidP="00905BF0">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5"/>
              </w:tblGrid>
              <w:tr w:rsidR="004F00DD" w14:paraId="6381A639" w14:textId="77777777">
                <w:trPr>
                  <w:divId w:val="208416727"/>
                  <w:tblCellSpacing w:w="15" w:type="dxa"/>
                </w:trPr>
                <w:tc>
                  <w:tcPr>
                    <w:tcW w:w="50" w:type="pct"/>
                    <w:hideMark/>
                  </w:tcPr>
                  <w:p w14:paraId="6CBFFF1D" w14:textId="77777777" w:rsidR="004F00DD" w:rsidRDefault="004F00DD">
                    <w:pPr>
                      <w:pStyle w:val="Bibliography"/>
                      <w:rPr>
                        <w:noProof/>
                        <w:szCs w:val="24"/>
                      </w:rPr>
                    </w:pPr>
                    <w:r>
                      <w:rPr>
                        <w:noProof/>
                      </w:rPr>
                      <w:t xml:space="preserve">[1] </w:t>
                    </w:r>
                  </w:p>
                </w:tc>
                <w:tc>
                  <w:tcPr>
                    <w:tcW w:w="0" w:type="auto"/>
                    <w:hideMark/>
                  </w:tcPr>
                  <w:p w14:paraId="1CAAE78C" w14:textId="77777777" w:rsidR="004F00DD" w:rsidRDefault="004F00DD">
                    <w:pPr>
                      <w:pStyle w:val="Bibliography"/>
                      <w:rPr>
                        <w:noProof/>
                      </w:rPr>
                    </w:pPr>
                    <w:r>
                      <w:rPr>
                        <w:noProof/>
                      </w:rPr>
                      <w:t>J. C. Perez, “Google wants your phonemes: InfoWorld,” InfoWorld, 23 October 2007. [Online]. Available: http://www.infoworld.com/t/data-management/google-wants-your-phonemes-539. [Accessed 26 07 2014].</w:t>
                    </w:r>
                  </w:p>
                </w:tc>
              </w:tr>
              <w:tr w:rsidR="004F00DD" w14:paraId="28A84D3B" w14:textId="77777777">
                <w:trPr>
                  <w:divId w:val="208416727"/>
                  <w:tblCellSpacing w:w="15" w:type="dxa"/>
                </w:trPr>
                <w:tc>
                  <w:tcPr>
                    <w:tcW w:w="50" w:type="pct"/>
                    <w:hideMark/>
                  </w:tcPr>
                  <w:p w14:paraId="7FD2B3AB" w14:textId="77777777" w:rsidR="004F00DD" w:rsidRDefault="004F00DD">
                    <w:pPr>
                      <w:pStyle w:val="Bibliography"/>
                      <w:rPr>
                        <w:noProof/>
                      </w:rPr>
                    </w:pPr>
                    <w:r>
                      <w:rPr>
                        <w:noProof/>
                      </w:rPr>
                      <w:t xml:space="preserve">[2] </w:t>
                    </w:r>
                  </w:p>
                </w:tc>
                <w:tc>
                  <w:tcPr>
                    <w:tcW w:w="0" w:type="auto"/>
                    <w:hideMark/>
                  </w:tcPr>
                  <w:p w14:paraId="51439497" w14:textId="77777777" w:rsidR="004F00DD" w:rsidRDefault="004F00DD">
                    <w:pPr>
                      <w:pStyle w:val="Bibliography"/>
                      <w:rPr>
                        <w:noProof/>
                      </w:rPr>
                    </w:pPr>
                    <w:r>
                      <w:rPr>
                        <w:noProof/>
                      </w:rPr>
                      <w:t>USB Implementers Forum, Inc., “Device Class Definition for HID 1.11,” USB Implementers Forum, Inc., 27 June 2001. [Online]. Available: http://www.usb.org/developers/hidpage/HID1_11.pdf. [Accessed 8 October 2014].</w:t>
                    </w:r>
                  </w:p>
                </w:tc>
              </w:tr>
              <w:tr w:rsidR="004F00DD" w14:paraId="16FC4C6B" w14:textId="77777777">
                <w:trPr>
                  <w:divId w:val="208416727"/>
                  <w:tblCellSpacing w:w="15" w:type="dxa"/>
                </w:trPr>
                <w:tc>
                  <w:tcPr>
                    <w:tcW w:w="50" w:type="pct"/>
                    <w:hideMark/>
                  </w:tcPr>
                  <w:p w14:paraId="5BA7AB3F" w14:textId="77777777" w:rsidR="004F00DD" w:rsidRDefault="004F00DD">
                    <w:pPr>
                      <w:pStyle w:val="Bibliography"/>
                      <w:rPr>
                        <w:noProof/>
                      </w:rPr>
                    </w:pPr>
                    <w:r>
                      <w:rPr>
                        <w:noProof/>
                      </w:rPr>
                      <w:t xml:space="preserve">[3] </w:t>
                    </w:r>
                  </w:p>
                </w:tc>
                <w:tc>
                  <w:tcPr>
                    <w:tcW w:w="0" w:type="auto"/>
                    <w:hideMark/>
                  </w:tcPr>
                  <w:p w14:paraId="4A616F6C" w14:textId="77777777" w:rsidR="004F00DD" w:rsidRDefault="004F00DD">
                    <w:pPr>
                      <w:pStyle w:val="Bibliography"/>
                      <w:rPr>
                        <w:noProof/>
                      </w:rPr>
                    </w:pPr>
                    <w:r>
                      <w:rPr>
                        <w:noProof/>
                      </w:rPr>
                      <w:t>FTDI, “FT232R,” Future Technology Devices International Ltd., [Online]. Available: http://www.ftdichip.com/Products/ICs/FT232R.htm. [Accessed 07 August 2014].</w:t>
                    </w:r>
                  </w:p>
                </w:tc>
              </w:tr>
              <w:tr w:rsidR="004F00DD" w14:paraId="07656599" w14:textId="77777777">
                <w:trPr>
                  <w:divId w:val="208416727"/>
                  <w:tblCellSpacing w:w="15" w:type="dxa"/>
                </w:trPr>
                <w:tc>
                  <w:tcPr>
                    <w:tcW w:w="50" w:type="pct"/>
                    <w:hideMark/>
                  </w:tcPr>
                  <w:p w14:paraId="680C519A" w14:textId="77777777" w:rsidR="004F00DD" w:rsidRDefault="004F00DD">
                    <w:pPr>
                      <w:pStyle w:val="Bibliography"/>
                      <w:rPr>
                        <w:noProof/>
                      </w:rPr>
                    </w:pPr>
                    <w:r>
                      <w:rPr>
                        <w:noProof/>
                      </w:rPr>
                      <w:t xml:space="preserve">[4] </w:t>
                    </w:r>
                  </w:p>
                </w:tc>
                <w:tc>
                  <w:tcPr>
                    <w:tcW w:w="0" w:type="auto"/>
                    <w:hideMark/>
                  </w:tcPr>
                  <w:p w14:paraId="3BA36BA5" w14:textId="77777777" w:rsidR="004F00DD" w:rsidRDefault="004F00DD">
                    <w:pPr>
                      <w:pStyle w:val="Bibliography"/>
                      <w:rPr>
                        <w:noProof/>
                      </w:rPr>
                    </w:pPr>
                    <w:r>
                      <w:rPr>
                        <w:noProof/>
                      </w:rPr>
                      <w:t>FTDI, “Vinculum II,” Future Technology Devices International Ltd., [Online]. Available: http://www.ftdichip.com/Products/ICs/VNC2.htm. [Accessed 07 August 2014].</w:t>
                    </w:r>
                  </w:p>
                </w:tc>
              </w:tr>
              <w:tr w:rsidR="004F00DD" w14:paraId="733595D1" w14:textId="77777777">
                <w:trPr>
                  <w:divId w:val="208416727"/>
                  <w:tblCellSpacing w:w="15" w:type="dxa"/>
                </w:trPr>
                <w:tc>
                  <w:tcPr>
                    <w:tcW w:w="50" w:type="pct"/>
                    <w:hideMark/>
                  </w:tcPr>
                  <w:p w14:paraId="57F74B17" w14:textId="77777777" w:rsidR="004F00DD" w:rsidRDefault="004F00DD">
                    <w:pPr>
                      <w:pStyle w:val="Bibliography"/>
                      <w:rPr>
                        <w:noProof/>
                      </w:rPr>
                    </w:pPr>
                    <w:r>
                      <w:rPr>
                        <w:noProof/>
                      </w:rPr>
                      <w:t xml:space="preserve">[5] </w:t>
                    </w:r>
                  </w:p>
                </w:tc>
                <w:tc>
                  <w:tcPr>
                    <w:tcW w:w="0" w:type="auto"/>
                    <w:hideMark/>
                  </w:tcPr>
                  <w:p w14:paraId="45088726" w14:textId="77777777" w:rsidR="004F00DD" w:rsidRDefault="004F00DD">
                    <w:pPr>
                      <w:pStyle w:val="Bibliography"/>
                      <w:rPr>
                        <w:noProof/>
                      </w:rPr>
                    </w:pPr>
                    <w:r>
                      <w:rPr>
                        <w:noProof/>
                      </w:rPr>
                      <w:t>Atmel Corporation, “ATmega32u4,” Atmel, [Online]. Available: http://www.atmel.com/devices/atmega32u4.aspx. [Accessed 11 August 2014].</w:t>
                    </w:r>
                  </w:p>
                </w:tc>
              </w:tr>
              <w:tr w:rsidR="004F00DD" w14:paraId="35A48277" w14:textId="77777777">
                <w:trPr>
                  <w:divId w:val="208416727"/>
                  <w:tblCellSpacing w:w="15" w:type="dxa"/>
                </w:trPr>
                <w:tc>
                  <w:tcPr>
                    <w:tcW w:w="50" w:type="pct"/>
                    <w:hideMark/>
                  </w:tcPr>
                  <w:p w14:paraId="69C16B09" w14:textId="77777777" w:rsidR="004F00DD" w:rsidRDefault="004F00DD">
                    <w:pPr>
                      <w:pStyle w:val="Bibliography"/>
                      <w:rPr>
                        <w:noProof/>
                      </w:rPr>
                    </w:pPr>
                    <w:r>
                      <w:rPr>
                        <w:noProof/>
                      </w:rPr>
                      <w:t xml:space="preserve">[6] </w:t>
                    </w:r>
                  </w:p>
                </w:tc>
                <w:tc>
                  <w:tcPr>
                    <w:tcW w:w="0" w:type="auto"/>
                    <w:hideMark/>
                  </w:tcPr>
                  <w:p w14:paraId="3C3418B4" w14:textId="77777777" w:rsidR="004F00DD" w:rsidRDefault="004F00DD">
                    <w:pPr>
                      <w:pStyle w:val="Bibliography"/>
                      <w:rPr>
                        <w:noProof/>
                      </w:rPr>
                    </w:pPr>
                    <w:r>
                      <w:rPr>
                        <w:noProof/>
                      </w:rPr>
                      <w:t>Arduino, “Arduino Nano,” Arduino, [Online]. Available: http://arduino.cc/en/Main/arduinoBoardNano. [Accessed 2014 August 11].</w:t>
                    </w:r>
                  </w:p>
                </w:tc>
              </w:tr>
              <w:tr w:rsidR="004F00DD" w14:paraId="72EA6407" w14:textId="77777777">
                <w:trPr>
                  <w:divId w:val="208416727"/>
                  <w:tblCellSpacing w:w="15" w:type="dxa"/>
                </w:trPr>
                <w:tc>
                  <w:tcPr>
                    <w:tcW w:w="50" w:type="pct"/>
                    <w:hideMark/>
                  </w:tcPr>
                  <w:p w14:paraId="032DD73E" w14:textId="77777777" w:rsidR="004F00DD" w:rsidRDefault="004F00DD">
                    <w:pPr>
                      <w:pStyle w:val="Bibliography"/>
                      <w:rPr>
                        <w:noProof/>
                      </w:rPr>
                    </w:pPr>
                    <w:r>
                      <w:rPr>
                        <w:noProof/>
                      </w:rPr>
                      <w:t xml:space="preserve">[7] </w:t>
                    </w:r>
                  </w:p>
                </w:tc>
                <w:tc>
                  <w:tcPr>
                    <w:tcW w:w="0" w:type="auto"/>
                    <w:hideMark/>
                  </w:tcPr>
                  <w:p w14:paraId="10A707FE" w14:textId="77777777" w:rsidR="004F00DD" w:rsidRDefault="004F00DD">
                    <w:pPr>
                      <w:pStyle w:val="Bibliography"/>
                      <w:rPr>
                        <w:noProof/>
                      </w:rPr>
                    </w:pPr>
                    <w:r>
                      <w:rPr>
                        <w:noProof/>
                      </w:rPr>
                      <w:t>PJRC, “Teensy 2.0,” PJRC, [Online]. Available: https://www.pjrc.com/store/teensy.html. [Accessed 2014 August 11].</w:t>
                    </w:r>
                  </w:p>
                </w:tc>
              </w:tr>
              <w:tr w:rsidR="004F00DD" w14:paraId="71A39B3D" w14:textId="77777777">
                <w:trPr>
                  <w:divId w:val="208416727"/>
                  <w:tblCellSpacing w:w="15" w:type="dxa"/>
                </w:trPr>
                <w:tc>
                  <w:tcPr>
                    <w:tcW w:w="50" w:type="pct"/>
                    <w:hideMark/>
                  </w:tcPr>
                  <w:p w14:paraId="250C5FB3" w14:textId="77777777" w:rsidR="004F00DD" w:rsidRDefault="004F00DD">
                    <w:pPr>
                      <w:pStyle w:val="Bibliography"/>
                      <w:rPr>
                        <w:noProof/>
                      </w:rPr>
                    </w:pPr>
                    <w:r>
                      <w:rPr>
                        <w:noProof/>
                      </w:rPr>
                      <w:t xml:space="preserve">[8] </w:t>
                    </w:r>
                  </w:p>
                </w:tc>
                <w:tc>
                  <w:tcPr>
                    <w:tcW w:w="0" w:type="auto"/>
                    <w:hideMark/>
                  </w:tcPr>
                  <w:p w14:paraId="66C012F1" w14:textId="77777777" w:rsidR="004F00DD" w:rsidRDefault="004F00DD">
                    <w:pPr>
                      <w:pStyle w:val="Bibliography"/>
                      <w:rPr>
                        <w:noProof/>
                      </w:rPr>
                    </w:pPr>
                    <w:r>
                      <w:rPr>
                        <w:noProof/>
                      </w:rPr>
                      <w:t>C. Truter, “Pi Your Command,” Stellenbosch University, Stellenbosch, 2013.</w:t>
                    </w:r>
                  </w:p>
                </w:tc>
              </w:tr>
              <w:tr w:rsidR="004F00DD" w14:paraId="12BBD862" w14:textId="77777777">
                <w:trPr>
                  <w:divId w:val="208416727"/>
                  <w:tblCellSpacing w:w="15" w:type="dxa"/>
                </w:trPr>
                <w:tc>
                  <w:tcPr>
                    <w:tcW w:w="50" w:type="pct"/>
                    <w:hideMark/>
                  </w:tcPr>
                  <w:p w14:paraId="2C875E62" w14:textId="77777777" w:rsidR="004F00DD" w:rsidRDefault="004F00DD">
                    <w:pPr>
                      <w:pStyle w:val="Bibliography"/>
                      <w:rPr>
                        <w:noProof/>
                      </w:rPr>
                    </w:pPr>
                    <w:r>
                      <w:rPr>
                        <w:noProof/>
                      </w:rPr>
                      <w:t xml:space="preserve">[9] </w:t>
                    </w:r>
                  </w:p>
                </w:tc>
                <w:tc>
                  <w:tcPr>
                    <w:tcW w:w="0" w:type="auto"/>
                    <w:hideMark/>
                  </w:tcPr>
                  <w:p w14:paraId="603CACBE" w14:textId="77777777" w:rsidR="004F00DD" w:rsidRDefault="004F00DD">
                    <w:pPr>
                      <w:pStyle w:val="Bibliography"/>
                      <w:rPr>
                        <w:noProof/>
                      </w:rPr>
                    </w:pPr>
                    <w:r>
                      <w:rPr>
                        <w:noProof/>
                      </w:rPr>
                      <w:t>Adafruit Industries, “Raspberry Pi Model B 512MB RAM,” Raspberry Pi Foundation, [Online]. Available: https://www.adafruit.com/product/998. [Accessed 18 August 2014].</w:t>
                    </w:r>
                  </w:p>
                </w:tc>
              </w:tr>
              <w:tr w:rsidR="004F00DD" w14:paraId="6C77B7AA" w14:textId="77777777">
                <w:trPr>
                  <w:divId w:val="208416727"/>
                  <w:tblCellSpacing w:w="15" w:type="dxa"/>
                </w:trPr>
                <w:tc>
                  <w:tcPr>
                    <w:tcW w:w="50" w:type="pct"/>
                    <w:hideMark/>
                  </w:tcPr>
                  <w:p w14:paraId="4B68D588" w14:textId="77777777" w:rsidR="004F00DD" w:rsidRDefault="004F00DD">
                    <w:pPr>
                      <w:pStyle w:val="Bibliography"/>
                      <w:rPr>
                        <w:noProof/>
                      </w:rPr>
                    </w:pPr>
                    <w:r>
                      <w:rPr>
                        <w:noProof/>
                      </w:rPr>
                      <w:t xml:space="preserve">[10] </w:t>
                    </w:r>
                  </w:p>
                </w:tc>
                <w:tc>
                  <w:tcPr>
                    <w:tcW w:w="0" w:type="auto"/>
                    <w:hideMark/>
                  </w:tcPr>
                  <w:p w14:paraId="0FD4A983" w14:textId="77777777" w:rsidR="004F00DD" w:rsidRDefault="004F00DD">
                    <w:pPr>
                      <w:pStyle w:val="Bibliography"/>
                      <w:rPr>
                        <w:noProof/>
                      </w:rPr>
                    </w:pPr>
                    <w:r>
                      <w:rPr>
                        <w:noProof/>
                      </w:rPr>
                      <w:t>Adafruit Industries, “BeagleBone Black Rev C,” BeagleBone, [Online]. Available: http://www.adafruit.com/products/1876. [Accessed 2 September 2014].</w:t>
                    </w:r>
                  </w:p>
                </w:tc>
              </w:tr>
              <w:tr w:rsidR="004F00DD" w14:paraId="3C5FDF2F" w14:textId="77777777">
                <w:trPr>
                  <w:divId w:val="208416727"/>
                  <w:tblCellSpacing w:w="15" w:type="dxa"/>
                </w:trPr>
                <w:tc>
                  <w:tcPr>
                    <w:tcW w:w="50" w:type="pct"/>
                    <w:hideMark/>
                  </w:tcPr>
                  <w:p w14:paraId="47CDF3FC" w14:textId="77777777" w:rsidR="004F00DD" w:rsidRDefault="004F00DD">
                    <w:pPr>
                      <w:pStyle w:val="Bibliography"/>
                      <w:rPr>
                        <w:noProof/>
                      </w:rPr>
                    </w:pPr>
                    <w:r>
                      <w:rPr>
                        <w:noProof/>
                      </w:rPr>
                      <w:t xml:space="preserve">[11] </w:t>
                    </w:r>
                  </w:p>
                </w:tc>
                <w:tc>
                  <w:tcPr>
                    <w:tcW w:w="0" w:type="auto"/>
                    <w:hideMark/>
                  </w:tcPr>
                  <w:p w14:paraId="4315F4DF" w14:textId="77777777" w:rsidR="004F00DD" w:rsidRDefault="004F00DD">
                    <w:pPr>
                      <w:pStyle w:val="Bibliography"/>
                      <w:rPr>
                        <w:noProof/>
                      </w:rPr>
                    </w:pPr>
                    <w:r>
                      <w:rPr>
                        <w:noProof/>
                      </w:rPr>
                      <w:t>Adafruit Industries, “Intel Calileo Development Board,” Intel Corporation, [Online]. Available: http://www.adafruit.com/products/1637. [Accessed 2 September 2014].</w:t>
                    </w:r>
                  </w:p>
                </w:tc>
              </w:tr>
              <w:tr w:rsidR="004F00DD" w14:paraId="6C30ADB3" w14:textId="77777777">
                <w:trPr>
                  <w:divId w:val="208416727"/>
                  <w:tblCellSpacing w:w="15" w:type="dxa"/>
                </w:trPr>
                <w:tc>
                  <w:tcPr>
                    <w:tcW w:w="50" w:type="pct"/>
                    <w:hideMark/>
                  </w:tcPr>
                  <w:p w14:paraId="4501F58D" w14:textId="77777777" w:rsidR="004F00DD" w:rsidRDefault="004F00DD">
                    <w:pPr>
                      <w:pStyle w:val="Bibliography"/>
                      <w:rPr>
                        <w:noProof/>
                      </w:rPr>
                    </w:pPr>
                    <w:r>
                      <w:rPr>
                        <w:noProof/>
                      </w:rPr>
                      <w:t xml:space="preserve">[12] </w:t>
                    </w:r>
                  </w:p>
                </w:tc>
                <w:tc>
                  <w:tcPr>
                    <w:tcW w:w="0" w:type="auto"/>
                    <w:hideMark/>
                  </w:tcPr>
                  <w:p w14:paraId="7735F624" w14:textId="77777777" w:rsidR="004F00DD" w:rsidRDefault="004F00DD">
                    <w:pPr>
                      <w:pStyle w:val="Bibliography"/>
                      <w:rPr>
                        <w:noProof/>
                      </w:rPr>
                    </w:pPr>
                    <w:r>
                      <w:rPr>
                        <w:noProof/>
                      </w:rPr>
                      <w:t>Banana Pi, “Banana Pi,” Banana Pi, [Online]. Available: http://www.bananapi.org/p/product.html. [Accessed 06 10 2014].</w:t>
                    </w:r>
                  </w:p>
                </w:tc>
              </w:tr>
              <w:tr w:rsidR="004F00DD" w14:paraId="18785B60" w14:textId="77777777">
                <w:trPr>
                  <w:divId w:val="208416727"/>
                  <w:tblCellSpacing w:w="15" w:type="dxa"/>
                </w:trPr>
                <w:tc>
                  <w:tcPr>
                    <w:tcW w:w="50" w:type="pct"/>
                    <w:hideMark/>
                  </w:tcPr>
                  <w:p w14:paraId="22849827" w14:textId="77777777" w:rsidR="004F00DD" w:rsidRDefault="004F00DD">
                    <w:pPr>
                      <w:pStyle w:val="Bibliography"/>
                      <w:rPr>
                        <w:noProof/>
                      </w:rPr>
                    </w:pPr>
                    <w:r>
                      <w:rPr>
                        <w:noProof/>
                      </w:rPr>
                      <w:t xml:space="preserve">[13] </w:t>
                    </w:r>
                  </w:p>
                </w:tc>
                <w:tc>
                  <w:tcPr>
                    <w:tcW w:w="0" w:type="auto"/>
                    <w:hideMark/>
                  </w:tcPr>
                  <w:p w14:paraId="53CDC7D7" w14:textId="77777777" w:rsidR="004F00DD" w:rsidRDefault="004F00DD">
                    <w:pPr>
                      <w:pStyle w:val="Bibliography"/>
                      <w:rPr>
                        <w:noProof/>
                      </w:rPr>
                    </w:pPr>
                    <w:r>
                      <w:rPr>
                        <w:noProof/>
                      </w:rPr>
                      <w:t>SolidRun, “HummingBoard,” SolidRun, [Online]. Available: http://www.solid-run.com/products/hummingboard/. [Accessed 06 10 2014].</w:t>
                    </w:r>
                  </w:p>
                </w:tc>
              </w:tr>
              <w:tr w:rsidR="004F00DD" w14:paraId="07578813" w14:textId="77777777">
                <w:trPr>
                  <w:divId w:val="208416727"/>
                  <w:tblCellSpacing w:w="15" w:type="dxa"/>
                </w:trPr>
                <w:tc>
                  <w:tcPr>
                    <w:tcW w:w="50" w:type="pct"/>
                    <w:hideMark/>
                  </w:tcPr>
                  <w:p w14:paraId="5C56244D" w14:textId="77777777" w:rsidR="004F00DD" w:rsidRDefault="004F00DD">
                    <w:pPr>
                      <w:pStyle w:val="Bibliography"/>
                      <w:rPr>
                        <w:noProof/>
                      </w:rPr>
                    </w:pPr>
                    <w:r>
                      <w:rPr>
                        <w:noProof/>
                      </w:rPr>
                      <w:t xml:space="preserve">[14] </w:t>
                    </w:r>
                  </w:p>
                </w:tc>
                <w:tc>
                  <w:tcPr>
                    <w:tcW w:w="0" w:type="auto"/>
                    <w:hideMark/>
                  </w:tcPr>
                  <w:p w14:paraId="6FBB812D" w14:textId="77777777" w:rsidR="004F00DD" w:rsidRDefault="004F00DD">
                    <w:pPr>
                      <w:pStyle w:val="Bibliography"/>
                      <w:rPr>
                        <w:noProof/>
                      </w:rPr>
                    </w:pPr>
                    <w:r>
                      <w:rPr>
                        <w:noProof/>
                      </w:rPr>
                      <w:t>Raspberry Pi Foundation, “Raspberry Pi,” Raspberry Pi Foundation, [Online]. Available: http://www.raspberrypi.org/. [Accessed 11 August 2014].</w:t>
                    </w:r>
                  </w:p>
                </w:tc>
              </w:tr>
              <w:tr w:rsidR="004F00DD" w14:paraId="52656286" w14:textId="77777777">
                <w:trPr>
                  <w:divId w:val="208416727"/>
                  <w:tblCellSpacing w:w="15" w:type="dxa"/>
                </w:trPr>
                <w:tc>
                  <w:tcPr>
                    <w:tcW w:w="50" w:type="pct"/>
                    <w:hideMark/>
                  </w:tcPr>
                  <w:p w14:paraId="440BE398" w14:textId="77777777" w:rsidR="004F00DD" w:rsidRDefault="004F00DD">
                    <w:pPr>
                      <w:pStyle w:val="Bibliography"/>
                      <w:rPr>
                        <w:noProof/>
                      </w:rPr>
                    </w:pPr>
                    <w:r>
                      <w:rPr>
                        <w:noProof/>
                      </w:rPr>
                      <w:lastRenderedPageBreak/>
                      <w:t xml:space="preserve">[15] </w:t>
                    </w:r>
                  </w:p>
                </w:tc>
                <w:tc>
                  <w:tcPr>
                    <w:tcW w:w="0" w:type="auto"/>
                    <w:hideMark/>
                  </w:tcPr>
                  <w:p w14:paraId="17271BE2" w14:textId="77777777" w:rsidR="004F00DD" w:rsidRDefault="004F00DD">
                    <w:pPr>
                      <w:pStyle w:val="Bibliography"/>
                      <w:rPr>
                        <w:noProof/>
                      </w:rPr>
                    </w:pPr>
                    <w:r>
                      <w:rPr>
                        <w:noProof/>
                      </w:rPr>
                      <w:t>IanH, “RPi GPIO Interface Circuits,” eLinux.org, 30 August 2013. [Online]. Available: http://elinux.org/RPi_GPIO_Interface_Circuits. [Accessed 11 August 2014].</w:t>
                    </w:r>
                  </w:p>
                </w:tc>
              </w:tr>
              <w:tr w:rsidR="004F00DD" w14:paraId="0557E3C4" w14:textId="77777777">
                <w:trPr>
                  <w:divId w:val="208416727"/>
                  <w:tblCellSpacing w:w="15" w:type="dxa"/>
                </w:trPr>
                <w:tc>
                  <w:tcPr>
                    <w:tcW w:w="50" w:type="pct"/>
                    <w:hideMark/>
                  </w:tcPr>
                  <w:p w14:paraId="16819C14" w14:textId="77777777" w:rsidR="004F00DD" w:rsidRDefault="004F00DD">
                    <w:pPr>
                      <w:pStyle w:val="Bibliography"/>
                      <w:rPr>
                        <w:noProof/>
                      </w:rPr>
                    </w:pPr>
                    <w:r>
                      <w:rPr>
                        <w:noProof/>
                      </w:rPr>
                      <w:t xml:space="preserve">[16] </w:t>
                    </w:r>
                  </w:p>
                </w:tc>
                <w:tc>
                  <w:tcPr>
                    <w:tcW w:w="0" w:type="auto"/>
                    <w:hideMark/>
                  </w:tcPr>
                  <w:p w14:paraId="054D663D" w14:textId="77777777" w:rsidR="004F00DD" w:rsidRDefault="004F00DD">
                    <w:pPr>
                      <w:pStyle w:val="Bibliography"/>
                      <w:rPr>
                        <w:noProof/>
                      </w:rPr>
                    </w:pPr>
                    <w:r>
                      <w:rPr>
                        <w:noProof/>
                      </w:rPr>
                      <w:t>Atmel, “ATmega32u4 Datasheet,” [Online]. Available: http://magicshifter.net/static/datasheets/atmega32u4.pdf. [Accessed 18 August 2014].</w:t>
                    </w:r>
                  </w:p>
                </w:tc>
              </w:tr>
              <w:tr w:rsidR="004F00DD" w14:paraId="33313AB7" w14:textId="77777777">
                <w:trPr>
                  <w:divId w:val="208416727"/>
                  <w:tblCellSpacing w:w="15" w:type="dxa"/>
                </w:trPr>
                <w:tc>
                  <w:tcPr>
                    <w:tcW w:w="50" w:type="pct"/>
                    <w:hideMark/>
                  </w:tcPr>
                  <w:p w14:paraId="17C9931F" w14:textId="77777777" w:rsidR="004F00DD" w:rsidRDefault="004F00DD">
                    <w:pPr>
                      <w:pStyle w:val="Bibliography"/>
                      <w:rPr>
                        <w:noProof/>
                      </w:rPr>
                    </w:pPr>
                    <w:r>
                      <w:rPr>
                        <w:noProof/>
                      </w:rPr>
                      <w:t xml:space="preserve">[17] </w:t>
                    </w:r>
                  </w:p>
                </w:tc>
                <w:tc>
                  <w:tcPr>
                    <w:tcW w:w="0" w:type="auto"/>
                    <w:hideMark/>
                  </w:tcPr>
                  <w:p w14:paraId="2B1DD997" w14:textId="77777777" w:rsidR="004F00DD" w:rsidRDefault="004F00DD">
                    <w:pPr>
                      <w:pStyle w:val="Bibliography"/>
                      <w:rPr>
                        <w:noProof/>
                      </w:rPr>
                    </w:pPr>
                    <w:r>
                      <w:rPr>
                        <w:noProof/>
                      </w:rPr>
                      <w:t>Mosaic Industries, “Raspberry Pi GPIO Pin Electrical Specifications,” Broadcom, [Online]. Available: http://www.mosaic-industries.com/embedded-systems/microcontroller-projects/raspberry-pi/gpio-pin-electrical-specifications. [Accessed 18 August 2014].</w:t>
                    </w:r>
                  </w:p>
                </w:tc>
              </w:tr>
              <w:tr w:rsidR="004F00DD" w14:paraId="48A5214E" w14:textId="77777777">
                <w:trPr>
                  <w:divId w:val="208416727"/>
                  <w:tblCellSpacing w:w="15" w:type="dxa"/>
                </w:trPr>
                <w:tc>
                  <w:tcPr>
                    <w:tcW w:w="50" w:type="pct"/>
                    <w:hideMark/>
                  </w:tcPr>
                  <w:p w14:paraId="02A6558D" w14:textId="77777777" w:rsidR="004F00DD" w:rsidRDefault="004F00DD">
                    <w:pPr>
                      <w:pStyle w:val="Bibliography"/>
                      <w:rPr>
                        <w:noProof/>
                      </w:rPr>
                    </w:pPr>
                    <w:r>
                      <w:rPr>
                        <w:noProof/>
                      </w:rPr>
                      <w:t xml:space="preserve">[18] </w:t>
                    </w:r>
                  </w:p>
                </w:tc>
                <w:tc>
                  <w:tcPr>
                    <w:tcW w:w="0" w:type="auto"/>
                    <w:hideMark/>
                  </w:tcPr>
                  <w:p w14:paraId="422CB83F" w14:textId="77777777" w:rsidR="004F00DD" w:rsidRDefault="004F00DD">
                    <w:pPr>
                      <w:pStyle w:val="Bibliography"/>
                      <w:rPr>
                        <w:noProof/>
                      </w:rPr>
                    </w:pPr>
                    <w:r>
                      <w:rPr>
                        <w:noProof/>
                      </w:rPr>
                      <w:t>Texas Instruments, “TXB0104,” Texas Instruments, [Online]. Available: http://www.ti.com/product/txb0104. [Accessed 11 August 2014].</w:t>
                    </w:r>
                  </w:p>
                </w:tc>
              </w:tr>
              <w:tr w:rsidR="004F00DD" w14:paraId="1B9D41D2" w14:textId="77777777">
                <w:trPr>
                  <w:divId w:val="208416727"/>
                  <w:tblCellSpacing w:w="15" w:type="dxa"/>
                </w:trPr>
                <w:tc>
                  <w:tcPr>
                    <w:tcW w:w="50" w:type="pct"/>
                    <w:hideMark/>
                  </w:tcPr>
                  <w:p w14:paraId="01FB84B5" w14:textId="77777777" w:rsidR="004F00DD" w:rsidRDefault="004F00DD">
                    <w:pPr>
                      <w:pStyle w:val="Bibliography"/>
                      <w:rPr>
                        <w:noProof/>
                      </w:rPr>
                    </w:pPr>
                    <w:r>
                      <w:rPr>
                        <w:noProof/>
                      </w:rPr>
                      <w:t xml:space="preserve">[19] </w:t>
                    </w:r>
                  </w:p>
                </w:tc>
                <w:tc>
                  <w:tcPr>
                    <w:tcW w:w="0" w:type="auto"/>
                    <w:hideMark/>
                  </w:tcPr>
                  <w:p w14:paraId="291EBF4A" w14:textId="77777777" w:rsidR="004F00DD" w:rsidRDefault="004F00DD">
                    <w:pPr>
                      <w:pStyle w:val="Bibliography"/>
                      <w:rPr>
                        <w:noProof/>
                      </w:rPr>
                    </w:pPr>
                    <w:r>
                      <w:rPr>
                        <w:noProof/>
                      </w:rPr>
                      <w:t>Texas Instruments, “TXB0104 Technical Documentation,” May 2012. [Online]. Available: http://www.ti.com/lit/gpn/txb0104. [Accessed 11 August 2014].</w:t>
                    </w:r>
                  </w:p>
                </w:tc>
              </w:tr>
              <w:tr w:rsidR="004F00DD" w14:paraId="21558243" w14:textId="77777777">
                <w:trPr>
                  <w:divId w:val="208416727"/>
                  <w:tblCellSpacing w:w="15" w:type="dxa"/>
                </w:trPr>
                <w:tc>
                  <w:tcPr>
                    <w:tcW w:w="50" w:type="pct"/>
                    <w:hideMark/>
                  </w:tcPr>
                  <w:p w14:paraId="7AF2C7CA" w14:textId="77777777" w:rsidR="004F00DD" w:rsidRDefault="004F00DD">
                    <w:pPr>
                      <w:pStyle w:val="Bibliography"/>
                      <w:rPr>
                        <w:noProof/>
                      </w:rPr>
                    </w:pPr>
                    <w:r>
                      <w:rPr>
                        <w:noProof/>
                      </w:rPr>
                      <w:t xml:space="preserve">[20] </w:t>
                    </w:r>
                  </w:p>
                </w:tc>
                <w:tc>
                  <w:tcPr>
                    <w:tcW w:w="0" w:type="auto"/>
                    <w:hideMark/>
                  </w:tcPr>
                  <w:p w14:paraId="4EE77A8E" w14:textId="77777777" w:rsidR="004F00DD" w:rsidRDefault="004F00DD">
                    <w:pPr>
                      <w:pStyle w:val="Bibliography"/>
                      <w:rPr>
                        <w:noProof/>
                      </w:rPr>
                    </w:pPr>
                    <w:r>
                      <w:rPr>
                        <w:noProof/>
                      </w:rPr>
                      <w:t>Adafruit Industries, “TXB0104 Bi-Directional Level Shifter,” Texas Instruments, [Online]. Available: https://www.adafruit.com/products/1875. [Accessed 18 August 2014].</w:t>
                    </w:r>
                  </w:p>
                </w:tc>
              </w:tr>
              <w:tr w:rsidR="004F00DD" w14:paraId="0AE2ACE1" w14:textId="77777777">
                <w:trPr>
                  <w:divId w:val="208416727"/>
                  <w:tblCellSpacing w:w="15" w:type="dxa"/>
                </w:trPr>
                <w:tc>
                  <w:tcPr>
                    <w:tcW w:w="50" w:type="pct"/>
                    <w:hideMark/>
                  </w:tcPr>
                  <w:p w14:paraId="687314A9" w14:textId="77777777" w:rsidR="004F00DD" w:rsidRDefault="004F00DD">
                    <w:pPr>
                      <w:pStyle w:val="Bibliography"/>
                      <w:rPr>
                        <w:noProof/>
                      </w:rPr>
                    </w:pPr>
                    <w:r>
                      <w:rPr>
                        <w:noProof/>
                      </w:rPr>
                      <w:t xml:space="preserve">[21] </w:t>
                    </w:r>
                  </w:p>
                </w:tc>
                <w:tc>
                  <w:tcPr>
                    <w:tcW w:w="0" w:type="auto"/>
                    <w:hideMark/>
                  </w:tcPr>
                  <w:p w14:paraId="21EC8CCF" w14:textId="77777777" w:rsidR="004F00DD" w:rsidRDefault="004F00DD">
                    <w:pPr>
                      <w:pStyle w:val="Bibliography"/>
                      <w:rPr>
                        <w:noProof/>
                      </w:rPr>
                    </w:pPr>
                    <w:r>
                      <w:rPr>
                        <w:noProof/>
                      </w:rPr>
                      <w:t>Adafruit, “Adafruit Prototyping Pi Plate Kit for Raspberry Pi,” Adafruit, [Online]. Available: https://www.adafruit.com/products/801. [Accessed 11 August 2014].</w:t>
                    </w:r>
                  </w:p>
                </w:tc>
              </w:tr>
              <w:tr w:rsidR="004F00DD" w14:paraId="60A17C79" w14:textId="77777777">
                <w:trPr>
                  <w:divId w:val="208416727"/>
                  <w:tblCellSpacing w:w="15" w:type="dxa"/>
                </w:trPr>
                <w:tc>
                  <w:tcPr>
                    <w:tcW w:w="50" w:type="pct"/>
                    <w:hideMark/>
                  </w:tcPr>
                  <w:p w14:paraId="350EF8C0" w14:textId="77777777" w:rsidR="004F00DD" w:rsidRDefault="004F00DD">
                    <w:pPr>
                      <w:pStyle w:val="Bibliography"/>
                      <w:rPr>
                        <w:noProof/>
                      </w:rPr>
                    </w:pPr>
                    <w:r>
                      <w:rPr>
                        <w:noProof/>
                      </w:rPr>
                      <w:t xml:space="preserve">[22] </w:t>
                    </w:r>
                  </w:p>
                </w:tc>
                <w:tc>
                  <w:tcPr>
                    <w:tcW w:w="0" w:type="auto"/>
                    <w:hideMark/>
                  </w:tcPr>
                  <w:p w14:paraId="1A699C65" w14:textId="77777777" w:rsidR="004F00DD" w:rsidRDefault="004F00DD">
                    <w:pPr>
                      <w:pStyle w:val="Bibliography"/>
                      <w:rPr>
                        <w:noProof/>
                      </w:rPr>
                    </w:pPr>
                    <w:r>
                      <w:rPr>
                        <w:noProof/>
                      </w:rPr>
                      <w:t>“Rollover (key),” Wikipedia, [Online]. Available: http://en.wikipedia.org/wiki/Rollover_%28key%29. [Accessed 15 October 2014].</w:t>
                    </w:r>
                  </w:p>
                </w:tc>
              </w:tr>
              <w:tr w:rsidR="004F00DD" w14:paraId="39CF8F08" w14:textId="77777777">
                <w:trPr>
                  <w:divId w:val="208416727"/>
                  <w:tblCellSpacing w:w="15" w:type="dxa"/>
                </w:trPr>
                <w:tc>
                  <w:tcPr>
                    <w:tcW w:w="50" w:type="pct"/>
                    <w:hideMark/>
                  </w:tcPr>
                  <w:p w14:paraId="2E310720" w14:textId="77777777" w:rsidR="004F00DD" w:rsidRDefault="004F00DD">
                    <w:pPr>
                      <w:pStyle w:val="Bibliography"/>
                      <w:rPr>
                        <w:noProof/>
                      </w:rPr>
                    </w:pPr>
                    <w:r>
                      <w:rPr>
                        <w:noProof/>
                      </w:rPr>
                      <w:t xml:space="preserve">[23] </w:t>
                    </w:r>
                  </w:p>
                </w:tc>
                <w:tc>
                  <w:tcPr>
                    <w:tcW w:w="0" w:type="auto"/>
                    <w:hideMark/>
                  </w:tcPr>
                  <w:p w14:paraId="29EB0FF2" w14:textId="77777777" w:rsidR="004F00DD" w:rsidRDefault="004F00DD">
                    <w:pPr>
                      <w:pStyle w:val="Bibliography"/>
                      <w:rPr>
                        <w:noProof/>
                      </w:rPr>
                    </w:pPr>
                    <w:r>
                      <w:rPr>
                        <w:noProof/>
                      </w:rPr>
                      <w:t>Adafruit Industries, “Teensy (ATmega32u4 USB dev board) 2.0,” PJRC, [Online]. Available: https://www.adafruit.com/products/199. [Accessed 18 August 2014].</w:t>
                    </w:r>
                  </w:p>
                </w:tc>
              </w:tr>
              <w:tr w:rsidR="004F00DD" w14:paraId="2F89A2B5" w14:textId="77777777">
                <w:trPr>
                  <w:divId w:val="208416727"/>
                  <w:tblCellSpacing w:w="15" w:type="dxa"/>
                </w:trPr>
                <w:tc>
                  <w:tcPr>
                    <w:tcW w:w="50" w:type="pct"/>
                    <w:hideMark/>
                  </w:tcPr>
                  <w:p w14:paraId="6AAEF0C2" w14:textId="77777777" w:rsidR="004F00DD" w:rsidRDefault="004F00DD">
                    <w:pPr>
                      <w:pStyle w:val="Bibliography"/>
                      <w:rPr>
                        <w:noProof/>
                      </w:rPr>
                    </w:pPr>
                    <w:r>
                      <w:rPr>
                        <w:noProof/>
                      </w:rPr>
                      <w:t xml:space="preserve">[24] </w:t>
                    </w:r>
                  </w:p>
                </w:tc>
                <w:tc>
                  <w:tcPr>
                    <w:tcW w:w="0" w:type="auto"/>
                    <w:hideMark/>
                  </w:tcPr>
                  <w:p w14:paraId="54572DEC" w14:textId="77777777" w:rsidR="004F00DD" w:rsidRDefault="004F00DD">
                    <w:pPr>
                      <w:pStyle w:val="Bibliography"/>
                      <w:rPr>
                        <w:noProof/>
                      </w:rPr>
                    </w:pPr>
                    <w:r>
                      <w:rPr>
                        <w:noProof/>
                      </w:rPr>
                      <w:t>B. Goodwine, “RS-232 Serial Protocol,” 29 September 2002. [Online]. Available: http://controls.ame.nd.edu/microcontroller/main/node24.html. [Accessed 11 August 2014].</w:t>
                    </w:r>
                  </w:p>
                </w:tc>
              </w:tr>
            </w:tbl>
            <w:p w14:paraId="4E33C9C7" w14:textId="77777777" w:rsidR="004F00DD" w:rsidRDefault="004F00DD">
              <w:pPr>
                <w:divId w:val="208416727"/>
                <w:rPr>
                  <w:rFonts w:eastAsia="Times New Roman"/>
                  <w:noProof/>
                </w:rPr>
              </w:pPr>
            </w:p>
            <w:p w14:paraId="41693632" w14:textId="77777777" w:rsidR="008F4664" w:rsidRDefault="008F4664" w:rsidP="00905BF0">
              <w:r>
                <w:rPr>
                  <w:b/>
                  <w:bCs/>
                  <w:noProof/>
                </w:rPr>
                <w:fldChar w:fldCharType="end"/>
              </w:r>
            </w:p>
          </w:sdtContent>
        </w:sdt>
      </w:sdtContent>
    </w:sdt>
    <w:p w14:paraId="7C50EE6F" w14:textId="77777777" w:rsidR="008F4664" w:rsidRDefault="008F4664" w:rsidP="008F4664">
      <w:r>
        <w:br w:type="page"/>
      </w:r>
    </w:p>
    <w:p w14:paraId="47D80319" w14:textId="77777777" w:rsidR="00905BF0" w:rsidRDefault="008F4664" w:rsidP="008F4664">
      <w:pPr>
        <w:pStyle w:val="Heading1"/>
      </w:pPr>
      <w:bookmarkStart w:id="2948" w:name="_Toc395540519"/>
      <w:bookmarkStart w:id="2949" w:name="_Toc401168269"/>
      <w:r>
        <w:lastRenderedPageBreak/>
        <w:t>Appendix A: Project Planning Schedule</w:t>
      </w:r>
      <w:bookmarkEnd w:id="2948"/>
      <w:bookmarkEnd w:id="2949"/>
    </w:p>
    <w:p w14:paraId="44FBA9C7" w14:textId="77777777" w:rsidR="008F4664" w:rsidRDefault="008F4664" w:rsidP="008F4664">
      <w:pPr>
        <w:pStyle w:val="ListParagraph"/>
        <w:numPr>
          <w:ilvl w:val="0"/>
          <w:numId w:val="1"/>
        </w:numPr>
      </w:pPr>
      <w:r>
        <w:t>Functional Specification</w:t>
      </w:r>
    </w:p>
    <w:p w14:paraId="05AD0D04" w14:textId="77777777" w:rsidR="008F4664" w:rsidRDefault="008F4664" w:rsidP="008F4664">
      <w:pPr>
        <w:pStyle w:val="ListParagraph"/>
        <w:numPr>
          <w:ilvl w:val="0"/>
          <w:numId w:val="1"/>
        </w:numPr>
      </w:pPr>
      <w:r>
        <w:t>Existing Implementation Research</w:t>
      </w:r>
    </w:p>
    <w:p w14:paraId="5AD8FE23" w14:textId="77777777" w:rsidR="008F4664" w:rsidRDefault="008F4664" w:rsidP="008F4664">
      <w:pPr>
        <w:pStyle w:val="ListParagraph"/>
        <w:numPr>
          <w:ilvl w:val="0"/>
          <w:numId w:val="1"/>
        </w:numPr>
      </w:pPr>
      <w:r>
        <w:t>Initial Design</w:t>
      </w:r>
    </w:p>
    <w:p w14:paraId="519A5A95" w14:textId="77777777" w:rsidR="008F4664" w:rsidRDefault="008F4664" w:rsidP="008F4664">
      <w:pPr>
        <w:pStyle w:val="ListParagraph"/>
        <w:numPr>
          <w:ilvl w:val="0"/>
          <w:numId w:val="1"/>
        </w:numPr>
      </w:pPr>
      <w:r>
        <w:t>Feasibility and Limitation Study</w:t>
      </w:r>
    </w:p>
    <w:p w14:paraId="2991E61D" w14:textId="77777777" w:rsidR="008F4664" w:rsidRDefault="008F4664" w:rsidP="008F4664">
      <w:pPr>
        <w:pStyle w:val="ListParagraph"/>
        <w:numPr>
          <w:ilvl w:val="0"/>
          <w:numId w:val="1"/>
        </w:numPr>
      </w:pPr>
      <w:r>
        <w:t>Refinement of Design, Parts List</w:t>
      </w:r>
    </w:p>
    <w:p w14:paraId="5D35B429" w14:textId="77777777" w:rsidR="008F4664" w:rsidRDefault="008F4664" w:rsidP="008F4664">
      <w:pPr>
        <w:pStyle w:val="ListParagraph"/>
        <w:numPr>
          <w:ilvl w:val="0"/>
          <w:numId w:val="1"/>
        </w:numPr>
      </w:pPr>
      <w:r>
        <w:t>Ordering of Components</w:t>
      </w:r>
    </w:p>
    <w:p w14:paraId="704D69A0" w14:textId="77777777" w:rsidR="008F4664" w:rsidRDefault="008F4664" w:rsidP="008F4664">
      <w:pPr>
        <w:pStyle w:val="ListParagraph"/>
        <w:numPr>
          <w:ilvl w:val="0"/>
          <w:numId w:val="1"/>
        </w:numPr>
      </w:pPr>
      <w:r>
        <w:t>Initial Software Design</w:t>
      </w:r>
    </w:p>
    <w:p w14:paraId="64DA0C12" w14:textId="77777777" w:rsidR="008F4664" w:rsidRDefault="008F4664" w:rsidP="008F4664">
      <w:pPr>
        <w:pStyle w:val="ListParagraph"/>
        <w:numPr>
          <w:ilvl w:val="0"/>
          <w:numId w:val="1"/>
        </w:numPr>
      </w:pPr>
      <w:r>
        <w:t>Assembly</w:t>
      </w:r>
    </w:p>
    <w:p w14:paraId="1C0DEC94" w14:textId="77777777" w:rsidR="008F4664" w:rsidRDefault="008F4664" w:rsidP="008F4664">
      <w:pPr>
        <w:pStyle w:val="ListParagraph"/>
        <w:numPr>
          <w:ilvl w:val="0"/>
          <w:numId w:val="1"/>
        </w:numPr>
      </w:pPr>
      <w:r>
        <w:t>Software Testing</w:t>
      </w:r>
    </w:p>
    <w:p w14:paraId="5D399BAB" w14:textId="05FF4F45" w:rsidR="008F4664" w:rsidDel="004F00DD" w:rsidRDefault="008F4664" w:rsidP="004F00DD">
      <w:pPr>
        <w:pStyle w:val="ListParagraph"/>
        <w:numPr>
          <w:ilvl w:val="0"/>
          <w:numId w:val="1"/>
        </w:numPr>
        <w:rPr>
          <w:del w:id="2950" w:author="Benjamin Pannell" w:date="2014-10-15T20:44:00Z"/>
        </w:rPr>
        <w:pPrChange w:id="2951" w:author="Benjamin Pannell" w:date="2014-10-15T20:44:00Z">
          <w:pPr>
            <w:pStyle w:val="ListParagraph"/>
            <w:numPr>
              <w:numId w:val="1"/>
            </w:numPr>
            <w:ind w:hanging="360"/>
          </w:pPr>
        </w:pPrChange>
      </w:pPr>
      <w:r>
        <w:t>Platform Expansion – new libraries, demos, documentation</w:t>
      </w:r>
    </w:p>
    <w:p w14:paraId="0615C7EA" w14:textId="2E90B813" w:rsidR="008F4664" w:rsidDel="004F00DD" w:rsidRDefault="008F4664" w:rsidP="004F00DD">
      <w:pPr>
        <w:pStyle w:val="ListParagraph"/>
        <w:numPr>
          <w:ilvl w:val="0"/>
          <w:numId w:val="1"/>
        </w:numPr>
        <w:rPr>
          <w:del w:id="2952" w:author="Benjamin Pannell" w:date="2014-10-15T20:44:00Z"/>
        </w:rPr>
        <w:pPrChange w:id="2953" w:author="Benjamin Pannell" w:date="2014-10-15T20:44:00Z">
          <w:pPr>
            <w:pStyle w:val="ListParagraph"/>
            <w:numPr>
              <w:numId w:val="1"/>
            </w:numPr>
            <w:ind w:hanging="360"/>
          </w:pPr>
        </w:pPrChange>
      </w:pPr>
      <w:del w:id="2954" w:author="Benjamin Pannell" w:date="2014-10-15T20:44:00Z">
        <w:r w:rsidDel="004F00DD">
          <w:delText>Voice Recognition Implementation</w:delText>
        </w:r>
      </w:del>
    </w:p>
    <w:p w14:paraId="0CA318DA" w14:textId="77777777" w:rsidR="008F4664" w:rsidRDefault="008F4664" w:rsidP="004F00DD">
      <w:pPr>
        <w:pStyle w:val="ListParagraph"/>
        <w:numPr>
          <w:ilvl w:val="0"/>
          <w:numId w:val="1"/>
        </w:numPr>
        <w:pPrChange w:id="2955" w:author="Benjamin Pannell" w:date="2014-10-15T20:44:00Z">
          <w:pPr/>
        </w:pPrChange>
      </w:pPr>
      <w:r>
        <w:br w:type="page"/>
      </w:r>
    </w:p>
    <w:p w14:paraId="67FD298D" w14:textId="77777777" w:rsidR="008F4664" w:rsidRDefault="008F4664" w:rsidP="008F4664">
      <w:pPr>
        <w:pStyle w:val="Heading1"/>
      </w:pPr>
      <w:bookmarkStart w:id="2956" w:name="_Toc395540520"/>
      <w:bookmarkStart w:id="2957" w:name="_Toc401168270"/>
      <w:bookmarkStart w:id="2958" w:name="_Ref401169976"/>
      <w:r>
        <w:lastRenderedPageBreak/>
        <w:t>Appendix B: Project Specifications</w:t>
      </w:r>
      <w:bookmarkEnd w:id="2956"/>
      <w:bookmarkEnd w:id="2957"/>
      <w:bookmarkEnd w:id="2958"/>
    </w:p>
    <w:p w14:paraId="762FF590" w14:textId="77777777" w:rsidR="008F4664" w:rsidRDefault="008F4664" w:rsidP="008F4664">
      <w:pPr>
        <w:pStyle w:val="Heading2"/>
      </w:pPr>
      <w:bookmarkStart w:id="2959" w:name="_Toc395540521"/>
      <w:r>
        <w:t>Non-Functional Specifications</w:t>
      </w:r>
      <w:bookmarkEnd w:id="2959"/>
    </w:p>
    <w:p w14:paraId="28EC925F" w14:textId="77777777" w:rsidR="008F4664" w:rsidRDefault="008F4664" w:rsidP="008F4664">
      <w:pPr>
        <w:pStyle w:val="Heading3"/>
      </w:pPr>
      <w:bookmarkStart w:id="2960" w:name="_Toc395540522"/>
      <w:r>
        <w:t xml:space="preserve">N-001 </w:t>
      </w:r>
      <w:r w:rsidR="00224CBB">
        <w:t>No Custom Drivers</w:t>
      </w:r>
      <w:bookmarkEnd w:id="2960"/>
    </w:p>
    <w:p w14:paraId="16B80022" w14:textId="77777777" w:rsidR="008F4664" w:rsidRDefault="008F4664" w:rsidP="008F4664">
      <w:r>
        <w:t>Device must make use of the USB HID protocol for communication to ensure that it does not require the development and installation of custom drivers.</w:t>
      </w:r>
    </w:p>
    <w:p w14:paraId="2BE9E5FB" w14:textId="77777777" w:rsidR="008F4664" w:rsidRDefault="008F4664" w:rsidP="008F4664">
      <w:pPr>
        <w:pStyle w:val="Heading3"/>
      </w:pPr>
      <w:bookmarkStart w:id="2961" w:name="_Toc395540523"/>
      <w:r>
        <w:t>N-002 Keyboard Emulation</w:t>
      </w:r>
      <w:bookmarkEnd w:id="2961"/>
    </w:p>
    <w:p w14:paraId="4728888D" w14:textId="77777777" w:rsidR="008F4664" w:rsidRDefault="008F4664" w:rsidP="008F4664">
      <w:r>
        <w:t>Device must be able to emulate a keyboard, allowing the pressing and releasing of individual keys, as well as combinations of keys and/or modifiers like Ctrl, Alt or Shift.</w:t>
      </w:r>
    </w:p>
    <w:p w14:paraId="790B762A" w14:textId="77777777" w:rsidR="008F4664" w:rsidRDefault="008F4664" w:rsidP="008F4664">
      <w:pPr>
        <w:pStyle w:val="Heading3"/>
      </w:pPr>
      <w:bookmarkStart w:id="2962" w:name="_Toc395540524"/>
      <w:r>
        <w:t>N-003 Mouse Emulation</w:t>
      </w:r>
      <w:bookmarkEnd w:id="2962"/>
    </w:p>
    <w:p w14:paraId="47C12D82" w14:textId="77777777" w:rsidR="008F4664" w:rsidRDefault="008F4664" w:rsidP="008F4664">
      <w:r>
        <w:t>Device must be able to emulate a mouse, supporting movement of the mouse cursor in the X and Y axis, pressing and releasing of the Left, Middle and Right mouse buttons and scrolling up or down by emulation of a scroll wheel.</w:t>
      </w:r>
    </w:p>
    <w:p w14:paraId="58FB9EA1" w14:textId="77777777" w:rsidR="008F4664" w:rsidRDefault="008F4664" w:rsidP="008F4664">
      <w:pPr>
        <w:pStyle w:val="Heading3"/>
      </w:pPr>
      <w:bookmarkStart w:id="2963" w:name="_Toc395540525"/>
      <w:r>
        <w:t>N-004 Raspberry Pi Integration</w:t>
      </w:r>
      <w:bookmarkEnd w:id="2963"/>
    </w:p>
    <w:p w14:paraId="48016E7D" w14:textId="77777777" w:rsidR="008F4664" w:rsidRDefault="008F4664" w:rsidP="008F4664">
      <w:r>
        <w:t>Device must be able to be used in conjunction with a Raspberry Pi Model B</w:t>
      </w:r>
      <w:r w:rsidR="0000785B">
        <w:t>, with no modifications to the Raspberry Pi itself so as to minimize the risk of damage.</w:t>
      </w:r>
    </w:p>
    <w:p w14:paraId="79F88FBE" w14:textId="77777777" w:rsidR="0000785B" w:rsidRDefault="0000785B" w:rsidP="0000785B">
      <w:pPr>
        <w:pStyle w:val="Heading3"/>
      </w:pPr>
      <w:bookmarkStart w:id="2964" w:name="_Toc395540526"/>
      <w:r>
        <w:t>N-005 High Compatibility</w:t>
      </w:r>
      <w:bookmarkEnd w:id="2964"/>
    </w:p>
    <w:p w14:paraId="4FAF6029" w14:textId="77777777" w:rsidR="0000785B" w:rsidRPr="0000785B" w:rsidRDefault="0000785B" w:rsidP="0000785B">
      <w:r>
        <w:t>Device must make use of a commonly available communication interface available on most embedded systems to allow adaptation to different platforms in the future.</w:t>
      </w:r>
    </w:p>
    <w:p w14:paraId="1608F3B7" w14:textId="77777777" w:rsidR="008F4664" w:rsidRDefault="008F4664" w:rsidP="008F4664">
      <w:pPr>
        <w:pStyle w:val="Heading2"/>
      </w:pPr>
      <w:bookmarkStart w:id="2965" w:name="_Toc395540527"/>
      <w:r>
        <w:t>Functional Specifications</w:t>
      </w:r>
      <w:bookmarkEnd w:id="2965"/>
    </w:p>
    <w:p w14:paraId="707A7FC1" w14:textId="77777777" w:rsidR="008F4664" w:rsidRDefault="0000785B" w:rsidP="0000785B">
      <w:pPr>
        <w:pStyle w:val="Heading3"/>
      </w:pPr>
      <w:bookmarkStart w:id="2966" w:name="_Toc395540528"/>
      <w:r>
        <w:t>F-001 High Performance</w:t>
      </w:r>
      <w:bookmarkEnd w:id="2966"/>
    </w:p>
    <w:p w14:paraId="26840BDF" w14:textId="77777777" w:rsidR="0000785B" w:rsidRDefault="0000785B" w:rsidP="0000785B">
      <w:r>
        <w:t>The device and protocol should ensure that any performance limitations are dictated by the USB HID protocol rather than the implementation. Specifically, the inter-device communication bus should be able to transmit at least 1000 commands per second.</w:t>
      </w:r>
    </w:p>
    <w:p w14:paraId="32C82E1F" w14:textId="77777777" w:rsidR="0000785B" w:rsidRDefault="0000785B" w:rsidP="0000785B">
      <w:pPr>
        <w:pStyle w:val="Heading3"/>
      </w:pPr>
      <w:bookmarkStart w:id="2967" w:name="_Toc395540529"/>
      <w:r>
        <w:t>F-002 Low Power Usage</w:t>
      </w:r>
      <w:bookmarkEnd w:id="2967"/>
    </w:p>
    <w:p w14:paraId="449E395F" w14:textId="77777777" w:rsidR="0000785B" w:rsidRDefault="0000785B" w:rsidP="0000785B">
      <w:r>
        <w:t>The device should not require more power than can be supplied through the USB port of the system it is connected to – 500mA on USB2.0 and 1200mA on USB2.0 High-Power or USB3.0.</w:t>
      </w:r>
    </w:p>
    <w:p w14:paraId="050BD0C0" w14:textId="77777777" w:rsidR="0000785B" w:rsidRDefault="0000785B" w:rsidP="0000785B">
      <w:pPr>
        <w:pStyle w:val="Heading3"/>
      </w:pPr>
      <w:bookmarkStart w:id="2968" w:name="_Toc395540530"/>
      <w:r>
        <w:t>F-003 Low Cost</w:t>
      </w:r>
      <w:bookmarkEnd w:id="2968"/>
    </w:p>
    <w:p w14:paraId="3154040F" w14:textId="77777777" w:rsidR="0000785B" w:rsidRDefault="0000785B" w:rsidP="0000785B">
      <w:r>
        <w:t>The device should be cheap to prototype as well as having low cost components such that mass production profit margins may be maximized. Maximum cost of the emulation components for prototyping may not exceed R500 while production costs shall not exceed R100.</w:t>
      </w:r>
    </w:p>
    <w:p w14:paraId="7F2C70A9" w14:textId="77777777" w:rsidR="0000785B" w:rsidRDefault="0000785B" w:rsidP="0000785B">
      <w:pPr>
        <w:pStyle w:val="Heading3"/>
      </w:pPr>
      <w:bookmarkStart w:id="2969" w:name="_Toc395540531"/>
      <w:r>
        <w:t>F-004 Small Size</w:t>
      </w:r>
      <w:bookmarkEnd w:id="2969"/>
    </w:p>
    <w:p w14:paraId="66EB12F5" w14:textId="3BA2E577" w:rsidR="0000785B" w:rsidRDefault="0000785B" w:rsidP="0000785B">
      <w:r>
        <w:t>The device should require a minimum of PCB surface area such that production devices may be built to be extremely small and lightweight</w:t>
      </w:r>
      <w:r w:rsidR="00277BF7">
        <w:t xml:space="preserve"> so as to be easily portable</w:t>
      </w:r>
      <w:r>
        <w:t>.</w:t>
      </w:r>
    </w:p>
    <w:p w14:paraId="63431BBE" w14:textId="77777777" w:rsidR="005A1C94" w:rsidRDefault="005A1C94">
      <w:r>
        <w:br w:type="page"/>
      </w:r>
    </w:p>
    <w:p w14:paraId="208C2097" w14:textId="77777777" w:rsidR="005A1C94" w:rsidRDefault="005A1C94" w:rsidP="005A1C94">
      <w:pPr>
        <w:pStyle w:val="Heading1"/>
      </w:pPr>
      <w:bookmarkStart w:id="2970" w:name="_Toc395540532"/>
      <w:bookmarkStart w:id="2971" w:name="_Toc401168271"/>
      <w:r>
        <w:lastRenderedPageBreak/>
        <w:t>Appendix C: Outcomes Compliance</w:t>
      </w:r>
      <w:bookmarkEnd w:id="2970"/>
      <w:bookmarkEnd w:id="2971"/>
    </w:p>
    <w:p w14:paraId="3ACB0F28" w14:textId="5D46F5A4" w:rsidR="005A1C94" w:rsidDel="00F2199C" w:rsidRDefault="00D42A24" w:rsidP="005A1C94">
      <w:pPr>
        <w:rPr>
          <w:del w:id="2972" w:author="Benjamin Pannell" w:date="2014-10-15T20:53:00Z"/>
        </w:rPr>
      </w:pPr>
      <w:del w:id="2973" w:author="Benjamin Pannell" w:date="2014-10-15T20:53:00Z">
        <w:r w:rsidDel="00F2199C">
          <w:delText>The following ECSA outcomes have been satisfied in the listed sections.</w:delText>
        </w:r>
      </w:del>
    </w:p>
    <w:tbl>
      <w:tblPr>
        <w:tblStyle w:val="TableGrid"/>
        <w:tblW w:w="0" w:type="auto"/>
        <w:tblLook w:val="04A0" w:firstRow="1" w:lastRow="0" w:firstColumn="1" w:lastColumn="0" w:noHBand="0" w:noVBand="1"/>
        <w:tblPrChange w:id="2974" w:author="Benjamin Pannell" w:date="2014-10-15T20:54:00Z">
          <w:tblPr>
            <w:tblStyle w:val="TableGrid"/>
            <w:tblW w:w="0" w:type="auto"/>
            <w:tblLook w:val="04A0" w:firstRow="1" w:lastRow="0" w:firstColumn="1" w:lastColumn="0" w:noHBand="0" w:noVBand="1"/>
          </w:tblPr>
        </w:tblPrChange>
      </w:tblPr>
      <w:tblGrid>
        <w:gridCol w:w="2830"/>
        <w:gridCol w:w="6231"/>
        <w:tblGridChange w:id="2975">
          <w:tblGrid>
            <w:gridCol w:w="4530"/>
            <w:gridCol w:w="4531"/>
          </w:tblGrid>
        </w:tblGridChange>
      </w:tblGrid>
      <w:tr w:rsidR="00F14A66" w14:paraId="77453B08" w14:textId="77777777" w:rsidTr="00F14A66">
        <w:trPr>
          <w:ins w:id="2976" w:author="Benjamin Pannell" w:date="2014-10-15T20:53:00Z"/>
        </w:trPr>
        <w:tc>
          <w:tcPr>
            <w:tcW w:w="2830" w:type="dxa"/>
            <w:tcPrChange w:id="2977" w:author="Benjamin Pannell" w:date="2014-10-15T20:54:00Z">
              <w:tcPr>
                <w:tcW w:w="4530" w:type="dxa"/>
              </w:tcPr>
            </w:tcPrChange>
          </w:tcPr>
          <w:p w14:paraId="13EBA9F2" w14:textId="1BA0A48A" w:rsidR="00F14A66" w:rsidRPr="00F14A66" w:rsidRDefault="00F14A66">
            <w:pPr>
              <w:rPr>
                <w:ins w:id="2978" w:author="Benjamin Pannell" w:date="2014-10-15T20:53:00Z"/>
                <w:b/>
                <w:rPrChange w:id="2979" w:author="Benjamin Pannell" w:date="2014-10-15T20:54:00Z">
                  <w:rPr>
                    <w:ins w:id="2980" w:author="Benjamin Pannell" w:date="2014-10-15T20:53:00Z"/>
                  </w:rPr>
                </w:rPrChange>
              </w:rPr>
            </w:pPr>
            <w:ins w:id="2981" w:author="Benjamin Pannell" w:date="2014-10-15T20:53:00Z">
              <w:r w:rsidRPr="00F14A66">
                <w:rPr>
                  <w:b/>
                  <w:rPrChange w:id="2982" w:author="Benjamin Pannell" w:date="2014-10-15T20:54:00Z">
                    <w:rPr/>
                  </w:rPrChange>
                </w:rPr>
                <w:t>ECSA Outcome</w:t>
              </w:r>
            </w:ins>
          </w:p>
        </w:tc>
        <w:tc>
          <w:tcPr>
            <w:tcW w:w="6231" w:type="dxa"/>
            <w:tcPrChange w:id="2983" w:author="Benjamin Pannell" w:date="2014-10-15T20:54:00Z">
              <w:tcPr>
                <w:tcW w:w="4531" w:type="dxa"/>
              </w:tcPr>
            </w:tcPrChange>
          </w:tcPr>
          <w:p w14:paraId="52E35BCA" w14:textId="0ADDB602" w:rsidR="00F14A66" w:rsidRPr="00F14A66" w:rsidRDefault="00F14A66" w:rsidP="00F14A66">
            <w:pPr>
              <w:rPr>
                <w:ins w:id="2984" w:author="Benjamin Pannell" w:date="2014-10-15T20:53:00Z"/>
                <w:b/>
                <w:rPrChange w:id="2985" w:author="Benjamin Pannell" w:date="2014-10-15T20:54:00Z">
                  <w:rPr>
                    <w:ins w:id="2986" w:author="Benjamin Pannell" w:date="2014-10-15T20:53:00Z"/>
                  </w:rPr>
                </w:rPrChange>
              </w:rPr>
              <w:pPrChange w:id="2987" w:author="Benjamin Pannell" w:date="2014-10-15T20:54:00Z">
                <w:pPr/>
              </w:pPrChange>
            </w:pPr>
            <w:ins w:id="2988" w:author="Benjamin Pannell" w:date="2014-10-15T20:54:00Z">
              <w:r w:rsidRPr="00F14A66">
                <w:rPr>
                  <w:b/>
                  <w:rPrChange w:id="2989" w:author="Benjamin Pannell" w:date="2014-10-15T20:54:00Z">
                    <w:rPr/>
                  </w:rPrChange>
                </w:rPr>
                <w:t>Addressed In</w:t>
              </w:r>
            </w:ins>
          </w:p>
        </w:tc>
      </w:tr>
      <w:tr w:rsidR="00F14A66" w14:paraId="2F9B1D42" w14:textId="77777777" w:rsidTr="00F14A66">
        <w:trPr>
          <w:ins w:id="2990" w:author="Benjamin Pannell" w:date="2014-10-15T20:53:00Z"/>
        </w:trPr>
        <w:tc>
          <w:tcPr>
            <w:tcW w:w="2830" w:type="dxa"/>
            <w:tcPrChange w:id="2991" w:author="Benjamin Pannell" w:date="2014-10-15T20:54:00Z">
              <w:tcPr>
                <w:tcW w:w="4530" w:type="dxa"/>
              </w:tcPr>
            </w:tcPrChange>
          </w:tcPr>
          <w:p w14:paraId="35F69C44" w14:textId="3CA15051" w:rsidR="00F14A66" w:rsidRDefault="00F14A66">
            <w:pPr>
              <w:rPr>
                <w:ins w:id="2992" w:author="Benjamin Pannell" w:date="2014-10-15T20:53:00Z"/>
              </w:rPr>
            </w:pPr>
            <w:ins w:id="2993" w:author="Benjamin Pannell" w:date="2014-10-15T20:54:00Z">
              <w:r>
                <w:t>Problem Solving</w:t>
              </w:r>
            </w:ins>
          </w:p>
        </w:tc>
        <w:tc>
          <w:tcPr>
            <w:tcW w:w="6231" w:type="dxa"/>
            <w:tcPrChange w:id="2994" w:author="Benjamin Pannell" w:date="2014-10-15T20:54:00Z">
              <w:tcPr>
                <w:tcW w:w="4531" w:type="dxa"/>
              </w:tcPr>
            </w:tcPrChange>
          </w:tcPr>
          <w:p w14:paraId="52F7CB46" w14:textId="77777777" w:rsidR="00F14A66" w:rsidRDefault="00F14A66" w:rsidP="00F14A66">
            <w:pPr>
              <w:pStyle w:val="ListParagraph"/>
              <w:numPr>
                <w:ilvl w:val="0"/>
                <w:numId w:val="9"/>
              </w:numPr>
              <w:rPr>
                <w:ins w:id="2995" w:author="Benjamin Pannell" w:date="2014-10-15T20:56:00Z"/>
              </w:rPr>
              <w:pPrChange w:id="2996" w:author="Benjamin Pannell" w:date="2014-10-15T20:56:00Z">
                <w:pPr/>
              </w:pPrChange>
            </w:pPr>
            <w:ins w:id="2997" w:author="Benjamin Pannell" w:date="2014-10-15T20:56:00Z">
              <w:r>
                <w:fldChar w:fldCharType="begin"/>
              </w:r>
              <w:r>
                <w:instrText xml:space="preserve"> REF _Ref401169933 \h </w:instrText>
              </w:r>
            </w:ins>
            <w:r>
              <w:fldChar w:fldCharType="separate"/>
            </w:r>
            <w:ins w:id="2998" w:author="Benjamin Pannell" w:date="2014-10-15T20:56:00Z">
              <w:r>
                <w:t>Introduction</w:t>
              </w:r>
              <w:r>
                <w:fldChar w:fldCharType="end"/>
              </w:r>
            </w:ins>
          </w:p>
          <w:p w14:paraId="0EB3F9ED" w14:textId="77777777" w:rsidR="00F14A66" w:rsidRDefault="00F14A66" w:rsidP="00F14A66">
            <w:pPr>
              <w:pStyle w:val="ListParagraph"/>
              <w:numPr>
                <w:ilvl w:val="0"/>
                <w:numId w:val="9"/>
              </w:numPr>
              <w:rPr>
                <w:ins w:id="2999" w:author="Benjamin Pannell" w:date="2014-10-15T20:57:00Z"/>
              </w:rPr>
              <w:pPrChange w:id="3000" w:author="Benjamin Pannell" w:date="2014-10-15T20:56:00Z">
                <w:pPr/>
              </w:pPrChange>
            </w:pPr>
            <w:ins w:id="3001" w:author="Benjamin Pannell" w:date="2014-10-15T20:57:00Z">
              <w:r>
                <w:fldChar w:fldCharType="begin"/>
              </w:r>
              <w:r>
                <w:instrText xml:space="preserve"> REF _Ref401169922 \h </w:instrText>
              </w:r>
            </w:ins>
            <w:r>
              <w:fldChar w:fldCharType="separate"/>
            </w:r>
            <w:ins w:id="3002" w:author="Benjamin Pannell" w:date="2014-10-15T20:57:00Z">
              <w:r>
                <w:t>Pre-Design Investigation</w:t>
              </w:r>
              <w:r>
                <w:fldChar w:fldCharType="end"/>
              </w:r>
            </w:ins>
          </w:p>
          <w:p w14:paraId="50D5A801" w14:textId="5DB891BF" w:rsidR="00F14A66" w:rsidRDefault="00F14A66" w:rsidP="00F14A66">
            <w:pPr>
              <w:pStyle w:val="ListParagraph"/>
              <w:numPr>
                <w:ilvl w:val="0"/>
                <w:numId w:val="9"/>
              </w:numPr>
              <w:rPr>
                <w:ins w:id="3003" w:author="Benjamin Pannell" w:date="2014-10-15T20:53:00Z"/>
              </w:rPr>
              <w:pPrChange w:id="3004" w:author="Benjamin Pannell" w:date="2014-10-15T20:56:00Z">
                <w:pPr/>
              </w:pPrChange>
            </w:pPr>
            <w:ins w:id="3005" w:author="Benjamin Pannell" w:date="2014-10-15T20:57:00Z">
              <w:r>
                <w:fldChar w:fldCharType="begin"/>
              </w:r>
              <w:r>
                <w:instrText xml:space="preserve"> REF _Ref401169976 \h </w:instrText>
              </w:r>
            </w:ins>
            <w:r>
              <w:fldChar w:fldCharType="separate"/>
            </w:r>
            <w:ins w:id="3006" w:author="Benjamin Pannell" w:date="2014-10-15T20:57:00Z">
              <w:r>
                <w:t>Appendix B: Project Specifications</w:t>
              </w:r>
              <w:r>
                <w:fldChar w:fldCharType="end"/>
              </w:r>
            </w:ins>
          </w:p>
        </w:tc>
      </w:tr>
      <w:tr w:rsidR="00F14A66" w14:paraId="343D0DBE" w14:textId="77777777" w:rsidTr="00F14A66">
        <w:trPr>
          <w:ins w:id="3007" w:author="Benjamin Pannell" w:date="2014-10-15T20:53:00Z"/>
        </w:trPr>
        <w:tc>
          <w:tcPr>
            <w:tcW w:w="2830" w:type="dxa"/>
            <w:tcPrChange w:id="3008" w:author="Benjamin Pannell" w:date="2014-10-15T20:54:00Z">
              <w:tcPr>
                <w:tcW w:w="4530" w:type="dxa"/>
              </w:tcPr>
            </w:tcPrChange>
          </w:tcPr>
          <w:p w14:paraId="6CBE4038" w14:textId="13931955" w:rsidR="00F14A66" w:rsidRDefault="00F14A66">
            <w:pPr>
              <w:rPr>
                <w:ins w:id="3009" w:author="Benjamin Pannell" w:date="2014-10-15T20:53:00Z"/>
              </w:rPr>
            </w:pPr>
            <w:ins w:id="3010" w:author="Benjamin Pannell" w:date="2014-10-15T20:54:00Z">
              <w:r>
                <w:t>Application of Scientific &amp; Engineering Knowledge</w:t>
              </w:r>
            </w:ins>
          </w:p>
        </w:tc>
        <w:tc>
          <w:tcPr>
            <w:tcW w:w="6231" w:type="dxa"/>
            <w:tcPrChange w:id="3011" w:author="Benjamin Pannell" w:date="2014-10-15T20:54:00Z">
              <w:tcPr>
                <w:tcW w:w="4531" w:type="dxa"/>
              </w:tcPr>
            </w:tcPrChange>
          </w:tcPr>
          <w:p w14:paraId="09329BD6" w14:textId="77777777" w:rsidR="00F14A66" w:rsidRDefault="00F14A66" w:rsidP="00F14A66">
            <w:pPr>
              <w:pStyle w:val="ListParagraph"/>
              <w:numPr>
                <w:ilvl w:val="0"/>
                <w:numId w:val="10"/>
              </w:numPr>
              <w:rPr>
                <w:ins w:id="3012" w:author="Benjamin Pannell" w:date="2014-10-15T20:59:00Z"/>
              </w:rPr>
              <w:pPrChange w:id="3013" w:author="Benjamin Pannell" w:date="2014-10-15T20:57:00Z">
                <w:pPr/>
              </w:pPrChange>
            </w:pPr>
            <w:ins w:id="3014" w:author="Benjamin Pannell" w:date="2014-10-15T20:59:00Z">
              <w:r>
                <w:fldChar w:fldCharType="begin"/>
              </w:r>
              <w:r>
                <w:instrText xml:space="preserve"> REF _Ref401170096 \h </w:instrText>
              </w:r>
            </w:ins>
            <w:r>
              <w:fldChar w:fldCharType="separate"/>
            </w:r>
            <w:ins w:id="3015" w:author="Benjamin Pannell" w:date="2014-10-15T20:59:00Z">
              <w:r>
                <w:t>Device Design</w:t>
              </w:r>
              <w:r>
                <w:fldChar w:fldCharType="end"/>
              </w:r>
            </w:ins>
          </w:p>
          <w:p w14:paraId="59B29CFA" w14:textId="6C3314DE" w:rsidR="00F14A66" w:rsidRDefault="00F14A66" w:rsidP="00F14A66">
            <w:pPr>
              <w:pStyle w:val="ListParagraph"/>
              <w:numPr>
                <w:ilvl w:val="0"/>
                <w:numId w:val="10"/>
              </w:numPr>
              <w:rPr>
                <w:ins w:id="3016" w:author="Benjamin Pannell" w:date="2014-10-15T20:53:00Z"/>
              </w:rPr>
              <w:pPrChange w:id="3017" w:author="Benjamin Pannell" w:date="2014-10-15T20:57:00Z">
                <w:pPr/>
              </w:pPrChange>
            </w:pPr>
            <w:ins w:id="3018" w:author="Benjamin Pannell" w:date="2014-10-15T20:59:00Z">
              <w:r>
                <w:fldChar w:fldCharType="begin"/>
              </w:r>
              <w:r>
                <w:instrText xml:space="preserve"> REF _Ref401170107 \h </w:instrText>
              </w:r>
            </w:ins>
            <w:r>
              <w:fldChar w:fldCharType="separate"/>
            </w:r>
            <w:ins w:id="3019" w:author="Benjamin Pannell" w:date="2014-10-15T20:59:00Z">
              <w:r>
                <w:t>Appendix E: Performance Benchmarks</w:t>
              </w:r>
              <w:r>
                <w:fldChar w:fldCharType="end"/>
              </w:r>
            </w:ins>
          </w:p>
        </w:tc>
      </w:tr>
      <w:tr w:rsidR="00F14A66" w14:paraId="1C04A122" w14:textId="77777777" w:rsidTr="00F14A66">
        <w:trPr>
          <w:ins w:id="3020" w:author="Benjamin Pannell" w:date="2014-10-15T20:53:00Z"/>
        </w:trPr>
        <w:tc>
          <w:tcPr>
            <w:tcW w:w="2830" w:type="dxa"/>
            <w:tcPrChange w:id="3021" w:author="Benjamin Pannell" w:date="2014-10-15T20:54:00Z">
              <w:tcPr>
                <w:tcW w:w="4530" w:type="dxa"/>
              </w:tcPr>
            </w:tcPrChange>
          </w:tcPr>
          <w:p w14:paraId="25451395" w14:textId="0D3F868F" w:rsidR="00F14A66" w:rsidRDefault="00F14A66">
            <w:pPr>
              <w:rPr>
                <w:ins w:id="3022" w:author="Benjamin Pannell" w:date="2014-10-15T20:53:00Z"/>
              </w:rPr>
            </w:pPr>
            <w:ins w:id="3023" w:author="Benjamin Pannell" w:date="2014-10-15T20:54:00Z">
              <w:r>
                <w:t>Engineering Design</w:t>
              </w:r>
            </w:ins>
          </w:p>
        </w:tc>
        <w:tc>
          <w:tcPr>
            <w:tcW w:w="6231" w:type="dxa"/>
            <w:tcPrChange w:id="3024" w:author="Benjamin Pannell" w:date="2014-10-15T20:54:00Z">
              <w:tcPr>
                <w:tcW w:w="4531" w:type="dxa"/>
              </w:tcPr>
            </w:tcPrChange>
          </w:tcPr>
          <w:p w14:paraId="7DA27D49" w14:textId="77777777" w:rsidR="00F14A66" w:rsidRDefault="00F14A66" w:rsidP="00F14A66">
            <w:pPr>
              <w:pStyle w:val="ListParagraph"/>
              <w:numPr>
                <w:ilvl w:val="0"/>
                <w:numId w:val="11"/>
              </w:numPr>
              <w:rPr>
                <w:ins w:id="3025" w:author="Benjamin Pannell" w:date="2014-10-15T21:01:00Z"/>
              </w:rPr>
              <w:pPrChange w:id="3026" w:author="Benjamin Pannell" w:date="2014-10-15T21:00:00Z">
                <w:pPr/>
              </w:pPrChange>
            </w:pPr>
            <w:ins w:id="3027" w:author="Benjamin Pannell" w:date="2014-10-15T21:01:00Z">
              <w:r>
                <w:fldChar w:fldCharType="begin"/>
              </w:r>
              <w:r>
                <w:instrText xml:space="preserve"> REF _Ref401170204 \h </w:instrText>
              </w:r>
            </w:ins>
            <w:r>
              <w:fldChar w:fldCharType="separate"/>
            </w:r>
            <w:ins w:id="3028" w:author="Benjamin Pannell" w:date="2014-10-15T21:01:00Z">
              <w:r>
                <w:t>Univeral Serial Bus Background</w:t>
              </w:r>
              <w:r>
                <w:fldChar w:fldCharType="end"/>
              </w:r>
            </w:ins>
          </w:p>
          <w:p w14:paraId="3641E402" w14:textId="77777777" w:rsidR="00F14A66" w:rsidRDefault="00F14A66" w:rsidP="00F14A66">
            <w:pPr>
              <w:pStyle w:val="ListParagraph"/>
              <w:numPr>
                <w:ilvl w:val="0"/>
                <w:numId w:val="11"/>
              </w:numPr>
              <w:rPr>
                <w:ins w:id="3029" w:author="Benjamin Pannell" w:date="2014-10-15T21:01:00Z"/>
              </w:rPr>
              <w:pPrChange w:id="3030" w:author="Benjamin Pannell" w:date="2014-10-15T21:00:00Z">
                <w:pPr/>
              </w:pPrChange>
            </w:pPr>
            <w:ins w:id="3031" w:author="Benjamin Pannell" w:date="2014-10-15T21:01:00Z">
              <w:r>
                <w:fldChar w:fldCharType="begin"/>
              </w:r>
              <w:r>
                <w:instrText xml:space="preserve"> REF _Ref401169922 \h </w:instrText>
              </w:r>
            </w:ins>
            <w:r>
              <w:fldChar w:fldCharType="separate"/>
            </w:r>
            <w:ins w:id="3032" w:author="Benjamin Pannell" w:date="2014-10-15T21:01:00Z">
              <w:r>
                <w:t>Pre-Design Investigation</w:t>
              </w:r>
              <w:r>
                <w:fldChar w:fldCharType="end"/>
              </w:r>
            </w:ins>
          </w:p>
          <w:p w14:paraId="733EA11B" w14:textId="77777777" w:rsidR="00F14A66" w:rsidRDefault="00F14A66" w:rsidP="00F14A66">
            <w:pPr>
              <w:pStyle w:val="ListParagraph"/>
              <w:numPr>
                <w:ilvl w:val="0"/>
                <w:numId w:val="11"/>
              </w:numPr>
              <w:rPr>
                <w:ins w:id="3033" w:author="Benjamin Pannell" w:date="2014-10-15T21:01:00Z"/>
              </w:rPr>
              <w:pPrChange w:id="3034" w:author="Benjamin Pannell" w:date="2014-10-15T21:00:00Z">
                <w:pPr/>
              </w:pPrChange>
            </w:pPr>
            <w:ins w:id="3035" w:author="Benjamin Pannell" w:date="2014-10-15T21:01:00Z">
              <w:r>
                <w:fldChar w:fldCharType="begin"/>
              </w:r>
              <w:r>
                <w:instrText xml:space="preserve"> REF _Ref401170219 \h </w:instrText>
              </w:r>
            </w:ins>
            <w:r>
              <w:fldChar w:fldCharType="separate"/>
            </w:r>
            <w:ins w:id="3036" w:author="Benjamin Pannell" w:date="2014-10-15T21:01:00Z">
              <w:r>
                <w:t>Demonstration Device Selection</w:t>
              </w:r>
              <w:r>
                <w:fldChar w:fldCharType="end"/>
              </w:r>
            </w:ins>
          </w:p>
          <w:p w14:paraId="7A3D0E84" w14:textId="77777777" w:rsidR="00F14A66" w:rsidRDefault="00F14A66" w:rsidP="00F14A66">
            <w:pPr>
              <w:pStyle w:val="ListParagraph"/>
              <w:numPr>
                <w:ilvl w:val="0"/>
                <w:numId w:val="11"/>
              </w:numPr>
              <w:rPr>
                <w:ins w:id="3037" w:author="Benjamin Pannell" w:date="2014-10-15T21:01:00Z"/>
              </w:rPr>
              <w:pPrChange w:id="3038" w:author="Benjamin Pannell" w:date="2014-10-15T21:00:00Z">
                <w:pPr/>
              </w:pPrChange>
            </w:pPr>
            <w:ins w:id="3039" w:author="Benjamin Pannell" w:date="2014-10-15T21:01:00Z">
              <w:r>
                <w:fldChar w:fldCharType="begin"/>
              </w:r>
              <w:r>
                <w:instrText xml:space="preserve"> REF _Ref401170222 \h </w:instrText>
              </w:r>
            </w:ins>
            <w:r>
              <w:fldChar w:fldCharType="separate"/>
            </w:r>
            <w:ins w:id="3040" w:author="Benjamin Pannell" w:date="2014-10-15T21:01:00Z">
              <w:r>
                <w:t>Device Design</w:t>
              </w:r>
              <w:r>
                <w:fldChar w:fldCharType="end"/>
              </w:r>
            </w:ins>
          </w:p>
          <w:p w14:paraId="3B76853D" w14:textId="77777777" w:rsidR="00F14A66" w:rsidRDefault="00F14A66" w:rsidP="00F14A66">
            <w:pPr>
              <w:pStyle w:val="ListParagraph"/>
              <w:numPr>
                <w:ilvl w:val="0"/>
                <w:numId w:val="11"/>
              </w:numPr>
              <w:rPr>
                <w:ins w:id="3041" w:author="Benjamin Pannell" w:date="2014-10-15T21:01:00Z"/>
              </w:rPr>
              <w:pPrChange w:id="3042" w:author="Benjamin Pannell" w:date="2014-10-15T21:00:00Z">
                <w:pPr/>
              </w:pPrChange>
            </w:pPr>
            <w:ins w:id="3043" w:author="Benjamin Pannell" w:date="2014-10-15T21:01:00Z">
              <w:r>
                <w:fldChar w:fldCharType="begin"/>
              </w:r>
              <w:r>
                <w:instrText xml:space="preserve"> REF _Ref401170228 \h </w:instrText>
              </w:r>
            </w:ins>
            <w:r>
              <w:fldChar w:fldCharType="separate"/>
            </w:r>
            <w:ins w:id="3044" w:author="Benjamin Pannell" w:date="2014-10-15T21:01:00Z">
              <w:r>
                <w:t>Software Design</w:t>
              </w:r>
              <w:r>
                <w:fldChar w:fldCharType="end"/>
              </w:r>
            </w:ins>
          </w:p>
          <w:p w14:paraId="65C75754" w14:textId="77777777" w:rsidR="00F14A66" w:rsidRDefault="00F14A66" w:rsidP="00F14A66">
            <w:pPr>
              <w:pStyle w:val="ListParagraph"/>
              <w:numPr>
                <w:ilvl w:val="0"/>
                <w:numId w:val="11"/>
              </w:numPr>
              <w:rPr>
                <w:ins w:id="3045" w:author="Benjamin Pannell" w:date="2014-10-15T21:01:00Z"/>
              </w:rPr>
              <w:pPrChange w:id="3046" w:author="Benjamin Pannell" w:date="2014-10-15T21:00:00Z">
                <w:pPr/>
              </w:pPrChange>
            </w:pPr>
            <w:ins w:id="3047" w:author="Benjamin Pannell" w:date="2014-10-15T21:01:00Z">
              <w:r>
                <w:fldChar w:fldCharType="begin"/>
              </w:r>
              <w:r>
                <w:instrText xml:space="preserve"> REF _Ref401170233 \h </w:instrText>
              </w:r>
            </w:ins>
            <w:r>
              <w:fldChar w:fldCharType="separate"/>
            </w:r>
            <w:ins w:id="3048" w:author="Benjamin Pannell" w:date="2014-10-15T21:01:00Z">
              <w:r>
                <w:t>Communications Protocol</w:t>
              </w:r>
              <w:r>
                <w:fldChar w:fldCharType="end"/>
              </w:r>
            </w:ins>
          </w:p>
          <w:p w14:paraId="660D01A2" w14:textId="30659AA3" w:rsidR="00F14A66" w:rsidRDefault="00F14A66" w:rsidP="00F14A66">
            <w:pPr>
              <w:pStyle w:val="ListParagraph"/>
              <w:numPr>
                <w:ilvl w:val="0"/>
                <w:numId w:val="11"/>
              </w:numPr>
              <w:rPr>
                <w:ins w:id="3049" w:author="Benjamin Pannell" w:date="2014-10-15T20:53:00Z"/>
              </w:rPr>
              <w:pPrChange w:id="3050" w:author="Benjamin Pannell" w:date="2014-10-15T21:00:00Z">
                <w:pPr/>
              </w:pPrChange>
            </w:pPr>
            <w:ins w:id="3051" w:author="Benjamin Pannell" w:date="2014-10-15T21:01:00Z">
              <w:r>
                <w:fldChar w:fldCharType="begin"/>
              </w:r>
              <w:r>
                <w:instrText xml:space="preserve"> REF _Ref401170245 \h </w:instrText>
              </w:r>
            </w:ins>
            <w:r>
              <w:fldChar w:fldCharType="separate"/>
            </w:r>
            <w:ins w:id="3052" w:author="Benjamin Pannell" w:date="2014-10-15T21:01:00Z">
              <w:r>
                <w:t>Appendix F: Communications Protocol</w:t>
              </w:r>
              <w:r>
                <w:fldChar w:fldCharType="end"/>
              </w:r>
            </w:ins>
          </w:p>
        </w:tc>
      </w:tr>
      <w:tr w:rsidR="00F14A66" w14:paraId="6159281D" w14:textId="77777777" w:rsidTr="00F14A66">
        <w:trPr>
          <w:ins w:id="3053" w:author="Benjamin Pannell" w:date="2014-10-15T20:53:00Z"/>
        </w:trPr>
        <w:tc>
          <w:tcPr>
            <w:tcW w:w="2830" w:type="dxa"/>
            <w:tcPrChange w:id="3054" w:author="Benjamin Pannell" w:date="2014-10-15T20:54:00Z">
              <w:tcPr>
                <w:tcW w:w="4530" w:type="dxa"/>
              </w:tcPr>
            </w:tcPrChange>
          </w:tcPr>
          <w:p w14:paraId="78A663CC" w14:textId="5919C3A9" w:rsidR="00F14A66" w:rsidRDefault="00F14A66">
            <w:pPr>
              <w:rPr>
                <w:ins w:id="3055" w:author="Benjamin Pannell" w:date="2014-10-15T20:53:00Z"/>
              </w:rPr>
            </w:pPr>
            <w:commentRangeStart w:id="3056"/>
            <w:ins w:id="3057" w:author="Benjamin Pannell" w:date="2014-10-15T20:54:00Z">
              <w:r>
                <w:t>Investigations, Experiments and Data Analysis</w:t>
              </w:r>
            </w:ins>
            <w:commentRangeEnd w:id="3056"/>
            <w:ins w:id="3058" w:author="Benjamin Pannell" w:date="2014-10-15T21:06:00Z">
              <w:r w:rsidR="00DC5FD5">
                <w:rPr>
                  <w:rStyle w:val="CommentReference"/>
                </w:rPr>
                <w:commentReference w:id="3056"/>
              </w:r>
            </w:ins>
          </w:p>
        </w:tc>
        <w:tc>
          <w:tcPr>
            <w:tcW w:w="6231" w:type="dxa"/>
            <w:tcPrChange w:id="3060" w:author="Benjamin Pannell" w:date="2014-10-15T20:54:00Z">
              <w:tcPr>
                <w:tcW w:w="4531" w:type="dxa"/>
              </w:tcPr>
            </w:tcPrChange>
          </w:tcPr>
          <w:p w14:paraId="15F99D53" w14:textId="77777777" w:rsidR="00F14A66" w:rsidRDefault="00F14A66" w:rsidP="00F14A66">
            <w:pPr>
              <w:pStyle w:val="ListParagraph"/>
              <w:numPr>
                <w:ilvl w:val="0"/>
                <w:numId w:val="11"/>
              </w:numPr>
              <w:rPr>
                <w:ins w:id="3061" w:author="Benjamin Pannell" w:date="2014-10-15T21:03:00Z"/>
              </w:rPr>
              <w:pPrChange w:id="3062" w:author="Benjamin Pannell" w:date="2014-10-15T21:00:00Z">
                <w:pPr/>
              </w:pPrChange>
            </w:pPr>
            <w:ins w:id="3063" w:author="Benjamin Pannell" w:date="2014-10-15T21:03:00Z">
              <w:r>
                <w:fldChar w:fldCharType="begin"/>
              </w:r>
              <w:r>
                <w:instrText xml:space="preserve"> REF _Ref401169922 \h </w:instrText>
              </w:r>
            </w:ins>
            <w:r>
              <w:fldChar w:fldCharType="separate"/>
            </w:r>
            <w:ins w:id="3064" w:author="Benjamin Pannell" w:date="2014-10-15T21:03:00Z">
              <w:r>
                <w:t>Pre-Design Investigation</w:t>
              </w:r>
              <w:r>
                <w:fldChar w:fldCharType="end"/>
              </w:r>
            </w:ins>
          </w:p>
          <w:p w14:paraId="368FB44D" w14:textId="77777777" w:rsidR="00F14A66" w:rsidRDefault="00F14A66" w:rsidP="00F14A66">
            <w:pPr>
              <w:pStyle w:val="ListParagraph"/>
              <w:numPr>
                <w:ilvl w:val="0"/>
                <w:numId w:val="11"/>
              </w:numPr>
              <w:rPr>
                <w:ins w:id="3065" w:author="Benjamin Pannell" w:date="2014-10-15T21:03:00Z"/>
              </w:rPr>
              <w:pPrChange w:id="3066" w:author="Benjamin Pannell" w:date="2014-10-15T21:00:00Z">
                <w:pPr/>
              </w:pPrChange>
            </w:pPr>
            <w:ins w:id="3067" w:author="Benjamin Pannell" w:date="2014-10-15T21:03:00Z">
              <w:r>
                <w:fldChar w:fldCharType="begin"/>
              </w:r>
              <w:r>
                <w:instrText xml:space="preserve"> REF _Ref401170330 \h </w:instrText>
              </w:r>
            </w:ins>
            <w:r>
              <w:fldChar w:fldCharType="separate"/>
            </w:r>
            <w:ins w:id="3068" w:author="Benjamin Pannell" w:date="2014-10-15T21:03:00Z">
              <w:r>
                <w:t>Demonstration Device Selection</w:t>
              </w:r>
              <w:r>
                <w:fldChar w:fldCharType="end"/>
              </w:r>
            </w:ins>
          </w:p>
          <w:p w14:paraId="224F9022" w14:textId="3C75B51D" w:rsidR="00F14A66" w:rsidRDefault="00F14A66" w:rsidP="00F14A66">
            <w:pPr>
              <w:pStyle w:val="ListParagraph"/>
              <w:numPr>
                <w:ilvl w:val="0"/>
                <w:numId w:val="11"/>
              </w:numPr>
              <w:rPr>
                <w:ins w:id="3069" w:author="Benjamin Pannell" w:date="2014-10-15T20:53:00Z"/>
              </w:rPr>
              <w:pPrChange w:id="3070" w:author="Benjamin Pannell" w:date="2014-10-15T21:00:00Z">
                <w:pPr/>
              </w:pPrChange>
            </w:pPr>
            <w:ins w:id="3071" w:author="Benjamin Pannell" w:date="2014-10-15T21:03:00Z">
              <w:r>
                <w:fldChar w:fldCharType="begin"/>
              </w:r>
              <w:r>
                <w:instrText xml:space="preserve"> REF _Ref401170342 \h </w:instrText>
              </w:r>
            </w:ins>
            <w:r>
              <w:fldChar w:fldCharType="separate"/>
            </w:r>
            <w:ins w:id="3072" w:author="Benjamin Pannell" w:date="2014-10-15T21:03:00Z">
              <w:r>
                <w:t>Appendix E: Performance Benchmarks</w:t>
              </w:r>
              <w:r>
                <w:fldChar w:fldCharType="end"/>
              </w:r>
            </w:ins>
          </w:p>
        </w:tc>
      </w:tr>
      <w:tr w:rsidR="00F14A66" w14:paraId="5747C7FE" w14:textId="77777777" w:rsidTr="00F14A66">
        <w:trPr>
          <w:ins w:id="3073" w:author="Benjamin Pannell" w:date="2014-10-15T20:53:00Z"/>
        </w:trPr>
        <w:tc>
          <w:tcPr>
            <w:tcW w:w="2830" w:type="dxa"/>
            <w:tcPrChange w:id="3074" w:author="Benjamin Pannell" w:date="2014-10-15T20:54:00Z">
              <w:tcPr>
                <w:tcW w:w="4530" w:type="dxa"/>
              </w:tcPr>
            </w:tcPrChange>
          </w:tcPr>
          <w:p w14:paraId="3464D07B" w14:textId="4C740E93" w:rsidR="00F14A66" w:rsidRDefault="00F14A66">
            <w:pPr>
              <w:rPr>
                <w:ins w:id="3075" w:author="Benjamin Pannell" w:date="2014-10-15T20:53:00Z"/>
              </w:rPr>
            </w:pPr>
            <w:ins w:id="3076" w:author="Benjamin Pannell" w:date="2014-10-15T20:55:00Z">
              <w:r>
                <w:t>Engineering Methods, Skills and Tools, Including Information Technology</w:t>
              </w:r>
            </w:ins>
          </w:p>
        </w:tc>
        <w:tc>
          <w:tcPr>
            <w:tcW w:w="6231" w:type="dxa"/>
            <w:tcPrChange w:id="3077" w:author="Benjamin Pannell" w:date="2014-10-15T20:54:00Z">
              <w:tcPr>
                <w:tcW w:w="4531" w:type="dxa"/>
              </w:tcPr>
            </w:tcPrChange>
          </w:tcPr>
          <w:p w14:paraId="0720AB35" w14:textId="77777777" w:rsidR="00F14A66" w:rsidRDefault="00F14A66" w:rsidP="00F14A66">
            <w:pPr>
              <w:pStyle w:val="ListParagraph"/>
              <w:numPr>
                <w:ilvl w:val="0"/>
                <w:numId w:val="11"/>
              </w:numPr>
              <w:rPr>
                <w:ins w:id="3078" w:author="Benjamin Pannell" w:date="2014-10-15T21:04:00Z"/>
              </w:rPr>
              <w:pPrChange w:id="3079" w:author="Benjamin Pannell" w:date="2014-10-15T21:00:00Z">
                <w:pPr/>
              </w:pPrChange>
            </w:pPr>
            <w:ins w:id="3080" w:author="Benjamin Pannell" w:date="2014-10-15T21:04:00Z">
              <w:r>
                <w:fldChar w:fldCharType="begin"/>
              </w:r>
              <w:r>
                <w:instrText xml:space="preserve"> REF _Ref401170408 \h </w:instrText>
              </w:r>
            </w:ins>
            <w:r>
              <w:fldChar w:fldCharType="separate"/>
            </w:r>
            <w:ins w:id="3081" w:author="Benjamin Pannell" w:date="2014-10-15T21:04:00Z">
              <w:r>
                <w:t>Software Design</w:t>
              </w:r>
              <w:r>
                <w:fldChar w:fldCharType="end"/>
              </w:r>
            </w:ins>
          </w:p>
          <w:p w14:paraId="1A9EC066" w14:textId="56CC7311" w:rsidR="00F14A66" w:rsidRDefault="00F14A66" w:rsidP="00F14A66">
            <w:pPr>
              <w:pStyle w:val="ListParagraph"/>
              <w:numPr>
                <w:ilvl w:val="0"/>
                <w:numId w:val="11"/>
              </w:numPr>
              <w:rPr>
                <w:ins w:id="3082" w:author="Benjamin Pannell" w:date="2014-10-15T20:53:00Z"/>
              </w:rPr>
              <w:pPrChange w:id="3083" w:author="Benjamin Pannell" w:date="2014-10-15T21:00:00Z">
                <w:pPr/>
              </w:pPrChange>
            </w:pPr>
            <w:ins w:id="3084" w:author="Benjamin Pannell" w:date="2014-10-15T21:04:00Z">
              <w:r>
                <w:fldChar w:fldCharType="begin"/>
              </w:r>
              <w:r>
                <w:instrText xml:space="preserve"> REF _Ref401170411 \h </w:instrText>
              </w:r>
            </w:ins>
            <w:r>
              <w:fldChar w:fldCharType="separate"/>
            </w:r>
            <w:ins w:id="3085" w:author="Benjamin Pannell" w:date="2014-10-15T21:04:00Z">
              <w:r>
                <w:t>Communications Protocol</w:t>
              </w:r>
              <w:r>
                <w:fldChar w:fldCharType="end"/>
              </w:r>
            </w:ins>
          </w:p>
        </w:tc>
      </w:tr>
      <w:tr w:rsidR="00F14A66" w14:paraId="5292196E" w14:textId="77777777" w:rsidTr="00F14A66">
        <w:trPr>
          <w:ins w:id="3086" w:author="Benjamin Pannell" w:date="2014-10-15T20:53:00Z"/>
        </w:trPr>
        <w:tc>
          <w:tcPr>
            <w:tcW w:w="2830" w:type="dxa"/>
            <w:tcPrChange w:id="3087" w:author="Benjamin Pannell" w:date="2014-10-15T20:54:00Z">
              <w:tcPr>
                <w:tcW w:w="4530" w:type="dxa"/>
              </w:tcPr>
            </w:tcPrChange>
          </w:tcPr>
          <w:p w14:paraId="77D04B4A" w14:textId="1B5FF1A0" w:rsidR="00F14A66" w:rsidRDefault="00F14A66">
            <w:pPr>
              <w:rPr>
                <w:ins w:id="3088" w:author="Benjamin Pannell" w:date="2014-10-15T20:53:00Z"/>
              </w:rPr>
            </w:pPr>
            <w:ins w:id="3089" w:author="Benjamin Pannell" w:date="2014-10-15T20:55:00Z">
              <w:r>
                <w:t>Professional and Technical Communication</w:t>
              </w:r>
            </w:ins>
          </w:p>
        </w:tc>
        <w:tc>
          <w:tcPr>
            <w:tcW w:w="6231" w:type="dxa"/>
            <w:tcPrChange w:id="3090" w:author="Benjamin Pannell" w:date="2014-10-15T20:54:00Z">
              <w:tcPr>
                <w:tcW w:w="4531" w:type="dxa"/>
              </w:tcPr>
            </w:tcPrChange>
          </w:tcPr>
          <w:p w14:paraId="0CE544EE" w14:textId="74A9049F" w:rsidR="00F14A66" w:rsidRDefault="00F14A66" w:rsidP="00F14A66">
            <w:pPr>
              <w:pStyle w:val="ListParagraph"/>
              <w:numPr>
                <w:ilvl w:val="0"/>
                <w:numId w:val="11"/>
              </w:numPr>
              <w:rPr>
                <w:ins w:id="3091" w:author="Benjamin Pannell" w:date="2014-10-15T20:53:00Z"/>
              </w:rPr>
              <w:pPrChange w:id="3092" w:author="Benjamin Pannell" w:date="2014-10-15T21:00:00Z">
                <w:pPr/>
              </w:pPrChange>
            </w:pPr>
            <w:ins w:id="3093" w:author="Benjamin Pannell" w:date="2014-10-15T21:05:00Z">
              <w:r>
                <w:fldChar w:fldCharType="begin"/>
              </w:r>
              <w:r>
                <w:instrText xml:space="preserve"> REF _Ref401170433 \h </w:instrText>
              </w:r>
            </w:ins>
            <w:r>
              <w:fldChar w:fldCharType="separate"/>
            </w:r>
            <w:ins w:id="3094" w:author="Benjamin Pannell" w:date="2014-10-15T21:05:00Z">
              <w:r>
                <w:t>Software Design</w:t>
              </w:r>
              <w:r>
                <w:fldChar w:fldCharType="end"/>
              </w:r>
            </w:ins>
          </w:p>
        </w:tc>
      </w:tr>
      <w:tr w:rsidR="00F14A66" w14:paraId="63AA6990" w14:textId="77777777" w:rsidTr="00F14A66">
        <w:trPr>
          <w:ins w:id="3095" w:author="Benjamin Pannell" w:date="2014-10-15T20:53:00Z"/>
        </w:trPr>
        <w:tc>
          <w:tcPr>
            <w:tcW w:w="2830" w:type="dxa"/>
            <w:tcPrChange w:id="3096" w:author="Benjamin Pannell" w:date="2014-10-15T20:54:00Z">
              <w:tcPr>
                <w:tcW w:w="4530" w:type="dxa"/>
              </w:tcPr>
            </w:tcPrChange>
          </w:tcPr>
          <w:p w14:paraId="49E668ED" w14:textId="5815512C" w:rsidR="00F14A66" w:rsidRDefault="00F14A66" w:rsidP="00F14A66">
            <w:pPr>
              <w:rPr>
                <w:ins w:id="3097" w:author="Benjamin Pannell" w:date="2014-10-15T20:53:00Z"/>
              </w:rPr>
              <w:pPrChange w:id="3098" w:author="Benjamin Pannell" w:date="2014-10-15T20:55:00Z">
                <w:pPr/>
              </w:pPrChange>
            </w:pPr>
            <w:ins w:id="3099" w:author="Benjamin Pannell" w:date="2014-10-15T20:55:00Z">
              <w:r>
                <w:t>Independent Learning Ability</w:t>
              </w:r>
            </w:ins>
          </w:p>
        </w:tc>
        <w:tc>
          <w:tcPr>
            <w:tcW w:w="6231" w:type="dxa"/>
            <w:tcPrChange w:id="3100" w:author="Benjamin Pannell" w:date="2014-10-15T20:54:00Z">
              <w:tcPr>
                <w:tcW w:w="4531" w:type="dxa"/>
              </w:tcPr>
            </w:tcPrChange>
          </w:tcPr>
          <w:p w14:paraId="47797400" w14:textId="77777777" w:rsidR="00F14A66" w:rsidRDefault="00F14A66" w:rsidP="00F14A66">
            <w:pPr>
              <w:pStyle w:val="ListParagraph"/>
              <w:numPr>
                <w:ilvl w:val="0"/>
                <w:numId w:val="11"/>
              </w:numPr>
              <w:rPr>
                <w:ins w:id="3101" w:author="Benjamin Pannell" w:date="2014-10-15T21:05:00Z"/>
              </w:rPr>
              <w:pPrChange w:id="3102" w:author="Benjamin Pannell" w:date="2014-10-15T21:00:00Z">
                <w:pPr/>
              </w:pPrChange>
            </w:pPr>
            <w:ins w:id="3103" w:author="Benjamin Pannell" w:date="2014-10-15T21:05:00Z">
              <w:r>
                <w:fldChar w:fldCharType="begin"/>
              </w:r>
              <w:r>
                <w:instrText xml:space="preserve"> REF _Ref401170456 \h </w:instrText>
              </w:r>
            </w:ins>
            <w:r>
              <w:fldChar w:fldCharType="separate"/>
            </w:r>
            <w:ins w:id="3104" w:author="Benjamin Pannell" w:date="2014-10-15T21:05:00Z">
              <w:r>
                <w:t>Univeral Serial Bus Background</w:t>
              </w:r>
              <w:r>
                <w:fldChar w:fldCharType="end"/>
              </w:r>
            </w:ins>
          </w:p>
          <w:p w14:paraId="115B2AE6" w14:textId="77777777" w:rsidR="00F14A66" w:rsidRDefault="00F14A66" w:rsidP="00F14A66">
            <w:pPr>
              <w:pStyle w:val="ListParagraph"/>
              <w:numPr>
                <w:ilvl w:val="0"/>
                <w:numId w:val="11"/>
              </w:numPr>
              <w:rPr>
                <w:ins w:id="3105" w:author="Benjamin Pannell" w:date="2014-10-15T21:05:00Z"/>
              </w:rPr>
              <w:pPrChange w:id="3106" w:author="Benjamin Pannell" w:date="2014-10-15T21:00:00Z">
                <w:pPr/>
              </w:pPrChange>
            </w:pPr>
            <w:ins w:id="3107" w:author="Benjamin Pannell" w:date="2014-10-15T21:05:00Z">
              <w:r>
                <w:fldChar w:fldCharType="begin"/>
              </w:r>
              <w:r>
                <w:instrText xml:space="preserve"> REF _Ref401169922 \h </w:instrText>
              </w:r>
            </w:ins>
            <w:r>
              <w:fldChar w:fldCharType="separate"/>
            </w:r>
            <w:ins w:id="3108" w:author="Benjamin Pannell" w:date="2014-10-15T21:05:00Z">
              <w:r>
                <w:t>Pre-Design Investigation</w:t>
              </w:r>
              <w:r>
                <w:fldChar w:fldCharType="end"/>
              </w:r>
            </w:ins>
          </w:p>
          <w:p w14:paraId="27542F61" w14:textId="153A1E8C" w:rsidR="00F14A66" w:rsidRDefault="00F14A66" w:rsidP="00F14A66">
            <w:pPr>
              <w:pStyle w:val="ListParagraph"/>
              <w:numPr>
                <w:ilvl w:val="0"/>
                <w:numId w:val="11"/>
              </w:numPr>
              <w:rPr>
                <w:ins w:id="3109" w:author="Benjamin Pannell" w:date="2014-10-15T20:53:00Z"/>
              </w:rPr>
              <w:pPrChange w:id="3110" w:author="Benjamin Pannell" w:date="2014-10-15T21:00:00Z">
                <w:pPr/>
              </w:pPrChange>
            </w:pPr>
            <w:ins w:id="3111" w:author="Benjamin Pannell" w:date="2014-10-15T21:05:00Z">
              <w:r>
                <w:fldChar w:fldCharType="begin"/>
              </w:r>
              <w:r>
                <w:instrText xml:space="preserve"> REF _Ref401170475 \h </w:instrText>
              </w:r>
            </w:ins>
            <w:r>
              <w:fldChar w:fldCharType="separate"/>
            </w:r>
            <w:ins w:id="3112" w:author="Benjamin Pannell" w:date="2014-10-15T21:05:00Z">
              <w:r>
                <w:t>References</w:t>
              </w:r>
              <w:r>
                <w:fldChar w:fldCharType="end"/>
              </w:r>
            </w:ins>
          </w:p>
        </w:tc>
      </w:tr>
    </w:tbl>
    <w:p w14:paraId="1B114441" w14:textId="77777777" w:rsidR="00D42A24" w:rsidRDefault="00D42A24">
      <w:r>
        <w:br w:type="page"/>
      </w:r>
    </w:p>
    <w:p w14:paraId="00743979" w14:textId="77777777" w:rsidR="00D42A24" w:rsidRDefault="00D42A24" w:rsidP="00D42A24">
      <w:pPr>
        <w:pStyle w:val="Heading1"/>
      </w:pPr>
      <w:bookmarkStart w:id="3113" w:name="_Toc395540533"/>
      <w:bookmarkStart w:id="3114" w:name="_Toc401168272"/>
      <w:r>
        <w:lastRenderedPageBreak/>
        <w:t>Appendix D: Circuit Diagram</w:t>
      </w:r>
      <w:bookmarkEnd w:id="3113"/>
      <w:bookmarkEnd w:id="3114"/>
    </w:p>
    <w:p w14:paraId="05CD91DB" w14:textId="77777777" w:rsidR="00D42A24" w:rsidRDefault="00D74866" w:rsidP="00D42A24">
      <w:r>
        <w:t>The circuit diagram for the Isotope emulation device, as connected to the Raspberry Pi’s UART, is show below. Take note that at no point are the Raspberry Pi and Teensy 2.0’s power supplies coupled, ensuring that the Raspberry Pi cannot draw current through the Teensy 2.0 – as doing so has the possibility of damaging the Teensy 2.0’s circuitry.</w:t>
      </w:r>
    </w:p>
    <w:p w14:paraId="3A612932" w14:textId="77777777" w:rsidR="00D74866" w:rsidRDefault="00D74866" w:rsidP="00D42A24">
      <w:pPr>
        <w:rPr>
          <w:noProof/>
          <w:lang w:eastAsia="en-ZA"/>
        </w:rPr>
      </w:pPr>
    </w:p>
    <w:p w14:paraId="3C762FB3" w14:textId="77777777" w:rsidR="00FB77B6" w:rsidRDefault="00D74866" w:rsidP="00FB77B6">
      <w:pPr>
        <w:keepNext/>
      </w:pPr>
      <w:r>
        <w:rPr>
          <w:noProof/>
          <w:lang w:eastAsia="en-ZA"/>
        </w:rPr>
        <w:drawing>
          <wp:inline distT="0" distB="0" distL="0" distR="0" wp14:anchorId="0D772E6D" wp14:editId="303CB496">
            <wp:extent cx="5734050" cy="34301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rotWithShape="1">
                    <a:blip r:embed="rId49">
                      <a:extLst>
                        <a:ext uri="{28A0092B-C50C-407E-A947-70E740481C1C}">
                          <a14:useLocalDpi xmlns:a14="http://schemas.microsoft.com/office/drawing/2010/main" val="0"/>
                        </a:ext>
                      </a:extLst>
                    </a:blip>
                    <a:srcRect t="6762" r="25918" b="30738"/>
                    <a:stretch/>
                  </pic:blipFill>
                  <pic:spPr bwMode="auto">
                    <a:xfrm>
                      <a:off x="0" y="0"/>
                      <a:ext cx="5751182" cy="3440440"/>
                    </a:xfrm>
                    <a:prstGeom prst="rect">
                      <a:avLst/>
                    </a:prstGeom>
                    <a:ln>
                      <a:noFill/>
                    </a:ln>
                    <a:extLst>
                      <a:ext uri="{53640926-AAD7-44D8-BBD7-CCE9431645EC}">
                        <a14:shadowObscured xmlns:a14="http://schemas.microsoft.com/office/drawing/2010/main"/>
                      </a:ext>
                    </a:extLst>
                  </pic:spPr>
                </pic:pic>
              </a:graphicData>
            </a:graphic>
          </wp:inline>
        </w:drawing>
      </w:r>
    </w:p>
    <w:p w14:paraId="1D10BA06" w14:textId="5C1C0FD2" w:rsidR="00D74866" w:rsidRDefault="00FB77B6" w:rsidP="0072752C">
      <w:pPr>
        <w:pStyle w:val="Caption"/>
      </w:pPr>
      <w:bookmarkStart w:id="3115" w:name="_Toc401168254"/>
      <w:r>
        <w:t xml:space="preserve">Figure </w:t>
      </w:r>
      <w:r w:rsidR="00B24485">
        <w:fldChar w:fldCharType="begin"/>
      </w:r>
      <w:r w:rsidR="00B24485">
        <w:instrText xml:space="preserve"> SEQ Figure \* ARABIC </w:instrText>
      </w:r>
      <w:r w:rsidR="00B24485">
        <w:fldChar w:fldCharType="separate"/>
      </w:r>
      <w:ins w:id="3116" w:author="Benjamin Pannell" w:date="2014-10-15T20:18:00Z">
        <w:r w:rsidR="00F30034">
          <w:rPr>
            <w:noProof/>
          </w:rPr>
          <w:t>21</w:t>
        </w:r>
      </w:ins>
      <w:del w:id="3117" w:author="Benjamin Pannell" w:date="2014-10-08T12:13:00Z">
        <w:r w:rsidR="00835209" w:rsidDel="0037720F">
          <w:rPr>
            <w:noProof/>
          </w:rPr>
          <w:delText>8</w:delText>
        </w:r>
      </w:del>
      <w:r w:rsidR="00B24485">
        <w:rPr>
          <w:noProof/>
        </w:rPr>
        <w:fldChar w:fldCharType="end"/>
      </w:r>
      <w:r w:rsidR="0072752C">
        <w:t xml:space="preserve"> Circuit Diagram</w:t>
      </w:r>
      <w:bookmarkEnd w:id="3115"/>
    </w:p>
    <w:p w14:paraId="25BD4369" w14:textId="77777777" w:rsidR="00D42A24" w:rsidRDefault="00D42A24">
      <w:r>
        <w:br w:type="page"/>
      </w:r>
    </w:p>
    <w:p w14:paraId="68CFD4B4" w14:textId="77777777" w:rsidR="00D42A24" w:rsidRDefault="00D42A24" w:rsidP="00D42A24">
      <w:pPr>
        <w:pStyle w:val="Heading1"/>
      </w:pPr>
      <w:bookmarkStart w:id="3118" w:name="_Toc395540534"/>
      <w:bookmarkStart w:id="3119" w:name="_Toc401168273"/>
      <w:bookmarkStart w:id="3120" w:name="_Ref401170107"/>
      <w:bookmarkStart w:id="3121" w:name="_Ref401170342"/>
      <w:r>
        <w:lastRenderedPageBreak/>
        <w:t>Appendix E: Performance Benchmarks</w:t>
      </w:r>
      <w:bookmarkEnd w:id="3118"/>
      <w:bookmarkEnd w:id="3119"/>
      <w:bookmarkEnd w:id="3120"/>
      <w:bookmarkEnd w:id="3121"/>
    </w:p>
    <w:p w14:paraId="081FFB20" w14:textId="77777777" w:rsidR="00D42A24" w:rsidRDefault="00D42A24" w:rsidP="00D42A24">
      <w:r>
        <w:t>Need to do performance testing to determine the maximum data throughput, as well as the best baud rate to operate the UART at to help prevent data-loss due to buffer overflows.</w:t>
      </w:r>
    </w:p>
    <w:p w14:paraId="4DF1A628" w14:textId="77777777" w:rsidR="00D42A24" w:rsidRDefault="00D42A24" w:rsidP="00D42A24">
      <w:r>
        <w:t>Due to the Teensy’s firmware using a circular buffer to store messages, buffer overflows do not pose a security issue.</w:t>
      </w:r>
    </w:p>
    <w:p w14:paraId="4A803AD3" w14:textId="77777777" w:rsidR="00F60008" w:rsidRDefault="00F60008" w:rsidP="00F60008">
      <w:pPr>
        <w:pStyle w:val="Heading2"/>
      </w:pPr>
      <w:bookmarkStart w:id="3122" w:name="_Toc395540535"/>
      <w:r>
        <w:t>USB Protocol Limitations</w:t>
      </w:r>
      <w:bookmarkEnd w:id="3122"/>
    </w:p>
    <w:p w14:paraId="345D98E1" w14:textId="77777777" w:rsidR="00F60008" w:rsidRDefault="00F60008" w:rsidP="00F60008">
      <w:r>
        <w:t>The USB HID protocol specifies that for each HID device connected to the host, provision must be made to accept up to 1000 reports per second (1000Hz polling rate). As this is a protocol specific limitation, we will use it as the upper limit on our performance benchmarks (exceeding this limit should not be permitted).</w:t>
      </w:r>
    </w:p>
    <w:p w14:paraId="05BEBC9E" w14:textId="77777777" w:rsidR="00F60008" w:rsidRDefault="00F60008" w:rsidP="00F60008">
      <w:pPr>
        <w:pStyle w:val="Heading2"/>
      </w:pPr>
      <w:bookmarkStart w:id="3123" w:name="_Toc395540536"/>
      <w:r>
        <w:t>UART Limitations</w:t>
      </w:r>
      <w:bookmarkEnd w:id="3123"/>
    </w:p>
    <w:p w14:paraId="0156BAD1" w14:textId="77777777" w:rsidR="00F60008" w:rsidRDefault="00F60008" w:rsidP="00F60008">
      <w:pPr>
        <w:rPr>
          <w:rFonts w:eastAsiaTheme="minorEastAsia"/>
        </w:rPr>
      </w:pPr>
      <w:r>
        <w:t xml:space="preserve">The UARTs used on the Raspberry Pi and Teensy 2.0 are capable of operating at baud rates of up to 115200 baud, as we are using 8-bit packets with even parity we are in fact sending 11-bits per packet. </w:t>
      </w:r>
      <w:sdt>
        <w:sdtPr>
          <w:id w:val="-1562324982"/>
          <w:citation/>
        </w:sdtPr>
        <w:sdtContent>
          <w:r>
            <w:fldChar w:fldCharType="begin"/>
          </w:r>
          <w:r>
            <w:instrText xml:space="preserve"> CITATION RS232 \l 7177 </w:instrText>
          </w:r>
          <w:r>
            <w:fldChar w:fldCharType="separate"/>
          </w:r>
          <w:r w:rsidR="004F00DD" w:rsidRPr="004F00DD">
            <w:rPr>
              <w:noProof/>
            </w:rPr>
            <w:t>[24]</w:t>
          </w:r>
          <w:r>
            <w:fldChar w:fldCharType="end"/>
          </w:r>
        </w:sdtContent>
      </w:sdt>
      <w:r>
        <w:t xml:space="preserve"> From this it is possible to deduce that our maximum packet throughput is equal to </w:t>
      </w:r>
      <m:oMath>
        <m:f>
          <m:fPr>
            <m:ctrlPr>
              <w:rPr>
                <w:rFonts w:ascii="Cambria Math" w:hAnsi="Cambria Math"/>
                <w:i/>
              </w:rPr>
            </m:ctrlPr>
          </m:fPr>
          <m:num>
            <m:r>
              <w:rPr>
                <w:rFonts w:ascii="Cambria Math" w:hAnsi="Cambria Math"/>
              </w:rPr>
              <m:t>baud rate</m:t>
            </m:r>
          </m:num>
          <m:den>
            <m:r>
              <w:rPr>
                <w:rFonts w:ascii="Cambria Math" w:hAnsi="Cambria Math"/>
              </w:rPr>
              <m:t>packet length</m:t>
            </m:r>
          </m:den>
        </m:f>
        <m:r>
          <w:rPr>
            <w:rFonts w:ascii="Cambria Math" w:hAnsi="Cambria Math"/>
          </w:rPr>
          <m:t>=</m:t>
        </m:r>
        <m:f>
          <m:fPr>
            <m:ctrlPr>
              <w:rPr>
                <w:rFonts w:ascii="Cambria Math" w:hAnsi="Cambria Math"/>
                <w:i/>
              </w:rPr>
            </m:ctrlPr>
          </m:fPr>
          <m:num>
            <m:r>
              <w:rPr>
                <w:rFonts w:ascii="Cambria Math" w:hAnsi="Cambria Math"/>
              </w:rPr>
              <m:t>115200</m:t>
            </m:r>
          </m:num>
          <m:den>
            <m:r>
              <w:rPr>
                <w:rFonts w:ascii="Cambria Math" w:hAnsi="Cambria Math"/>
              </w:rPr>
              <m:t>11</m:t>
            </m:r>
          </m:den>
        </m:f>
        <m:r>
          <w:rPr>
            <w:rFonts w:ascii="Cambria Math" w:hAnsi="Cambria Math"/>
          </w:rPr>
          <m:t>=10472.72Bps</m:t>
        </m:r>
      </m:oMath>
      <w:r>
        <w:rPr>
          <w:rFonts w:eastAsiaTheme="minorEastAsia"/>
        </w:rPr>
        <w:t>.</w:t>
      </w:r>
    </w:p>
    <w:p w14:paraId="774986FD" w14:textId="77777777" w:rsidR="00F60008" w:rsidRDefault="00F60008" w:rsidP="00F60008">
      <w:pPr>
        <w:pStyle w:val="Heading2"/>
      </w:pPr>
      <w:bookmarkStart w:id="3124" w:name="_Toc395540537"/>
      <w:r>
        <w:t>Isotope Protocol Limitations</w:t>
      </w:r>
      <w:bookmarkEnd w:id="3124"/>
    </w:p>
    <w:p w14:paraId="5ACC9869" w14:textId="77777777" w:rsidR="00F60008" w:rsidRDefault="00B3470A" w:rsidP="00F60008">
      <w:r>
        <w:t>Due to the flexible design of the Isotope protocol, in which packet lengths can vary from 1-byte to 32-bytes depending on their context, it is important to analyse performance given different usage scenarios.</w:t>
      </w:r>
    </w:p>
    <w:p w14:paraId="75FFED4D" w14:textId="77777777" w:rsidR="0013719D" w:rsidRDefault="0013719D" w:rsidP="00F60008">
      <w:r>
        <w:t>The most common usage scenario is text input, in which one key is pressed at a time (with optional modifier keys) and then released. Optimizations to the way in which key presses are sent (only sending the key release command if the key remains the same, or at the end of the text) can help improve throughput, however for the sake of our calculations we will assume that each key is pressed, followed by a release command, and then the next is pressed.</w:t>
      </w:r>
    </w:p>
    <w:p w14:paraId="763F9828" w14:textId="77777777" w:rsidR="00B3470A" w:rsidRDefault="0013719D" w:rsidP="00F60008">
      <w:r>
        <w:t xml:space="preserve">In this scenario, the key press packets are each 3-bytes long while key release packets are each 1-byte long (see </w:t>
      </w:r>
      <w:r>
        <w:fldChar w:fldCharType="begin"/>
      </w:r>
      <w:r>
        <w:instrText xml:space="preserve"> REF _Ref395536398 \h </w:instrText>
      </w:r>
      <w:r>
        <w:fldChar w:fldCharType="separate"/>
      </w:r>
      <w:r>
        <w:t>Example Packets</w:t>
      </w:r>
      <w:r>
        <w:fldChar w:fldCharType="end"/>
      </w:r>
      <w:r>
        <w:t>). This gives an average packet length per command of 2-bytes – leading to an optimum baud rate (to ensure we do not exceed the 1000Hz USB protocol limitation) of 45000 baud.</w:t>
      </w:r>
    </w:p>
    <w:p w14:paraId="00BD3A09" w14:textId="77777777" w:rsidR="0013719D" w:rsidRPr="00F60008" w:rsidRDefault="0013719D" w:rsidP="00F60008">
      <w:r>
        <w:t>As most other commands will generally result in equal, or longer, packets it is safe to assume that a maximum baud rate of 38400 (the nearest lower standard baud rate) will ensure the USB specification is never exceeded.</w:t>
      </w:r>
    </w:p>
    <w:p w14:paraId="7668165A" w14:textId="77777777" w:rsidR="00D42A24" w:rsidRDefault="00D42A24">
      <w:r>
        <w:br w:type="page"/>
      </w:r>
    </w:p>
    <w:p w14:paraId="122E658C" w14:textId="77777777" w:rsidR="00D42A24" w:rsidRDefault="00D42A24" w:rsidP="00D42A24">
      <w:pPr>
        <w:pStyle w:val="Heading1"/>
      </w:pPr>
      <w:bookmarkStart w:id="3125" w:name="_Toc395540538"/>
      <w:bookmarkStart w:id="3126" w:name="_Ref400396741"/>
      <w:bookmarkStart w:id="3127" w:name="_Ref400539002"/>
      <w:bookmarkStart w:id="3128" w:name="_Toc401168274"/>
      <w:bookmarkStart w:id="3129" w:name="_Ref401170245"/>
      <w:r>
        <w:lastRenderedPageBreak/>
        <w:t>Appendix F: Communications Protocol</w:t>
      </w:r>
      <w:bookmarkEnd w:id="3125"/>
      <w:bookmarkEnd w:id="3126"/>
      <w:bookmarkEnd w:id="3127"/>
      <w:bookmarkEnd w:id="3128"/>
      <w:bookmarkEnd w:id="3129"/>
    </w:p>
    <w:p w14:paraId="18FA6BA0" w14:textId="77777777" w:rsidR="00D42A24" w:rsidRDefault="00D42A24" w:rsidP="00D42A24">
      <w:pPr>
        <w:pStyle w:val="Subtitle"/>
      </w:pPr>
      <w:r>
        <w:t>Version 1.0</w:t>
      </w:r>
    </w:p>
    <w:p w14:paraId="59FFA2B4" w14:textId="77777777" w:rsidR="00D42A24" w:rsidRDefault="00D42A24" w:rsidP="00D42A24">
      <w:pPr>
        <w:pStyle w:val="Heading2"/>
      </w:pPr>
      <w:bookmarkStart w:id="3130" w:name="_Toc395540539"/>
      <w:r>
        <w:t>Requirements</w:t>
      </w:r>
      <w:bookmarkEnd w:id="3130"/>
    </w:p>
    <w:p w14:paraId="3F11BB77" w14:textId="77777777" w:rsidR="00D42A24" w:rsidRDefault="00D42A24" w:rsidP="00D42A24">
      <w:r>
        <w:t>This protocol is required to include support for Mouse, Keyboard and Joystick emulation in a robust and high efficiency manner. In addition to this, the protocol should aim to be as understandable as possible and avoid complex behaviour which complicates implementations wherever possible.</w:t>
      </w:r>
    </w:p>
    <w:p w14:paraId="2651A989" w14:textId="77777777" w:rsidR="00D42A24" w:rsidRDefault="00D42A24" w:rsidP="00D42A24">
      <w:r>
        <w:t>For performance reasons this requires that the protocol be binary in nature, reducing (and in many cases removing) the need for packet parsing. In addition to this, attempts will be made to reduce the amount of data which will be transmitted over the UART connection to improve performance as much as possible.</w:t>
      </w:r>
    </w:p>
    <w:p w14:paraId="25E1B66D" w14:textId="77777777" w:rsidR="00D42A24" w:rsidRDefault="00D42A24" w:rsidP="00D42A24">
      <w:pPr>
        <w:pStyle w:val="Heading2"/>
      </w:pPr>
      <w:bookmarkStart w:id="3131" w:name="_Toc395540540"/>
      <w:r>
        <w:t>Design Decisions</w:t>
      </w:r>
      <w:bookmarkEnd w:id="3131"/>
    </w:p>
    <w:p w14:paraId="5F203C47" w14:textId="77777777" w:rsidR="00D42A24" w:rsidRDefault="00D42A24" w:rsidP="00D42A24">
      <w:r>
        <w:t xml:space="preserve">There are two approaches to the protocol which we are able to take. The first is to attempt to design a protocol which is as faithful to the USB HID specification as possible - effectively causing the ATmega to act as a relay device, however while this will certainly minimize packet size to a large degree and faithfully allow emulation of any USB HID device it also has the distinct disadvantage of </w:t>
      </w:r>
      <w:r w:rsidR="00F60008">
        <w:t>requiring</w:t>
      </w:r>
      <w:r>
        <w:t xml:space="preserve"> the master implementation to handle the creation of all HID packets - a complex task which is prone to errors.</w:t>
      </w:r>
    </w:p>
    <w:p w14:paraId="72B550F9" w14:textId="77777777" w:rsidR="00D42A24" w:rsidRDefault="00D42A24" w:rsidP="00D42A24">
      <w:r>
        <w:t>The simpler alternative is to rely on the included HID emulation libraries and instead declare a protocol which acts to perform RPC (remote procedure calls) on the ATmega chip. This, if well designed, could result in smaller packets for most common operations and would significantly simplify protocol implementations. The obvious disadvantage of this approach is that in order to emulate additional devices it would be necessary to extend the functionality of the ATmega's firmware as well as (possibly) adding additional op-codes to the protocol.</w:t>
      </w:r>
    </w:p>
    <w:p w14:paraId="30F050DA" w14:textId="77777777" w:rsidR="00D42A24" w:rsidRDefault="00D42A24" w:rsidP="00D42A24">
      <w:r>
        <w:t>Version 1.0 of this protocol will adopt the second approach, attempting to implement a very specific RPC system built around USB HID emulation on the ATmega chip. Packets will consist of an op-code, packet length field and a number of 8-bit arguments to be passed to the corresponding functions. If needed, these 8-bit arguments can be combined to create 16-bit or 32-bit values where those are necessary.</w:t>
      </w:r>
    </w:p>
    <w:p w14:paraId="0E5A805C" w14:textId="77777777" w:rsidR="008578FB" w:rsidRDefault="008578FB">
      <w:pPr>
        <w:rPr>
          <w:rFonts w:asciiTheme="majorHAnsi" w:eastAsiaTheme="majorEastAsia" w:hAnsiTheme="majorHAnsi" w:cstheme="majorBidi"/>
          <w:color w:val="2E74B5" w:themeColor="accent1" w:themeShade="BF"/>
          <w:sz w:val="26"/>
          <w:szCs w:val="26"/>
        </w:rPr>
      </w:pPr>
      <w:r>
        <w:br w:type="page"/>
      </w:r>
    </w:p>
    <w:p w14:paraId="40FAEFA3" w14:textId="77777777" w:rsidR="00F067AB" w:rsidRPr="00F067AB" w:rsidRDefault="00D42A24" w:rsidP="00F067AB">
      <w:pPr>
        <w:pStyle w:val="Heading2"/>
      </w:pPr>
      <w:bookmarkStart w:id="3132" w:name="_Toc395540541"/>
      <w:r>
        <w:lastRenderedPageBreak/>
        <w:t>Protocol</w:t>
      </w:r>
      <w:bookmarkEnd w:id="3132"/>
      <w:r w:rsidR="00F067AB">
        <w:t xml:space="preserve"> </w:t>
      </w:r>
    </w:p>
    <w:p w14:paraId="75C80C1D" w14:textId="77777777" w:rsidR="00D42A24" w:rsidRDefault="00D42A24" w:rsidP="00D42A24">
      <w:pPr>
        <w:pStyle w:val="Heading3"/>
      </w:pPr>
      <w:bookmarkStart w:id="3133" w:name="_Toc395540542"/>
      <w:r>
        <w:t>Packet</w:t>
      </w:r>
      <w:bookmarkEnd w:id="3133"/>
    </w:p>
    <w:p w14:paraId="1685B4D1" w14:textId="77777777" w:rsidR="00D42A24" w:rsidRDefault="00D42A24" w:rsidP="00D42A24">
      <w:r w:rsidRPr="00D42A24">
        <w:t>All protocol operations are wrapped in a packet structure similar to the followin</w:t>
      </w:r>
      <w:r>
        <w:t xml:space="preserve">g. Packets consist of a 3-bit </w:t>
      </w:r>
      <w:r w:rsidRPr="00D42A24">
        <w:rPr>
          <w:b/>
        </w:rPr>
        <w:t>OP_CODE</w:t>
      </w:r>
      <w:r>
        <w:t xml:space="preserve"> field, a 5-bit </w:t>
      </w:r>
      <w:r w:rsidRPr="00D42A24">
        <w:rPr>
          <w:b/>
        </w:rPr>
        <w:t>ARG_COUNT</w:t>
      </w:r>
      <w:r w:rsidRPr="00D42A24">
        <w:t xml:space="preserve"> field as well as a number of 8-bit arguments. There is a protocol imposed </w:t>
      </w:r>
      <w:r>
        <w:t>limit of 31</w:t>
      </w:r>
      <w:r w:rsidRPr="00D42A24">
        <w:t xml:space="preserve"> arguments, limi</w:t>
      </w:r>
      <w:r>
        <w:t>ting the total packet size to 32</w:t>
      </w:r>
      <w:r w:rsidRPr="00D42A24">
        <w:t>-bytes.</w:t>
      </w:r>
    </w:p>
    <w:p w14:paraId="22766834" w14:textId="77777777" w:rsidR="008578FB" w:rsidRDefault="008578FB" w:rsidP="008578FB">
      <w:pPr>
        <w:pStyle w:val="Caption"/>
        <w:keepNext/>
      </w:pPr>
      <w:bookmarkStart w:id="3134" w:name="_Toc401168126"/>
      <w:r>
        <w:t xml:space="preserve">Table </w:t>
      </w:r>
      <w:r w:rsidR="00B24485">
        <w:fldChar w:fldCharType="begin"/>
      </w:r>
      <w:r w:rsidR="00B24485">
        <w:instrText xml:space="preserve"> SEQ Table \* ARABIC </w:instrText>
      </w:r>
      <w:r w:rsidR="00B24485">
        <w:fldChar w:fldCharType="separate"/>
      </w:r>
      <w:ins w:id="3135" w:author="Benjamin Pannell" w:date="2014-10-15T18:54:00Z">
        <w:r w:rsidR="00963087">
          <w:rPr>
            <w:noProof/>
          </w:rPr>
          <w:t>12</w:t>
        </w:r>
      </w:ins>
      <w:del w:id="3136" w:author="Benjamin Pannell" w:date="2014-10-08T16:46:00Z">
        <w:r w:rsidR="00E13B30" w:rsidDel="00673C50">
          <w:rPr>
            <w:noProof/>
          </w:rPr>
          <w:delText>3</w:delText>
        </w:r>
      </w:del>
      <w:r w:rsidR="00B24485">
        <w:rPr>
          <w:noProof/>
        </w:rPr>
        <w:fldChar w:fldCharType="end"/>
      </w:r>
      <w:r>
        <w:t xml:space="preserve"> UART Protocol Packet Structure</w:t>
      </w:r>
      <w:bookmarkEnd w:id="3134"/>
    </w:p>
    <w:tbl>
      <w:tblPr>
        <w:tblStyle w:val="TableGrid"/>
        <w:tblW w:w="0" w:type="auto"/>
        <w:tblLook w:val="04A0" w:firstRow="1" w:lastRow="0" w:firstColumn="1" w:lastColumn="0" w:noHBand="0" w:noVBand="1"/>
      </w:tblPr>
      <w:tblGrid>
        <w:gridCol w:w="985"/>
        <w:gridCol w:w="1015"/>
        <w:gridCol w:w="1015"/>
        <w:gridCol w:w="1012"/>
        <w:gridCol w:w="1007"/>
        <w:gridCol w:w="1007"/>
        <w:gridCol w:w="1006"/>
        <w:gridCol w:w="1007"/>
        <w:gridCol w:w="1007"/>
      </w:tblGrid>
      <w:tr w:rsidR="00D42A24" w14:paraId="2B800B30" w14:textId="77777777" w:rsidTr="00D42A24">
        <w:tc>
          <w:tcPr>
            <w:tcW w:w="985" w:type="dxa"/>
          </w:tcPr>
          <w:p w14:paraId="33886829" w14:textId="77777777" w:rsidR="00D42A24" w:rsidRDefault="0021630B" w:rsidP="00D42A24">
            <w:pPr>
              <w:jc w:val="center"/>
            </w:pPr>
            <w:r>
              <w:t>Bit Index</w:t>
            </w:r>
          </w:p>
        </w:tc>
        <w:tc>
          <w:tcPr>
            <w:tcW w:w="1015" w:type="dxa"/>
            <w:vAlign w:val="center"/>
          </w:tcPr>
          <w:p w14:paraId="1310BB7F" w14:textId="77777777" w:rsidR="00D42A24" w:rsidRPr="00D42A24" w:rsidRDefault="00D42A24" w:rsidP="00D42A24">
            <w:pPr>
              <w:jc w:val="center"/>
              <w:rPr>
                <w:b/>
              </w:rPr>
            </w:pPr>
            <w:r w:rsidRPr="00D42A24">
              <w:rPr>
                <w:b/>
              </w:rPr>
              <w:t>0x0</w:t>
            </w:r>
          </w:p>
        </w:tc>
        <w:tc>
          <w:tcPr>
            <w:tcW w:w="1015" w:type="dxa"/>
            <w:vAlign w:val="center"/>
          </w:tcPr>
          <w:p w14:paraId="03F5BF5F" w14:textId="77777777" w:rsidR="00D42A24" w:rsidRPr="00D42A24" w:rsidRDefault="00D42A24" w:rsidP="00D42A24">
            <w:pPr>
              <w:jc w:val="center"/>
              <w:rPr>
                <w:b/>
              </w:rPr>
            </w:pPr>
            <w:r w:rsidRPr="00D42A24">
              <w:rPr>
                <w:b/>
              </w:rPr>
              <w:t>0x1</w:t>
            </w:r>
          </w:p>
        </w:tc>
        <w:tc>
          <w:tcPr>
            <w:tcW w:w="1012" w:type="dxa"/>
            <w:vAlign w:val="center"/>
          </w:tcPr>
          <w:p w14:paraId="05BB56E3" w14:textId="77777777" w:rsidR="00D42A24" w:rsidRPr="00D42A24" w:rsidRDefault="00D42A24" w:rsidP="00D42A24">
            <w:pPr>
              <w:jc w:val="center"/>
              <w:rPr>
                <w:b/>
              </w:rPr>
            </w:pPr>
            <w:r w:rsidRPr="00D42A24">
              <w:rPr>
                <w:b/>
              </w:rPr>
              <w:t>0x2</w:t>
            </w:r>
          </w:p>
        </w:tc>
        <w:tc>
          <w:tcPr>
            <w:tcW w:w="1007" w:type="dxa"/>
            <w:vAlign w:val="center"/>
          </w:tcPr>
          <w:p w14:paraId="7F00FEDB" w14:textId="77777777" w:rsidR="00D42A24" w:rsidRPr="00D42A24" w:rsidRDefault="00D42A24" w:rsidP="00D42A24">
            <w:pPr>
              <w:jc w:val="center"/>
              <w:rPr>
                <w:b/>
              </w:rPr>
            </w:pPr>
            <w:r w:rsidRPr="00D42A24">
              <w:rPr>
                <w:b/>
              </w:rPr>
              <w:t>0x3</w:t>
            </w:r>
          </w:p>
        </w:tc>
        <w:tc>
          <w:tcPr>
            <w:tcW w:w="1007" w:type="dxa"/>
            <w:vAlign w:val="center"/>
          </w:tcPr>
          <w:p w14:paraId="643E00D5" w14:textId="77777777" w:rsidR="00D42A24" w:rsidRPr="00D42A24" w:rsidRDefault="00D42A24" w:rsidP="00D42A24">
            <w:pPr>
              <w:jc w:val="center"/>
              <w:rPr>
                <w:b/>
              </w:rPr>
            </w:pPr>
            <w:r w:rsidRPr="00D42A24">
              <w:rPr>
                <w:b/>
              </w:rPr>
              <w:t>0x4</w:t>
            </w:r>
          </w:p>
        </w:tc>
        <w:tc>
          <w:tcPr>
            <w:tcW w:w="1006" w:type="dxa"/>
            <w:vAlign w:val="center"/>
          </w:tcPr>
          <w:p w14:paraId="39B2CD29" w14:textId="77777777" w:rsidR="00D42A24" w:rsidRPr="00D42A24" w:rsidRDefault="00D42A24" w:rsidP="00D42A24">
            <w:pPr>
              <w:jc w:val="center"/>
              <w:rPr>
                <w:b/>
              </w:rPr>
            </w:pPr>
            <w:r w:rsidRPr="00D42A24">
              <w:rPr>
                <w:b/>
              </w:rPr>
              <w:t>0x5</w:t>
            </w:r>
          </w:p>
        </w:tc>
        <w:tc>
          <w:tcPr>
            <w:tcW w:w="1007" w:type="dxa"/>
            <w:vAlign w:val="center"/>
          </w:tcPr>
          <w:p w14:paraId="1B75794F" w14:textId="77777777" w:rsidR="00D42A24" w:rsidRPr="00D42A24" w:rsidRDefault="00D42A24" w:rsidP="00D42A24">
            <w:pPr>
              <w:jc w:val="center"/>
              <w:rPr>
                <w:b/>
              </w:rPr>
            </w:pPr>
            <w:r w:rsidRPr="00D42A24">
              <w:rPr>
                <w:b/>
              </w:rPr>
              <w:t>0x6</w:t>
            </w:r>
          </w:p>
        </w:tc>
        <w:tc>
          <w:tcPr>
            <w:tcW w:w="1007" w:type="dxa"/>
            <w:vAlign w:val="center"/>
          </w:tcPr>
          <w:p w14:paraId="04BB9642" w14:textId="77777777" w:rsidR="00D42A24" w:rsidRPr="00D42A24" w:rsidRDefault="00D42A24" w:rsidP="00D42A24">
            <w:pPr>
              <w:jc w:val="center"/>
              <w:rPr>
                <w:b/>
              </w:rPr>
            </w:pPr>
            <w:r w:rsidRPr="00D42A24">
              <w:rPr>
                <w:b/>
              </w:rPr>
              <w:t>0x7</w:t>
            </w:r>
          </w:p>
        </w:tc>
      </w:tr>
      <w:tr w:rsidR="00D42A24" w14:paraId="68F43CD9" w14:textId="77777777" w:rsidTr="00D42A24">
        <w:tc>
          <w:tcPr>
            <w:tcW w:w="985" w:type="dxa"/>
          </w:tcPr>
          <w:p w14:paraId="6A3A0687" w14:textId="77777777" w:rsidR="00D42A24" w:rsidRPr="00D42A24" w:rsidRDefault="00D42A24" w:rsidP="00D42A24">
            <w:pPr>
              <w:jc w:val="center"/>
              <w:rPr>
                <w:b/>
              </w:rPr>
            </w:pPr>
            <w:r w:rsidRPr="00D42A24">
              <w:rPr>
                <w:b/>
              </w:rPr>
              <w:t>0x00</w:t>
            </w:r>
          </w:p>
        </w:tc>
        <w:tc>
          <w:tcPr>
            <w:tcW w:w="3042" w:type="dxa"/>
            <w:gridSpan w:val="3"/>
            <w:vAlign w:val="center"/>
          </w:tcPr>
          <w:p w14:paraId="4F195DEE" w14:textId="77777777" w:rsidR="00D42A24" w:rsidRDefault="00D42A24" w:rsidP="00D42A24">
            <w:pPr>
              <w:jc w:val="center"/>
            </w:pPr>
            <w:r>
              <w:t>OP_CODE</w:t>
            </w:r>
          </w:p>
        </w:tc>
        <w:tc>
          <w:tcPr>
            <w:tcW w:w="5034" w:type="dxa"/>
            <w:gridSpan w:val="5"/>
            <w:vAlign w:val="center"/>
          </w:tcPr>
          <w:p w14:paraId="1B355B17" w14:textId="77777777" w:rsidR="00D42A24" w:rsidRDefault="00D42A24" w:rsidP="00D42A24">
            <w:pPr>
              <w:jc w:val="center"/>
            </w:pPr>
            <w:r>
              <w:t>ARG_COUNT</w:t>
            </w:r>
          </w:p>
        </w:tc>
      </w:tr>
      <w:tr w:rsidR="00D42A24" w14:paraId="14AD3176" w14:textId="77777777" w:rsidTr="00D42A24">
        <w:tc>
          <w:tcPr>
            <w:tcW w:w="985" w:type="dxa"/>
          </w:tcPr>
          <w:p w14:paraId="7CCF3336" w14:textId="77777777" w:rsidR="00D42A24" w:rsidRPr="00D42A24" w:rsidRDefault="00D42A24" w:rsidP="00D42A24">
            <w:pPr>
              <w:jc w:val="center"/>
              <w:rPr>
                <w:b/>
              </w:rPr>
            </w:pPr>
            <w:r w:rsidRPr="00D42A24">
              <w:rPr>
                <w:b/>
              </w:rPr>
              <w:t>0x10</w:t>
            </w:r>
          </w:p>
        </w:tc>
        <w:tc>
          <w:tcPr>
            <w:tcW w:w="8076" w:type="dxa"/>
            <w:gridSpan w:val="8"/>
            <w:vAlign w:val="center"/>
          </w:tcPr>
          <w:p w14:paraId="33EC8B6A" w14:textId="77777777" w:rsidR="00D42A24" w:rsidRDefault="00D42A24" w:rsidP="00D42A24">
            <w:pPr>
              <w:jc w:val="center"/>
            </w:pPr>
            <w:r>
              <w:t>ARG_1</w:t>
            </w:r>
          </w:p>
        </w:tc>
      </w:tr>
      <w:tr w:rsidR="00D42A24" w14:paraId="76EE9192" w14:textId="77777777" w:rsidTr="00D42A24">
        <w:tc>
          <w:tcPr>
            <w:tcW w:w="985" w:type="dxa"/>
          </w:tcPr>
          <w:p w14:paraId="534F2813" w14:textId="77777777" w:rsidR="00D42A24" w:rsidRPr="00D42A24" w:rsidRDefault="00D42A24" w:rsidP="00D42A24">
            <w:pPr>
              <w:jc w:val="center"/>
              <w:rPr>
                <w:b/>
              </w:rPr>
            </w:pPr>
            <w:r w:rsidRPr="00D42A24">
              <w:rPr>
                <w:b/>
              </w:rPr>
              <w:t>0x20</w:t>
            </w:r>
          </w:p>
        </w:tc>
        <w:tc>
          <w:tcPr>
            <w:tcW w:w="8076" w:type="dxa"/>
            <w:gridSpan w:val="8"/>
            <w:vAlign w:val="center"/>
          </w:tcPr>
          <w:p w14:paraId="1EC14130" w14:textId="77777777" w:rsidR="00D42A24" w:rsidRDefault="00D42A24" w:rsidP="00D42A24">
            <w:pPr>
              <w:jc w:val="center"/>
            </w:pPr>
            <w:r>
              <w:t>…</w:t>
            </w:r>
          </w:p>
        </w:tc>
      </w:tr>
      <w:tr w:rsidR="00D42A24" w14:paraId="3B82EF6B" w14:textId="77777777" w:rsidTr="00D42A24">
        <w:tc>
          <w:tcPr>
            <w:tcW w:w="985" w:type="dxa"/>
          </w:tcPr>
          <w:p w14:paraId="395384A7" w14:textId="77777777" w:rsidR="00D42A24" w:rsidRPr="00D42A24" w:rsidRDefault="00D42A24" w:rsidP="00D42A24">
            <w:pPr>
              <w:jc w:val="center"/>
              <w:rPr>
                <w:b/>
              </w:rPr>
            </w:pPr>
            <w:r w:rsidRPr="00D42A24">
              <w:rPr>
                <w:b/>
              </w:rPr>
              <w:t>0x30</w:t>
            </w:r>
          </w:p>
        </w:tc>
        <w:tc>
          <w:tcPr>
            <w:tcW w:w="8076" w:type="dxa"/>
            <w:gridSpan w:val="8"/>
            <w:vAlign w:val="center"/>
          </w:tcPr>
          <w:p w14:paraId="5414C2D3" w14:textId="77777777" w:rsidR="00D42A24" w:rsidRDefault="00D42A24" w:rsidP="00D42A24">
            <w:pPr>
              <w:jc w:val="center"/>
            </w:pPr>
            <w:r>
              <w:t>ARG_N</w:t>
            </w:r>
          </w:p>
        </w:tc>
      </w:tr>
    </w:tbl>
    <w:p w14:paraId="2927C2C0" w14:textId="77777777" w:rsidR="00D42A24" w:rsidRDefault="00D42A24" w:rsidP="00D42A24">
      <w:pPr>
        <w:pStyle w:val="Heading3"/>
      </w:pPr>
      <w:bookmarkStart w:id="3137" w:name="_Toc395540543"/>
      <w:r>
        <w:t>OP Codes</w:t>
      </w:r>
      <w:bookmarkEnd w:id="3137"/>
    </w:p>
    <w:p w14:paraId="75670249" w14:textId="77777777" w:rsidR="00D42A24" w:rsidRDefault="00D42A24" w:rsidP="00D42A24">
      <w:r w:rsidRPr="00D42A24">
        <w:t>There are a number of basic op codes which cover the spectrum of available functions which may be performed by the emulation layer. These codes define the way in which their received arguments are treated and allow future extensions to the protocol through</w:t>
      </w:r>
      <w:r>
        <w:t xml:space="preserve"> the use of the </w:t>
      </w:r>
      <w:r w:rsidRPr="00D42A24">
        <w:rPr>
          <w:b/>
        </w:rPr>
        <w:t>000</w:t>
      </w:r>
      <w:r w:rsidRPr="00D42A24">
        <w:t xml:space="preserve"> op code.</w:t>
      </w:r>
    </w:p>
    <w:p w14:paraId="0BCF8FC0" w14:textId="77777777" w:rsidR="008578FB" w:rsidRDefault="008578FB" w:rsidP="008578FB">
      <w:pPr>
        <w:pStyle w:val="Caption"/>
        <w:keepNext/>
      </w:pPr>
      <w:bookmarkStart w:id="3138" w:name="_Toc401168127"/>
      <w:r>
        <w:t xml:space="preserve">Table </w:t>
      </w:r>
      <w:r w:rsidR="00B24485">
        <w:fldChar w:fldCharType="begin"/>
      </w:r>
      <w:r w:rsidR="00B24485">
        <w:instrText xml:space="preserve"> SEQ Table \* ARABIC </w:instrText>
      </w:r>
      <w:r w:rsidR="00B24485">
        <w:fldChar w:fldCharType="separate"/>
      </w:r>
      <w:ins w:id="3139" w:author="Benjamin Pannell" w:date="2014-10-15T18:54:00Z">
        <w:r w:rsidR="00963087">
          <w:rPr>
            <w:noProof/>
          </w:rPr>
          <w:t>13</w:t>
        </w:r>
      </w:ins>
      <w:del w:id="3140" w:author="Benjamin Pannell" w:date="2014-10-08T16:46:00Z">
        <w:r w:rsidR="00E13B30" w:rsidDel="00673C50">
          <w:rPr>
            <w:noProof/>
          </w:rPr>
          <w:delText>4</w:delText>
        </w:r>
      </w:del>
      <w:r w:rsidR="00B24485">
        <w:rPr>
          <w:noProof/>
        </w:rPr>
        <w:fldChar w:fldCharType="end"/>
      </w:r>
      <w:r>
        <w:t xml:space="preserve"> UART Protocol OP Codes</w:t>
      </w:r>
      <w:bookmarkEnd w:id="3138"/>
    </w:p>
    <w:tbl>
      <w:tblPr>
        <w:tblStyle w:val="TableGrid"/>
        <w:tblW w:w="0" w:type="auto"/>
        <w:tblLook w:val="04A0" w:firstRow="1" w:lastRow="0" w:firstColumn="1" w:lastColumn="0" w:noHBand="0" w:noVBand="1"/>
      </w:tblPr>
      <w:tblGrid>
        <w:gridCol w:w="1413"/>
        <w:gridCol w:w="7648"/>
      </w:tblGrid>
      <w:tr w:rsidR="00D42A24" w14:paraId="7C0CBA1B" w14:textId="77777777" w:rsidTr="0042583D">
        <w:tc>
          <w:tcPr>
            <w:tcW w:w="1413" w:type="dxa"/>
            <w:vAlign w:val="center"/>
          </w:tcPr>
          <w:p w14:paraId="34CA7B83" w14:textId="77777777" w:rsidR="00D42A24" w:rsidRDefault="00D42A24" w:rsidP="0042583D">
            <w:pPr>
              <w:jc w:val="center"/>
            </w:pPr>
            <w:r>
              <w:t>OP_CODE</w:t>
            </w:r>
          </w:p>
        </w:tc>
        <w:tc>
          <w:tcPr>
            <w:tcW w:w="7648" w:type="dxa"/>
          </w:tcPr>
          <w:p w14:paraId="56F1245C" w14:textId="77777777" w:rsidR="00D42A24" w:rsidRDefault="00D42A24" w:rsidP="00D42A24">
            <w:r>
              <w:t>Description</w:t>
            </w:r>
          </w:p>
        </w:tc>
      </w:tr>
      <w:tr w:rsidR="00D42A24" w14:paraId="5F260F9D" w14:textId="77777777" w:rsidTr="0042583D">
        <w:tc>
          <w:tcPr>
            <w:tcW w:w="1413" w:type="dxa"/>
            <w:vAlign w:val="center"/>
          </w:tcPr>
          <w:p w14:paraId="0F4C921A" w14:textId="77777777" w:rsidR="00D42A24" w:rsidRPr="0042583D" w:rsidRDefault="00D42A24" w:rsidP="0042583D">
            <w:pPr>
              <w:jc w:val="center"/>
              <w:rPr>
                <w:color w:val="767171" w:themeColor="background2" w:themeShade="80"/>
              </w:rPr>
            </w:pPr>
            <w:r>
              <w:t>0x0</w:t>
            </w:r>
            <w:r w:rsidR="0042583D">
              <w:t xml:space="preserve"> </w:t>
            </w:r>
            <w:r w:rsidR="0042583D">
              <w:rPr>
                <w:color w:val="767171" w:themeColor="background2" w:themeShade="80"/>
              </w:rPr>
              <w:t>000</w:t>
            </w:r>
          </w:p>
        </w:tc>
        <w:tc>
          <w:tcPr>
            <w:tcW w:w="7648" w:type="dxa"/>
          </w:tcPr>
          <w:p w14:paraId="078D9F54" w14:textId="77777777" w:rsidR="00D42A24" w:rsidRDefault="0042583D" w:rsidP="00D42A24">
            <w:r>
              <w:t>Custom Operation</w:t>
            </w:r>
          </w:p>
        </w:tc>
      </w:tr>
      <w:tr w:rsidR="00D42A24" w14:paraId="7CDAE3A8" w14:textId="77777777" w:rsidTr="0042583D">
        <w:tc>
          <w:tcPr>
            <w:tcW w:w="1413" w:type="dxa"/>
            <w:vAlign w:val="center"/>
          </w:tcPr>
          <w:p w14:paraId="5231D96B" w14:textId="77777777" w:rsidR="00D42A24" w:rsidRDefault="00D42A24" w:rsidP="0042583D">
            <w:pPr>
              <w:jc w:val="center"/>
            </w:pPr>
            <w:r>
              <w:t>0x1</w:t>
            </w:r>
            <w:r w:rsidR="0042583D">
              <w:t xml:space="preserve"> </w:t>
            </w:r>
            <w:r w:rsidR="0042583D">
              <w:rPr>
                <w:color w:val="767171" w:themeColor="background2" w:themeShade="80"/>
              </w:rPr>
              <w:t>001</w:t>
            </w:r>
          </w:p>
        </w:tc>
        <w:tc>
          <w:tcPr>
            <w:tcW w:w="7648" w:type="dxa"/>
          </w:tcPr>
          <w:p w14:paraId="5D6EC07A" w14:textId="77777777" w:rsidR="00D42A24" w:rsidRDefault="0042583D" w:rsidP="00D42A24">
            <w:r>
              <w:t>Keyboard</w:t>
            </w:r>
          </w:p>
        </w:tc>
      </w:tr>
      <w:tr w:rsidR="00D42A24" w14:paraId="5CEAB245" w14:textId="77777777" w:rsidTr="0042583D">
        <w:tc>
          <w:tcPr>
            <w:tcW w:w="1413" w:type="dxa"/>
            <w:vAlign w:val="center"/>
          </w:tcPr>
          <w:p w14:paraId="745C8DFA" w14:textId="77777777" w:rsidR="00D42A24" w:rsidRDefault="00D42A24" w:rsidP="0042583D">
            <w:pPr>
              <w:jc w:val="center"/>
            </w:pPr>
            <w:r>
              <w:t>0x2</w:t>
            </w:r>
            <w:r w:rsidR="0042583D">
              <w:t xml:space="preserve"> </w:t>
            </w:r>
            <w:r w:rsidR="0042583D">
              <w:rPr>
                <w:color w:val="767171" w:themeColor="background2" w:themeShade="80"/>
              </w:rPr>
              <w:t>010</w:t>
            </w:r>
          </w:p>
        </w:tc>
        <w:tc>
          <w:tcPr>
            <w:tcW w:w="7648" w:type="dxa"/>
          </w:tcPr>
          <w:p w14:paraId="1DBFAA08" w14:textId="77777777" w:rsidR="00D42A24" w:rsidRDefault="0042583D" w:rsidP="00D42A24">
            <w:r>
              <w:t>Mouse</w:t>
            </w:r>
          </w:p>
        </w:tc>
      </w:tr>
      <w:tr w:rsidR="00D42A24" w14:paraId="0E6E7048" w14:textId="77777777" w:rsidTr="0042583D">
        <w:tc>
          <w:tcPr>
            <w:tcW w:w="1413" w:type="dxa"/>
            <w:vAlign w:val="center"/>
          </w:tcPr>
          <w:p w14:paraId="32C5F834" w14:textId="77777777" w:rsidR="00D42A24" w:rsidRDefault="00D42A24" w:rsidP="0042583D">
            <w:pPr>
              <w:jc w:val="center"/>
            </w:pPr>
            <w:r>
              <w:t>0x3</w:t>
            </w:r>
            <w:r w:rsidR="0042583D">
              <w:t xml:space="preserve"> </w:t>
            </w:r>
            <w:r w:rsidR="0042583D">
              <w:rPr>
                <w:color w:val="767171" w:themeColor="background2" w:themeShade="80"/>
              </w:rPr>
              <w:t>011</w:t>
            </w:r>
          </w:p>
        </w:tc>
        <w:tc>
          <w:tcPr>
            <w:tcW w:w="7648" w:type="dxa"/>
          </w:tcPr>
          <w:p w14:paraId="6FCFB562" w14:textId="77777777" w:rsidR="00D42A24" w:rsidRDefault="0042583D" w:rsidP="00D42A24">
            <w:r>
              <w:t>Joystick</w:t>
            </w:r>
          </w:p>
        </w:tc>
      </w:tr>
      <w:tr w:rsidR="00D42A24" w14:paraId="712A2E34" w14:textId="77777777" w:rsidTr="0042583D">
        <w:tc>
          <w:tcPr>
            <w:tcW w:w="1413" w:type="dxa"/>
            <w:vAlign w:val="center"/>
          </w:tcPr>
          <w:p w14:paraId="3DD6416A" w14:textId="77777777" w:rsidR="00D42A24" w:rsidRDefault="00D42A24" w:rsidP="0042583D">
            <w:pPr>
              <w:jc w:val="center"/>
            </w:pPr>
            <w:r>
              <w:t>0x4</w:t>
            </w:r>
            <w:r w:rsidR="0042583D">
              <w:t xml:space="preserve"> </w:t>
            </w:r>
            <w:r w:rsidR="0042583D">
              <w:rPr>
                <w:color w:val="767171" w:themeColor="background2" w:themeShade="80"/>
              </w:rPr>
              <w:t>100</w:t>
            </w:r>
          </w:p>
        </w:tc>
        <w:tc>
          <w:tcPr>
            <w:tcW w:w="7648" w:type="dxa"/>
          </w:tcPr>
          <w:p w14:paraId="5F984F61" w14:textId="77777777" w:rsidR="00D42A24" w:rsidRDefault="0042583D" w:rsidP="00DF500C">
            <w:r>
              <w:t>Reserved</w:t>
            </w:r>
            <w:r w:rsidR="0021630B">
              <w:t xml:space="preserve"> For Future </w:t>
            </w:r>
            <w:r w:rsidR="00DF500C">
              <w:t>Expansion</w:t>
            </w:r>
          </w:p>
        </w:tc>
      </w:tr>
      <w:tr w:rsidR="00D42A24" w14:paraId="35B82B5C" w14:textId="77777777" w:rsidTr="0042583D">
        <w:tc>
          <w:tcPr>
            <w:tcW w:w="1413" w:type="dxa"/>
            <w:vAlign w:val="center"/>
          </w:tcPr>
          <w:p w14:paraId="7A3B654B" w14:textId="77777777" w:rsidR="00D42A24" w:rsidRDefault="00D42A24" w:rsidP="0042583D">
            <w:pPr>
              <w:jc w:val="center"/>
            </w:pPr>
            <w:r>
              <w:t>0x5</w:t>
            </w:r>
            <w:r w:rsidR="0042583D">
              <w:t xml:space="preserve"> </w:t>
            </w:r>
            <w:r w:rsidR="0042583D">
              <w:rPr>
                <w:color w:val="767171" w:themeColor="background2" w:themeShade="80"/>
              </w:rPr>
              <w:t>101</w:t>
            </w:r>
          </w:p>
        </w:tc>
        <w:tc>
          <w:tcPr>
            <w:tcW w:w="7648" w:type="dxa"/>
          </w:tcPr>
          <w:p w14:paraId="53A9D75F" w14:textId="77777777" w:rsidR="00D42A24" w:rsidRDefault="0042583D" w:rsidP="00D42A24">
            <w:r>
              <w:t>Reserved</w:t>
            </w:r>
            <w:r w:rsidR="0021630B">
              <w:t xml:space="preserve"> For Future </w:t>
            </w:r>
            <w:r w:rsidR="00DF500C">
              <w:t>Expansion</w:t>
            </w:r>
          </w:p>
        </w:tc>
      </w:tr>
      <w:tr w:rsidR="00D42A24" w14:paraId="26A97237" w14:textId="77777777" w:rsidTr="0042583D">
        <w:tc>
          <w:tcPr>
            <w:tcW w:w="1413" w:type="dxa"/>
            <w:vAlign w:val="center"/>
          </w:tcPr>
          <w:p w14:paraId="756425B6" w14:textId="77777777" w:rsidR="00D42A24" w:rsidRDefault="00D42A24" w:rsidP="0042583D">
            <w:pPr>
              <w:jc w:val="center"/>
            </w:pPr>
            <w:r>
              <w:t>0x6</w:t>
            </w:r>
            <w:r w:rsidR="0042583D">
              <w:t xml:space="preserve"> </w:t>
            </w:r>
            <w:r w:rsidR="0042583D">
              <w:rPr>
                <w:color w:val="767171" w:themeColor="background2" w:themeShade="80"/>
              </w:rPr>
              <w:t>110</w:t>
            </w:r>
          </w:p>
        </w:tc>
        <w:tc>
          <w:tcPr>
            <w:tcW w:w="7648" w:type="dxa"/>
          </w:tcPr>
          <w:p w14:paraId="1E07A74A" w14:textId="77777777" w:rsidR="00D42A24" w:rsidRDefault="0042583D" w:rsidP="00D42A24">
            <w:r>
              <w:t>Reserved</w:t>
            </w:r>
            <w:r w:rsidR="0021630B">
              <w:t xml:space="preserve"> For Future </w:t>
            </w:r>
            <w:r w:rsidR="00DF500C">
              <w:t>Expansion</w:t>
            </w:r>
          </w:p>
        </w:tc>
      </w:tr>
      <w:tr w:rsidR="0042583D" w14:paraId="7B7B3DE1" w14:textId="77777777" w:rsidTr="0042583D">
        <w:tc>
          <w:tcPr>
            <w:tcW w:w="1413" w:type="dxa"/>
            <w:vAlign w:val="center"/>
          </w:tcPr>
          <w:p w14:paraId="4D8F6186" w14:textId="77777777" w:rsidR="0042583D" w:rsidRDefault="0042583D" w:rsidP="0042583D">
            <w:pPr>
              <w:jc w:val="center"/>
            </w:pPr>
            <w:r>
              <w:t xml:space="preserve">0x7 </w:t>
            </w:r>
            <w:r>
              <w:rPr>
                <w:color w:val="767171" w:themeColor="background2" w:themeShade="80"/>
              </w:rPr>
              <w:t>111</w:t>
            </w:r>
          </w:p>
        </w:tc>
        <w:tc>
          <w:tcPr>
            <w:tcW w:w="7648" w:type="dxa"/>
          </w:tcPr>
          <w:p w14:paraId="109D3EB4" w14:textId="77777777" w:rsidR="0042583D" w:rsidRDefault="0042583D" w:rsidP="00D42A24">
            <w:r>
              <w:t>Reserved</w:t>
            </w:r>
            <w:r w:rsidR="0021630B">
              <w:t xml:space="preserve"> For Future </w:t>
            </w:r>
            <w:r w:rsidR="00DF500C">
              <w:t>Expansion</w:t>
            </w:r>
          </w:p>
        </w:tc>
      </w:tr>
    </w:tbl>
    <w:p w14:paraId="4201CD4F" w14:textId="77777777" w:rsidR="00D42A24" w:rsidRDefault="0042583D" w:rsidP="0042583D">
      <w:pPr>
        <w:pStyle w:val="Heading3"/>
      </w:pPr>
      <w:bookmarkStart w:id="3141" w:name="_Toc395540544"/>
      <w:r>
        <w:t>Expected Arguments</w:t>
      </w:r>
      <w:bookmarkEnd w:id="3141"/>
    </w:p>
    <w:p w14:paraId="5A2E312E" w14:textId="77777777" w:rsidR="0042583D" w:rsidRDefault="0042583D" w:rsidP="0042583D">
      <w:r w:rsidRPr="0042583D">
        <w:t>Each op code expects a certain set of arguments to be provided, and their presence dictates the behaviour undertaken by the emulation layer when the op code is received. In all cases,</w:t>
      </w:r>
      <w:r>
        <w:t xml:space="preserve"> transmission of a packet with </w:t>
      </w:r>
      <w:r w:rsidRPr="0042583D">
        <w:rPr>
          <w:b/>
        </w:rPr>
        <w:t>ARG_COUNT=0</w:t>
      </w:r>
      <w:r w:rsidRPr="0042583D">
        <w:t xml:space="preserve"> will be used to release all active keys or buttons.</w:t>
      </w:r>
    </w:p>
    <w:p w14:paraId="3921979D" w14:textId="77777777" w:rsidR="00681A68" w:rsidRDefault="00681A68">
      <w:pPr>
        <w:rPr>
          <w:rFonts w:asciiTheme="majorHAnsi" w:eastAsiaTheme="majorEastAsia" w:hAnsiTheme="majorHAnsi" w:cstheme="majorBidi"/>
          <w:i/>
          <w:iCs/>
          <w:color w:val="2E74B5" w:themeColor="accent1" w:themeShade="BF"/>
        </w:rPr>
      </w:pPr>
      <w:r>
        <w:br w:type="page"/>
      </w:r>
    </w:p>
    <w:p w14:paraId="58C23D12" w14:textId="77777777" w:rsidR="0042583D" w:rsidRDefault="0042583D" w:rsidP="0042583D">
      <w:pPr>
        <w:pStyle w:val="Heading4"/>
      </w:pPr>
      <w:r>
        <w:lastRenderedPageBreak/>
        <w:t>Keyboard</w:t>
      </w:r>
    </w:p>
    <w:p w14:paraId="2EADCFFB" w14:textId="77777777" w:rsidR="0042583D" w:rsidRDefault="0042583D" w:rsidP="0042583D">
      <w:r>
        <w:t>The keyboard operation is used to trigger the emulation of KeyDown operations. It is important to note that unlike platform native emulation libraries like SendKey() or Win32 API calls it is not necessary to send a KeyUp message when performing USB emulation, rather the KeyUp state will be detected when a packet is sent without the key listed as depressed. This is an important distinction and one which will in many ways dictate the way this protocol is designed.</w:t>
      </w:r>
    </w:p>
    <w:p w14:paraId="5D108DFF" w14:textId="77777777" w:rsidR="0042583D" w:rsidRDefault="0042583D" w:rsidP="0042583D">
      <w:r>
        <w:t>In addition to this, the ATmega32u4's keyboard emulation is limited to 6 keys + 4 modifiers at any one time, and due to the way that HID emulation is performed it is impossible to "trick" the operating system into believing that more than that number are depressed at any one time.</w:t>
      </w:r>
    </w:p>
    <w:p w14:paraId="5F246A38" w14:textId="77777777" w:rsidR="0042583D" w:rsidRDefault="0042583D" w:rsidP="0042583D">
      <w:r>
        <w:t>As a result of these restrictions, the Keyboard (</w:t>
      </w:r>
      <w:r w:rsidRPr="0042583D">
        <w:rPr>
          <w:b/>
        </w:rPr>
        <w:t>0x20</w:t>
      </w:r>
      <w:r>
        <w:t xml:space="preserve"> flag) OP_CODE requires the following argument structure.</w:t>
      </w:r>
    </w:p>
    <w:p w14:paraId="130BC67B" w14:textId="77777777" w:rsidR="0042583D" w:rsidRDefault="0042583D" w:rsidP="0042583D">
      <w:pPr>
        <w:pStyle w:val="ListParagraph"/>
        <w:numPr>
          <w:ilvl w:val="0"/>
          <w:numId w:val="3"/>
        </w:numPr>
      </w:pPr>
      <w:r w:rsidRPr="0042583D">
        <w:rPr>
          <w:b/>
        </w:rPr>
        <w:t>ARG_1</w:t>
      </w:r>
      <w:r>
        <w:t xml:space="preserve"> MODIFIERS : </w:t>
      </w:r>
      <w:r w:rsidRPr="0042583D">
        <w:rPr>
          <w:b/>
        </w:rPr>
        <w:t>uint8</w:t>
      </w:r>
    </w:p>
    <w:p w14:paraId="45CA11E2" w14:textId="77777777" w:rsidR="0042583D" w:rsidRDefault="0042583D" w:rsidP="0042583D">
      <w:pPr>
        <w:pStyle w:val="ListParagraph"/>
        <w:numPr>
          <w:ilvl w:val="0"/>
          <w:numId w:val="3"/>
        </w:numPr>
      </w:pPr>
      <w:r w:rsidRPr="0042583D">
        <w:rPr>
          <w:b/>
        </w:rPr>
        <w:t>ARG_2..7</w:t>
      </w:r>
      <w:r>
        <w:t xml:space="preserve"> KEY : </w:t>
      </w:r>
      <w:r w:rsidRPr="0042583D">
        <w:rPr>
          <w:b/>
        </w:rPr>
        <w:t>uint8</w:t>
      </w:r>
    </w:p>
    <w:p w14:paraId="741CE397" w14:textId="77777777" w:rsidR="0042583D" w:rsidRDefault="0042583D" w:rsidP="0042583D">
      <w:r>
        <w:t>It is important to note that the protocol and implementation allow the transmission of partial packets - meaning that it is not necessary to send additional arguments for keys which are not in use. Therefore to send the 'A' key it is simply necessary to send 2 arguments.</w:t>
      </w:r>
    </w:p>
    <w:p w14:paraId="1354058E" w14:textId="77777777" w:rsidR="0042583D" w:rsidRDefault="0042583D" w:rsidP="0042583D">
      <w:pPr>
        <w:pStyle w:val="Heading5"/>
      </w:pPr>
      <w:bookmarkStart w:id="3142" w:name="_Ref395536398"/>
      <w:r>
        <w:t>Example Packets</w:t>
      </w:r>
      <w:bookmarkEnd w:id="3142"/>
    </w:p>
    <w:p w14:paraId="1965C911" w14:textId="647B0368" w:rsidR="0042583D" w:rsidRDefault="0042583D" w:rsidP="0042583D">
      <w:r>
        <w:t>The following are</w:t>
      </w:r>
      <w:r w:rsidR="006F5D26">
        <w:t xml:space="preserve"> examples</w:t>
      </w:r>
      <w:r>
        <w:t xml:space="preserve"> of packets for performing some basic operations.</w:t>
      </w:r>
      <w:r w:rsidR="006F5D26">
        <w:t xml:space="preserve"> Numbers represent hexadecimal bytes sent to the emulation device</w:t>
      </w:r>
    </w:p>
    <w:p w14:paraId="70DF58A8" w14:textId="77777777" w:rsidR="0042583D" w:rsidRDefault="0042583D" w:rsidP="0042583D">
      <w:pPr>
        <w:pStyle w:val="ListParagraph"/>
        <w:numPr>
          <w:ilvl w:val="0"/>
          <w:numId w:val="3"/>
        </w:numPr>
      </w:pPr>
      <w:r w:rsidRPr="0042583D">
        <w:rPr>
          <w:b/>
        </w:rPr>
        <w:t>Press A</w:t>
      </w:r>
      <w:r>
        <w:t xml:space="preserve"> 22 00 04</w:t>
      </w:r>
    </w:p>
    <w:p w14:paraId="435909CF" w14:textId="77777777" w:rsidR="006F5D26" w:rsidRDefault="006F5D26" w:rsidP="003F74B4">
      <w:pPr>
        <w:pStyle w:val="ListParagraph"/>
        <w:numPr>
          <w:ilvl w:val="1"/>
          <w:numId w:val="3"/>
        </w:numPr>
      </w:pPr>
      <w:r>
        <w:t xml:space="preserve">0x20 – Keyboard Operation + 0x02 – 2 byte packet length </w:t>
      </w:r>
    </w:p>
    <w:p w14:paraId="49DA2FE0" w14:textId="77777777" w:rsidR="006F5D26" w:rsidRDefault="006F5D26" w:rsidP="003F74B4">
      <w:pPr>
        <w:pStyle w:val="ListParagraph"/>
        <w:numPr>
          <w:ilvl w:val="1"/>
          <w:numId w:val="3"/>
        </w:numPr>
      </w:pPr>
      <w:r>
        <w:t>0x00 – No modifier keys</w:t>
      </w:r>
    </w:p>
    <w:p w14:paraId="526B90DF" w14:textId="77777777" w:rsidR="006F5D26" w:rsidRDefault="006F5D26" w:rsidP="003F74B4">
      <w:pPr>
        <w:pStyle w:val="ListParagraph"/>
        <w:numPr>
          <w:ilvl w:val="1"/>
          <w:numId w:val="3"/>
        </w:numPr>
      </w:pPr>
      <w:r>
        <w:t>0x04 – Key code for A key</w:t>
      </w:r>
    </w:p>
    <w:p w14:paraId="03A19574" w14:textId="77777777" w:rsidR="000D6B45" w:rsidRDefault="0042583D" w:rsidP="000D6B45">
      <w:pPr>
        <w:pStyle w:val="ListParagraph"/>
        <w:numPr>
          <w:ilvl w:val="0"/>
          <w:numId w:val="3"/>
        </w:numPr>
      </w:pPr>
      <w:r w:rsidRPr="0042583D">
        <w:rPr>
          <w:b/>
        </w:rPr>
        <w:t>Press Shift+A</w:t>
      </w:r>
      <w:r>
        <w:t xml:space="preserve"> 22 02 04</w:t>
      </w:r>
    </w:p>
    <w:p w14:paraId="68EF3FD5" w14:textId="77777777" w:rsidR="000D6B45" w:rsidRDefault="000D6B45" w:rsidP="000D6B45">
      <w:pPr>
        <w:pStyle w:val="ListParagraph"/>
        <w:numPr>
          <w:ilvl w:val="1"/>
          <w:numId w:val="3"/>
        </w:numPr>
      </w:pPr>
      <w:r>
        <w:t xml:space="preserve">0x20 – Keyboard Operation + 0x02 – 2 byte packet length </w:t>
      </w:r>
    </w:p>
    <w:p w14:paraId="3D70AD2A" w14:textId="77777777" w:rsidR="000D6B45" w:rsidRDefault="000D6B45" w:rsidP="000D6B45">
      <w:pPr>
        <w:pStyle w:val="ListParagraph"/>
        <w:numPr>
          <w:ilvl w:val="1"/>
          <w:numId w:val="3"/>
        </w:numPr>
      </w:pPr>
      <w:r>
        <w:t>0x02 – Shift modifier key</w:t>
      </w:r>
    </w:p>
    <w:p w14:paraId="26AFF57B" w14:textId="77777777" w:rsidR="0042583D" w:rsidRDefault="000D6B45" w:rsidP="003F74B4">
      <w:pPr>
        <w:pStyle w:val="ListParagraph"/>
        <w:numPr>
          <w:ilvl w:val="1"/>
          <w:numId w:val="3"/>
        </w:numPr>
      </w:pPr>
      <w:r>
        <w:t>0x04 – Key code for A key</w:t>
      </w:r>
    </w:p>
    <w:p w14:paraId="476945A0" w14:textId="77777777" w:rsidR="000D6B45" w:rsidRDefault="0042583D" w:rsidP="000D6B45">
      <w:pPr>
        <w:pStyle w:val="ListParagraph"/>
        <w:numPr>
          <w:ilvl w:val="0"/>
          <w:numId w:val="3"/>
        </w:numPr>
      </w:pPr>
      <w:r w:rsidRPr="0042583D">
        <w:rPr>
          <w:b/>
        </w:rPr>
        <w:t>Press Ctrl+Shift+A+B+C</w:t>
      </w:r>
      <w:r>
        <w:t xml:space="preserve"> 24 03 04 05 06</w:t>
      </w:r>
    </w:p>
    <w:p w14:paraId="2CA0F214" w14:textId="77777777" w:rsidR="000D6B45" w:rsidRDefault="000D6B45" w:rsidP="000D6B45">
      <w:pPr>
        <w:pStyle w:val="ListParagraph"/>
        <w:numPr>
          <w:ilvl w:val="1"/>
          <w:numId w:val="3"/>
        </w:numPr>
      </w:pPr>
      <w:r>
        <w:t xml:space="preserve">0x20 – Keyboard Operation + 0x04 – 4 byte packet length </w:t>
      </w:r>
    </w:p>
    <w:p w14:paraId="3573B2C5" w14:textId="77777777" w:rsidR="000D6B45" w:rsidRDefault="000D6B45" w:rsidP="000D6B45">
      <w:pPr>
        <w:pStyle w:val="ListParagraph"/>
        <w:numPr>
          <w:ilvl w:val="1"/>
          <w:numId w:val="3"/>
        </w:numPr>
      </w:pPr>
      <w:r>
        <w:t>0x03 – Ctrl and Shift modifier key codes</w:t>
      </w:r>
    </w:p>
    <w:p w14:paraId="329E10AD" w14:textId="77777777" w:rsidR="000D6B45" w:rsidRDefault="000D6B45" w:rsidP="000D6B45">
      <w:pPr>
        <w:pStyle w:val="ListParagraph"/>
        <w:numPr>
          <w:ilvl w:val="1"/>
          <w:numId w:val="3"/>
        </w:numPr>
      </w:pPr>
      <w:r>
        <w:t>0x04 – Key code for A key</w:t>
      </w:r>
    </w:p>
    <w:p w14:paraId="74F27FE8" w14:textId="77777777" w:rsidR="000D6B45" w:rsidRDefault="000D6B45" w:rsidP="000D6B45">
      <w:pPr>
        <w:pStyle w:val="ListParagraph"/>
        <w:numPr>
          <w:ilvl w:val="1"/>
          <w:numId w:val="3"/>
        </w:numPr>
      </w:pPr>
      <w:r>
        <w:t>0x05 – Key code for B key</w:t>
      </w:r>
    </w:p>
    <w:p w14:paraId="1621D6ED" w14:textId="77777777" w:rsidR="0042583D" w:rsidRDefault="000D6B45" w:rsidP="003F74B4">
      <w:pPr>
        <w:pStyle w:val="ListParagraph"/>
        <w:numPr>
          <w:ilvl w:val="1"/>
          <w:numId w:val="3"/>
        </w:numPr>
      </w:pPr>
      <w:r>
        <w:t>0x06 – Key code for C key</w:t>
      </w:r>
    </w:p>
    <w:p w14:paraId="2B3F0E74" w14:textId="77777777" w:rsidR="000D6B45" w:rsidRDefault="0042583D" w:rsidP="000D6B45">
      <w:pPr>
        <w:pStyle w:val="ListParagraph"/>
        <w:numPr>
          <w:ilvl w:val="0"/>
          <w:numId w:val="3"/>
        </w:numPr>
      </w:pPr>
      <w:r w:rsidRPr="0042583D">
        <w:rPr>
          <w:b/>
        </w:rPr>
        <w:t>Release All Keys</w:t>
      </w:r>
      <w:r>
        <w:t xml:space="preserve"> 20</w:t>
      </w:r>
    </w:p>
    <w:p w14:paraId="2D1A2F24" w14:textId="77777777" w:rsidR="0042583D" w:rsidRDefault="000D6B45" w:rsidP="003F74B4">
      <w:pPr>
        <w:pStyle w:val="ListParagraph"/>
        <w:numPr>
          <w:ilvl w:val="1"/>
          <w:numId w:val="3"/>
        </w:numPr>
      </w:pPr>
      <w:r>
        <w:t xml:space="preserve">0x20 – Keyboard Operation </w:t>
      </w:r>
    </w:p>
    <w:p w14:paraId="608F37FE" w14:textId="77777777" w:rsidR="0042583D" w:rsidRDefault="0042583D" w:rsidP="0042583D">
      <w:pPr>
        <w:pStyle w:val="Heading5"/>
      </w:pPr>
      <w:r>
        <w:lastRenderedPageBreak/>
        <w:t>Known Issues</w:t>
      </w:r>
    </w:p>
    <w:p w14:paraId="7163E2C9" w14:textId="77777777" w:rsidR="0042583D" w:rsidRDefault="0042583D" w:rsidP="0042583D">
      <w:r w:rsidRPr="0042583D">
        <w:t xml:space="preserve">Because of the way emulation is implemented in the Teensy firmware, it is impossible to send the full </w:t>
      </w:r>
      <w:r w:rsidRPr="0042583D">
        <w:rPr>
          <w:b/>
        </w:rPr>
        <w:t>uint16_t</w:t>
      </w:r>
      <w:r w:rsidRPr="0042583D">
        <w:t xml:space="preserve"> key codes to the emulation layer. This means that it is not possible to emulate certain special keys like </w:t>
      </w:r>
      <w:r w:rsidRPr="0042583D">
        <w:rPr>
          <w:b/>
        </w:rPr>
        <w:t>VOLUME_UP</w:t>
      </w:r>
      <w:r w:rsidRPr="0042583D">
        <w:t xml:space="preserve">, </w:t>
      </w:r>
      <w:r w:rsidRPr="0042583D">
        <w:rPr>
          <w:b/>
        </w:rPr>
        <w:t>MUTE</w:t>
      </w:r>
      <w:r w:rsidRPr="0042583D">
        <w:t xml:space="preserve"> etc</w:t>
      </w:r>
      <w:r w:rsidR="00F60008">
        <w:t>.</w:t>
      </w:r>
      <w:r w:rsidRPr="0042583D">
        <w:t xml:space="preserve"> at this time. In the future, if this functionality becomes available it may be possible to tweak this implementation to support sending the full key codes in which case modifiers and keys will need to be handled differently.</w:t>
      </w:r>
    </w:p>
    <w:p w14:paraId="20003F38" w14:textId="77777777" w:rsidR="00681A68" w:rsidRDefault="00681A68">
      <w:pPr>
        <w:rPr>
          <w:rFonts w:asciiTheme="majorHAnsi" w:eastAsiaTheme="majorEastAsia" w:hAnsiTheme="majorHAnsi" w:cstheme="majorBidi"/>
          <w:i/>
          <w:iCs/>
          <w:color w:val="2E74B5" w:themeColor="accent1" w:themeShade="BF"/>
        </w:rPr>
      </w:pPr>
      <w:r>
        <w:br w:type="page"/>
      </w:r>
    </w:p>
    <w:p w14:paraId="4486071C" w14:textId="77777777" w:rsidR="0042583D" w:rsidRDefault="0042583D" w:rsidP="0042583D">
      <w:pPr>
        <w:pStyle w:val="Heading4"/>
      </w:pPr>
      <w:r>
        <w:lastRenderedPageBreak/>
        <w:t>Mouse</w:t>
      </w:r>
    </w:p>
    <w:p w14:paraId="64CB86C0" w14:textId="77777777" w:rsidR="0042583D" w:rsidRDefault="0042583D" w:rsidP="0042583D">
      <w:r>
        <w:t>The mouse operation type is used to emulate mouse button presses, movement and scrolling. As with the keyboard operation type, transmitting a Mouse packet with no arguments has the effect of releasing all pressed buttons.</w:t>
      </w:r>
    </w:p>
    <w:p w14:paraId="6EFD5BD3" w14:textId="77777777" w:rsidR="0042583D" w:rsidRDefault="0042583D" w:rsidP="0042583D"/>
    <w:p w14:paraId="08B892F6" w14:textId="77777777" w:rsidR="0042583D" w:rsidRDefault="0042583D" w:rsidP="0042583D">
      <w:r>
        <w:t>Button presses are encoded into the first argument using a set of flags, namely the following. The button flags are OR-ed together to give the resulting button code.</w:t>
      </w:r>
    </w:p>
    <w:p w14:paraId="2BEA8AA9" w14:textId="77777777" w:rsidR="0042583D" w:rsidRDefault="0042583D" w:rsidP="0042583D">
      <w:pPr>
        <w:pStyle w:val="ListParagraph"/>
        <w:numPr>
          <w:ilvl w:val="0"/>
          <w:numId w:val="3"/>
        </w:numPr>
      </w:pPr>
      <w:r w:rsidRPr="0042583D">
        <w:rPr>
          <w:b/>
        </w:rPr>
        <w:t>Left</w:t>
      </w:r>
      <w:r>
        <w:t xml:space="preserve"> 0x1</w:t>
      </w:r>
    </w:p>
    <w:p w14:paraId="5FD63E13" w14:textId="77777777" w:rsidR="0042583D" w:rsidRDefault="0042583D" w:rsidP="0042583D">
      <w:pPr>
        <w:pStyle w:val="ListParagraph"/>
        <w:numPr>
          <w:ilvl w:val="0"/>
          <w:numId w:val="3"/>
        </w:numPr>
      </w:pPr>
      <w:r w:rsidRPr="0042583D">
        <w:rPr>
          <w:b/>
        </w:rPr>
        <w:t>Right</w:t>
      </w:r>
      <w:r>
        <w:t xml:space="preserve"> 0x2</w:t>
      </w:r>
    </w:p>
    <w:p w14:paraId="39184016" w14:textId="77777777" w:rsidR="0042583D" w:rsidRDefault="0042583D" w:rsidP="0042583D">
      <w:pPr>
        <w:pStyle w:val="ListParagraph"/>
        <w:numPr>
          <w:ilvl w:val="0"/>
          <w:numId w:val="3"/>
        </w:numPr>
        <w:spacing w:after="0"/>
      </w:pPr>
      <w:r w:rsidRPr="0042583D">
        <w:rPr>
          <w:b/>
        </w:rPr>
        <w:t>Middle</w:t>
      </w:r>
      <w:r>
        <w:t xml:space="preserve"> 0x4</w:t>
      </w:r>
    </w:p>
    <w:p w14:paraId="725F5605" w14:textId="77777777" w:rsidR="0042583D" w:rsidRDefault="0042583D" w:rsidP="0042583D">
      <w:pPr>
        <w:spacing w:after="0"/>
      </w:pPr>
    </w:p>
    <w:p w14:paraId="4E73E957" w14:textId="77777777" w:rsidR="0042583D" w:rsidRDefault="0042583D" w:rsidP="0042583D">
      <w:pPr>
        <w:pStyle w:val="ListParagraph"/>
        <w:numPr>
          <w:ilvl w:val="0"/>
          <w:numId w:val="3"/>
        </w:numPr>
      </w:pPr>
      <w:r w:rsidRPr="0042583D">
        <w:rPr>
          <w:b/>
        </w:rPr>
        <w:t>ARG_1</w:t>
      </w:r>
      <w:r>
        <w:t xml:space="preserve"> BUTTONS : </w:t>
      </w:r>
      <w:r w:rsidRPr="0042583D">
        <w:rPr>
          <w:b/>
        </w:rPr>
        <w:t>uint8</w:t>
      </w:r>
      <w:r>
        <w:t xml:space="preserve"> flags</w:t>
      </w:r>
    </w:p>
    <w:p w14:paraId="4FCB7B42" w14:textId="77777777" w:rsidR="0042583D" w:rsidRDefault="0042583D" w:rsidP="0042583D">
      <w:pPr>
        <w:pStyle w:val="ListParagraph"/>
        <w:numPr>
          <w:ilvl w:val="0"/>
          <w:numId w:val="3"/>
        </w:numPr>
      </w:pPr>
      <w:r w:rsidRPr="0042583D">
        <w:rPr>
          <w:b/>
        </w:rPr>
        <w:t>ARG_2</w:t>
      </w:r>
      <w:r>
        <w:t xml:space="preserve"> DELTA_X : </w:t>
      </w:r>
      <w:r w:rsidRPr="0042583D">
        <w:rPr>
          <w:b/>
        </w:rPr>
        <w:t>uint8</w:t>
      </w:r>
    </w:p>
    <w:p w14:paraId="4C4465D9" w14:textId="77777777" w:rsidR="0042583D" w:rsidRDefault="0042583D" w:rsidP="0042583D">
      <w:pPr>
        <w:pStyle w:val="ListParagraph"/>
        <w:numPr>
          <w:ilvl w:val="0"/>
          <w:numId w:val="3"/>
        </w:numPr>
      </w:pPr>
      <w:r w:rsidRPr="0042583D">
        <w:rPr>
          <w:b/>
        </w:rPr>
        <w:t>ARG_3</w:t>
      </w:r>
      <w:r>
        <w:t xml:space="preserve"> DELTA_Y : </w:t>
      </w:r>
      <w:r w:rsidRPr="0042583D">
        <w:rPr>
          <w:b/>
        </w:rPr>
        <w:t>uint8</w:t>
      </w:r>
    </w:p>
    <w:p w14:paraId="77040B9F" w14:textId="77777777" w:rsidR="0042583D" w:rsidRDefault="0042583D" w:rsidP="0042583D">
      <w:pPr>
        <w:pStyle w:val="ListParagraph"/>
        <w:numPr>
          <w:ilvl w:val="0"/>
          <w:numId w:val="3"/>
        </w:numPr>
      </w:pPr>
      <w:r w:rsidRPr="0042583D">
        <w:rPr>
          <w:b/>
        </w:rPr>
        <w:t>ARG_4</w:t>
      </w:r>
      <w:r>
        <w:t xml:space="preserve"> DELTA_SCROLL : </w:t>
      </w:r>
      <w:r w:rsidRPr="0042583D">
        <w:rPr>
          <w:b/>
        </w:rPr>
        <w:t>uint8</w:t>
      </w:r>
    </w:p>
    <w:p w14:paraId="713ED223" w14:textId="77777777" w:rsidR="0042583D" w:rsidRDefault="0042583D" w:rsidP="0042583D">
      <w:r>
        <w:t>It is important to note that it is possible to send "partial" packets, in which case the subsequent values will be assigned a default value of 0. This means that a mouse button press emulation doesn't need to send the DELTA_X, DELTA_Y or DELTA_SCROLL components. Similarly, a Y movement doesn't need to send the DELTA_SCROLL component.</w:t>
      </w:r>
    </w:p>
    <w:p w14:paraId="121080D4" w14:textId="77777777" w:rsidR="0042583D" w:rsidRDefault="0042583D" w:rsidP="0042583D">
      <w:pPr>
        <w:pStyle w:val="Heading5"/>
      </w:pPr>
      <w:r>
        <w:t>Example Packets</w:t>
      </w:r>
    </w:p>
    <w:p w14:paraId="1E2AFF16" w14:textId="77777777" w:rsidR="0042583D" w:rsidRDefault="0042583D" w:rsidP="0042583D">
      <w:pPr>
        <w:pStyle w:val="ListParagraph"/>
        <w:numPr>
          <w:ilvl w:val="0"/>
          <w:numId w:val="3"/>
        </w:numPr>
      </w:pPr>
      <w:r w:rsidRPr="0042583D">
        <w:rPr>
          <w:b/>
        </w:rPr>
        <w:t>LMB Down</w:t>
      </w:r>
      <w:r>
        <w:t xml:space="preserve"> 41 01</w:t>
      </w:r>
    </w:p>
    <w:p w14:paraId="7288C010" w14:textId="77777777" w:rsidR="0042583D" w:rsidRDefault="0042583D" w:rsidP="0042583D">
      <w:pPr>
        <w:pStyle w:val="ListParagraph"/>
        <w:numPr>
          <w:ilvl w:val="0"/>
          <w:numId w:val="3"/>
        </w:numPr>
      </w:pPr>
      <w:r w:rsidRPr="0042583D">
        <w:rPr>
          <w:b/>
        </w:rPr>
        <w:t>Right 8px</w:t>
      </w:r>
      <w:r>
        <w:t xml:space="preserve"> 42 00 08</w:t>
      </w:r>
    </w:p>
    <w:p w14:paraId="033D1430" w14:textId="77777777" w:rsidR="0042583D" w:rsidRDefault="0042583D" w:rsidP="0042583D">
      <w:pPr>
        <w:pStyle w:val="ListParagraph"/>
        <w:numPr>
          <w:ilvl w:val="0"/>
          <w:numId w:val="3"/>
        </w:numPr>
      </w:pPr>
      <w:r w:rsidRPr="0042583D">
        <w:rPr>
          <w:b/>
        </w:rPr>
        <w:t>Scroll Up 2 Lines</w:t>
      </w:r>
      <w:r>
        <w:t xml:space="preserve"> 44 00 00 00 02</w:t>
      </w:r>
    </w:p>
    <w:p w14:paraId="593C17FA" w14:textId="77777777" w:rsidR="0042583D" w:rsidRDefault="0042583D" w:rsidP="0042583D">
      <w:pPr>
        <w:pStyle w:val="ListParagraph"/>
        <w:numPr>
          <w:ilvl w:val="0"/>
          <w:numId w:val="3"/>
        </w:numPr>
      </w:pPr>
      <w:r w:rsidRPr="0042583D">
        <w:rPr>
          <w:b/>
        </w:rPr>
        <w:t>Reset Buttons</w:t>
      </w:r>
      <w:r>
        <w:t xml:space="preserve"> 40</w:t>
      </w:r>
    </w:p>
    <w:p w14:paraId="7170C7E8" w14:textId="77777777" w:rsidR="0042583D" w:rsidRDefault="0042583D" w:rsidP="0042583D">
      <w:pPr>
        <w:pStyle w:val="Heading5"/>
      </w:pPr>
      <w:r>
        <w:t>Known Limitations</w:t>
      </w:r>
    </w:p>
    <w:p w14:paraId="0EB20A51" w14:textId="77777777" w:rsidR="0042583D" w:rsidRDefault="0042583D" w:rsidP="0042583D">
      <w:r w:rsidRPr="0042583D">
        <w:t>Due to the USB HID specification not supporting Mouse Button 4 or 5 (used commonly to provide Forward/Backward navigation) it is not possible to emulate these. In addition to this, the HID specification provides no way to move the mouse to an absolute position on the display (given a set of X, Y coordinates). This behaviour can be emulated by moving the mouse to the bottom left corner (repeated -127, -127 movements) followed by movements to the desired location. The number of movements required to move the mouse to (0,0) will depend on the target display's resolution.</w:t>
      </w:r>
    </w:p>
    <w:p w14:paraId="5F4282CA" w14:textId="77777777" w:rsidR="00681A68" w:rsidRDefault="00681A68">
      <w:pPr>
        <w:rPr>
          <w:rFonts w:asciiTheme="majorHAnsi" w:eastAsiaTheme="majorEastAsia" w:hAnsiTheme="majorHAnsi" w:cstheme="majorBidi"/>
          <w:i/>
          <w:iCs/>
          <w:color w:val="2E74B5" w:themeColor="accent1" w:themeShade="BF"/>
        </w:rPr>
      </w:pPr>
      <w:r>
        <w:br w:type="page"/>
      </w:r>
    </w:p>
    <w:p w14:paraId="15A07686" w14:textId="77777777" w:rsidR="0042583D" w:rsidRDefault="0042583D" w:rsidP="0042583D">
      <w:pPr>
        <w:pStyle w:val="Heading4"/>
      </w:pPr>
      <w:r>
        <w:lastRenderedPageBreak/>
        <w:t>Joystick</w:t>
      </w:r>
    </w:p>
    <w:p w14:paraId="47EF9ED0" w14:textId="77777777" w:rsidR="0042583D" w:rsidRDefault="0042583D" w:rsidP="0042583D">
      <w:r>
        <w:t>The joystick emulation layer is slightly more complex than that of the mouse or keyboard - as it is necessary to pack relatively more information into the packet than would otherwise be necessary. The ATmega32u4 is capable of emulating a joystick with 32 buttons, 6 axes and a single 8-way hat switch. In order to provide full accuracy (10-bit axis reporting) it is necessary to "pack" sets of 3 axes together such that one 4-byte integer contains axis information for 3 axes.</w:t>
      </w:r>
    </w:p>
    <w:p w14:paraId="4EAC6AE0" w14:textId="77777777" w:rsidR="0042583D" w:rsidRDefault="0042583D" w:rsidP="0042583D">
      <w:r>
        <w:t>Packing is achieved by applying the following algorithm. Take note that 2-bits are lost for each set of 3 packed axes, resulting in a packed efficiency of 93.75%, compared to an efficiency of 62.5% if packing is not used.</w:t>
      </w:r>
    </w:p>
    <w:p w14:paraId="478D00FF" w14:textId="77777777" w:rsidR="0042583D" w:rsidRPr="0042583D" w:rsidRDefault="0042583D" w:rsidP="0042583D">
      <w:pPr>
        <w:rPr>
          <w:rFonts w:ascii="Consolas" w:hAnsi="Consolas" w:cs="Consolas"/>
          <w:color w:val="767171" w:themeColor="background2" w:themeShade="80"/>
        </w:rPr>
      </w:pPr>
      <w:r w:rsidRPr="0042583D">
        <w:rPr>
          <w:rFonts w:ascii="Consolas" w:hAnsi="Consolas" w:cs="Consolas"/>
          <w:color w:val="767171" w:themeColor="background2" w:themeShade="80"/>
        </w:rPr>
        <w:t>int32_t pack(int16_t axis1, int16_t axis2, int16_t axis3) {</w:t>
      </w:r>
    </w:p>
    <w:p w14:paraId="076C0684" w14:textId="77777777" w:rsidR="0042583D" w:rsidRPr="0042583D" w:rsidRDefault="0042583D" w:rsidP="0042583D">
      <w:pPr>
        <w:rPr>
          <w:rFonts w:ascii="Consolas" w:hAnsi="Consolas" w:cs="Consolas"/>
          <w:color w:val="767171" w:themeColor="background2" w:themeShade="80"/>
        </w:rPr>
      </w:pPr>
      <w:r w:rsidRPr="0042583D">
        <w:rPr>
          <w:rFonts w:ascii="Consolas" w:hAnsi="Consolas" w:cs="Consolas"/>
          <w:color w:val="767171" w:themeColor="background2" w:themeShade="80"/>
        </w:rPr>
        <w:tab/>
        <w:t>return (((axis1 &lt;&lt; 10) | axis2) &lt;&lt; 10) | axis3;</w:t>
      </w:r>
    </w:p>
    <w:p w14:paraId="56429B31" w14:textId="77777777" w:rsidR="0042583D" w:rsidRPr="0042583D" w:rsidRDefault="0042583D" w:rsidP="0042583D">
      <w:pPr>
        <w:rPr>
          <w:rFonts w:ascii="Consolas" w:hAnsi="Consolas" w:cs="Consolas"/>
          <w:color w:val="767171" w:themeColor="background2" w:themeShade="80"/>
        </w:rPr>
      </w:pPr>
      <w:r w:rsidRPr="0042583D">
        <w:rPr>
          <w:rFonts w:ascii="Consolas" w:hAnsi="Consolas" w:cs="Consolas"/>
          <w:color w:val="767171" w:themeColor="background2" w:themeShade="80"/>
        </w:rPr>
        <w:t>}</w:t>
      </w:r>
    </w:p>
    <w:p w14:paraId="54488B34" w14:textId="77777777" w:rsidR="0042583D" w:rsidRDefault="0042583D" w:rsidP="0042583D">
      <w:r>
        <w:t>In addition to this, the hat switch is handled differently to the standard Arduino implementation to allow its data to be contained within a single 8-bit argument. The special value 0xff is used to represent center, while all other values are multiplied by 45 to give the number of degrees from north.</w:t>
      </w:r>
    </w:p>
    <w:p w14:paraId="7E113303" w14:textId="77777777" w:rsidR="0042583D" w:rsidRDefault="0042583D" w:rsidP="0042583D">
      <w:r>
        <w:t>The resulting packet is in the form</w:t>
      </w:r>
    </w:p>
    <w:p w14:paraId="74DEF438" w14:textId="77777777" w:rsidR="0042583D" w:rsidRDefault="0042583D" w:rsidP="0042583D">
      <w:pPr>
        <w:pStyle w:val="ListParagraph"/>
        <w:numPr>
          <w:ilvl w:val="0"/>
          <w:numId w:val="3"/>
        </w:numPr>
      </w:pPr>
      <w:r w:rsidRPr="0042583D">
        <w:rPr>
          <w:b/>
        </w:rPr>
        <w:t>ARG_1..4</w:t>
      </w:r>
      <w:r>
        <w:t xml:space="preserve"> BUTTONS : </w:t>
      </w:r>
      <w:r w:rsidRPr="0042583D">
        <w:rPr>
          <w:b/>
        </w:rPr>
        <w:t>int32_t</w:t>
      </w:r>
    </w:p>
    <w:p w14:paraId="284C0B8C" w14:textId="77777777" w:rsidR="0042583D" w:rsidRDefault="0042583D" w:rsidP="0042583D">
      <w:pPr>
        <w:pStyle w:val="ListParagraph"/>
        <w:numPr>
          <w:ilvl w:val="0"/>
          <w:numId w:val="3"/>
        </w:numPr>
      </w:pPr>
      <w:r w:rsidRPr="0042583D">
        <w:rPr>
          <w:b/>
        </w:rPr>
        <w:t>ARG_5..8</w:t>
      </w:r>
      <w:r>
        <w:t xml:space="preserve"> pack(X, Y, Z) : </w:t>
      </w:r>
      <w:r w:rsidRPr="0042583D">
        <w:rPr>
          <w:b/>
        </w:rPr>
        <w:t>int32_t</w:t>
      </w:r>
    </w:p>
    <w:p w14:paraId="0863AF70" w14:textId="77777777" w:rsidR="0042583D" w:rsidRDefault="0042583D" w:rsidP="0042583D">
      <w:pPr>
        <w:pStyle w:val="ListParagraph"/>
        <w:numPr>
          <w:ilvl w:val="0"/>
          <w:numId w:val="3"/>
        </w:numPr>
      </w:pPr>
      <w:r w:rsidRPr="0042583D">
        <w:rPr>
          <w:b/>
        </w:rPr>
        <w:t>ARG_9..12</w:t>
      </w:r>
      <w:r>
        <w:t xml:space="preserve"> pack(rZ, sL, sR) : </w:t>
      </w:r>
      <w:r w:rsidRPr="0042583D">
        <w:rPr>
          <w:b/>
        </w:rPr>
        <w:t>int32_t</w:t>
      </w:r>
    </w:p>
    <w:p w14:paraId="734E0A4A" w14:textId="77777777" w:rsidR="0042583D" w:rsidRDefault="0042583D" w:rsidP="0042583D">
      <w:pPr>
        <w:pStyle w:val="ListParagraph"/>
        <w:numPr>
          <w:ilvl w:val="0"/>
          <w:numId w:val="3"/>
        </w:numPr>
        <w:spacing w:after="0"/>
      </w:pPr>
      <w:r w:rsidRPr="0042583D">
        <w:rPr>
          <w:b/>
        </w:rPr>
        <w:t>ARG_13</w:t>
      </w:r>
      <w:r>
        <w:t xml:space="preserve"> HAT : </w:t>
      </w:r>
      <w:r w:rsidRPr="0042583D">
        <w:rPr>
          <w:b/>
        </w:rPr>
        <w:t>int8_t</w:t>
      </w:r>
    </w:p>
    <w:p w14:paraId="13EDB857" w14:textId="77777777" w:rsidR="0042583D" w:rsidRDefault="0042583D" w:rsidP="0042583D">
      <w:pPr>
        <w:spacing w:after="0"/>
      </w:pPr>
    </w:p>
    <w:p w14:paraId="21C59409" w14:textId="77777777" w:rsidR="0042583D" w:rsidRDefault="0042583D" w:rsidP="0042583D">
      <w:r>
        <w:t>It is important to note that as with all other op-codes it is possible to send empty packets, however due to the way in which axes are handled this is not recommended under any circumstances as strange values will be reported. In future, the upper bit of a pack may be used to indicate that it is a valid value and should be updated, however that is currently beyond the scope of this implementation.</w:t>
      </w:r>
    </w:p>
    <w:p w14:paraId="33CCDA1D" w14:textId="77777777" w:rsidR="001D1271" w:rsidRDefault="001D1271">
      <w:r>
        <w:br w:type="page"/>
      </w:r>
    </w:p>
    <w:p w14:paraId="54D850E4" w14:textId="04588A2F" w:rsidR="001D1271" w:rsidRDefault="001D1271" w:rsidP="001D1271">
      <w:pPr>
        <w:pStyle w:val="Heading1"/>
      </w:pPr>
      <w:bookmarkStart w:id="3143" w:name="_Toc395540545"/>
      <w:bookmarkStart w:id="3144" w:name="_Ref401165152"/>
      <w:bookmarkStart w:id="3145" w:name="_Ref401165184"/>
      <w:bookmarkStart w:id="3146" w:name="_Toc401168275"/>
      <w:r>
        <w:lastRenderedPageBreak/>
        <w:t xml:space="preserve">Appendix G: </w:t>
      </w:r>
      <w:ins w:id="3147" w:author="Benjamin Pannell" w:date="2014-10-15T19:37:00Z">
        <w:r w:rsidR="004E1B26">
          <w:t>Library Documentation</w:t>
        </w:r>
      </w:ins>
      <w:bookmarkEnd w:id="3145"/>
      <w:bookmarkEnd w:id="3146"/>
      <w:del w:id="3148" w:author="Benjamin Pannell" w:date="2014-10-15T19:37:00Z">
        <w:r w:rsidDel="004E1B26">
          <w:delText>C-Library API</w:delText>
        </w:r>
      </w:del>
      <w:bookmarkEnd w:id="3143"/>
      <w:bookmarkEnd w:id="3144"/>
    </w:p>
    <w:p w14:paraId="68FFAAE4" w14:textId="77777777" w:rsidR="00E657F8" w:rsidRDefault="00E657F8" w:rsidP="00AD1710">
      <w:pPr>
        <w:spacing w:after="0"/>
        <w:rPr>
          <w:ins w:id="3149" w:author="Benjamin Pannell" w:date="2014-10-15T19:41:00Z"/>
        </w:rPr>
      </w:pPr>
      <w:ins w:id="3150" w:author="Benjamin Pannell" w:date="2014-10-15T19:40:00Z">
        <w:r>
          <w:t xml:space="preserve">This appendix includes excerpts from the documentation for the various libraries and wrappers available for Isotope. For the most up to date documentation it is recommended that you consult the libraries </w:t>
        </w:r>
      </w:ins>
      <w:ins w:id="3151" w:author="Benjamin Pannell" w:date="2014-10-15T19:41:00Z">
        <w:r>
          <w:t>relevant project pages directly.</w:t>
        </w:r>
      </w:ins>
    </w:p>
    <w:p w14:paraId="7955D056" w14:textId="7111439B" w:rsidR="008B052F" w:rsidRDefault="008B052F" w:rsidP="008B052F">
      <w:pPr>
        <w:pStyle w:val="Heading2"/>
        <w:rPr>
          <w:ins w:id="3152" w:author="Benjamin Pannell" w:date="2014-10-15T19:41:00Z"/>
        </w:rPr>
        <w:pPrChange w:id="3153" w:author="Benjamin Pannell" w:date="2014-10-15T19:41:00Z">
          <w:pPr>
            <w:spacing w:after="0"/>
          </w:pPr>
        </w:pPrChange>
      </w:pPr>
      <w:ins w:id="3154" w:author="Benjamin Pannell" w:date="2014-10-15T19:41:00Z">
        <w:r>
          <w:t>C Library – libisotope</w:t>
        </w:r>
      </w:ins>
    </w:p>
    <w:p w14:paraId="4EDFFD7D" w14:textId="77777777" w:rsidR="008B052F" w:rsidRDefault="008B052F" w:rsidP="008B052F">
      <w:pPr>
        <w:rPr>
          <w:ins w:id="3155" w:author="Benjamin Pannell" w:date="2014-10-15T19:41:00Z"/>
        </w:rPr>
        <w:pPrChange w:id="3156" w:author="Benjamin Pannell" w:date="2014-10-15T19:41:00Z">
          <w:pPr>
            <w:spacing w:after="0"/>
          </w:pPr>
        </w:pPrChange>
      </w:pPr>
    </w:p>
    <w:p w14:paraId="55D0EF9D" w14:textId="77777777" w:rsidR="008B052F" w:rsidRDefault="008B052F" w:rsidP="008B052F">
      <w:pPr>
        <w:pStyle w:val="Heading2"/>
        <w:rPr>
          <w:ins w:id="3157" w:author="Benjamin Pannell" w:date="2014-10-15T19:41:00Z"/>
        </w:rPr>
        <w:pPrChange w:id="3158" w:author="Benjamin Pannell" w:date="2014-10-15T19:41:00Z">
          <w:pPr>
            <w:spacing w:after="0"/>
          </w:pPr>
        </w:pPrChange>
      </w:pPr>
      <w:ins w:id="3159" w:author="Benjamin Pannell" w:date="2014-10-15T19:41:00Z">
        <w:r>
          <w:t>Node.js Library – libisotope</w:t>
        </w:r>
      </w:ins>
    </w:p>
    <w:p w14:paraId="09A42A2D" w14:textId="4B854961" w:rsidR="009A61C2" w:rsidDel="00E657F8" w:rsidRDefault="009A61C2" w:rsidP="008B052F">
      <w:pPr>
        <w:rPr>
          <w:del w:id="3160" w:author="Benjamin Pannell" w:date="2014-10-15T19:40:00Z"/>
        </w:rPr>
        <w:pPrChange w:id="3161" w:author="Benjamin Pannell" w:date="2014-10-15T19:42:00Z">
          <w:pPr/>
        </w:pPrChange>
      </w:pPr>
      <w:del w:id="3162" w:author="Benjamin Pannell" w:date="2014-10-15T19:40:00Z">
        <w:r w:rsidDel="00E657F8">
          <w:delText xml:space="preserve">The C API for Isotope comes bundled with an </w:delText>
        </w:r>
        <w:r w:rsidRPr="009A61C2" w:rsidDel="00E657F8">
          <w:rPr>
            <w:i/>
          </w:rPr>
          <w:delText xml:space="preserve">isotope.h </w:delText>
        </w:r>
        <w:r w:rsidDel="00E657F8">
          <w:delText>header file which clearly documents all methods available for use from within your applications. The following is a quick reference sheet describing the different API methods available to you through the API.</w:delText>
        </w:r>
      </w:del>
    </w:p>
    <w:p w14:paraId="79F2B0AC" w14:textId="5F597A8D" w:rsidR="00AD1710" w:rsidRPr="00FB77B6" w:rsidDel="00E657F8" w:rsidRDefault="00AD1710" w:rsidP="008B052F">
      <w:pPr>
        <w:rPr>
          <w:del w:id="3163" w:author="Benjamin Pannell" w:date="2014-10-15T19:40:00Z"/>
          <w:rFonts w:ascii="Consolas" w:hAnsi="Consolas" w:cs="Consolas"/>
          <w:i/>
          <w:color w:val="595959" w:themeColor="text1" w:themeTint="A6"/>
        </w:rPr>
        <w:pPrChange w:id="3164" w:author="Benjamin Pannell" w:date="2014-10-15T19:42:00Z">
          <w:pPr>
            <w:spacing w:after="0"/>
          </w:pPr>
        </w:pPrChange>
      </w:pPr>
      <w:del w:id="3165" w:author="Benjamin Pannell" w:date="2014-10-15T19:40:00Z">
        <w:r w:rsidRPr="00FB77B6" w:rsidDel="00E657F8">
          <w:rPr>
            <w:rFonts w:ascii="Consolas" w:hAnsi="Consolas" w:cs="Consolas"/>
            <w:i/>
            <w:color w:val="595959" w:themeColor="text1" w:themeTint="A6"/>
          </w:rPr>
          <w:delText>// Opens a new Isotope device connection</w:delText>
        </w:r>
      </w:del>
    </w:p>
    <w:p w14:paraId="6E70BCC1" w14:textId="0F9CE19F" w:rsidR="00AD1710" w:rsidDel="00E657F8" w:rsidRDefault="00AD1710" w:rsidP="008B052F">
      <w:pPr>
        <w:rPr>
          <w:del w:id="3166" w:author="Benjamin Pannell" w:date="2014-10-15T19:40:00Z"/>
          <w:rFonts w:ascii="Consolas" w:hAnsi="Consolas" w:cs="Consolas"/>
        </w:rPr>
        <w:pPrChange w:id="3167" w:author="Benjamin Pannell" w:date="2014-10-15T19:42:00Z">
          <w:pPr>
            <w:spacing w:after="0"/>
          </w:pPr>
        </w:pPrChange>
      </w:pPr>
      <w:del w:id="3168" w:author="Benjamin Pannell" w:date="2014-10-15T19:40:00Z">
        <w:r w:rsidDel="00E657F8">
          <w:rPr>
            <w:rFonts w:ascii="Consolas" w:hAnsi="Consolas" w:cs="Consolas"/>
            <w:b/>
          </w:rPr>
          <w:delText xml:space="preserve">int </w:delText>
        </w:r>
        <w:r w:rsidDel="00E657F8">
          <w:rPr>
            <w:rFonts w:ascii="Consolas" w:hAnsi="Consolas" w:cs="Consolas"/>
          </w:rPr>
          <w:delText>isotope_open(</w:delText>
        </w:r>
        <w:r w:rsidDel="00E657F8">
          <w:rPr>
            <w:rFonts w:ascii="Consolas" w:hAnsi="Consolas" w:cs="Consolas"/>
            <w:b/>
          </w:rPr>
          <w:delText xml:space="preserve">const char* </w:delText>
        </w:r>
        <w:r w:rsidDel="00E657F8">
          <w:rPr>
            <w:rFonts w:ascii="Consolas" w:hAnsi="Consolas" w:cs="Consolas"/>
          </w:rPr>
          <w:delText>device);</w:delText>
        </w:r>
      </w:del>
    </w:p>
    <w:p w14:paraId="76062522" w14:textId="10883960" w:rsidR="00AD1710" w:rsidDel="00E657F8" w:rsidRDefault="00AD1710" w:rsidP="008B052F">
      <w:pPr>
        <w:rPr>
          <w:del w:id="3169" w:author="Benjamin Pannell" w:date="2014-10-15T19:40:00Z"/>
          <w:rFonts w:ascii="Consolas" w:hAnsi="Consolas" w:cs="Consolas"/>
        </w:rPr>
        <w:pPrChange w:id="3170" w:author="Benjamin Pannell" w:date="2014-10-15T19:42:00Z">
          <w:pPr>
            <w:spacing w:after="0"/>
          </w:pPr>
        </w:pPrChange>
      </w:pPr>
    </w:p>
    <w:p w14:paraId="64CB6E47" w14:textId="0FD42FA0" w:rsidR="00AD1710" w:rsidRPr="00FB77B6" w:rsidDel="00E657F8" w:rsidRDefault="00AD1710" w:rsidP="008B052F">
      <w:pPr>
        <w:rPr>
          <w:del w:id="3171" w:author="Benjamin Pannell" w:date="2014-10-15T19:40:00Z"/>
          <w:rFonts w:ascii="Consolas" w:hAnsi="Consolas" w:cs="Consolas"/>
          <w:color w:val="595959" w:themeColor="text1" w:themeTint="A6"/>
        </w:rPr>
        <w:pPrChange w:id="3172" w:author="Benjamin Pannell" w:date="2014-10-15T19:42:00Z">
          <w:pPr>
            <w:spacing w:after="0"/>
          </w:pPr>
        </w:pPrChange>
      </w:pPr>
      <w:del w:id="3173" w:author="Benjamin Pannell" w:date="2014-10-15T19:40:00Z">
        <w:r w:rsidRPr="00FB77B6" w:rsidDel="00E657F8">
          <w:rPr>
            <w:rFonts w:ascii="Consolas" w:hAnsi="Consolas" w:cs="Consolas"/>
            <w:i/>
            <w:color w:val="595959" w:themeColor="text1" w:themeTint="A6"/>
          </w:rPr>
          <w:delText>// Closes an Isotope device connection</w:delText>
        </w:r>
      </w:del>
    </w:p>
    <w:p w14:paraId="6B528D68" w14:textId="59836BCE" w:rsidR="00AD1710" w:rsidDel="00E657F8" w:rsidRDefault="00AD1710" w:rsidP="008B052F">
      <w:pPr>
        <w:rPr>
          <w:del w:id="3174" w:author="Benjamin Pannell" w:date="2014-10-15T19:40:00Z"/>
          <w:rFonts w:ascii="Consolas" w:hAnsi="Consolas" w:cs="Consolas"/>
        </w:rPr>
        <w:pPrChange w:id="3175" w:author="Benjamin Pannell" w:date="2014-10-15T19:42:00Z">
          <w:pPr>
            <w:spacing w:after="0"/>
          </w:pPr>
        </w:pPrChange>
      </w:pPr>
      <w:del w:id="3176" w:author="Benjamin Pannell" w:date="2014-10-15T19:40:00Z">
        <w:r w:rsidDel="00E657F8">
          <w:rPr>
            <w:rFonts w:ascii="Consolas" w:hAnsi="Consolas" w:cs="Consolas"/>
            <w:b/>
          </w:rPr>
          <w:delText xml:space="preserve">char </w:delText>
        </w:r>
        <w:r w:rsidDel="00E657F8">
          <w:rPr>
            <w:rFonts w:ascii="Consolas" w:hAnsi="Consolas" w:cs="Consolas"/>
          </w:rPr>
          <w:delText>isotope_close(</w:delText>
        </w:r>
        <w:r w:rsidDel="00E657F8">
          <w:rPr>
            <w:rFonts w:ascii="Consolas" w:hAnsi="Consolas" w:cs="Consolas"/>
            <w:b/>
          </w:rPr>
          <w:delText xml:space="preserve">int </w:delText>
        </w:r>
        <w:r w:rsidDel="00E657F8">
          <w:rPr>
            <w:rFonts w:ascii="Consolas" w:hAnsi="Consolas" w:cs="Consolas"/>
          </w:rPr>
          <w:delText>isotope);</w:delText>
        </w:r>
      </w:del>
    </w:p>
    <w:p w14:paraId="5907B309" w14:textId="21CBA790" w:rsidR="00AD1710" w:rsidDel="00E657F8" w:rsidRDefault="00AD1710" w:rsidP="008B052F">
      <w:pPr>
        <w:rPr>
          <w:del w:id="3177" w:author="Benjamin Pannell" w:date="2014-10-15T19:40:00Z"/>
          <w:rFonts w:ascii="Consolas" w:hAnsi="Consolas" w:cs="Consolas"/>
        </w:rPr>
        <w:pPrChange w:id="3178" w:author="Benjamin Pannell" w:date="2014-10-15T19:42:00Z">
          <w:pPr>
            <w:spacing w:after="0"/>
          </w:pPr>
        </w:pPrChange>
      </w:pPr>
    </w:p>
    <w:p w14:paraId="176C3B9C" w14:textId="1CE7FE1B" w:rsidR="00AD1710" w:rsidRPr="00FB77B6" w:rsidDel="00E657F8" w:rsidRDefault="00AD1710" w:rsidP="008B052F">
      <w:pPr>
        <w:rPr>
          <w:del w:id="3179" w:author="Benjamin Pannell" w:date="2014-10-15T19:40:00Z"/>
          <w:rFonts w:ascii="Consolas" w:hAnsi="Consolas" w:cs="Consolas"/>
          <w:i/>
          <w:color w:val="595959" w:themeColor="text1" w:themeTint="A6"/>
        </w:rPr>
        <w:pPrChange w:id="3180" w:author="Benjamin Pannell" w:date="2014-10-15T19:42:00Z">
          <w:pPr>
            <w:spacing w:after="0"/>
          </w:pPr>
        </w:pPrChange>
      </w:pPr>
      <w:del w:id="3181" w:author="Benjamin Pannell" w:date="2014-10-15T19:40:00Z">
        <w:r w:rsidRPr="00FB77B6" w:rsidDel="00E657F8">
          <w:rPr>
            <w:rFonts w:ascii="Consolas" w:hAnsi="Consolas" w:cs="Consolas"/>
            <w:i/>
            <w:color w:val="595959" w:themeColor="text1" w:themeTint="A6"/>
          </w:rPr>
          <w:delText>// Formats and sends a mouse command to the specified Isotope</w:delText>
        </w:r>
      </w:del>
    </w:p>
    <w:p w14:paraId="2E379342" w14:textId="6F32AE68" w:rsidR="00AD1710" w:rsidDel="00E657F8" w:rsidRDefault="00AD1710" w:rsidP="008B052F">
      <w:pPr>
        <w:rPr>
          <w:del w:id="3182" w:author="Benjamin Pannell" w:date="2014-10-15T19:40:00Z"/>
          <w:rFonts w:ascii="Consolas" w:hAnsi="Consolas" w:cs="Consolas"/>
        </w:rPr>
        <w:pPrChange w:id="3183" w:author="Benjamin Pannell" w:date="2014-10-15T19:42:00Z">
          <w:pPr>
            <w:spacing w:after="0"/>
          </w:pPr>
        </w:pPrChange>
      </w:pPr>
      <w:del w:id="3184" w:author="Benjamin Pannell" w:date="2014-10-15T19:40:00Z">
        <w:r w:rsidDel="00E657F8">
          <w:rPr>
            <w:rFonts w:ascii="Consolas" w:hAnsi="Consolas" w:cs="Consolas"/>
            <w:b/>
          </w:rPr>
          <w:delText>char</w:delText>
        </w:r>
        <w:r w:rsidDel="00E657F8">
          <w:rPr>
            <w:rFonts w:ascii="Consolas" w:hAnsi="Consolas" w:cs="Consolas"/>
          </w:rPr>
          <w:delText xml:space="preserve"> isotope_mouse(</w:delText>
        </w:r>
        <w:r w:rsidDel="00E657F8">
          <w:rPr>
            <w:rFonts w:ascii="Consolas" w:hAnsi="Consolas" w:cs="Consolas"/>
            <w:b/>
          </w:rPr>
          <w:delText xml:space="preserve">int </w:delText>
        </w:r>
        <w:r w:rsidDel="00E657F8">
          <w:rPr>
            <w:rFonts w:ascii="Consolas" w:hAnsi="Consolas" w:cs="Consolas"/>
          </w:rPr>
          <w:delText xml:space="preserve">isotope, </w:delText>
        </w:r>
        <w:r w:rsidDel="00E657F8">
          <w:rPr>
            <w:rFonts w:ascii="Consolas" w:hAnsi="Consolas" w:cs="Consolas"/>
            <w:b/>
          </w:rPr>
          <w:delText>char</w:delText>
        </w:r>
        <w:r w:rsidDel="00E657F8">
          <w:rPr>
            <w:rFonts w:ascii="Consolas" w:hAnsi="Consolas" w:cs="Consolas"/>
          </w:rPr>
          <w:delText xml:space="preserve"> buttons, </w:delText>
        </w:r>
        <w:r w:rsidDel="00E657F8">
          <w:rPr>
            <w:rFonts w:ascii="Consolas" w:hAnsi="Consolas" w:cs="Consolas"/>
            <w:b/>
          </w:rPr>
          <w:delText>char</w:delText>
        </w:r>
        <w:r w:rsidDel="00E657F8">
          <w:rPr>
            <w:rFonts w:ascii="Consolas" w:hAnsi="Consolas" w:cs="Consolas"/>
          </w:rPr>
          <w:delText xml:space="preserve"> deltaX, </w:delText>
        </w:r>
        <w:r w:rsidDel="00E657F8">
          <w:rPr>
            <w:rFonts w:ascii="Consolas" w:hAnsi="Consolas" w:cs="Consolas"/>
            <w:b/>
          </w:rPr>
          <w:delText>char</w:delText>
        </w:r>
        <w:r w:rsidDel="00E657F8">
          <w:rPr>
            <w:rFonts w:ascii="Consolas" w:hAnsi="Consolas" w:cs="Consolas"/>
          </w:rPr>
          <w:delText xml:space="preserve"> deltaY, </w:delText>
        </w:r>
        <w:r w:rsidDel="00E657F8">
          <w:rPr>
            <w:rFonts w:ascii="Consolas" w:hAnsi="Consolas" w:cs="Consolas"/>
            <w:b/>
          </w:rPr>
          <w:delText>char</w:delText>
        </w:r>
        <w:r w:rsidDel="00E657F8">
          <w:rPr>
            <w:rFonts w:ascii="Consolas" w:hAnsi="Consolas" w:cs="Consolas"/>
          </w:rPr>
          <w:delText xml:space="preserve"> deltaScroll);</w:delText>
        </w:r>
      </w:del>
    </w:p>
    <w:p w14:paraId="25191EAC" w14:textId="0659C71E" w:rsidR="00AD1710" w:rsidDel="00E657F8" w:rsidRDefault="00AD1710" w:rsidP="008B052F">
      <w:pPr>
        <w:rPr>
          <w:del w:id="3185" w:author="Benjamin Pannell" w:date="2014-10-15T19:40:00Z"/>
          <w:rFonts w:ascii="Consolas" w:hAnsi="Consolas" w:cs="Consolas"/>
        </w:rPr>
        <w:pPrChange w:id="3186" w:author="Benjamin Pannell" w:date="2014-10-15T19:42:00Z">
          <w:pPr>
            <w:spacing w:after="0"/>
          </w:pPr>
        </w:pPrChange>
      </w:pPr>
    </w:p>
    <w:p w14:paraId="4FBA8234" w14:textId="3D387CC6" w:rsidR="00AD1710" w:rsidRPr="00FB77B6" w:rsidDel="00E657F8" w:rsidRDefault="00AD1710" w:rsidP="008B052F">
      <w:pPr>
        <w:rPr>
          <w:del w:id="3187" w:author="Benjamin Pannell" w:date="2014-10-15T19:40:00Z"/>
          <w:rFonts w:ascii="Consolas" w:hAnsi="Consolas" w:cs="Consolas"/>
          <w:i/>
          <w:color w:val="595959" w:themeColor="text1" w:themeTint="A6"/>
        </w:rPr>
        <w:pPrChange w:id="3188" w:author="Benjamin Pannell" w:date="2014-10-15T19:42:00Z">
          <w:pPr>
            <w:spacing w:after="0"/>
          </w:pPr>
        </w:pPrChange>
      </w:pPr>
      <w:del w:id="3189" w:author="Benjamin Pannell" w:date="2014-10-15T19:40:00Z">
        <w:r w:rsidRPr="00FB77B6" w:rsidDel="00E657F8">
          <w:rPr>
            <w:rFonts w:ascii="Consolas" w:hAnsi="Consolas" w:cs="Consolas"/>
            <w:i/>
            <w:color w:val="595959" w:themeColor="text1" w:themeTint="A6"/>
          </w:rPr>
          <w:delText>// Formats and sends a keyboard command to the specified Isotope</w:delText>
        </w:r>
      </w:del>
    </w:p>
    <w:p w14:paraId="4121D6F0" w14:textId="7C77BDE6" w:rsidR="00AD1710" w:rsidDel="00E657F8" w:rsidRDefault="00AD1710" w:rsidP="008B052F">
      <w:pPr>
        <w:rPr>
          <w:del w:id="3190" w:author="Benjamin Pannell" w:date="2014-10-15T19:40:00Z"/>
          <w:rFonts w:ascii="Consolas" w:hAnsi="Consolas" w:cs="Consolas"/>
        </w:rPr>
        <w:pPrChange w:id="3191" w:author="Benjamin Pannell" w:date="2014-10-15T19:42:00Z">
          <w:pPr>
            <w:spacing w:after="0"/>
          </w:pPr>
        </w:pPrChange>
      </w:pPr>
      <w:del w:id="3192" w:author="Benjamin Pannell" w:date="2014-10-15T19:40:00Z">
        <w:r w:rsidDel="00E657F8">
          <w:rPr>
            <w:rFonts w:ascii="Consolas" w:hAnsi="Consolas" w:cs="Consolas"/>
            <w:b/>
          </w:rPr>
          <w:delText>char</w:delText>
        </w:r>
        <w:r w:rsidDel="00E657F8">
          <w:rPr>
            <w:rFonts w:ascii="Consolas" w:hAnsi="Consolas" w:cs="Consolas"/>
          </w:rPr>
          <w:delText xml:space="preserve"> isotope_keyboard(</w:delText>
        </w:r>
        <w:r w:rsidDel="00E657F8">
          <w:rPr>
            <w:rFonts w:ascii="Consolas" w:hAnsi="Consolas" w:cs="Consolas"/>
            <w:b/>
          </w:rPr>
          <w:delText>int</w:delText>
        </w:r>
        <w:r w:rsidDel="00E657F8">
          <w:rPr>
            <w:rFonts w:ascii="Consolas" w:hAnsi="Consolas" w:cs="Consolas"/>
          </w:rPr>
          <w:delText xml:space="preserve"> isotope, </w:delText>
        </w:r>
        <w:r w:rsidDel="00E657F8">
          <w:rPr>
            <w:rFonts w:ascii="Consolas" w:hAnsi="Consolas" w:cs="Consolas"/>
            <w:b/>
          </w:rPr>
          <w:delText>char</w:delText>
        </w:r>
        <w:r w:rsidDel="00E657F8">
          <w:rPr>
            <w:rFonts w:ascii="Consolas" w:hAnsi="Consolas" w:cs="Consolas"/>
          </w:rPr>
          <w:delText xml:space="preserve"> modifiers, </w:delText>
        </w:r>
        <w:r w:rsidDel="00E657F8">
          <w:rPr>
            <w:rFonts w:ascii="Consolas" w:hAnsi="Consolas" w:cs="Consolas"/>
            <w:b/>
          </w:rPr>
          <w:delText xml:space="preserve">const char </w:delText>
        </w:r>
        <w:r w:rsidDel="00E657F8">
          <w:rPr>
            <w:rFonts w:ascii="Consolas" w:hAnsi="Consolas" w:cs="Consolas"/>
          </w:rPr>
          <w:delText xml:space="preserve">keys[], </w:delText>
        </w:r>
        <w:r w:rsidDel="00E657F8">
          <w:rPr>
            <w:rFonts w:ascii="Consolas" w:hAnsi="Consolas" w:cs="Consolas"/>
            <w:b/>
          </w:rPr>
          <w:delText xml:space="preserve">char </w:delText>
        </w:r>
        <w:r w:rsidDel="00E657F8">
          <w:rPr>
            <w:rFonts w:ascii="Consolas" w:hAnsi="Consolas" w:cs="Consolas"/>
          </w:rPr>
          <w:delText>keys_count);</w:delText>
        </w:r>
      </w:del>
    </w:p>
    <w:p w14:paraId="4A3F8B0E" w14:textId="18BD0D81" w:rsidR="00AD1710" w:rsidDel="00E657F8" w:rsidRDefault="00AD1710" w:rsidP="008B052F">
      <w:pPr>
        <w:rPr>
          <w:del w:id="3193" w:author="Benjamin Pannell" w:date="2014-10-15T19:40:00Z"/>
          <w:rFonts w:ascii="Consolas" w:hAnsi="Consolas" w:cs="Consolas"/>
        </w:rPr>
        <w:pPrChange w:id="3194" w:author="Benjamin Pannell" w:date="2014-10-15T19:42:00Z">
          <w:pPr>
            <w:spacing w:after="0"/>
          </w:pPr>
        </w:pPrChange>
      </w:pPr>
    </w:p>
    <w:p w14:paraId="02C67813" w14:textId="6995F108" w:rsidR="00AD1710" w:rsidRPr="00FB77B6" w:rsidDel="00E657F8" w:rsidRDefault="00AD1710" w:rsidP="008B052F">
      <w:pPr>
        <w:rPr>
          <w:del w:id="3195" w:author="Benjamin Pannell" w:date="2014-10-15T19:40:00Z"/>
          <w:rFonts w:ascii="Consolas" w:hAnsi="Consolas" w:cs="Consolas"/>
          <w:i/>
          <w:color w:val="595959" w:themeColor="text1" w:themeTint="A6"/>
        </w:rPr>
        <w:pPrChange w:id="3196" w:author="Benjamin Pannell" w:date="2014-10-15T19:42:00Z">
          <w:pPr>
            <w:spacing w:after="0"/>
          </w:pPr>
        </w:pPrChange>
      </w:pPr>
      <w:del w:id="3197" w:author="Benjamin Pannell" w:date="2014-10-15T19:40:00Z">
        <w:r w:rsidRPr="00FB77B6" w:rsidDel="00E657F8">
          <w:rPr>
            <w:rFonts w:ascii="Consolas" w:hAnsi="Consolas" w:cs="Consolas"/>
            <w:i/>
            <w:color w:val="595959" w:themeColor="text1" w:themeTint="A6"/>
          </w:rPr>
          <w:delText>// Formats and sends a joystick command to the specified Isotope</w:delText>
        </w:r>
      </w:del>
    </w:p>
    <w:p w14:paraId="12F9182B" w14:textId="382135D7" w:rsidR="00AD1710" w:rsidDel="00E657F8" w:rsidRDefault="00AD1710" w:rsidP="008B052F">
      <w:pPr>
        <w:rPr>
          <w:del w:id="3198" w:author="Benjamin Pannell" w:date="2014-10-15T19:40:00Z"/>
          <w:rFonts w:ascii="Consolas" w:hAnsi="Consolas" w:cs="Consolas"/>
        </w:rPr>
        <w:pPrChange w:id="3199" w:author="Benjamin Pannell" w:date="2014-10-15T19:42:00Z">
          <w:pPr>
            <w:spacing w:after="0"/>
          </w:pPr>
        </w:pPrChange>
      </w:pPr>
      <w:del w:id="3200" w:author="Benjamin Pannell" w:date="2014-10-15T19:40:00Z">
        <w:r w:rsidDel="00E657F8">
          <w:rPr>
            <w:rFonts w:ascii="Consolas" w:hAnsi="Consolas" w:cs="Consolas"/>
            <w:b/>
          </w:rPr>
          <w:delText>char</w:delText>
        </w:r>
        <w:r w:rsidDel="00E657F8">
          <w:rPr>
            <w:rFonts w:ascii="Consolas" w:hAnsi="Consolas" w:cs="Consolas"/>
          </w:rPr>
          <w:delText xml:space="preserve"> isotope_joystick</w:delText>
        </w:r>
        <w:r w:rsidRPr="00AD1710" w:rsidDel="00E657F8">
          <w:rPr>
            <w:rFonts w:ascii="Consolas" w:hAnsi="Consolas" w:cs="Consolas"/>
          </w:rPr>
          <w:delText>(</w:delText>
        </w:r>
        <w:r w:rsidRPr="00AD1710" w:rsidDel="00E657F8">
          <w:rPr>
            <w:rFonts w:ascii="Consolas" w:hAnsi="Consolas" w:cs="Consolas"/>
            <w:b/>
          </w:rPr>
          <w:delText>int</w:delText>
        </w:r>
        <w:r w:rsidRPr="00AD1710" w:rsidDel="00E657F8">
          <w:rPr>
            <w:rFonts w:ascii="Consolas" w:hAnsi="Consolas" w:cs="Consolas"/>
          </w:rPr>
          <w:delText xml:space="preserve"> isotope, </w:delText>
        </w:r>
        <w:r w:rsidRPr="00AD1710" w:rsidDel="00E657F8">
          <w:rPr>
            <w:rFonts w:ascii="Consolas" w:hAnsi="Consolas" w:cs="Consolas"/>
            <w:b/>
          </w:rPr>
          <w:delText>int</w:delText>
        </w:r>
        <w:r w:rsidRPr="00AD1710" w:rsidDel="00E657F8">
          <w:rPr>
            <w:rFonts w:ascii="Consolas" w:hAnsi="Consolas" w:cs="Consolas"/>
          </w:rPr>
          <w:delText xml:space="preserve"> buttons, </w:delText>
        </w:r>
        <w:r w:rsidRPr="00AD1710" w:rsidDel="00E657F8">
          <w:rPr>
            <w:rFonts w:ascii="Consolas" w:hAnsi="Consolas" w:cs="Consolas"/>
            <w:b/>
          </w:rPr>
          <w:delText>short</w:delText>
        </w:r>
        <w:r w:rsidRPr="00AD1710" w:rsidDel="00E657F8">
          <w:rPr>
            <w:rFonts w:ascii="Consolas" w:hAnsi="Consolas" w:cs="Consolas"/>
          </w:rPr>
          <w:delText xml:space="preserve"> x, </w:delText>
        </w:r>
        <w:r w:rsidRPr="00AD1710" w:rsidDel="00E657F8">
          <w:rPr>
            <w:rFonts w:ascii="Consolas" w:hAnsi="Consolas" w:cs="Consolas"/>
            <w:b/>
          </w:rPr>
          <w:delText>short</w:delText>
        </w:r>
        <w:r w:rsidRPr="00AD1710" w:rsidDel="00E657F8">
          <w:rPr>
            <w:rFonts w:ascii="Consolas" w:hAnsi="Consolas" w:cs="Consolas"/>
          </w:rPr>
          <w:delText xml:space="preserve"> y, </w:delText>
        </w:r>
        <w:r w:rsidRPr="00AD1710" w:rsidDel="00E657F8">
          <w:rPr>
            <w:rFonts w:ascii="Consolas" w:hAnsi="Consolas" w:cs="Consolas"/>
            <w:b/>
          </w:rPr>
          <w:delText>short</w:delText>
        </w:r>
        <w:r w:rsidRPr="00AD1710" w:rsidDel="00E657F8">
          <w:rPr>
            <w:rFonts w:ascii="Consolas" w:hAnsi="Consolas" w:cs="Consolas"/>
          </w:rPr>
          <w:delText xml:space="preserve"> z, </w:delText>
        </w:r>
        <w:r w:rsidRPr="00AD1710" w:rsidDel="00E657F8">
          <w:rPr>
            <w:rFonts w:ascii="Consolas" w:hAnsi="Consolas" w:cs="Consolas"/>
            <w:b/>
          </w:rPr>
          <w:delText>short</w:delText>
        </w:r>
        <w:r w:rsidRPr="00AD1710" w:rsidDel="00E657F8">
          <w:rPr>
            <w:rFonts w:ascii="Consolas" w:hAnsi="Consolas" w:cs="Consolas"/>
          </w:rPr>
          <w:delText xml:space="preserve"> rz, </w:delText>
        </w:r>
        <w:r w:rsidRPr="00AD1710" w:rsidDel="00E657F8">
          <w:rPr>
            <w:rFonts w:ascii="Consolas" w:hAnsi="Consolas" w:cs="Consolas"/>
            <w:b/>
          </w:rPr>
          <w:delText>short</w:delText>
        </w:r>
        <w:r w:rsidRPr="00AD1710" w:rsidDel="00E657F8">
          <w:rPr>
            <w:rFonts w:ascii="Consolas" w:hAnsi="Consolas" w:cs="Consolas"/>
          </w:rPr>
          <w:delText xml:space="preserve"> sliderLeft, </w:delText>
        </w:r>
        <w:r w:rsidRPr="00AD1710" w:rsidDel="00E657F8">
          <w:rPr>
            <w:rFonts w:ascii="Consolas" w:hAnsi="Consolas" w:cs="Consolas"/>
            <w:b/>
          </w:rPr>
          <w:delText>short</w:delText>
        </w:r>
        <w:r w:rsidRPr="00AD1710" w:rsidDel="00E657F8">
          <w:rPr>
            <w:rFonts w:ascii="Consolas" w:hAnsi="Consolas" w:cs="Consolas"/>
          </w:rPr>
          <w:delText xml:space="preserve"> sliderRight, </w:delText>
        </w:r>
        <w:r w:rsidRPr="00AD1710" w:rsidDel="00E657F8">
          <w:rPr>
            <w:rFonts w:ascii="Consolas" w:hAnsi="Consolas" w:cs="Consolas"/>
            <w:b/>
          </w:rPr>
          <w:delText>char</w:delText>
        </w:r>
        <w:r w:rsidRPr="00AD1710" w:rsidDel="00E657F8">
          <w:rPr>
            <w:rFonts w:ascii="Consolas" w:hAnsi="Consolas" w:cs="Consolas"/>
          </w:rPr>
          <w:delText xml:space="preserve"> hat);</w:delText>
        </w:r>
      </w:del>
    </w:p>
    <w:p w14:paraId="7920E3FD" w14:textId="6D1B580A" w:rsidR="00AD1710" w:rsidDel="00E657F8" w:rsidRDefault="00AD1710" w:rsidP="008B052F">
      <w:pPr>
        <w:rPr>
          <w:del w:id="3201" w:author="Benjamin Pannell" w:date="2014-10-15T19:40:00Z"/>
          <w:rFonts w:ascii="Consolas" w:hAnsi="Consolas" w:cs="Consolas"/>
        </w:rPr>
        <w:pPrChange w:id="3202" w:author="Benjamin Pannell" w:date="2014-10-15T19:42:00Z">
          <w:pPr>
            <w:spacing w:after="0"/>
          </w:pPr>
        </w:pPrChange>
      </w:pPr>
    </w:p>
    <w:p w14:paraId="7DD764DB" w14:textId="4D0D56CB" w:rsidR="00AD1710" w:rsidRPr="00FB77B6" w:rsidDel="00E657F8" w:rsidRDefault="00AD1710" w:rsidP="008B052F">
      <w:pPr>
        <w:rPr>
          <w:del w:id="3203" w:author="Benjamin Pannell" w:date="2014-10-15T19:40:00Z"/>
          <w:rFonts w:ascii="Consolas" w:hAnsi="Consolas" w:cs="Consolas"/>
          <w:i/>
          <w:color w:val="595959" w:themeColor="text1" w:themeTint="A6"/>
        </w:rPr>
        <w:pPrChange w:id="3204" w:author="Benjamin Pannell" w:date="2014-10-15T19:42:00Z">
          <w:pPr>
            <w:spacing w:after="0"/>
          </w:pPr>
        </w:pPrChange>
      </w:pPr>
      <w:del w:id="3205" w:author="Benjamin Pannell" w:date="2014-10-15T19:40:00Z">
        <w:r w:rsidRPr="00FB77B6" w:rsidDel="00E657F8">
          <w:rPr>
            <w:rFonts w:ascii="Consolas" w:hAnsi="Consolas" w:cs="Consolas"/>
            <w:i/>
            <w:color w:val="595959" w:themeColor="text1" w:themeTint="A6"/>
          </w:rPr>
          <w:delText>// Sends the specified packet to the specified Isotope</w:delText>
        </w:r>
      </w:del>
    </w:p>
    <w:p w14:paraId="4B4520D1" w14:textId="704D9EA2" w:rsidR="00AD1710" w:rsidDel="00E657F8" w:rsidRDefault="00AD1710" w:rsidP="008B052F">
      <w:pPr>
        <w:rPr>
          <w:del w:id="3206" w:author="Benjamin Pannell" w:date="2014-10-15T19:40:00Z"/>
          <w:rFonts w:ascii="Consolas" w:hAnsi="Consolas" w:cs="Consolas"/>
        </w:rPr>
        <w:pPrChange w:id="3207" w:author="Benjamin Pannell" w:date="2014-10-15T19:42:00Z">
          <w:pPr>
            <w:spacing w:after="0"/>
          </w:pPr>
        </w:pPrChange>
      </w:pPr>
      <w:del w:id="3208" w:author="Benjamin Pannell" w:date="2014-10-15T19:40:00Z">
        <w:r w:rsidRPr="00AD1710" w:rsidDel="00E657F8">
          <w:rPr>
            <w:rFonts w:ascii="Consolas" w:hAnsi="Consolas" w:cs="Consolas"/>
            <w:b/>
          </w:rPr>
          <w:delText>char</w:delText>
        </w:r>
        <w:r w:rsidRPr="00AD1710" w:rsidDel="00E657F8">
          <w:rPr>
            <w:rFonts w:ascii="Consolas" w:hAnsi="Consolas" w:cs="Consolas"/>
          </w:rPr>
          <w:delText xml:space="preserve"> isotope_write(</w:delText>
        </w:r>
        <w:r w:rsidRPr="00AD1710" w:rsidDel="00E657F8">
          <w:rPr>
            <w:rFonts w:ascii="Consolas" w:hAnsi="Consolas" w:cs="Consolas"/>
            <w:b/>
          </w:rPr>
          <w:delText>int</w:delText>
        </w:r>
        <w:r w:rsidRPr="00AD1710" w:rsidDel="00E657F8">
          <w:rPr>
            <w:rFonts w:ascii="Consolas" w:hAnsi="Consolas" w:cs="Consolas"/>
          </w:rPr>
          <w:delText xml:space="preserve"> isotope, </w:delText>
        </w:r>
        <w:r w:rsidRPr="00AD1710" w:rsidDel="00E657F8">
          <w:rPr>
            <w:rFonts w:ascii="Consolas" w:hAnsi="Consolas" w:cs="Consolas"/>
            <w:b/>
          </w:rPr>
          <w:delText>const</w:delText>
        </w:r>
        <w:r w:rsidRPr="00AD1710" w:rsidDel="00E657F8">
          <w:rPr>
            <w:rFonts w:ascii="Consolas" w:hAnsi="Consolas" w:cs="Consolas"/>
          </w:rPr>
          <w:delText xml:space="preserve"> </w:delText>
        </w:r>
        <w:r w:rsidRPr="00AD1710" w:rsidDel="00E657F8">
          <w:rPr>
            <w:rFonts w:ascii="Consolas" w:hAnsi="Consolas" w:cs="Consolas"/>
            <w:b/>
          </w:rPr>
          <w:delText>char*</w:delText>
        </w:r>
        <w:r w:rsidRPr="00AD1710" w:rsidDel="00E657F8">
          <w:rPr>
            <w:rFonts w:ascii="Consolas" w:hAnsi="Consolas" w:cs="Consolas"/>
          </w:rPr>
          <w:delText xml:space="preserve"> packet, </w:delText>
        </w:r>
        <w:r w:rsidRPr="00AD1710" w:rsidDel="00E657F8">
          <w:rPr>
            <w:rFonts w:ascii="Consolas" w:hAnsi="Consolas" w:cs="Consolas"/>
            <w:b/>
          </w:rPr>
          <w:delText>char</w:delText>
        </w:r>
        <w:r w:rsidRPr="00AD1710" w:rsidDel="00E657F8">
          <w:rPr>
            <w:rFonts w:ascii="Consolas" w:hAnsi="Consolas" w:cs="Consolas"/>
          </w:rPr>
          <w:delText xml:space="preserve"> length);</w:delText>
        </w:r>
      </w:del>
    </w:p>
    <w:p w14:paraId="3608C420" w14:textId="77777777" w:rsidR="00AD1710" w:rsidRPr="00AD1710" w:rsidRDefault="00AD1710" w:rsidP="008B052F">
      <w:pPr>
        <w:rPr>
          <w:rFonts w:ascii="Consolas" w:hAnsi="Consolas" w:cs="Consolas"/>
        </w:rPr>
        <w:pPrChange w:id="3209" w:author="Benjamin Pannell" w:date="2014-10-15T19:42:00Z">
          <w:pPr>
            <w:spacing w:after="0"/>
          </w:pPr>
        </w:pPrChange>
      </w:pPr>
    </w:p>
    <w:p w14:paraId="0958BD12" w14:textId="77777777" w:rsidR="007D3649" w:rsidRDefault="009A61C2">
      <w:r>
        <w:t xml:space="preserve"> </w:t>
      </w:r>
    </w:p>
    <w:p w14:paraId="2C5A0CEB" w14:textId="77777777" w:rsidR="00AB3C59" w:rsidRDefault="00AB3C59">
      <w:r>
        <w:br w:type="page"/>
      </w:r>
    </w:p>
    <w:p w14:paraId="15AE61C0" w14:textId="77777777" w:rsidR="00AB3C59" w:rsidRDefault="00AB3C59" w:rsidP="00AB3C59">
      <w:pPr>
        <w:pStyle w:val="Heading1"/>
      </w:pPr>
      <w:bookmarkStart w:id="3210" w:name="_Toc395540546"/>
      <w:bookmarkStart w:id="3211" w:name="_Toc401168276"/>
      <w:r>
        <w:lastRenderedPageBreak/>
        <w:t>Appendix H: Source Code</w:t>
      </w:r>
      <w:bookmarkEnd w:id="3210"/>
      <w:bookmarkEnd w:id="3211"/>
    </w:p>
    <w:p w14:paraId="5DE8B613" w14:textId="77777777" w:rsidR="00AB3C59" w:rsidRDefault="00AB3C59" w:rsidP="00AB3C59">
      <w:r>
        <w:t xml:space="preserve">All project source code, documentation and development has been undertaken on a private git repository available at </w:t>
      </w:r>
      <w:hyperlink r:id="rId50" w:history="1">
        <w:r w:rsidRPr="004800A1">
          <w:rPr>
            <w:rStyle w:val="Hyperlink"/>
          </w:rPr>
          <w:t>https://git.sierrasoftworks.com/stellenbosch/isotope</w:t>
        </w:r>
      </w:hyperlink>
      <w:r>
        <w:t xml:space="preserve">. For access to the repository, please contact Benjamin Pannell at </w:t>
      </w:r>
      <w:hyperlink r:id="rId51" w:history="1">
        <w:r w:rsidRPr="004800A1">
          <w:rPr>
            <w:rStyle w:val="Hyperlink"/>
          </w:rPr>
          <w:t>admin@sierrasoftworks.com</w:t>
        </w:r>
      </w:hyperlink>
      <w:r>
        <w:t xml:space="preserve"> and reference this document.</w:t>
      </w:r>
    </w:p>
    <w:p w14:paraId="439DE100" w14:textId="77777777" w:rsidR="00990395" w:rsidRDefault="00990395" w:rsidP="00AB3C59">
      <w:r>
        <w:t>Certain parts of the implementation, including the Node.js library, have been released under permissive open source licences and are publicly available on the following websites.</w:t>
      </w:r>
    </w:p>
    <w:p w14:paraId="1ACD9EA2" w14:textId="77777777" w:rsidR="00990395" w:rsidRPr="00AB3C59" w:rsidRDefault="00990395" w:rsidP="00990395">
      <w:pPr>
        <w:pStyle w:val="ListParagraph"/>
        <w:numPr>
          <w:ilvl w:val="0"/>
          <w:numId w:val="8"/>
        </w:numPr>
      </w:pPr>
      <w:r>
        <w:t xml:space="preserve">Isotope for Node.js – </w:t>
      </w:r>
      <w:hyperlink r:id="rId52" w:history="1">
        <w:r w:rsidRPr="004800A1">
          <w:rPr>
            <w:rStyle w:val="Hyperlink"/>
          </w:rPr>
          <w:t>https://npmjs.org/package/libisotope</w:t>
        </w:r>
      </w:hyperlink>
    </w:p>
    <w:p w14:paraId="5D5266C3" w14:textId="77777777" w:rsidR="00FD23D1" w:rsidRDefault="00FD23D1">
      <w:pPr>
        <w:rPr>
          <w:ins w:id="3212" w:author="Benjamin Pannell" w:date="2014-10-15T20:24:00Z"/>
          <w:rFonts w:asciiTheme="majorHAnsi" w:eastAsiaTheme="majorEastAsia" w:hAnsiTheme="majorHAnsi" w:cstheme="majorBidi"/>
          <w:color w:val="2E74B5" w:themeColor="accent1" w:themeShade="BF"/>
          <w:sz w:val="32"/>
          <w:szCs w:val="32"/>
        </w:rPr>
      </w:pPr>
      <w:ins w:id="3213" w:author="Benjamin Pannell" w:date="2014-10-15T20:24:00Z">
        <w:r>
          <w:br w:type="page"/>
        </w:r>
      </w:ins>
    </w:p>
    <w:p w14:paraId="4777420E" w14:textId="0BF8A804" w:rsidR="00FD23D1" w:rsidRDefault="00FD23D1">
      <w:pPr>
        <w:pStyle w:val="Heading1"/>
        <w:rPr>
          <w:ins w:id="3214" w:author="Benjamin Pannell" w:date="2014-10-15T20:24:00Z"/>
        </w:rPr>
      </w:pPr>
      <w:bookmarkStart w:id="3215" w:name="_Toc401168277"/>
      <w:ins w:id="3216" w:author="Benjamin Pannell" w:date="2014-10-15T20:24:00Z">
        <w:r>
          <w:lastRenderedPageBreak/>
          <w:t>Appendix I: Component Information</w:t>
        </w:r>
        <w:bookmarkEnd w:id="3215"/>
      </w:ins>
    </w:p>
    <w:p w14:paraId="3F3B3C27" w14:textId="77777777" w:rsidR="00FD23D1" w:rsidRDefault="00FD23D1" w:rsidP="00FD23D1">
      <w:pPr>
        <w:rPr>
          <w:ins w:id="3217" w:author="Benjamin Pannell" w:date="2014-10-15T20:25:00Z"/>
        </w:rPr>
      </w:pPr>
      <w:ins w:id="3218" w:author="Benjamin Pannell" w:date="2014-10-15T20:24:00Z">
        <w:r>
          <w:t>All components were sourced from Adafruit Industries, through their online store, and shipped to South Africa using United Parcel Service Worldwide Expedited shipping.</w:t>
        </w:r>
      </w:ins>
    </w:p>
    <w:tbl>
      <w:tblPr>
        <w:tblStyle w:val="TableGrid"/>
        <w:tblW w:w="0" w:type="auto"/>
        <w:jc w:val="center"/>
        <w:tblLook w:val="04A0" w:firstRow="1" w:lastRow="0" w:firstColumn="1" w:lastColumn="0" w:noHBand="0" w:noVBand="1"/>
        <w:tblPrChange w:id="3219" w:author="Benjamin Pannell" w:date="2014-10-15T20:25:00Z">
          <w:tblPr>
            <w:tblStyle w:val="TableGrid"/>
            <w:tblW w:w="0" w:type="auto"/>
            <w:tblLook w:val="04A0" w:firstRow="1" w:lastRow="0" w:firstColumn="1" w:lastColumn="0" w:noHBand="0" w:noVBand="1"/>
          </w:tblPr>
        </w:tblPrChange>
      </w:tblPr>
      <w:tblGrid>
        <w:gridCol w:w="6941"/>
        <w:gridCol w:w="992"/>
        <w:gridCol w:w="1128"/>
        <w:tblGridChange w:id="3220">
          <w:tblGrid>
            <w:gridCol w:w="6941"/>
            <w:gridCol w:w="992"/>
            <w:gridCol w:w="1128"/>
          </w:tblGrid>
        </w:tblGridChange>
      </w:tblGrid>
      <w:tr w:rsidR="00FD23D1" w14:paraId="27E81F39" w14:textId="77777777" w:rsidTr="00FD23D1">
        <w:trPr>
          <w:jc w:val="center"/>
          <w:ins w:id="3221" w:author="Benjamin Pannell" w:date="2014-10-15T20:25:00Z"/>
        </w:trPr>
        <w:tc>
          <w:tcPr>
            <w:tcW w:w="6941" w:type="dxa"/>
            <w:vAlign w:val="center"/>
            <w:tcPrChange w:id="3222" w:author="Benjamin Pannell" w:date="2014-10-15T20:25:00Z">
              <w:tcPr>
                <w:tcW w:w="6941" w:type="dxa"/>
                <w:vAlign w:val="center"/>
              </w:tcPr>
            </w:tcPrChange>
          </w:tcPr>
          <w:p w14:paraId="663DF0F7" w14:textId="77777777" w:rsidR="00FD23D1" w:rsidRPr="00CB219A" w:rsidRDefault="00FD23D1" w:rsidP="00ED731E">
            <w:pPr>
              <w:jc w:val="center"/>
              <w:rPr>
                <w:ins w:id="3223" w:author="Benjamin Pannell" w:date="2014-10-15T20:25:00Z"/>
                <w:b/>
              </w:rPr>
            </w:pPr>
            <w:ins w:id="3224" w:author="Benjamin Pannell" w:date="2014-10-15T20:25:00Z">
              <w:r w:rsidRPr="00CB219A">
                <w:rPr>
                  <w:b/>
                </w:rPr>
                <w:t>Component Name</w:t>
              </w:r>
            </w:ins>
          </w:p>
        </w:tc>
        <w:tc>
          <w:tcPr>
            <w:tcW w:w="992" w:type="dxa"/>
            <w:vAlign w:val="center"/>
            <w:tcPrChange w:id="3225" w:author="Benjamin Pannell" w:date="2014-10-15T20:25:00Z">
              <w:tcPr>
                <w:tcW w:w="992" w:type="dxa"/>
                <w:vAlign w:val="center"/>
              </w:tcPr>
            </w:tcPrChange>
          </w:tcPr>
          <w:p w14:paraId="715212A9" w14:textId="77777777" w:rsidR="00FD23D1" w:rsidRPr="00CB219A" w:rsidRDefault="00FD23D1" w:rsidP="00ED731E">
            <w:pPr>
              <w:jc w:val="center"/>
              <w:rPr>
                <w:ins w:id="3226" w:author="Benjamin Pannell" w:date="2014-10-15T20:25:00Z"/>
                <w:b/>
              </w:rPr>
            </w:pPr>
            <w:ins w:id="3227" w:author="Benjamin Pannell" w:date="2014-10-15T20:25:00Z">
              <w:r w:rsidRPr="00CB219A">
                <w:rPr>
                  <w:b/>
                </w:rPr>
                <w:t>Price</w:t>
              </w:r>
            </w:ins>
          </w:p>
        </w:tc>
        <w:tc>
          <w:tcPr>
            <w:tcW w:w="1128" w:type="dxa"/>
            <w:vAlign w:val="center"/>
            <w:tcPrChange w:id="3228" w:author="Benjamin Pannell" w:date="2014-10-15T20:25:00Z">
              <w:tcPr>
                <w:tcW w:w="1128" w:type="dxa"/>
                <w:vAlign w:val="center"/>
              </w:tcPr>
            </w:tcPrChange>
          </w:tcPr>
          <w:p w14:paraId="74A2E2EA" w14:textId="77777777" w:rsidR="00FD23D1" w:rsidRPr="00CB219A" w:rsidRDefault="00FD23D1" w:rsidP="00ED731E">
            <w:pPr>
              <w:jc w:val="center"/>
              <w:rPr>
                <w:ins w:id="3229" w:author="Benjamin Pannell" w:date="2014-10-15T20:25:00Z"/>
                <w:b/>
              </w:rPr>
            </w:pPr>
            <w:ins w:id="3230" w:author="Benjamin Pannell" w:date="2014-10-15T20:25:00Z">
              <w:r w:rsidRPr="00CB219A">
                <w:rPr>
                  <w:b/>
                </w:rPr>
                <w:t>Quantity</w:t>
              </w:r>
            </w:ins>
          </w:p>
        </w:tc>
      </w:tr>
      <w:tr w:rsidR="00FD23D1" w14:paraId="0EC80507" w14:textId="77777777" w:rsidTr="00FD23D1">
        <w:trPr>
          <w:jc w:val="center"/>
          <w:ins w:id="3231" w:author="Benjamin Pannell" w:date="2014-10-15T20:25:00Z"/>
        </w:trPr>
        <w:tc>
          <w:tcPr>
            <w:tcW w:w="6941" w:type="dxa"/>
            <w:tcPrChange w:id="3232" w:author="Benjamin Pannell" w:date="2014-10-15T20:25:00Z">
              <w:tcPr>
                <w:tcW w:w="6941" w:type="dxa"/>
              </w:tcPr>
            </w:tcPrChange>
          </w:tcPr>
          <w:p w14:paraId="0F029D0F" w14:textId="77777777" w:rsidR="00FD23D1" w:rsidRDefault="00FD23D1" w:rsidP="00ED731E">
            <w:pPr>
              <w:rPr>
                <w:ins w:id="3233" w:author="Benjamin Pannell" w:date="2014-10-15T20:25:00Z"/>
              </w:rPr>
            </w:pPr>
            <w:ins w:id="3234" w:author="Benjamin Pannell" w:date="2014-10-15T20:25:00Z">
              <w:r>
                <w:t xml:space="preserve">Raspberry Pi Model B 512MB RAM </w:t>
              </w:r>
            </w:ins>
            <w:customXmlInsRangeStart w:id="3235" w:author="Benjamin Pannell" w:date="2014-10-15T20:25:00Z"/>
            <w:sdt>
              <w:sdtPr>
                <w:id w:val="-1667710664"/>
                <w:citation/>
              </w:sdtPr>
              <w:sdtContent>
                <w:customXmlInsRangeEnd w:id="3235"/>
                <w:ins w:id="3236" w:author="Benjamin Pannell" w:date="2014-10-15T20:25:00Z">
                  <w:r>
                    <w:fldChar w:fldCharType="begin"/>
                  </w:r>
                  <w:r>
                    <w:instrText xml:space="preserve"> CITATION Ada142 \l 7177 </w:instrText>
                  </w:r>
                  <w:r>
                    <w:fldChar w:fldCharType="separate"/>
                  </w:r>
                </w:ins>
                <w:r w:rsidR="004F00DD" w:rsidRPr="004F00DD">
                  <w:rPr>
                    <w:noProof/>
                  </w:rPr>
                  <w:t>[9]</w:t>
                </w:r>
                <w:ins w:id="3237" w:author="Benjamin Pannell" w:date="2014-10-15T20:25:00Z">
                  <w:r>
                    <w:fldChar w:fldCharType="end"/>
                  </w:r>
                </w:ins>
                <w:customXmlInsRangeStart w:id="3238" w:author="Benjamin Pannell" w:date="2014-10-15T20:25:00Z"/>
              </w:sdtContent>
            </w:sdt>
            <w:customXmlInsRangeEnd w:id="3238"/>
          </w:p>
        </w:tc>
        <w:tc>
          <w:tcPr>
            <w:tcW w:w="992" w:type="dxa"/>
            <w:vAlign w:val="center"/>
            <w:tcPrChange w:id="3239" w:author="Benjamin Pannell" w:date="2014-10-15T20:25:00Z">
              <w:tcPr>
                <w:tcW w:w="992" w:type="dxa"/>
                <w:vAlign w:val="center"/>
              </w:tcPr>
            </w:tcPrChange>
          </w:tcPr>
          <w:p w14:paraId="725009A2" w14:textId="77777777" w:rsidR="00FD23D1" w:rsidRDefault="00FD23D1" w:rsidP="00ED731E">
            <w:pPr>
              <w:jc w:val="right"/>
              <w:rPr>
                <w:ins w:id="3240" w:author="Benjamin Pannell" w:date="2014-10-15T20:25:00Z"/>
              </w:rPr>
            </w:pPr>
            <w:ins w:id="3241" w:author="Benjamin Pannell" w:date="2014-10-15T20:25:00Z">
              <w:r>
                <w:t>$39.95</w:t>
              </w:r>
            </w:ins>
          </w:p>
        </w:tc>
        <w:tc>
          <w:tcPr>
            <w:tcW w:w="1128" w:type="dxa"/>
            <w:vAlign w:val="center"/>
            <w:tcPrChange w:id="3242" w:author="Benjamin Pannell" w:date="2014-10-15T20:25:00Z">
              <w:tcPr>
                <w:tcW w:w="1128" w:type="dxa"/>
                <w:vAlign w:val="center"/>
              </w:tcPr>
            </w:tcPrChange>
          </w:tcPr>
          <w:p w14:paraId="038E8D1B" w14:textId="77777777" w:rsidR="00FD23D1" w:rsidRDefault="00FD23D1" w:rsidP="00ED731E">
            <w:pPr>
              <w:jc w:val="center"/>
              <w:rPr>
                <w:ins w:id="3243" w:author="Benjamin Pannell" w:date="2014-10-15T20:25:00Z"/>
              </w:rPr>
            </w:pPr>
            <w:ins w:id="3244" w:author="Benjamin Pannell" w:date="2014-10-15T20:25:00Z">
              <w:r>
                <w:t>1</w:t>
              </w:r>
            </w:ins>
          </w:p>
        </w:tc>
      </w:tr>
      <w:tr w:rsidR="00FD23D1" w14:paraId="12EA662D" w14:textId="77777777" w:rsidTr="00FD23D1">
        <w:trPr>
          <w:jc w:val="center"/>
          <w:ins w:id="3245" w:author="Benjamin Pannell" w:date="2014-10-15T20:25:00Z"/>
        </w:trPr>
        <w:tc>
          <w:tcPr>
            <w:tcW w:w="6941" w:type="dxa"/>
            <w:tcPrChange w:id="3246" w:author="Benjamin Pannell" w:date="2014-10-15T20:25:00Z">
              <w:tcPr>
                <w:tcW w:w="6941" w:type="dxa"/>
              </w:tcPr>
            </w:tcPrChange>
          </w:tcPr>
          <w:p w14:paraId="2A758435" w14:textId="77777777" w:rsidR="00FD23D1" w:rsidRDefault="00FD23D1" w:rsidP="00ED731E">
            <w:pPr>
              <w:rPr>
                <w:ins w:id="3247" w:author="Benjamin Pannell" w:date="2014-10-15T20:25:00Z"/>
              </w:rPr>
            </w:pPr>
            <w:ins w:id="3248" w:author="Benjamin Pannell" w:date="2014-10-15T20:25:00Z">
              <w:r>
                <w:t xml:space="preserve">Teensy 2.0 – ATmega32u4 </w:t>
              </w:r>
            </w:ins>
            <w:customXmlInsRangeStart w:id="3249" w:author="Benjamin Pannell" w:date="2014-10-15T20:25:00Z"/>
            <w:sdt>
              <w:sdtPr>
                <w:id w:val="-702176210"/>
                <w:citation/>
              </w:sdtPr>
              <w:sdtContent>
                <w:customXmlInsRangeEnd w:id="3249"/>
                <w:ins w:id="3250" w:author="Benjamin Pannell" w:date="2014-10-15T20:25:00Z">
                  <w:r>
                    <w:fldChar w:fldCharType="begin"/>
                  </w:r>
                  <w:r>
                    <w:instrText xml:space="preserve"> CITATION Ada143 \l 7177 </w:instrText>
                  </w:r>
                  <w:r>
                    <w:fldChar w:fldCharType="separate"/>
                  </w:r>
                </w:ins>
                <w:r w:rsidR="004F00DD" w:rsidRPr="004F00DD">
                  <w:rPr>
                    <w:noProof/>
                  </w:rPr>
                  <w:t>[23]</w:t>
                </w:r>
                <w:ins w:id="3251" w:author="Benjamin Pannell" w:date="2014-10-15T20:25:00Z">
                  <w:r>
                    <w:fldChar w:fldCharType="end"/>
                  </w:r>
                </w:ins>
                <w:customXmlInsRangeStart w:id="3252" w:author="Benjamin Pannell" w:date="2014-10-15T20:25:00Z"/>
              </w:sdtContent>
            </w:sdt>
            <w:customXmlInsRangeEnd w:id="3252"/>
          </w:p>
        </w:tc>
        <w:tc>
          <w:tcPr>
            <w:tcW w:w="992" w:type="dxa"/>
            <w:vAlign w:val="center"/>
            <w:tcPrChange w:id="3253" w:author="Benjamin Pannell" w:date="2014-10-15T20:25:00Z">
              <w:tcPr>
                <w:tcW w:w="992" w:type="dxa"/>
                <w:vAlign w:val="center"/>
              </w:tcPr>
            </w:tcPrChange>
          </w:tcPr>
          <w:p w14:paraId="795DB49A" w14:textId="77777777" w:rsidR="00FD23D1" w:rsidRDefault="00FD23D1" w:rsidP="00ED731E">
            <w:pPr>
              <w:jc w:val="right"/>
              <w:rPr>
                <w:ins w:id="3254" w:author="Benjamin Pannell" w:date="2014-10-15T20:25:00Z"/>
              </w:rPr>
            </w:pPr>
            <w:ins w:id="3255" w:author="Benjamin Pannell" w:date="2014-10-15T20:25:00Z">
              <w:r>
                <w:t>$15.95</w:t>
              </w:r>
            </w:ins>
          </w:p>
        </w:tc>
        <w:tc>
          <w:tcPr>
            <w:tcW w:w="1128" w:type="dxa"/>
            <w:vAlign w:val="center"/>
            <w:tcPrChange w:id="3256" w:author="Benjamin Pannell" w:date="2014-10-15T20:25:00Z">
              <w:tcPr>
                <w:tcW w:w="1128" w:type="dxa"/>
                <w:vAlign w:val="center"/>
              </w:tcPr>
            </w:tcPrChange>
          </w:tcPr>
          <w:p w14:paraId="1AE65F80" w14:textId="77777777" w:rsidR="00FD23D1" w:rsidRDefault="00FD23D1" w:rsidP="00ED731E">
            <w:pPr>
              <w:jc w:val="center"/>
              <w:rPr>
                <w:ins w:id="3257" w:author="Benjamin Pannell" w:date="2014-10-15T20:25:00Z"/>
              </w:rPr>
            </w:pPr>
            <w:ins w:id="3258" w:author="Benjamin Pannell" w:date="2014-10-15T20:25:00Z">
              <w:r>
                <w:t>1</w:t>
              </w:r>
            </w:ins>
          </w:p>
        </w:tc>
      </w:tr>
      <w:tr w:rsidR="00FD23D1" w14:paraId="569ECAB4" w14:textId="77777777" w:rsidTr="00FD23D1">
        <w:trPr>
          <w:jc w:val="center"/>
          <w:ins w:id="3259" w:author="Benjamin Pannell" w:date="2014-10-15T20:25:00Z"/>
        </w:trPr>
        <w:tc>
          <w:tcPr>
            <w:tcW w:w="6941" w:type="dxa"/>
            <w:tcPrChange w:id="3260" w:author="Benjamin Pannell" w:date="2014-10-15T20:25:00Z">
              <w:tcPr>
                <w:tcW w:w="6941" w:type="dxa"/>
              </w:tcPr>
            </w:tcPrChange>
          </w:tcPr>
          <w:p w14:paraId="455E9A6C" w14:textId="77777777" w:rsidR="00FD23D1" w:rsidRDefault="00FD23D1" w:rsidP="00ED731E">
            <w:pPr>
              <w:rPr>
                <w:ins w:id="3261" w:author="Benjamin Pannell" w:date="2014-10-15T20:25:00Z"/>
              </w:rPr>
            </w:pPr>
            <w:ins w:id="3262" w:author="Benjamin Pannell" w:date="2014-10-15T20:25:00Z">
              <w:r>
                <w:t xml:space="preserve">Adafruit Prototyping Pi Plate Kit for Raspberry Pi </w:t>
              </w:r>
            </w:ins>
            <w:customXmlInsRangeStart w:id="3263" w:author="Benjamin Pannell" w:date="2014-10-15T20:25:00Z"/>
            <w:sdt>
              <w:sdtPr>
                <w:id w:val="-731377626"/>
                <w:citation/>
              </w:sdtPr>
              <w:sdtContent>
                <w:customXmlInsRangeEnd w:id="3263"/>
                <w:ins w:id="3264" w:author="Benjamin Pannell" w:date="2014-10-15T20:25:00Z">
                  <w:r>
                    <w:fldChar w:fldCharType="begin"/>
                  </w:r>
                  <w:r>
                    <w:instrText xml:space="preserve"> CITATION Ada14 \l 7177 </w:instrText>
                  </w:r>
                  <w:r>
                    <w:fldChar w:fldCharType="separate"/>
                  </w:r>
                </w:ins>
                <w:r w:rsidR="004F00DD" w:rsidRPr="004F00DD">
                  <w:rPr>
                    <w:noProof/>
                  </w:rPr>
                  <w:t>[21]</w:t>
                </w:r>
                <w:ins w:id="3265" w:author="Benjamin Pannell" w:date="2014-10-15T20:25:00Z">
                  <w:r>
                    <w:fldChar w:fldCharType="end"/>
                  </w:r>
                </w:ins>
                <w:customXmlInsRangeStart w:id="3266" w:author="Benjamin Pannell" w:date="2014-10-15T20:25:00Z"/>
              </w:sdtContent>
            </w:sdt>
            <w:customXmlInsRangeEnd w:id="3266"/>
          </w:p>
        </w:tc>
        <w:tc>
          <w:tcPr>
            <w:tcW w:w="992" w:type="dxa"/>
            <w:vAlign w:val="center"/>
            <w:tcPrChange w:id="3267" w:author="Benjamin Pannell" w:date="2014-10-15T20:25:00Z">
              <w:tcPr>
                <w:tcW w:w="992" w:type="dxa"/>
                <w:vAlign w:val="center"/>
              </w:tcPr>
            </w:tcPrChange>
          </w:tcPr>
          <w:p w14:paraId="5957056A" w14:textId="77777777" w:rsidR="00FD23D1" w:rsidRDefault="00FD23D1" w:rsidP="00ED731E">
            <w:pPr>
              <w:jc w:val="right"/>
              <w:rPr>
                <w:ins w:id="3268" w:author="Benjamin Pannell" w:date="2014-10-15T20:25:00Z"/>
              </w:rPr>
            </w:pPr>
            <w:ins w:id="3269" w:author="Benjamin Pannell" w:date="2014-10-15T20:25:00Z">
              <w:r>
                <w:t>$15.95</w:t>
              </w:r>
            </w:ins>
          </w:p>
        </w:tc>
        <w:tc>
          <w:tcPr>
            <w:tcW w:w="1128" w:type="dxa"/>
            <w:vAlign w:val="center"/>
            <w:tcPrChange w:id="3270" w:author="Benjamin Pannell" w:date="2014-10-15T20:25:00Z">
              <w:tcPr>
                <w:tcW w:w="1128" w:type="dxa"/>
                <w:vAlign w:val="center"/>
              </w:tcPr>
            </w:tcPrChange>
          </w:tcPr>
          <w:p w14:paraId="7A7787B9" w14:textId="77777777" w:rsidR="00FD23D1" w:rsidRDefault="00FD23D1" w:rsidP="00ED731E">
            <w:pPr>
              <w:jc w:val="center"/>
              <w:rPr>
                <w:ins w:id="3271" w:author="Benjamin Pannell" w:date="2014-10-15T20:25:00Z"/>
              </w:rPr>
            </w:pPr>
            <w:ins w:id="3272" w:author="Benjamin Pannell" w:date="2014-10-15T20:25:00Z">
              <w:r>
                <w:t>1</w:t>
              </w:r>
            </w:ins>
          </w:p>
        </w:tc>
      </w:tr>
      <w:tr w:rsidR="00FD23D1" w14:paraId="02ABE29F" w14:textId="77777777" w:rsidTr="00FD23D1">
        <w:trPr>
          <w:jc w:val="center"/>
          <w:ins w:id="3273" w:author="Benjamin Pannell" w:date="2014-10-15T20:25:00Z"/>
        </w:trPr>
        <w:tc>
          <w:tcPr>
            <w:tcW w:w="6941" w:type="dxa"/>
            <w:tcPrChange w:id="3274" w:author="Benjamin Pannell" w:date="2014-10-15T20:25:00Z">
              <w:tcPr>
                <w:tcW w:w="6941" w:type="dxa"/>
              </w:tcPr>
            </w:tcPrChange>
          </w:tcPr>
          <w:p w14:paraId="24D33708" w14:textId="77777777" w:rsidR="00FD23D1" w:rsidRDefault="00FD23D1" w:rsidP="00ED731E">
            <w:pPr>
              <w:rPr>
                <w:ins w:id="3275" w:author="Benjamin Pannell" w:date="2014-10-15T20:25:00Z"/>
              </w:rPr>
            </w:pPr>
            <w:ins w:id="3276" w:author="Benjamin Pannell" w:date="2014-10-15T20:25:00Z">
              <w:r>
                <w:t xml:space="preserve">TXB0104 Bi-Directional Level Shifter </w:t>
              </w:r>
            </w:ins>
            <w:customXmlInsRangeStart w:id="3277" w:author="Benjamin Pannell" w:date="2014-10-15T20:25:00Z"/>
            <w:sdt>
              <w:sdtPr>
                <w:id w:val="-980774032"/>
                <w:citation/>
              </w:sdtPr>
              <w:sdtContent>
                <w:customXmlInsRangeEnd w:id="3277"/>
                <w:ins w:id="3278" w:author="Benjamin Pannell" w:date="2014-10-15T20:25:00Z">
                  <w:r>
                    <w:fldChar w:fldCharType="begin"/>
                  </w:r>
                  <w:r>
                    <w:instrText xml:space="preserve"> CITATION Ada141 \l 7177 </w:instrText>
                  </w:r>
                  <w:r>
                    <w:fldChar w:fldCharType="separate"/>
                  </w:r>
                </w:ins>
                <w:r w:rsidR="004F00DD" w:rsidRPr="004F00DD">
                  <w:rPr>
                    <w:noProof/>
                  </w:rPr>
                  <w:t>[20]</w:t>
                </w:r>
                <w:ins w:id="3279" w:author="Benjamin Pannell" w:date="2014-10-15T20:25:00Z">
                  <w:r>
                    <w:fldChar w:fldCharType="end"/>
                  </w:r>
                </w:ins>
                <w:customXmlInsRangeStart w:id="3280" w:author="Benjamin Pannell" w:date="2014-10-15T20:25:00Z"/>
              </w:sdtContent>
            </w:sdt>
            <w:customXmlInsRangeEnd w:id="3280"/>
          </w:p>
        </w:tc>
        <w:tc>
          <w:tcPr>
            <w:tcW w:w="992" w:type="dxa"/>
            <w:vAlign w:val="center"/>
            <w:tcPrChange w:id="3281" w:author="Benjamin Pannell" w:date="2014-10-15T20:25:00Z">
              <w:tcPr>
                <w:tcW w:w="992" w:type="dxa"/>
                <w:vAlign w:val="center"/>
              </w:tcPr>
            </w:tcPrChange>
          </w:tcPr>
          <w:p w14:paraId="55F2E700" w14:textId="77777777" w:rsidR="00FD23D1" w:rsidRDefault="00FD23D1" w:rsidP="00ED731E">
            <w:pPr>
              <w:jc w:val="right"/>
              <w:rPr>
                <w:ins w:id="3282" w:author="Benjamin Pannell" w:date="2014-10-15T20:25:00Z"/>
              </w:rPr>
            </w:pPr>
            <w:ins w:id="3283" w:author="Benjamin Pannell" w:date="2014-10-15T20:25:00Z">
              <w:r>
                <w:t>$3.50</w:t>
              </w:r>
            </w:ins>
          </w:p>
        </w:tc>
        <w:tc>
          <w:tcPr>
            <w:tcW w:w="1128" w:type="dxa"/>
            <w:vAlign w:val="center"/>
            <w:tcPrChange w:id="3284" w:author="Benjamin Pannell" w:date="2014-10-15T20:25:00Z">
              <w:tcPr>
                <w:tcW w:w="1128" w:type="dxa"/>
                <w:vAlign w:val="center"/>
              </w:tcPr>
            </w:tcPrChange>
          </w:tcPr>
          <w:p w14:paraId="6294D492" w14:textId="77777777" w:rsidR="00FD23D1" w:rsidRDefault="00FD23D1" w:rsidP="00ED731E">
            <w:pPr>
              <w:jc w:val="center"/>
              <w:rPr>
                <w:ins w:id="3285" w:author="Benjamin Pannell" w:date="2014-10-15T20:25:00Z"/>
              </w:rPr>
            </w:pPr>
            <w:ins w:id="3286" w:author="Benjamin Pannell" w:date="2014-10-15T20:25:00Z">
              <w:r>
                <w:t>1</w:t>
              </w:r>
            </w:ins>
          </w:p>
        </w:tc>
      </w:tr>
      <w:tr w:rsidR="00FD23D1" w14:paraId="2A1B6EB3" w14:textId="77777777" w:rsidTr="00FD23D1">
        <w:trPr>
          <w:jc w:val="center"/>
          <w:ins w:id="3287" w:author="Benjamin Pannell" w:date="2014-10-15T20:25:00Z"/>
        </w:trPr>
        <w:tc>
          <w:tcPr>
            <w:tcW w:w="6941" w:type="dxa"/>
            <w:tcPrChange w:id="3288" w:author="Benjamin Pannell" w:date="2014-10-15T20:25:00Z">
              <w:tcPr>
                <w:tcW w:w="6941" w:type="dxa"/>
              </w:tcPr>
            </w:tcPrChange>
          </w:tcPr>
          <w:p w14:paraId="1721B1B9" w14:textId="77777777" w:rsidR="00FD23D1" w:rsidRDefault="00FD23D1" w:rsidP="00ED731E">
            <w:pPr>
              <w:rPr>
                <w:ins w:id="3289" w:author="Benjamin Pannell" w:date="2014-10-15T20:25:00Z"/>
              </w:rPr>
            </w:pPr>
            <w:ins w:id="3290" w:author="Benjamin Pannell" w:date="2014-10-15T20:25:00Z">
              <w:r>
                <w:t>Extra-long break-away 0.1” 16-pin strip male header (5-pieces)</w:t>
              </w:r>
            </w:ins>
          </w:p>
        </w:tc>
        <w:tc>
          <w:tcPr>
            <w:tcW w:w="992" w:type="dxa"/>
            <w:vAlign w:val="center"/>
            <w:tcPrChange w:id="3291" w:author="Benjamin Pannell" w:date="2014-10-15T20:25:00Z">
              <w:tcPr>
                <w:tcW w:w="992" w:type="dxa"/>
                <w:vAlign w:val="center"/>
              </w:tcPr>
            </w:tcPrChange>
          </w:tcPr>
          <w:p w14:paraId="02ABD663" w14:textId="77777777" w:rsidR="00FD23D1" w:rsidRDefault="00FD23D1" w:rsidP="00ED731E">
            <w:pPr>
              <w:jc w:val="right"/>
              <w:rPr>
                <w:ins w:id="3292" w:author="Benjamin Pannell" w:date="2014-10-15T20:25:00Z"/>
              </w:rPr>
            </w:pPr>
            <w:ins w:id="3293" w:author="Benjamin Pannell" w:date="2014-10-15T20:25:00Z">
              <w:r>
                <w:t>$3.00</w:t>
              </w:r>
            </w:ins>
          </w:p>
        </w:tc>
        <w:tc>
          <w:tcPr>
            <w:tcW w:w="1128" w:type="dxa"/>
            <w:vAlign w:val="center"/>
            <w:tcPrChange w:id="3294" w:author="Benjamin Pannell" w:date="2014-10-15T20:25:00Z">
              <w:tcPr>
                <w:tcW w:w="1128" w:type="dxa"/>
                <w:vAlign w:val="center"/>
              </w:tcPr>
            </w:tcPrChange>
          </w:tcPr>
          <w:p w14:paraId="154C45B8" w14:textId="77777777" w:rsidR="00FD23D1" w:rsidRDefault="00FD23D1" w:rsidP="00ED731E">
            <w:pPr>
              <w:jc w:val="center"/>
              <w:rPr>
                <w:ins w:id="3295" w:author="Benjamin Pannell" w:date="2014-10-15T20:25:00Z"/>
              </w:rPr>
            </w:pPr>
            <w:ins w:id="3296" w:author="Benjamin Pannell" w:date="2014-10-15T20:25:00Z">
              <w:r>
                <w:t>1</w:t>
              </w:r>
            </w:ins>
          </w:p>
        </w:tc>
      </w:tr>
      <w:tr w:rsidR="00FD23D1" w14:paraId="4C934005" w14:textId="77777777" w:rsidTr="00FD23D1">
        <w:trPr>
          <w:jc w:val="center"/>
          <w:ins w:id="3297" w:author="Benjamin Pannell" w:date="2014-10-15T20:25:00Z"/>
        </w:trPr>
        <w:tc>
          <w:tcPr>
            <w:tcW w:w="6941" w:type="dxa"/>
            <w:tcPrChange w:id="3298" w:author="Benjamin Pannell" w:date="2014-10-15T20:25:00Z">
              <w:tcPr>
                <w:tcW w:w="6941" w:type="dxa"/>
              </w:tcPr>
            </w:tcPrChange>
          </w:tcPr>
          <w:p w14:paraId="7972A51C" w14:textId="77777777" w:rsidR="00FD23D1" w:rsidRDefault="00FD23D1" w:rsidP="00ED731E">
            <w:pPr>
              <w:rPr>
                <w:ins w:id="3299" w:author="Benjamin Pannell" w:date="2014-10-15T20:25:00Z"/>
              </w:rPr>
            </w:pPr>
            <w:ins w:id="3300" w:author="Benjamin Pannell" w:date="2014-10-15T20:25:00Z">
              <w:r>
                <w:t>USB cable – 8” A to Mini B Charging and Micro B Data</w:t>
              </w:r>
            </w:ins>
          </w:p>
        </w:tc>
        <w:tc>
          <w:tcPr>
            <w:tcW w:w="992" w:type="dxa"/>
            <w:vAlign w:val="center"/>
            <w:tcPrChange w:id="3301" w:author="Benjamin Pannell" w:date="2014-10-15T20:25:00Z">
              <w:tcPr>
                <w:tcW w:w="992" w:type="dxa"/>
                <w:vAlign w:val="center"/>
              </w:tcPr>
            </w:tcPrChange>
          </w:tcPr>
          <w:p w14:paraId="3E352C71" w14:textId="77777777" w:rsidR="00FD23D1" w:rsidRDefault="00FD23D1" w:rsidP="00ED731E">
            <w:pPr>
              <w:jc w:val="right"/>
              <w:rPr>
                <w:ins w:id="3302" w:author="Benjamin Pannell" w:date="2014-10-15T20:25:00Z"/>
              </w:rPr>
            </w:pPr>
            <w:ins w:id="3303" w:author="Benjamin Pannell" w:date="2014-10-15T20:25:00Z">
              <w:r>
                <w:t>$3.95</w:t>
              </w:r>
            </w:ins>
          </w:p>
        </w:tc>
        <w:tc>
          <w:tcPr>
            <w:tcW w:w="1128" w:type="dxa"/>
            <w:vAlign w:val="center"/>
            <w:tcPrChange w:id="3304" w:author="Benjamin Pannell" w:date="2014-10-15T20:25:00Z">
              <w:tcPr>
                <w:tcW w:w="1128" w:type="dxa"/>
                <w:vAlign w:val="center"/>
              </w:tcPr>
            </w:tcPrChange>
          </w:tcPr>
          <w:p w14:paraId="18F6BBE7" w14:textId="77777777" w:rsidR="00FD23D1" w:rsidRDefault="00FD23D1" w:rsidP="00ED731E">
            <w:pPr>
              <w:jc w:val="center"/>
              <w:rPr>
                <w:ins w:id="3305" w:author="Benjamin Pannell" w:date="2014-10-15T20:25:00Z"/>
              </w:rPr>
            </w:pPr>
            <w:ins w:id="3306" w:author="Benjamin Pannell" w:date="2014-10-15T20:25:00Z">
              <w:r>
                <w:t>1</w:t>
              </w:r>
            </w:ins>
          </w:p>
        </w:tc>
      </w:tr>
    </w:tbl>
    <w:p w14:paraId="5E7F83A0" w14:textId="77777777" w:rsidR="00FD23D1" w:rsidRDefault="00FD23D1" w:rsidP="00FD23D1">
      <w:pPr>
        <w:pStyle w:val="Caption"/>
        <w:keepNext/>
        <w:rPr>
          <w:ins w:id="3307" w:author="Benjamin Pannell" w:date="2014-10-15T20:24:00Z"/>
        </w:rPr>
      </w:pPr>
      <w:bookmarkStart w:id="3308" w:name="_Toc401168128"/>
      <w:ins w:id="3309" w:author="Benjamin Pannell" w:date="2014-10-15T20:24:00Z">
        <w:r>
          <w:t xml:space="preserve">Table </w:t>
        </w:r>
        <w:r>
          <w:fldChar w:fldCharType="begin"/>
        </w:r>
        <w:r>
          <w:instrText xml:space="preserve"> SEQ Table \* ARABIC </w:instrText>
        </w:r>
        <w:r>
          <w:fldChar w:fldCharType="separate"/>
        </w:r>
        <w:r>
          <w:rPr>
            <w:noProof/>
          </w:rPr>
          <w:t>10</w:t>
        </w:r>
        <w:r>
          <w:rPr>
            <w:noProof/>
          </w:rPr>
          <w:fldChar w:fldCharType="end"/>
        </w:r>
        <w:r>
          <w:t xml:space="preserve"> Component List</w:t>
        </w:r>
        <w:bookmarkEnd w:id="3308"/>
      </w:ins>
    </w:p>
    <w:tbl>
      <w:tblPr>
        <w:tblStyle w:val="TableGrid"/>
        <w:tblW w:w="0" w:type="auto"/>
        <w:jc w:val="center"/>
        <w:tblLook w:val="04A0" w:firstRow="1" w:lastRow="0" w:firstColumn="1" w:lastColumn="0" w:noHBand="0" w:noVBand="1"/>
        <w:tblPrChange w:id="3310" w:author="Benjamin Pannell" w:date="2014-10-15T20:25:00Z">
          <w:tblPr>
            <w:tblStyle w:val="TableGrid"/>
            <w:tblW w:w="0" w:type="auto"/>
            <w:tblLook w:val="04A0" w:firstRow="1" w:lastRow="0" w:firstColumn="1" w:lastColumn="0" w:noHBand="0" w:noVBand="1"/>
          </w:tblPr>
        </w:tblPrChange>
      </w:tblPr>
      <w:tblGrid>
        <w:gridCol w:w="2547"/>
        <w:gridCol w:w="6514"/>
        <w:tblGridChange w:id="3311">
          <w:tblGrid>
            <w:gridCol w:w="2547"/>
            <w:gridCol w:w="6514"/>
          </w:tblGrid>
        </w:tblGridChange>
      </w:tblGrid>
      <w:tr w:rsidR="00FD23D1" w14:paraId="00862894" w14:textId="77777777" w:rsidTr="00FD23D1">
        <w:trPr>
          <w:jc w:val="center"/>
          <w:ins w:id="3312" w:author="Benjamin Pannell" w:date="2014-10-15T20:25:00Z"/>
        </w:trPr>
        <w:tc>
          <w:tcPr>
            <w:tcW w:w="2547" w:type="dxa"/>
            <w:vAlign w:val="center"/>
            <w:tcPrChange w:id="3313" w:author="Benjamin Pannell" w:date="2014-10-15T20:25:00Z">
              <w:tcPr>
                <w:tcW w:w="2547" w:type="dxa"/>
                <w:vAlign w:val="center"/>
              </w:tcPr>
            </w:tcPrChange>
          </w:tcPr>
          <w:p w14:paraId="78E44F63" w14:textId="77777777" w:rsidR="00FD23D1" w:rsidRPr="003B6833" w:rsidRDefault="00FD23D1" w:rsidP="00ED731E">
            <w:pPr>
              <w:jc w:val="center"/>
              <w:rPr>
                <w:ins w:id="3314" w:author="Benjamin Pannell" w:date="2014-10-15T20:25:00Z"/>
                <w:b/>
              </w:rPr>
            </w:pPr>
            <w:ins w:id="3315" w:author="Benjamin Pannell" w:date="2014-10-15T20:25:00Z">
              <w:r w:rsidRPr="003B6833">
                <w:rPr>
                  <w:b/>
                </w:rPr>
                <w:t>Component Name</w:t>
              </w:r>
            </w:ins>
          </w:p>
        </w:tc>
        <w:tc>
          <w:tcPr>
            <w:tcW w:w="6514" w:type="dxa"/>
            <w:vAlign w:val="center"/>
            <w:tcPrChange w:id="3316" w:author="Benjamin Pannell" w:date="2014-10-15T20:25:00Z">
              <w:tcPr>
                <w:tcW w:w="6514" w:type="dxa"/>
                <w:vAlign w:val="center"/>
              </w:tcPr>
            </w:tcPrChange>
          </w:tcPr>
          <w:p w14:paraId="69C68917" w14:textId="77777777" w:rsidR="00FD23D1" w:rsidRPr="003B6833" w:rsidRDefault="00FD23D1" w:rsidP="00ED731E">
            <w:pPr>
              <w:jc w:val="center"/>
              <w:rPr>
                <w:ins w:id="3317" w:author="Benjamin Pannell" w:date="2014-10-15T20:25:00Z"/>
                <w:b/>
              </w:rPr>
            </w:pPr>
            <w:ins w:id="3318" w:author="Benjamin Pannell" w:date="2014-10-15T20:25:00Z">
              <w:r w:rsidRPr="003B6833">
                <w:rPr>
                  <w:b/>
                </w:rPr>
                <w:t>Website</w:t>
              </w:r>
            </w:ins>
          </w:p>
        </w:tc>
      </w:tr>
      <w:tr w:rsidR="00FD23D1" w14:paraId="1F726C4E" w14:textId="77777777" w:rsidTr="00FD23D1">
        <w:trPr>
          <w:jc w:val="center"/>
          <w:ins w:id="3319" w:author="Benjamin Pannell" w:date="2014-10-15T20:25:00Z"/>
        </w:trPr>
        <w:tc>
          <w:tcPr>
            <w:tcW w:w="2547" w:type="dxa"/>
            <w:tcPrChange w:id="3320" w:author="Benjamin Pannell" w:date="2014-10-15T20:25:00Z">
              <w:tcPr>
                <w:tcW w:w="2547" w:type="dxa"/>
              </w:tcPr>
            </w:tcPrChange>
          </w:tcPr>
          <w:p w14:paraId="35CF547D" w14:textId="77777777" w:rsidR="00FD23D1" w:rsidRDefault="00FD23D1" w:rsidP="00ED731E">
            <w:pPr>
              <w:rPr>
                <w:ins w:id="3321" w:author="Benjamin Pannell" w:date="2014-10-15T20:25:00Z"/>
              </w:rPr>
            </w:pPr>
            <w:ins w:id="3322" w:author="Benjamin Pannell" w:date="2014-10-15T20:25:00Z">
              <w:r>
                <w:t>Raspberry Pi Model B</w:t>
              </w:r>
            </w:ins>
          </w:p>
        </w:tc>
        <w:tc>
          <w:tcPr>
            <w:tcW w:w="6514" w:type="dxa"/>
            <w:tcPrChange w:id="3323" w:author="Benjamin Pannell" w:date="2014-10-15T20:25:00Z">
              <w:tcPr>
                <w:tcW w:w="6514" w:type="dxa"/>
              </w:tcPr>
            </w:tcPrChange>
          </w:tcPr>
          <w:p w14:paraId="6DE90504" w14:textId="77777777" w:rsidR="00FD23D1" w:rsidRDefault="00FD23D1" w:rsidP="00ED731E">
            <w:pPr>
              <w:rPr>
                <w:ins w:id="3324" w:author="Benjamin Pannell" w:date="2014-10-15T20:25:00Z"/>
              </w:rPr>
            </w:pPr>
            <w:ins w:id="3325" w:author="Benjamin Pannell" w:date="2014-10-15T20:25:00Z">
              <w:r w:rsidRPr="003B6833">
                <w:t>http://www.raspberrypi.org/product/model-b/</w:t>
              </w:r>
            </w:ins>
          </w:p>
        </w:tc>
      </w:tr>
      <w:tr w:rsidR="00FD23D1" w14:paraId="5609DF3B" w14:textId="77777777" w:rsidTr="00FD23D1">
        <w:trPr>
          <w:jc w:val="center"/>
          <w:ins w:id="3326" w:author="Benjamin Pannell" w:date="2014-10-15T20:25:00Z"/>
        </w:trPr>
        <w:tc>
          <w:tcPr>
            <w:tcW w:w="2547" w:type="dxa"/>
            <w:tcPrChange w:id="3327" w:author="Benjamin Pannell" w:date="2014-10-15T20:25:00Z">
              <w:tcPr>
                <w:tcW w:w="2547" w:type="dxa"/>
              </w:tcPr>
            </w:tcPrChange>
          </w:tcPr>
          <w:p w14:paraId="03B1BDF0" w14:textId="77777777" w:rsidR="00FD23D1" w:rsidRDefault="00FD23D1" w:rsidP="00ED731E">
            <w:pPr>
              <w:rPr>
                <w:ins w:id="3328" w:author="Benjamin Pannell" w:date="2014-10-15T20:25:00Z"/>
              </w:rPr>
            </w:pPr>
            <w:ins w:id="3329" w:author="Benjamin Pannell" w:date="2014-10-15T20:25:00Z">
              <w:r>
                <w:t>Teensy 2.0</w:t>
              </w:r>
            </w:ins>
          </w:p>
        </w:tc>
        <w:tc>
          <w:tcPr>
            <w:tcW w:w="6514" w:type="dxa"/>
            <w:tcPrChange w:id="3330" w:author="Benjamin Pannell" w:date="2014-10-15T20:25:00Z">
              <w:tcPr>
                <w:tcW w:w="6514" w:type="dxa"/>
              </w:tcPr>
            </w:tcPrChange>
          </w:tcPr>
          <w:p w14:paraId="54D04C3F" w14:textId="77777777" w:rsidR="00FD23D1" w:rsidRDefault="00FD23D1" w:rsidP="00ED731E">
            <w:pPr>
              <w:rPr>
                <w:ins w:id="3331" w:author="Benjamin Pannell" w:date="2014-10-15T20:25:00Z"/>
              </w:rPr>
            </w:pPr>
            <w:ins w:id="3332" w:author="Benjamin Pannell" w:date="2014-10-15T20:25:00Z">
              <w:r w:rsidRPr="003B6833">
                <w:t>https://www.pjrc.com/teensy/</w:t>
              </w:r>
            </w:ins>
          </w:p>
        </w:tc>
      </w:tr>
      <w:tr w:rsidR="00FD23D1" w14:paraId="5A1EB8F4" w14:textId="77777777" w:rsidTr="00FD23D1">
        <w:trPr>
          <w:jc w:val="center"/>
          <w:ins w:id="3333" w:author="Benjamin Pannell" w:date="2014-10-15T20:25:00Z"/>
        </w:trPr>
        <w:tc>
          <w:tcPr>
            <w:tcW w:w="2547" w:type="dxa"/>
            <w:tcPrChange w:id="3334" w:author="Benjamin Pannell" w:date="2014-10-15T20:25:00Z">
              <w:tcPr>
                <w:tcW w:w="2547" w:type="dxa"/>
              </w:tcPr>
            </w:tcPrChange>
          </w:tcPr>
          <w:p w14:paraId="53C5CC2D" w14:textId="77777777" w:rsidR="00FD23D1" w:rsidRDefault="00FD23D1" w:rsidP="00ED731E">
            <w:pPr>
              <w:rPr>
                <w:ins w:id="3335" w:author="Benjamin Pannell" w:date="2014-10-15T20:25:00Z"/>
              </w:rPr>
            </w:pPr>
            <w:ins w:id="3336" w:author="Benjamin Pannell" w:date="2014-10-15T20:25:00Z">
              <w:r>
                <w:t>TXB0104</w:t>
              </w:r>
            </w:ins>
          </w:p>
        </w:tc>
        <w:tc>
          <w:tcPr>
            <w:tcW w:w="6514" w:type="dxa"/>
            <w:tcPrChange w:id="3337" w:author="Benjamin Pannell" w:date="2014-10-15T20:25:00Z">
              <w:tcPr>
                <w:tcW w:w="6514" w:type="dxa"/>
              </w:tcPr>
            </w:tcPrChange>
          </w:tcPr>
          <w:p w14:paraId="6636A9D8" w14:textId="77777777" w:rsidR="00FD23D1" w:rsidRDefault="00FD23D1" w:rsidP="00ED731E">
            <w:pPr>
              <w:rPr>
                <w:ins w:id="3338" w:author="Benjamin Pannell" w:date="2014-10-15T20:25:00Z"/>
              </w:rPr>
            </w:pPr>
            <w:ins w:id="3339" w:author="Benjamin Pannell" w:date="2014-10-15T20:25:00Z">
              <w:r w:rsidRPr="003B6833">
                <w:t>http://www.ti.com/product/txb0104</w:t>
              </w:r>
            </w:ins>
          </w:p>
        </w:tc>
      </w:tr>
      <w:tr w:rsidR="00FD23D1" w14:paraId="20C8A0F7" w14:textId="77777777" w:rsidTr="00FD23D1">
        <w:trPr>
          <w:jc w:val="center"/>
          <w:ins w:id="3340" w:author="Benjamin Pannell" w:date="2014-10-15T20:25:00Z"/>
        </w:trPr>
        <w:tc>
          <w:tcPr>
            <w:tcW w:w="2547" w:type="dxa"/>
            <w:tcPrChange w:id="3341" w:author="Benjamin Pannell" w:date="2014-10-15T20:25:00Z">
              <w:tcPr>
                <w:tcW w:w="2547" w:type="dxa"/>
              </w:tcPr>
            </w:tcPrChange>
          </w:tcPr>
          <w:p w14:paraId="67AA61A6" w14:textId="77777777" w:rsidR="00FD23D1" w:rsidRDefault="00FD23D1" w:rsidP="00ED731E">
            <w:pPr>
              <w:rPr>
                <w:ins w:id="3342" w:author="Benjamin Pannell" w:date="2014-10-15T20:25:00Z"/>
              </w:rPr>
            </w:pPr>
            <w:ins w:id="3343" w:author="Benjamin Pannell" w:date="2014-10-15T20:25:00Z">
              <w:r>
                <w:t>Prototyping Plate</w:t>
              </w:r>
            </w:ins>
          </w:p>
        </w:tc>
        <w:tc>
          <w:tcPr>
            <w:tcW w:w="6514" w:type="dxa"/>
            <w:tcPrChange w:id="3344" w:author="Benjamin Pannell" w:date="2014-10-15T20:25:00Z">
              <w:tcPr>
                <w:tcW w:w="6514" w:type="dxa"/>
              </w:tcPr>
            </w:tcPrChange>
          </w:tcPr>
          <w:p w14:paraId="0E71048F" w14:textId="77777777" w:rsidR="00FD23D1" w:rsidRDefault="00FD23D1" w:rsidP="00ED731E">
            <w:pPr>
              <w:rPr>
                <w:ins w:id="3345" w:author="Benjamin Pannell" w:date="2014-10-15T20:25:00Z"/>
              </w:rPr>
            </w:pPr>
            <w:ins w:id="3346" w:author="Benjamin Pannell" w:date="2014-10-15T20:25:00Z">
              <w:r w:rsidRPr="003B6833">
                <w:t>https://www.adafruit.com/products/801</w:t>
              </w:r>
            </w:ins>
          </w:p>
        </w:tc>
      </w:tr>
    </w:tbl>
    <w:p w14:paraId="33040839" w14:textId="77777777" w:rsidR="00FD23D1" w:rsidRDefault="00FD23D1" w:rsidP="00FD23D1">
      <w:pPr>
        <w:pStyle w:val="Caption"/>
        <w:keepNext/>
        <w:rPr>
          <w:ins w:id="3347" w:author="Benjamin Pannell" w:date="2014-10-15T20:24:00Z"/>
        </w:rPr>
        <w:pPrChange w:id="3348" w:author="Benjamin Pannell" w:date="2014-10-15T20:25:00Z">
          <w:pPr>
            <w:pStyle w:val="Caption"/>
            <w:keepNext/>
          </w:pPr>
        </w:pPrChange>
      </w:pPr>
      <w:bookmarkStart w:id="3349" w:name="_Toc401168129"/>
      <w:ins w:id="3350" w:author="Benjamin Pannell" w:date="2014-10-15T20:24:00Z">
        <w:r>
          <w:t xml:space="preserve">Table </w:t>
        </w:r>
        <w:r>
          <w:fldChar w:fldCharType="begin"/>
        </w:r>
        <w:r>
          <w:instrText xml:space="preserve"> SEQ Table \* ARABIC </w:instrText>
        </w:r>
        <w:r>
          <w:fldChar w:fldCharType="separate"/>
        </w:r>
        <w:r>
          <w:rPr>
            <w:noProof/>
          </w:rPr>
          <w:t>11</w:t>
        </w:r>
        <w:r>
          <w:rPr>
            <w:noProof/>
          </w:rPr>
          <w:fldChar w:fldCharType="end"/>
        </w:r>
        <w:r>
          <w:t xml:space="preserve"> Component Websites</w:t>
        </w:r>
        <w:bookmarkEnd w:id="3349"/>
      </w:ins>
    </w:p>
    <w:p w14:paraId="7042CA10" w14:textId="77777777" w:rsidR="00FD23D1" w:rsidRDefault="00FD23D1" w:rsidP="00FD23D1">
      <w:pPr>
        <w:rPr>
          <w:ins w:id="3351" w:author="Benjamin Pannell" w:date="2014-10-15T20:24:00Z"/>
        </w:rPr>
      </w:pPr>
    </w:p>
    <w:p w14:paraId="6094FA1F" w14:textId="77777777" w:rsidR="00FD23D1" w:rsidRPr="00FD23D1" w:rsidRDefault="00FD23D1" w:rsidP="00FD23D1">
      <w:pPr>
        <w:rPr>
          <w:ins w:id="3352" w:author="Benjamin Pannell" w:date="2014-10-15T20:24:00Z"/>
          <w:rPrChange w:id="3353" w:author="Benjamin Pannell" w:date="2014-10-15T20:24:00Z">
            <w:rPr>
              <w:ins w:id="3354" w:author="Benjamin Pannell" w:date="2014-10-15T20:24:00Z"/>
            </w:rPr>
          </w:rPrChange>
        </w:rPr>
        <w:pPrChange w:id="3355" w:author="Benjamin Pannell" w:date="2014-10-15T20:24:00Z">
          <w:pPr>
            <w:pStyle w:val="Heading1"/>
          </w:pPr>
        </w:pPrChange>
      </w:pPr>
    </w:p>
    <w:sectPr w:rsidR="00FD23D1" w:rsidRPr="00FD23D1" w:rsidSect="00DB1D70">
      <w:type w:val="continuous"/>
      <w:pgSz w:w="11906" w:h="16838"/>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enjamin Pannell" w:date="2014-10-08T11:21:00Z" w:initials="BP">
    <w:p w14:paraId="72024A5A" w14:textId="48A23D8C" w:rsidR="00ED731E" w:rsidRDefault="00ED731E">
      <w:pPr>
        <w:pStyle w:val="CommentText"/>
      </w:pPr>
      <w:r>
        <w:rPr>
          <w:rStyle w:val="CommentReference"/>
        </w:rPr>
        <w:annotationRef/>
      </w:r>
      <w:r>
        <w:t>Belongs in the references section.</w:t>
      </w:r>
    </w:p>
  </w:comment>
  <w:comment w:id="7" w:author="Benjamin Pannell" w:date="2014-10-08T11:21:00Z" w:initials="BP">
    <w:p w14:paraId="42DFBC31" w14:textId="3A693AD2" w:rsidR="00ED731E" w:rsidRDefault="00ED731E">
      <w:pPr>
        <w:pStyle w:val="CommentText"/>
      </w:pPr>
      <w:r>
        <w:rPr>
          <w:rStyle w:val="CommentReference"/>
        </w:rPr>
        <w:annotationRef/>
      </w:r>
      <w:r>
        <w:t>Short conclusion belongs here still – what was achieved?</w:t>
      </w:r>
    </w:p>
  </w:comment>
  <w:comment w:id="8" w:author="Benjamin Pannell" w:date="2014-10-15T20:46:00Z" w:initials="BP">
    <w:p w14:paraId="20BB7959" w14:textId="724CA36B" w:rsidR="0028238D" w:rsidRDefault="0028238D">
      <w:pPr>
        <w:pStyle w:val="CommentText"/>
      </w:pPr>
      <w:r>
        <w:rPr>
          <w:rStyle w:val="CommentReference"/>
        </w:rPr>
        <w:annotationRef/>
      </w:r>
      <w:r>
        <w:t>Exceeds maximum length requirement – 150 words</w:t>
      </w:r>
    </w:p>
  </w:comment>
  <w:comment w:id="416" w:author="Benjamin Pannell" w:date="2014-10-08T11:31:00Z" w:initials="BP">
    <w:p w14:paraId="291E3885" w14:textId="55D6B794" w:rsidR="00ED731E" w:rsidRDefault="00ED731E">
      <w:pPr>
        <w:pStyle w:val="CommentText"/>
      </w:pPr>
      <w:r>
        <w:rPr>
          <w:rStyle w:val="CommentReference"/>
        </w:rPr>
        <w:annotationRef/>
      </w:r>
      <w:r>
        <w:t>This is intended to mean “the un-mounted chips themselves, as received from the fabrication plant” and hopes to illustrate that they are more difficult to make use of than pre-mounted chips for a small team.</w:t>
      </w:r>
    </w:p>
  </w:comment>
  <w:comment w:id="448" w:author="Benjamin Pannell" w:date="2014-09-02T12:02:00Z" w:initials="BP">
    <w:p w14:paraId="5F23DE03" w14:textId="77777777" w:rsidR="00ED731E" w:rsidRDefault="00ED731E">
      <w:pPr>
        <w:pStyle w:val="CommentText"/>
      </w:pPr>
      <w:r>
        <w:rPr>
          <w:rStyle w:val="CommentReference"/>
        </w:rPr>
        <w:annotationRef/>
      </w:r>
      <w:r>
        <w:t>Need to expand on this to include reasons for choosing the Pi over others (basically boils down to “it’s good enough” and price)</w:t>
      </w:r>
    </w:p>
  </w:comment>
  <w:comment w:id="3056" w:author="Benjamin Pannell" w:date="2014-10-15T21:06:00Z" w:initials="BP">
    <w:p w14:paraId="38EC9F33" w14:textId="09121851" w:rsidR="00DC5FD5" w:rsidRDefault="00DC5FD5">
      <w:pPr>
        <w:pStyle w:val="CommentText"/>
      </w:pPr>
      <w:r>
        <w:rPr>
          <w:rStyle w:val="CommentReference"/>
        </w:rPr>
        <w:annotationRef/>
      </w:r>
      <w:r>
        <w:t>I am concerned that I do not adequately satisfy this outcome due to the very software oriented nature of this project. In effect, very little mathematical modelling was involved in the project, making it difficult to quote any work here.</w:t>
      </w:r>
      <w:bookmarkStart w:id="3059" w:name="_GoBack"/>
      <w:bookmarkEnd w:id="3059"/>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24A5A" w15:done="0"/>
  <w15:commentEx w15:paraId="42DFBC31" w15:done="1"/>
  <w15:commentEx w15:paraId="20BB7959" w15:done="0"/>
  <w15:commentEx w15:paraId="291E3885" w15:done="0"/>
  <w15:commentEx w15:paraId="5F23DE03" w15:done="1"/>
  <w15:commentEx w15:paraId="38EC9F3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F1084F" w14:textId="77777777" w:rsidR="003A07F7" w:rsidRDefault="003A07F7" w:rsidP="00BC7BEF">
      <w:pPr>
        <w:spacing w:after="0" w:line="240" w:lineRule="auto"/>
      </w:pPr>
      <w:r>
        <w:separator/>
      </w:r>
    </w:p>
  </w:endnote>
  <w:endnote w:type="continuationSeparator" w:id="0">
    <w:p w14:paraId="5F2BF525" w14:textId="77777777" w:rsidR="003A07F7" w:rsidRDefault="003A07F7" w:rsidP="00BC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B10E7" w14:textId="77777777" w:rsidR="00ED731E" w:rsidRPr="00BC7BEF" w:rsidRDefault="00ED731E" w:rsidP="00BC7BEF">
    <w:pPr>
      <w:rPr>
        <w:i/>
        <w:color w:val="3B3838" w:themeColor="background2" w:themeShade="40"/>
      </w:rPr>
    </w:pPr>
    <w:r w:rsidRPr="00BC7BEF">
      <w:rPr>
        <w:i/>
        <w:color w:val="3B3838" w:themeColor="background2" w:themeShade="40"/>
      </w:rPr>
      <w:t>Report submitted in partial fulfilment of the requirements of the module Project (E) 448 for the degree Baccalaureus in Engineering in the Department of Electrical and Electronic Engineering at the University of Stellenbosch.</w:t>
    </w:r>
  </w:p>
  <w:p w14:paraId="3DA42ECE" w14:textId="77777777" w:rsidR="00ED731E" w:rsidRDefault="00ED731E" w:rsidP="00BC7BEF">
    <w:r>
      <w:t>I, the undersigned, hereby declare that the work contained in this report is my own original work unless indicated otherwise.</w:t>
    </w:r>
  </w:p>
  <w:p w14:paraId="5EA47A36" w14:textId="77777777" w:rsidR="00ED731E" w:rsidRDefault="00ED731E" w:rsidP="00BC7BEF">
    <w:pPr>
      <w:tabs>
        <w:tab w:val="right" w:pos="7230"/>
      </w:tabs>
      <w:rPr>
        <w:b/>
      </w:rPr>
    </w:pPr>
    <w:r>
      <w:rPr>
        <w:b/>
      </w:rPr>
      <w:t>Signature</w:t>
    </w:r>
    <w:r>
      <w:tab/>
    </w:r>
    <w:r>
      <w:rPr>
        <w:b/>
      </w:rPr>
      <w:t>Date</w:t>
    </w:r>
  </w:p>
  <w:p w14:paraId="66F1609A" w14:textId="77777777" w:rsidR="00ED731E" w:rsidRDefault="00ED73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024AFA" w14:textId="77777777" w:rsidR="003A07F7" w:rsidRDefault="003A07F7" w:rsidP="00BC7BEF">
      <w:pPr>
        <w:spacing w:after="0" w:line="240" w:lineRule="auto"/>
      </w:pPr>
      <w:r>
        <w:separator/>
      </w:r>
    </w:p>
  </w:footnote>
  <w:footnote w:type="continuationSeparator" w:id="0">
    <w:p w14:paraId="79E8F5F9" w14:textId="77777777" w:rsidR="003A07F7" w:rsidRDefault="003A07F7" w:rsidP="00BC7B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C2C23"/>
    <w:multiLevelType w:val="hybridMultilevel"/>
    <w:tmpl w:val="FC46A3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1C6869AE"/>
    <w:multiLevelType w:val="hybridMultilevel"/>
    <w:tmpl w:val="E8EC378E"/>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2">
    <w:nsid w:val="26583908"/>
    <w:multiLevelType w:val="hybridMultilevel"/>
    <w:tmpl w:val="6F2C453A"/>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27B16470"/>
    <w:multiLevelType w:val="hybridMultilevel"/>
    <w:tmpl w:val="D6566256"/>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2CA6104A"/>
    <w:multiLevelType w:val="hybridMultilevel"/>
    <w:tmpl w:val="337C8CB8"/>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4018105D"/>
    <w:multiLevelType w:val="hybridMultilevel"/>
    <w:tmpl w:val="C546990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44D72C88"/>
    <w:multiLevelType w:val="hybridMultilevel"/>
    <w:tmpl w:val="19CCE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487045A1"/>
    <w:multiLevelType w:val="hybridMultilevel"/>
    <w:tmpl w:val="3B4EA506"/>
    <w:lvl w:ilvl="0" w:tplc="8B5A93D2">
      <w:numFmt w:val="bullet"/>
      <w:lvlText w:val="-"/>
      <w:lvlJc w:val="left"/>
      <w:pPr>
        <w:ind w:left="420" w:hanging="360"/>
      </w:pPr>
      <w:rPr>
        <w:rFonts w:ascii="Calibri" w:eastAsiaTheme="minorHAnsi" w:hAnsi="Calibri" w:cstheme="minorBidi" w:hint="default"/>
      </w:rPr>
    </w:lvl>
    <w:lvl w:ilvl="1" w:tplc="1C090003">
      <w:start w:val="1"/>
      <w:numFmt w:val="bullet"/>
      <w:lvlText w:val="o"/>
      <w:lvlJc w:val="left"/>
      <w:pPr>
        <w:ind w:left="1140" w:hanging="360"/>
      </w:pPr>
      <w:rPr>
        <w:rFonts w:ascii="Courier New" w:hAnsi="Courier New" w:cs="Courier New" w:hint="default"/>
      </w:rPr>
    </w:lvl>
    <w:lvl w:ilvl="2" w:tplc="1C090005" w:tentative="1">
      <w:start w:val="1"/>
      <w:numFmt w:val="bullet"/>
      <w:lvlText w:val=""/>
      <w:lvlJc w:val="left"/>
      <w:pPr>
        <w:ind w:left="1860" w:hanging="360"/>
      </w:pPr>
      <w:rPr>
        <w:rFonts w:ascii="Wingdings" w:hAnsi="Wingdings" w:hint="default"/>
      </w:rPr>
    </w:lvl>
    <w:lvl w:ilvl="3" w:tplc="1C090001" w:tentative="1">
      <w:start w:val="1"/>
      <w:numFmt w:val="bullet"/>
      <w:lvlText w:val=""/>
      <w:lvlJc w:val="left"/>
      <w:pPr>
        <w:ind w:left="2580" w:hanging="360"/>
      </w:pPr>
      <w:rPr>
        <w:rFonts w:ascii="Symbol" w:hAnsi="Symbol" w:hint="default"/>
      </w:rPr>
    </w:lvl>
    <w:lvl w:ilvl="4" w:tplc="1C090003" w:tentative="1">
      <w:start w:val="1"/>
      <w:numFmt w:val="bullet"/>
      <w:lvlText w:val="o"/>
      <w:lvlJc w:val="left"/>
      <w:pPr>
        <w:ind w:left="3300" w:hanging="360"/>
      </w:pPr>
      <w:rPr>
        <w:rFonts w:ascii="Courier New" w:hAnsi="Courier New" w:cs="Courier New" w:hint="default"/>
      </w:rPr>
    </w:lvl>
    <w:lvl w:ilvl="5" w:tplc="1C090005" w:tentative="1">
      <w:start w:val="1"/>
      <w:numFmt w:val="bullet"/>
      <w:lvlText w:val=""/>
      <w:lvlJc w:val="left"/>
      <w:pPr>
        <w:ind w:left="4020" w:hanging="360"/>
      </w:pPr>
      <w:rPr>
        <w:rFonts w:ascii="Wingdings" w:hAnsi="Wingdings" w:hint="default"/>
      </w:rPr>
    </w:lvl>
    <w:lvl w:ilvl="6" w:tplc="1C090001" w:tentative="1">
      <w:start w:val="1"/>
      <w:numFmt w:val="bullet"/>
      <w:lvlText w:val=""/>
      <w:lvlJc w:val="left"/>
      <w:pPr>
        <w:ind w:left="4740" w:hanging="360"/>
      </w:pPr>
      <w:rPr>
        <w:rFonts w:ascii="Symbol" w:hAnsi="Symbol" w:hint="default"/>
      </w:rPr>
    </w:lvl>
    <w:lvl w:ilvl="7" w:tplc="1C090003" w:tentative="1">
      <w:start w:val="1"/>
      <w:numFmt w:val="bullet"/>
      <w:lvlText w:val="o"/>
      <w:lvlJc w:val="left"/>
      <w:pPr>
        <w:ind w:left="5460" w:hanging="360"/>
      </w:pPr>
      <w:rPr>
        <w:rFonts w:ascii="Courier New" w:hAnsi="Courier New" w:cs="Courier New" w:hint="default"/>
      </w:rPr>
    </w:lvl>
    <w:lvl w:ilvl="8" w:tplc="1C090005" w:tentative="1">
      <w:start w:val="1"/>
      <w:numFmt w:val="bullet"/>
      <w:lvlText w:val=""/>
      <w:lvlJc w:val="left"/>
      <w:pPr>
        <w:ind w:left="6180" w:hanging="360"/>
      </w:pPr>
      <w:rPr>
        <w:rFonts w:ascii="Wingdings" w:hAnsi="Wingdings" w:hint="default"/>
      </w:rPr>
    </w:lvl>
  </w:abstractNum>
  <w:abstractNum w:abstractNumId="8">
    <w:nsid w:val="56E310CD"/>
    <w:multiLevelType w:val="hybridMultilevel"/>
    <w:tmpl w:val="5762BC5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5A8C760C"/>
    <w:multiLevelType w:val="hybridMultilevel"/>
    <w:tmpl w:val="E26A955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7EB36AE4"/>
    <w:multiLevelType w:val="hybridMultilevel"/>
    <w:tmpl w:val="8FAA0D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3"/>
  </w:num>
  <w:num w:numId="5">
    <w:abstractNumId w:val="5"/>
  </w:num>
  <w:num w:numId="6">
    <w:abstractNumId w:val="4"/>
  </w:num>
  <w:num w:numId="7">
    <w:abstractNumId w:val="9"/>
  </w:num>
  <w:num w:numId="8">
    <w:abstractNumId w:val="2"/>
  </w:num>
  <w:num w:numId="9">
    <w:abstractNumId w:val="6"/>
  </w:num>
  <w:num w:numId="10">
    <w:abstractNumId w:val="0"/>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Pannell">
    <w15:presenceInfo w15:providerId="Windows Live" w15:userId="66697f1cea29c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04E"/>
    <w:rsid w:val="00001D7F"/>
    <w:rsid w:val="0000785B"/>
    <w:rsid w:val="00024867"/>
    <w:rsid w:val="00047BAC"/>
    <w:rsid w:val="00052DF9"/>
    <w:rsid w:val="00063968"/>
    <w:rsid w:val="00091FCE"/>
    <w:rsid w:val="000A073D"/>
    <w:rsid w:val="000C19BA"/>
    <w:rsid w:val="000D6B45"/>
    <w:rsid w:val="000D6C66"/>
    <w:rsid w:val="000E0AFE"/>
    <w:rsid w:val="000F3CD3"/>
    <w:rsid w:val="00106F06"/>
    <w:rsid w:val="00110877"/>
    <w:rsid w:val="00114EDB"/>
    <w:rsid w:val="0012286C"/>
    <w:rsid w:val="001250FF"/>
    <w:rsid w:val="0013719D"/>
    <w:rsid w:val="00145655"/>
    <w:rsid w:val="00166AB0"/>
    <w:rsid w:val="00167DAB"/>
    <w:rsid w:val="00177B63"/>
    <w:rsid w:val="0019536C"/>
    <w:rsid w:val="001A0DCF"/>
    <w:rsid w:val="001A2F7F"/>
    <w:rsid w:val="001C6192"/>
    <w:rsid w:val="001D1271"/>
    <w:rsid w:val="002046FB"/>
    <w:rsid w:val="0021630B"/>
    <w:rsid w:val="00217EE7"/>
    <w:rsid w:val="00224CBB"/>
    <w:rsid w:val="002548F6"/>
    <w:rsid w:val="00265A8F"/>
    <w:rsid w:val="00270C18"/>
    <w:rsid w:val="00277BF7"/>
    <w:rsid w:val="0028238D"/>
    <w:rsid w:val="002A3E1F"/>
    <w:rsid w:val="002A7583"/>
    <w:rsid w:val="002B3385"/>
    <w:rsid w:val="002B7914"/>
    <w:rsid w:val="002B7A26"/>
    <w:rsid w:val="002C3120"/>
    <w:rsid w:val="002F0A6F"/>
    <w:rsid w:val="002F1922"/>
    <w:rsid w:val="00337421"/>
    <w:rsid w:val="00341A01"/>
    <w:rsid w:val="003536B8"/>
    <w:rsid w:val="00367B70"/>
    <w:rsid w:val="0037720F"/>
    <w:rsid w:val="0038004A"/>
    <w:rsid w:val="0038604E"/>
    <w:rsid w:val="003A07F7"/>
    <w:rsid w:val="003A17A5"/>
    <w:rsid w:val="003B385B"/>
    <w:rsid w:val="003B6833"/>
    <w:rsid w:val="003F6BD5"/>
    <w:rsid w:val="003F74B4"/>
    <w:rsid w:val="003F7B09"/>
    <w:rsid w:val="0042583D"/>
    <w:rsid w:val="0043382B"/>
    <w:rsid w:val="004551DC"/>
    <w:rsid w:val="00462D98"/>
    <w:rsid w:val="00486D08"/>
    <w:rsid w:val="00494B12"/>
    <w:rsid w:val="004C2BB8"/>
    <w:rsid w:val="004D1715"/>
    <w:rsid w:val="004E1B26"/>
    <w:rsid w:val="004E5358"/>
    <w:rsid w:val="004F00DD"/>
    <w:rsid w:val="004F1270"/>
    <w:rsid w:val="00503EA4"/>
    <w:rsid w:val="00550332"/>
    <w:rsid w:val="00565469"/>
    <w:rsid w:val="0058238D"/>
    <w:rsid w:val="0059586D"/>
    <w:rsid w:val="005A1C94"/>
    <w:rsid w:val="005E3CCE"/>
    <w:rsid w:val="00610ADB"/>
    <w:rsid w:val="00627FC3"/>
    <w:rsid w:val="00640D24"/>
    <w:rsid w:val="00643D74"/>
    <w:rsid w:val="00660595"/>
    <w:rsid w:val="00660681"/>
    <w:rsid w:val="00673C50"/>
    <w:rsid w:val="006760BE"/>
    <w:rsid w:val="006770D3"/>
    <w:rsid w:val="00681A68"/>
    <w:rsid w:val="006B4056"/>
    <w:rsid w:val="006D0F4E"/>
    <w:rsid w:val="006E6A4C"/>
    <w:rsid w:val="006F03D2"/>
    <w:rsid w:val="006F5D26"/>
    <w:rsid w:val="006F7EFD"/>
    <w:rsid w:val="00703247"/>
    <w:rsid w:val="00714F3E"/>
    <w:rsid w:val="007236D5"/>
    <w:rsid w:val="0072752C"/>
    <w:rsid w:val="007364EA"/>
    <w:rsid w:val="00750756"/>
    <w:rsid w:val="00763E10"/>
    <w:rsid w:val="00767E4F"/>
    <w:rsid w:val="00775F34"/>
    <w:rsid w:val="007D3649"/>
    <w:rsid w:val="007E08F5"/>
    <w:rsid w:val="007F2CC3"/>
    <w:rsid w:val="00800EB8"/>
    <w:rsid w:val="00814535"/>
    <w:rsid w:val="00835209"/>
    <w:rsid w:val="008542DA"/>
    <w:rsid w:val="0085700F"/>
    <w:rsid w:val="008578FB"/>
    <w:rsid w:val="00877C67"/>
    <w:rsid w:val="00886533"/>
    <w:rsid w:val="008924B6"/>
    <w:rsid w:val="008B052F"/>
    <w:rsid w:val="008B1EA1"/>
    <w:rsid w:val="008C42D7"/>
    <w:rsid w:val="008D5256"/>
    <w:rsid w:val="008D59D4"/>
    <w:rsid w:val="008F2408"/>
    <w:rsid w:val="008F4664"/>
    <w:rsid w:val="00905BF0"/>
    <w:rsid w:val="00941EA4"/>
    <w:rsid w:val="00946B83"/>
    <w:rsid w:val="00963087"/>
    <w:rsid w:val="00966A42"/>
    <w:rsid w:val="00967C15"/>
    <w:rsid w:val="009802FA"/>
    <w:rsid w:val="00990395"/>
    <w:rsid w:val="00996079"/>
    <w:rsid w:val="009A61C2"/>
    <w:rsid w:val="009C0281"/>
    <w:rsid w:val="009D14A8"/>
    <w:rsid w:val="009E6359"/>
    <w:rsid w:val="009F7FE5"/>
    <w:rsid w:val="00A179C4"/>
    <w:rsid w:val="00A6214F"/>
    <w:rsid w:val="00A70944"/>
    <w:rsid w:val="00A81159"/>
    <w:rsid w:val="00AB3C59"/>
    <w:rsid w:val="00AC296E"/>
    <w:rsid w:val="00AC3B8D"/>
    <w:rsid w:val="00AC6F8E"/>
    <w:rsid w:val="00AD1710"/>
    <w:rsid w:val="00AF297B"/>
    <w:rsid w:val="00B034B8"/>
    <w:rsid w:val="00B1266A"/>
    <w:rsid w:val="00B24485"/>
    <w:rsid w:val="00B345CE"/>
    <w:rsid w:val="00B3470A"/>
    <w:rsid w:val="00B34A25"/>
    <w:rsid w:val="00B6588E"/>
    <w:rsid w:val="00B830C3"/>
    <w:rsid w:val="00BA03C1"/>
    <w:rsid w:val="00BA17A0"/>
    <w:rsid w:val="00BB3419"/>
    <w:rsid w:val="00BC54D9"/>
    <w:rsid w:val="00BC7BEF"/>
    <w:rsid w:val="00BD0456"/>
    <w:rsid w:val="00BD0825"/>
    <w:rsid w:val="00BF0486"/>
    <w:rsid w:val="00BF299B"/>
    <w:rsid w:val="00BF56D8"/>
    <w:rsid w:val="00C00BDA"/>
    <w:rsid w:val="00C15E36"/>
    <w:rsid w:val="00C363FA"/>
    <w:rsid w:val="00C71F26"/>
    <w:rsid w:val="00C74619"/>
    <w:rsid w:val="00C773AC"/>
    <w:rsid w:val="00C923EB"/>
    <w:rsid w:val="00CB219A"/>
    <w:rsid w:val="00CB3BAF"/>
    <w:rsid w:val="00D04752"/>
    <w:rsid w:val="00D15B1C"/>
    <w:rsid w:val="00D233E0"/>
    <w:rsid w:val="00D42A24"/>
    <w:rsid w:val="00D445AB"/>
    <w:rsid w:val="00D74866"/>
    <w:rsid w:val="00D86FAA"/>
    <w:rsid w:val="00DA64E5"/>
    <w:rsid w:val="00DB1D70"/>
    <w:rsid w:val="00DC3F88"/>
    <w:rsid w:val="00DC5FD5"/>
    <w:rsid w:val="00DF500C"/>
    <w:rsid w:val="00DF63D5"/>
    <w:rsid w:val="00E13B30"/>
    <w:rsid w:val="00E20695"/>
    <w:rsid w:val="00E46A86"/>
    <w:rsid w:val="00E60717"/>
    <w:rsid w:val="00E657F8"/>
    <w:rsid w:val="00E6734B"/>
    <w:rsid w:val="00EA4B57"/>
    <w:rsid w:val="00EB4EDB"/>
    <w:rsid w:val="00EB5736"/>
    <w:rsid w:val="00ED731E"/>
    <w:rsid w:val="00EE28F7"/>
    <w:rsid w:val="00EE5184"/>
    <w:rsid w:val="00EE6695"/>
    <w:rsid w:val="00EE6A83"/>
    <w:rsid w:val="00EF3189"/>
    <w:rsid w:val="00EF7EBC"/>
    <w:rsid w:val="00F067AB"/>
    <w:rsid w:val="00F14A66"/>
    <w:rsid w:val="00F2199C"/>
    <w:rsid w:val="00F30034"/>
    <w:rsid w:val="00F303FD"/>
    <w:rsid w:val="00F33577"/>
    <w:rsid w:val="00F536DB"/>
    <w:rsid w:val="00F60008"/>
    <w:rsid w:val="00F7585E"/>
    <w:rsid w:val="00FA7305"/>
    <w:rsid w:val="00FB77B6"/>
    <w:rsid w:val="00FC1BC9"/>
    <w:rsid w:val="00FD23D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BF497"/>
  <w15:chartTrackingRefBased/>
  <w15:docId w15:val="{93E6E63D-DB8B-40F6-8CD4-5B2E38ACB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82B"/>
    <w:rPr>
      <w:sz w:val="24"/>
    </w:rPr>
  </w:style>
  <w:style w:type="paragraph" w:styleId="Heading1">
    <w:name w:val="heading 1"/>
    <w:basedOn w:val="Normal"/>
    <w:next w:val="Normal"/>
    <w:link w:val="Heading1Char"/>
    <w:uiPriority w:val="9"/>
    <w:qFormat/>
    <w:rsid w:val="00BC7B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4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466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2583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583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382B"/>
    <w:pPr>
      <w:spacing w:after="0" w:line="240" w:lineRule="auto"/>
    </w:pPr>
    <w:rPr>
      <w:sz w:val="24"/>
    </w:rPr>
  </w:style>
  <w:style w:type="paragraph" w:styleId="Title">
    <w:name w:val="Title"/>
    <w:basedOn w:val="Normal"/>
    <w:next w:val="Normal"/>
    <w:link w:val="TitleChar"/>
    <w:uiPriority w:val="10"/>
    <w:qFormat/>
    <w:rsid w:val="00433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8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3382B"/>
    <w:rPr>
      <w:rFonts w:eastAsiaTheme="minorEastAsia"/>
      <w:color w:val="5A5A5A" w:themeColor="text1" w:themeTint="A5"/>
      <w:spacing w:val="15"/>
    </w:rPr>
  </w:style>
  <w:style w:type="character" w:styleId="SubtleEmphasis">
    <w:name w:val="Subtle Emphasis"/>
    <w:basedOn w:val="DefaultParagraphFont"/>
    <w:uiPriority w:val="19"/>
    <w:qFormat/>
    <w:rsid w:val="0043382B"/>
    <w:rPr>
      <w:sz w:val="24"/>
    </w:rPr>
  </w:style>
  <w:style w:type="paragraph" w:styleId="Header">
    <w:name w:val="header"/>
    <w:basedOn w:val="Normal"/>
    <w:link w:val="HeaderChar"/>
    <w:uiPriority w:val="99"/>
    <w:unhideWhenUsed/>
    <w:rsid w:val="00BC7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BEF"/>
    <w:rPr>
      <w:sz w:val="24"/>
    </w:rPr>
  </w:style>
  <w:style w:type="paragraph" w:styleId="Footer">
    <w:name w:val="footer"/>
    <w:basedOn w:val="Normal"/>
    <w:link w:val="FooterChar"/>
    <w:uiPriority w:val="99"/>
    <w:unhideWhenUsed/>
    <w:rsid w:val="00BC7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BEF"/>
    <w:rPr>
      <w:sz w:val="24"/>
    </w:rPr>
  </w:style>
  <w:style w:type="character" w:customStyle="1" w:styleId="Heading1Char">
    <w:name w:val="Heading 1 Char"/>
    <w:basedOn w:val="DefaultParagraphFont"/>
    <w:link w:val="Heading1"/>
    <w:uiPriority w:val="9"/>
    <w:rsid w:val="00BC7BEF"/>
    <w:rPr>
      <w:rFonts w:asciiTheme="majorHAnsi" w:eastAsiaTheme="majorEastAsia" w:hAnsiTheme="majorHAnsi" w:cstheme="majorBidi"/>
      <w:color w:val="2E74B5" w:themeColor="accent1" w:themeShade="BF"/>
      <w:sz w:val="32"/>
      <w:szCs w:val="32"/>
    </w:rPr>
  </w:style>
  <w:style w:type="character" w:customStyle="1" w:styleId="NoSpacingChar">
    <w:name w:val="No Spacing Char"/>
    <w:basedOn w:val="DefaultParagraphFont"/>
    <w:link w:val="NoSpacing"/>
    <w:uiPriority w:val="1"/>
    <w:rsid w:val="00337421"/>
    <w:rPr>
      <w:sz w:val="24"/>
    </w:rPr>
  </w:style>
  <w:style w:type="character" w:styleId="Hyperlink">
    <w:name w:val="Hyperlink"/>
    <w:basedOn w:val="DefaultParagraphFont"/>
    <w:uiPriority w:val="99"/>
    <w:unhideWhenUsed/>
    <w:rsid w:val="00337421"/>
    <w:rPr>
      <w:color w:val="0563C1" w:themeColor="hyperlink"/>
      <w:u w:val="single"/>
    </w:rPr>
  </w:style>
  <w:style w:type="paragraph" w:styleId="TOC1">
    <w:name w:val="toc 1"/>
    <w:basedOn w:val="Normal"/>
    <w:next w:val="Normal"/>
    <w:autoRedefine/>
    <w:uiPriority w:val="39"/>
    <w:unhideWhenUsed/>
    <w:rsid w:val="00337421"/>
    <w:pPr>
      <w:spacing w:after="100"/>
    </w:pPr>
  </w:style>
  <w:style w:type="paragraph" w:styleId="Bibliography">
    <w:name w:val="Bibliography"/>
    <w:basedOn w:val="Normal"/>
    <w:next w:val="Normal"/>
    <w:uiPriority w:val="37"/>
    <w:unhideWhenUsed/>
    <w:rsid w:val="008F4664"/>
  </w:style>
  <w:style w:type="paragraph" w:styleId="ListParagraph">
    <w:name w:val="List Paragraph"/>
    <w:basedOn w:val="Normal"/>
    <w:uiPriority w:val="34"/>
    <w:qFormat/>
    <w:rsid w:val="008F4664"/>
    <w:pPr>
      <w:ind w:left="720"/>
      <w:contextualSpacing/>
    </w:pPr>
  </w:style>
  <w:style w:type="character" w:customStyle="1" w:styleId="Heading2Char">
    <w:name w:val="Heading 2 Char"/>
    <w:basedOn w:val="DefaultParagraphFont"/>
    <w:link w:val="Heading2"/>
    <w:uiPriority w:val="9"/>
    <w:rsid w:val="008F46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466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42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2583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42583D"/>
    <w:rPr>
      <w:rFonts w:asciiTheme="majorHAnsi" w:eastAsiaTheme="majorEastAsia" w:hAnsiTheme="majorHAnsi" w:cstheme="majorBidi"/>
      <w:color w:val="2E74B5" w:themeColor="accent1" w:themeShade="BF"/>
      <w:sz w:val="24"/>
    </w:rPr>
  </w:style>
  <w:style w:type="character" w:styleId="FollowedHyperlink">
    <w:name w:val="FollowedHyperlink"/>
    <w:basedOn w:val="DefaultParagraphFont"/>
    <w:uiPriority w:val="99"/>
    <w:semiHidden/>
    <w:unhideWhenUsed/>
    <w:rsid w:val="00990395"/>
    <w:rPr>
      <w:color w:val="954F72" w:themeColor="followedHyperlink"/>
      <w:u w:val="single"/>
    </w:rPr>
  </w:style>
  <w:style w:type="paragraph" w:styleId="TOC2">
    <w:name w:val="toc 2"/>
    <w:basedOn w:val="Normal"/>
    <w:next w:val="Normal"/>
    <w:autoRedefine/>
    <w:uiPriority w:val="39"/>
    <w:unhideWhenUsed/>
    <w:rsid w:val="008578FB"/>
    <w:pPr>
      <w:spacing w:after="100"/>
      <w:ind w:left="240"/>
    </w:pPr>
  </w:style>
  <w:style w:type="paragraph" w:styleId="TOC3">
    <w:name w:val="toc 3"/>
    <w:basedOn w:val="Normal"/>
    <w:next w:val="Normal"/>
    <w:autoRedefine/>
    <w:uiPriority w:val="39"/>
    <w:unhideWhenUsed/>
    <w:rsid w:val="008578FB"/>
    <w:pPr>
      <w:spacing w:after="100"/>
      <w:ind w:left="480"/>
    </w:pPr>
  </w:style>
  <w:style w:type="paragraph" w:styleId="Caption">
    <w:name w:val="caption"/>
    <w:basedOn w:val="Normal"/>
    <w:next w:val="Normal"/>
    <w:uiPriority w:val="35"/>
    <w:unhideWhenUsed/>
    <w:qFormat/>
    <w:rsid w:val="008578FB"/>
    <w:pPr>
      <w:spacing w:after="200" w:line="240" w:lineRule="auto"/>
      <w:jc w:val="center"/>
    </w:pPr>
    <w:rPr>
      <w:i/>
      <w:iCs/>
      <w:color w:val="3B3838" w:themeColor="background2" w:themeShade="40"/>
      <w:szCs w:val="18"/>
    </w:rPr>
  </w:style>
  <w:style w:type="paragraph" w:styleId="TableofFigures">
    <w:name w:val="table of figures"/>
    <w:basedOn w:val="Normal"/>
    <w:next w:val="Normal"/>
    <w:uiPriority w:val="99"/>
    <w:unhideWhenUsed/>
    <w:rsid w:val="008578FB"/>
    <w:pPr>
      <w:spacing w:after="0"/>
    </w:pPr>
  </w:style>
  <w:style w:type="paragraph" w:styleId="Index1">
    <w:name w:val="index 1"/>
    <w:basedOn w:val="Normal"/>
    <w:next w:val="Normal"/>
    <w:autoRedefine/>
    <w:uiPriority w:val="99"/>
    <w:unhideWhenUsed/>
    <w:rsid w:val="00BB3419"/>
    <w:pPr>
      <w:spacing w:after="0" w:line="240" w:lineRule="auto"/>
      <w:ind w:left="240" w:hanging="240"/>
    </w:pPr>
  </w:style>
  <w:style w:type="paragraph" w:styleId="Index2">
    <w:name w:val="index 2"/>
    <w:basedOn w:val="Normal"/>
    <w:next w:val="Normal"/>
    <w:autoRedefine/>
    <w:uiPriority w:val="99"/>
    <w:semiHidden/>
    <w:unhideWhenUsed/>
    <w:rsid w:val="00BB3419"/>
    <w:pPr>
      <w:spacing w:after="0" w:line="240" w:lineRule="auto"/>
      <w:ind w:left="480" w:hanging="240"/>
    </w:pPr>
  </w:style>
  <w:style w:type="character" w:styleId="PlaceholderText">
    <w:name w:val="Placeholder Text"/>
    <w:basedOn w:val="DefaultParagraphFont"/>
    <w:uiPriority w:val="99"/>
    <w:semiHidden/>
    <w:rsid w:val="00F60008"/>
    <w:rPr>
      <w:color w:val="808080"/>
    </w:rPr>
  </w:style>
  <w:style w:type="paragraph" w:styleId="BalloonText">
    <w:name w:val="Balloon Text"/>
    <w:basedOn w:val="Normal"/>
    <w:link w:val="BalloonTextChar"/>
    <w:uiPriority w:val="99"/>
    <w:semiHidden/>
    <w:unhideWhenUsed/>
    <w:rsid w:val="005958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86D"/>
    <w:rPr>
      <w:rFonts w:ascii="Segoe UI" w:hAnsi="Segoe UI" w:cs="Segoe UI"/>
      <w:sz w:val="18"/>
      <w:szCs w:val="18"/>
    </w:rPr>
  </w:style>
  <w:style w:type="character" w:styleId="CommentReference">
    <w:name w:val="annotation reference"/>
    <w:basedOn w:val="DefaultParagraphFont"/>
    <w:uiPriority w:val="99"/>
    <w:semiHidden/>
    <w:unhideWhenUsed/>
    <w:rsid w:val="002A3E1F"/>
    <w:rPr>
      <w:sz w:val="16"/>
      <w:szCs w:val="16"/>
    </w:rPr>
  </w:style>
  <w:style w:type="paragraph" w:styleId="CommentText">
    <w:name w:val="annotation text"/>
    <w:basedOn w:val="Normal"/>
    <w:link w:val="CommentTextChar"/>
    <w:uiPriority w:val="99"/>
    <w:semiHidden/>
    <w:unhideWhenUsed/>
    <w:rsid w:val="002A3E1F"/>
    <w:pPr>
      <w:spacing w:line="240" w:lineRule="auto"/>
    </w:pPr>
    <w:rPr>
      <w:sz w:val="20"/>
      <w:szCs w:val="20"/>
    </w:rPr>
  </w:style>
  <w:style w:type="character" w:customStyle="1" w:styleId="CommentTextChar">
    <w:name w:val="Comment Text Char"/>
    <w:basedOn w:val="DefaultParagraphFont"/>
    <w:link w:val="CommentText"/>
    <w:uiPriority w:val="99"/>
    <w:semiHidden/>
    <w:rsid w:val="002A3E1F"/>
    <w:rPr>
      <w:sz w:val="20"/>
      <w:szCs w:val="20"/>
    </w:rPr>
  </w:style>
  <w:style w:type="paragraph" w:styleId="CommentSubject">
    <w:name w:val="annotation subject"/>
    <w:basedOn w:val="CommentText"/>
    <w:next w:val="CommentText"/>
    <w:link w:val="CommentSubjectChar"/>
    <w:uiPriority w:val="99"/>
    <w:semiHidden/>
    <w:unhideWhenUsed/>
    <w:rsid w:val="002A3E1F"/>
    <w:rPr>
      <w:b/>
      <w:bCs/>
    </w:rPr>
  </w:style>
  <w:style w:type="character" w:customStyle="1" w:styleId="CommentSubjectChar">
    <w:name w:val="Comment Subject Char"/>
    <w:basedOn w:val="CommentTextChar"/>
    <w:link w:val="CommentSubject"/>
    <w:uiPriority w:val="99"/>
    <w:semiHidden/>
    <w:rsid w:val="002A3E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0641">
      <w:bodyDiv w:val="1"/>
      <w:marLeft w:val="0"/>
      <w:marRight w:val="0"/>
      <w:marTop w:val="0"/>
      <w:marBottom w:val="0"/>
      <w:divBdr>
        <w:top w:val="none" w:sz="0" w:space="0" w:color="auto"/>
        <w:left w:val="none" w:sz="0" w:space="0" w:color="auto"/>
        <w:bottom w:val="none" w:sz="0" w:space="0" w:color="auto"/>
        <w:right w:val="none" w:sz="0" w:space="0" w:color="auto"/>
      </w:divBdr>
    </w:div>
    <w:div w:id="15085697">
      <w:bodyDiv w:val="1"/>
      <w:marLeft w:val="0"/>
      <w:marRight w:val="0"/>
      <w:marTop w:val="0"/>
      <w:marBottom w:val="0"/>
      <w:divBdr>
        <w:top w:val="none" w:sz="0" w:space="0" w:color="auto"/>
        <w:left w:val="none" w:sz="0" w:space="0" w:color="auto"/>
        <w:bottom w:val="none" w:sz="0" w:space="0" w:color="auto"/>
        <w:right w:val="none" w:sz="0" w:space="0" w:color="auto"/>
      </w:divBdr>
    </w:div>
    <w:div w:id="39670402">
      <w:bodyDiv w:val="1"/>
      <w:marLeft w:val="0"/>
      <w:marRight w:val="0"/>
      <w:marTop w:val="0"/>
      <w:marBottom w:val="0"/>
      <w:divBdr>
        <w:top w:val="none" w:sz="0" w:space="0" w:color="auto"/>
        <w:left w:val="none" w:sz="0" w:space="0" w:color="auto"/>
        <w:bottom w:val="none" w:sz="0" w:space="0" w:color="auto"/>
        <w:right w:val="none" w:sz="0" w:space="0" w:color="auto"/>
      </w:divBdr>
    </w:div>
    <w:div w:id="44185188">
      <w:bodyDiv w:val="1"/>
      <w:marLeft w:val="0"/>
      <w:marRight w:val="0"/>
      <w:marTop w:val="0"/>
      <w:marBottom w:val="0"/>
      <w:divBdr>
        <w:top w:val="none" w:sz="0" w:space="0" w:color="auto"/>
        <w:left w:val="none" w:sz="0" w:space="0" w:color="auto"/>
        <w:bottom w:val="none" w:sz="0" w:space="0" w:color="auto"/>
        <w:right w:val="none" w:sz="0" w:space="0" w:color="auto"/>
      </w:divBdr>
    </w:div>
    <w:div w:id="69544241">
      <w:bodyDiv w:val="1"/>
      <w:marLeft w:val="0"/>
      <w:marRight w:val="0"/>
      <w:marTop w:val="0"/>
      <w:marBottom w:val="0"/>
      <w:divBdr>
        <w:top w:val="none" w:sz="0" w:space="0" w:color="auto"/>
        <w:left w:val="none" w:sz="0" w:space="0" w:color="auto"/>
        <w:bottom w:val="none" w:sz="0" w:space="0" w:color="auto"/>
        <w:right w:val="none" w:sz="0" w:space="0" w:color="auto"/>
      </w:divBdr>
    </w:div>
    <w:div w:id="151796583">
      <w:bodyDiv w:val="1"/>
      <w:marLeft w:val="0"/>
      <w:marRight w:val="0"/>
      <w:marTop w:val="0"/>
      <w:marBottom w:val="0"/>
      <w:divBdr>
        <w:top w:val="none" w:sz="0" w:space="0" w:color="auto"/>
        <w:left w:val="none" w:sz="0" w:space="0" w:color="auto"/>
        <w:bottom w:val="none" w:sz="0" w:space="0" w:color="auto"/>
        <w:right w:val="none" w:sz="0" w:space="0" w:color="auto"/>
      </w:divBdr>
    </w:div>
    <w:div w:id="167064037">
      <w:bodyDiv w:val="1"/>
      <w:marLeft w:val="0"/>
      <w:marRight w:val="0"/>
      <w:marTop w:val="0"/>
      <w:marBottom w:val="0"/>
      <w:divBdr>
        <w:top w:val="none" w:sz="0" w:space="0" w:color="auto"/>
        <w:left w:val="none" w:sz="0" w:space="0" w:color="auto"/>
        <w:bottom w:val="none" w:sz="0" w:space="0" w:color="auto"/>
        <w:right w:val="none" w:sz="0" w:space="0" w:color="auto"/>
      </w:divBdr>
    </w:div>
    <w:div w:id="176619541">
      <w:bodyDiv w:val="1"/>
      <w:marLeft w:val="0"/>
      <w:marRight w:val="0"/>
      <w:marTop w:val="0"/>
      <w:marBottom w:val="0"/>
      <w:divBdr>
        <w:top w:val="none" w:sz="0" w:space="0" w:color="auto"/>
        <w:left w:val="none" w:sz="0" w:space="0" w:color="auto"/>
        <w:bottom w:val="none" w:sz="0" w:space="0" w:color="auto"/>
        <w:right w:val="none" w:sz="0" w:space="0" w:color="auto"/>
      </w:divBdr>
    </w:div>
    <w:div w:id="177240549">
      <w:bodyDiv w:val="1"/>
      <w:marLeft w:val="0"/>
      <w:marRight w:val="0"/>
      <w:marTop w:val="0"/>
      <w:marBottom w:val="0"/>
      <w:divBdr>
        <w:top w:val="none" w:sz="0" w:space="0" w:color="auto"/>
        <w:left w:val="none" w:sz="0" w:space="0" w:color="auto"/>
        <w:bottom w:val="none" w:sz="0" w:space="0" w:color="auto"/>
        <w:right w:val="none" w:sz="0" w:space="0" w:color="auto"/>
      </w:divBdr>
    </w:div>
    <w:div w:id="200944558">
      <w:bodyDiv w:val="1"/>
      <w:marLeft w:val="0"/>
      <w:marRight w:val="0"/>
      <w:marTop w:val="0"/>
      <w:marBottom w:val="0"/>
      <w:divBdr>
        <w:top w:val="none" w:sz="0" w:space="0" w:color="auto"/>
        <w:left w:val="none" w:sz="0" w:space="0" w:color="auto"/>
        <w:bottom w:val="none" w:sz="0" w:space="0" w:color="auto"/>
        <w:right w:val="none" w:sz="0" w:space="0" w:color="auto"/>
      </w:divBdr>
    </w:div>
    <w:div w:id="208416727">
      <w:bodyDiv w:val="1"/>
      <w:marLeft w:val="0"/>
      <w:marRight w:val="0"/>
      <w:marTop w:val="0"/>
      <w:marBottom w:val="0"/>
      <w:divBdr>
        <w:top w:val="none" w:sz="0" w:space="0" w:color="auto"/>
        <w:left w:val="none" w:sz="0" w:space="0" w:color="auto"/>
        <w:bottom w:val="none" w:sz="0" w:space="0" w:color="auto"/>
        <w:right w:val="none" w:sz="0" w:space="0" w:color="auto"/>
      </w:divBdr>
    </w:div>
    <w:div w:id="209344831">
      <w:bodyDiv w:val="1"/>
      <w:marLeft w:val="0"/>
      <w:marRight w:val="0"/>
      <w:marTop w:val="0"/>
      <w:marBottom w:val="0"/>
      <w:divBdr>
        <w:top w:val="none" w:sz="0" w:space="0" w:color="auto"/>
        <w:left w:val="none" w:sz="0" w:space="0" w:color="auto"/>
        <w:bottom w:val="none" w:sz="0" w:space="0" w:color="auto"/>
        <w:right w:val="none" w:sz="0" w:space="0" w:color="auto"/>
      </w:divBdr>
    </w:div>
    <w:div w:id="231090806">
      <w:bodyDiv w:val="1"/>
      <w:marLeft w:val="0"/>
      <w:marRight w:val="0"/>
      <w:marTop w:val="0"/>
      <w:marBottom w:val="0"/>
      <w:divBdr>
        <w:top w:val="none" w:sz="0" w:space="0" w:color="auto"/>
        <w:left w:val="none" w:sz="0" w:space="0" w:color="auto"/>
        <w:bottom w:val="none" w:sz="0" w:space="0" w:color="auto"/>
        <w:right w:val="none" w:sz="0" w:space="0" w:color="auto"/>
      </w:divBdr>
    </w:div>
    <w:div w:id="244414124">
      <w:bodyDiv w:val="1"/>
      <w:marLeft w:val="0"/>
      <w:marRight w:val="0"/>
      <w:marTop w:val="0"/>
      <w:marBottom w:val="0"/>
      <w:divBdr>
        <w:top w:val="none" w:sz="0" w:space="0" w:color="auto"/>
        <w:left w:val="none" w:sz="0" w:space="0" w:color="auto"/>
        <w:bottom w:val="none" w:sz="0" w:space="0" w:color="auto"/>
        <w:right w:val="none" w:sz="0" w:space="0" w:color="auto"/>
      </w:divBdr>
    </w:div>
    <w:div w:id="257175348">
      <w:bodyDiv w:val="1"/>
      <w:marLeft w:val="0"/>
      <w:marRight w:val="0"/>
      <w:marTop w:val="0"/>
      <w:marBottom w:val="0"/>
      <w:divBdr>
        <w:top w:val="none" w:sz="0" w:space="0" w:color="auto"/>
        <w:left w:val="none" w:sz="0" w:space="0" w:color="auto"/>
        <w:bottom w:val="none" w:sz="0" w:space="0" w:color="auto"/>
        <w:right w:val="none" w:sz="0" w:space="0" w:color="auto"/>
      </w:divBdr>
    </w:div>
    <w:div w:id="305165527">
      <w:bodyDiv w:val="1"/>
      <w:marLeft w:val="0"/>
      <w:marRight w:val="0"/>
      <w:marTop w:val="0"/>
      <w:marBottom w:val="0"/>
      <w:divBdr>
        <w:top w:val="none" w:sz="0" w:space="0" w:color="auto"/>
        <w:left w:val="none" w:sz="0" w:space="0" w:color="auto"/>
        <w:bottom w:val="none" w:sz="0" w:space="0" w:color="auto"/>
        <w:right w:val="none" w:sz="0" w:space="0" w:color="auto"/>
      </w:divBdr>
    </w:div>
    <w:div w:id="323901390">
      <w:bodyDiv w:val="1"/>
      <w:marLeft w:val="0"/>
      <w:marRight w:val="0"/>
      <w:marTop w:val="0"/>
      <w:marBottom w:val="0"/>
      <w:divBdr>
        <w:top w:val="none" w:sz="0" w:space="0" w:color="auto"/>
        <w:left w:val="none" w:sz="0" w:space="0" w:color="auto"/>
        <w:bottom w:val="none" w:sz="0" w:space="0" w:color="auto"/>
        <w:right w:val="none" w:sz="0" w:space="0" w:color="auto"/>
      </w:divBdr>
    </w:div>
    <w:div w:id="331296102">
      <w:bodyDiv w:val="1"/>
      <w:marLeft w:val="0"/>
      <w:marRight w:val="0"/>
      <w:marTop w:val="0"/>
      <w:marBottom w:val="0"/>
      <w:divBdr>
        <w:top w:val="none" w:sz="0" w:space="0" w:color="auto"/>
        <w:left w:val="none" w:sz="0" w:space="0" w:color="auto"/>
        <w:bottom w:val="none" w:sz="0" w:space="0" w:color="auto"/>
        <w:right w:val="none" w:sz="0" w:space="0" w:color="auto"/>
      </w:divBdr>
    </w:div>
    <w:div w:id="337319511">
      <w:bodyDiv w:val="1"/>
      <w:marLeft w:val="0"/>
      <w:marRight w:val="0"/>
      <w:marTop w:val="0"/>
      <w:marBottom w:val="0"/>
      <w:divBdr>
        <w:top w:val="none" w:sz="0" w:space="0" w:color="auto"/>
        <w:left w:val="none" w:sz="0" w:space="0" w:color="auto"/>
        <w:bottom w:val="none" w:sz="0" w:space="0" w:color="auto"/>
        <w:right w:val="none" w:sz="0" w:space="0" w:color="auto"/>
      </w:divBdr>
    </w:div>
    <w:div w:id="408575277">
      <w:bodyDiv w:val="1"/>
      <w:marLeft w:val="0"/>
      <w:marRight w:val="0"/>
      <w:marTop w:val="0"/>
      <w:marBottom w:val="0"/>
      <w:divBdr>
        <w:top w:val="none" w:sz="0" w:space="0" w:color="auto"/>
        <w:left w:val="none" w:sz="0" w:space="0" w:color="auto"/>
        <w:bottom w:val="none" w:sz="0" w:space="0" w:color="auto"/>
        <w:right w:val="none" w:sz="0" w:space="0" w:color="auto"/>
      </w:divBdr>
    </w:div>
    <w:div w:id="422537445">
      <w:bodyDiv w:val="1"/>
      <w:marLeft w:val="0"/>
      <w:marRight w:val="0"/>
      <w:marTop w:val="0"/>
      <w:marBottom w:val="0"/>
      <w:divBdr>
        <w:top w:val="none" w:sz="0" w:space="0" w:color="auto"/>
        <w:left w:val="none" w:sz="0" w:space="0" w:color="auto"/>
        <w:bottom w:val="none" w:sz="0" w:space="0" w:color="auto"/>
        <w:right w:val="none" w:sz="0" w:space="0" w:color="auto"/>
      </w:divBdr>
    </w:div>
    <w:div w:id="429356763">
      <w:bodyDiv w:val="1"/>
      <w:marLeft w:val="0"/>
      <w:marRight w:val="0"/>
      <w:marTop w:val="0"/>
      <w:marBottom w:val="0"/>
      <w:divBdr>
        <w:top w:val="none" w:sz="0" w:space="0" w:color="auto"/>
        <w:left w:val="none" w:sz="0" w:space="0" w:color="auto"/>
        <w:bottom w:val="none" w:sz="0" w:space="0" w:color="auto"/>
        <w:right w:val="none" w:sz="0" w:space="0" w:color="auto"/>
      </w:divBdr>
    </w:div>
    <w:div w:id="448160786">
      <w:bodyDiv w:val="1"/>
      <w:marLeft w:val="0"/>
      <w:marRight w:val="0"/>
      <w:marTop w:val="0"/>
      <w:marBottom w:val="0"/>
      <w:divBdr>
        <w:top w:val="none" w:sz="0" w:space="0" w:color="auto"/>
        <w:left w:val="none" w:sz="0" w:space="0" w:color="auto"/>
        <w:bottom w:val="none" w:sz="0" w:space="0" w:color="auto"/>
        <w:right w:val="none" w:sz="0" w:space="0" w:color="auto"/>
      </w:divBdr>
    </w:div>
    <w:div w:id="466897515">
      <w:bodyDiv w:val="1"/>
      <w:marLeft w:val="0"/>
      <w:marRight w:val="0"/>
      <w:marTop w:val="0"/>
      <w:marBottom w:val="0"/>
      <w:divBdr>
        <w:top w:val="none" w:sz="0" w:space="0" w:color="auto"/>
        <w:left w:val="none" w:sz="0" w:space="0" w:color="auto"/>
        <w:bottom w:val="none" w:sz="0" w:space="0" w:color="auto"/>
        <w:right w:val="none" w:sz="0" w:space="0" w:color="auto"/>
      </w:divBdr>
    </w:div>
    <w:div w:id="471946854">
      <w:bodyDiv w:val="1"/>
      <w:marLeft w:val="0"/>
      <w:marRight w:val="0"/>
      <w:marTop w:val="0"/>
      <w:marBottom w:val="0"/>
      <w:divBdr>
        <w:top w:val="none" w:sz="0" w:space="0" w:color="auto"/>
        <w:left w:val="none" w:sz="0" w:space="0" w:color="auto"/>
        <w:bottom w:val="none" w:sz="0" w:space="0" w:color="auto"/>
        <w:right w:val="none" w:sz="0" w:space="0" w:color="auto"/>
      </w:divBdr>
    </w:div>
    <w:div w:id="495651003">
      <w:bodyDiv w:val="1"/>
      <w:marLeft w:val="0"/>
      <w:marRight w:val="0"/>
      <w:marTop w:val="0"/>
      <w:marBottom w:val="0"/>
      <w:divBdr>
        <w:top w:val="none" w:sz="0" w:space="0" w:color="auto"/>
        <w:left w:val="none" w:sz="0" w:space="0" w:color="auto"/>
        <w:bottom w:val="none" w:sz="0" w:space="0" w:color="auto"/>
        <w:right w:val="none" w:sz="0" w:space="0" w:color="auto"/>
      </w:divBdr>
    </w:div>
    <w:div w:id="509950316">
      <w:bodyDiv w:val="1"/>
      <w:marLeft w:val="0"/>
      <w:marRight w:val="0"/>
      <w:marTop w:val="0"/>
      <w:marBottom w:val="0"/>
      <w:divBdr>
        <w:top w:val="none" w:sz="0" w:space="0" w:color="auto"/>
        <w:left w:val="none" w:sz="0" w:space="0" w:color="auto"/>
        <w:bottom w:val="none" w:sz="0" w:space="0" w:color="auto"/>
        <w:right w:val="none" w:sz="0" w:space="0" w:color="auto"/>
      </w:divBdr>
    </w:div>
    <w:div w:id="528685969">
      <w:bodyDiv w:val="1"/>
      <w:marLeft w:val="0"/>
      <w:marRight w:val="0"/>
      <w:marTop w:val="0"/>
      <w:marBottom w:val="0"/>
      <w:divBdr>
        <w:top w:val="none" w:sz="0" w:space="0" w:color="auto"/>
        <w:left w:val="none" w:sz="0" w:space="0" w:color="auto"/>
        <w:bottom w:val="none" w:sz="0" w:space="0" w:color="auto"/>
        <w:right w:val="none" w:sz="0" w:space="0" w:color="auto"/>
      </w:divBdr>
    </w:div>
    <w:div w:id="549807689">
      <w:bodyDiv w:val="1"/>
      <w:marLeft w:val="0"/>
      <w:marRight w:val="0"/>
      <w:marTop w:val="0"/>
      <w:marBottom w:val="0"/>
      <w:divBdr>
        <w:top w:val="none" w:sz="0" w:space="0" w:color="auto"/>
        <w:left w:val="none" w:sz="0" w:space="0" w:color="auto"/>
        <w:bottom w:val="none" w:sz="0" w:space="0" w:color="auto"/>
        <w:right w:val="none" w:sz="0" w:space="0" w:color="auto"/>
      </w:divBdr>
    </w:div>
    <w:div w:id="569579261">
      <w:bodyDiv w:val="1"/>
      <w:marLeft w:val="0"/>
      <w:marRight w:val="0"/>
      <w:marTop w:val="0"/>
      <w:marBottom w:val="0"/>
      <w:divBdr>
        <w:top w:val="none" w:sz="0" w:space="0" w:color="auto"/>
        <w:left w:val="none" w:sz="0" w:space="0" w:color="auto"/>
        <w:bottom w:val="none" w:sz="0" w:space="0" w:color="auto"/>
        <w:right w:val="none" w:sz="0" w:space="0" w:color="auto"/>
      </w:divBdr>
    </w:div>
    <w:div w:id="578515398">
      <w:bodyDiv w:val="1"/>
      <w:marLeft w:val="0"/>
      <w:marRight w:val="0"/>
      <w:marTop w:val="0"/>
      <w:marBottom w:val="0"/>
      <w:divBdr>
        <w:top w:val="none" w:sz="0" w:space="0" w:color="auto"/>
        <w:left w:val="none" w:sz="0" w:space="0" w:color="auto"/>
        <w:bottom w:val="none" w:sz="0" w:space="0" w:color="auto"/>
        <w:right w:val="none" w:sz="0" w:space="0" w:color="auto"/>
      </w:divBdr>
    </w:div>
    <w:div w:id="592737315">
      <w:bodyDiv w:val="1"/>
      <w:marLeft w:val="0"/>
      <w:marRight w:val="0"/>
      <w:marTop w:val="0"/>
      <w:marBottom w:val="0"/>
      <w:divBdr>
        <w:top w:val="none" w:sz="0" w:space="0" w:color="auto"/>
        <w:left w:val="none" w:sz="0" w:space="0" w:color="auto"/>
        <w:bottom w:val="none" w:sz="0" w:space="0" w:color="auto"/>
        <w:right w:val="none" w:sz="0" w:space="0" w:color="auto"/>
      </w:divBdr>
    </w:div>
    <w:div w:id="609124001">
      <w:bodyDiv w:val="1"/>
      <w:marLeft w:val="0"/>
      <w:marRight w:val="0"/>
      <w:marTop w:val="0"/>
      <w:marBottom w:val="0"/>
      <w:divBdr>
        <w:top w:val="none" w:sz="0" w:space="0" w:color="auto"/>
        <w:left w:val="none" w:sz="0" w:space="0" w:color="auto"/>
        <w:bottom w:val="none" w:sz="0" w:space="0" w:color="auto"/>
        <w:right w:val="none" w:sz="0" w:space="0" w:color="auto"/>
      </w:divBdr>
    </w:div>
    <w:div w:id="664556911">
      <w:bodyDiv w:val="1"/>
      <w:marLeft w:val="0"/>
      <w:marRight w:val="0"/>
      <w:marTop w:val="0"/>
      <w:marBottom w:val="0"/>
      <w:divBdr>
        <w:top w:val="none" w:sz="0" w:space="0" w:color="auto"/>
        <w:left w:val="none" w:sz="0" w:space="0" w:color="auto"/>
        <w:bottom w:val="none" w:sz="0" w:space="0" w:color="auto"/>
        <w:right w:val="none" w:sz="0" w:space="0" w:color="auto"/>
      </w:divBdr>
    </w:div>
    <w:div w:id="670639951">
      <w:bodyDiv w:val="1"/>
      <w:marLeft w:val="0"/>
      <w:marRight w:val="0"/>
      <w:marTop w:val="0"/>
      <w:marBottom w:val="0"/>
      <w:divBdr>
        <w:top w:val="none" w:sz="0" w:space="0" w:color="auto"/>
        <w:left w:val="none" w:sz="0" w:space="0" w:color="auto"/>
        <w:bottom w:val="none" w:sz="0" w:space="0" w:color="auto"/>
        <w:right w:val="none" w:sz="0" w:space="0" w:color="auto"/>
      </w:divBdr>
    </w:div>
    <w:div w:id="677852459">
      <w:bodyDiv w:val="1"/>
      <w:marLeft w:val="0"/>
      <w:marRight w:val="0"/>
      <w:marTop w:val="0"/>
      <w:marBottom w:val="0"/>
      <w:divBdr>
        <w:top w:val="none" w:sz="0" w:space="0" w:color="auto"/>
        <w:left w:val="none" w:sz="0" w:space="0" w:color="auto"/>
        <w:bottom w:val="none" w:sz="0" w:space="0" w:color="auto"/>
        <w:right w:val="none" w:sz="0" w:space="0" w:color="auto"/>
      </w:divBdr>
    </w:div>
    <w:div w:id="718943288">
      <w:bodyDiv w:val="1"/>
      <w:marLeft w:val="0"/>
      <w:marRight w:val="0"/>
      <w:marTop w:val="0"/>
      <w:marBottom w:val="0"/>
      <w:divBdr>
        <w:top w:val="none" w:sz="0" w:space="0" w:color="auto"/>
        <w:left w:val="none" w:sz="0" w:space="0" w:color="auto"/>
        <w:bottom w:val="none" w:sz="0" w:space="0" w:color="auto"/>
        <w:right w:val="none" w:sz="0" w:space="0" w:color="auto"/>
      </w:divBdr>
    </w:div>
    <w:div w:id="719136146">
      <w:bodyDiv w:val="1"/>
      <w:marLeft w:val="0"/>
      <w:marRight w:val="0"/>
      <w:marTop w:val="0"/>
      <w:marBottom w:val="0"/>
      <w:divBdr>
        <w:top w:val="none" w:sz="0" w:space="0" w:color="auto"/>
        <w:left w:val="none" w:sz="0" w:space="0" w:color="auto"/>
        <w:bottom w:val="none" w:sz="0" w:space="0" w:color="auto"/>
        <w:right w:val="none" w:sz="0" w:space="0" w:color="auto"/>
      </w:divBdr>
    </w:div>
    <w:div w:id="720591326">
      <w:bodyDiv w:val="1"/>
      <w:marLeft w:val="0"/>
      <w:marRight w:val="0"/>
      <w:marTop w:val="0"/>
      <w:marBottom w:val="0"/>
      <w:divBdr>
        <w:top w:val="none" w:sz="0" w:space="0" w:color="auto"/>
        <w:left w:val="none" w:sz="0" w:space="0" w:color="auto"/>
        <w:bottom w:val="none" w:sz="0" w:space="0" w:color="auto"/>
        <w:right w:val="none" w:sz="0" w:space="0" w:color="auto"/>
      </w:divBdr>
    </w:div>
    <w:div w:id="747852199">
      <w:bodyDiv w:val="1"/>
      <w:marLeft w:val="0"/>
      <w:marRight w:val="0"/>
      <w:marTop w:val="0"/>
      <w:marBottom w:val="0"/>
      <w:divBdr>
        <w:top w:val="none" w:sz="0" w:space="0" w:color="auto"/>
        <w:left w:val="none" w:sz="0" w:space="0" w:color="auto"/>
        <w:bottom w:val="none" w:sz="0" w:space="0" w:color="auto"/>
        <w:right w:val="none" w:sz="0" w:space="0" w:color="auto"/>
      </w:divBdr>
    </w:div>
    <w:div w:id="783381916">
      <w:bodyDiv w:val="1"/>
      <w:marLeft w:val="0"/>
      <w:marRight w:val="0"/>
      <w:marTop w:val="0"/>
      <w:marBottom w:val="0"/>
      <w:divBdr>
        <w:top w:val="none" w:sz="0" w:space="0" w:color="auto"/>
        <w:left w:val="none" w:sz="0" w:space="0" w:color="auto"/>
        <w:bottom w:val="none" w:sz="0" w:space="0" w:color="auto"/>
        <w:right w:val="none" w:sz="0" w:space="0" w:color="auto"/>
      </w:divBdr>
    </w:div>
    <w:div w:id="786192534">
      <w:bodyDiv w:val="1"/>
      <w:marLeft w:val="0"/>
      <w:marRight w:val="0"/>
      <w:marTop w:val="0"/>
      <w:marBottom w:val="0"/>
      <w:divBdr>
        <w:top w:val="none" w:sz="0" w:space="0" w:color="auto"/>
        <w:left w:val="none" w:sz="0" w:space="0" w:color="auto"/>
        <w:bottom w:val="none" w:sz="0" w:space="0" w:color="auto"/>
        <w:right w:val="none" w:sz="0" w:space="0" w:color="auto"/>
      </w:divBdr>
    </w:div>
    <w:div w:id="874119977">
      <w:bodyDiv w:val="1"/>
      <w:marLeft w:val="0"/>
      <w:marRight w:val="0"/>
      <w:marTop w:val="0"/>
      <w:marBottom w:val="0"/>
      <w:divBdr>
        <w:top w:val="none" w:sz="0" w:space="0" w:color="auto"/>
        <w:left w:val="none" w:sz="0" w:space="0" w:color="auto"/>
        <w:bottom w:val="none" w:sz="0" w:space="0" w:color="auto"/>
        <w:right w:val="none" w:sz="0" w:space="0" w:color="auto"/>
      </w:divBdr>
    </w:div>
    <w:div w:id="888880967">
      <w:bodyDiv w:val="1"/>
      <w:marLeft w:val="0"/>
      <w:marRight w:val="0"/>
      <w:marTop w:val="0"/>
      <w:marBottom w:val="0"/>
      <w:divBdr>
        <w:top w:val="none" w:sz="0" w:space="0" w:color="auto"/>
        <w:left w:val="none" w:sz="0" w:space="0" w:color="auto"/>
        <w:bottom w:val="none" w:sz="0" w:space="0" w:color="auto"/>
        <w:right w:val="none" w:sz="0" w:space="0" w:color="auto"/>
      </w:divBdr>
    </w:div>
    <w:div w:id="907615361">
      <w:bodyDiv w:val="1"/>
      <w:marLeft w:val="0"/>
      <w:marRight w:val="0"/>
      <w:marTop w:val="0"/>
      <w:marBottom w:val="0"/>
      <w:divBdr>
        <w:top w:val="none" w:sz="0" w:space="0" w:color="auto"/>
        <w:left w:val="none" w:sz="0" w:space="0" w:color="auto"/>
        <w:bottom w:val="none" w:sz="0" w:space="0" w:color="auto"/>
        <w:right w:val="none" w:sz="0" w:space="0" w:color="auto"/>
      </w:divBdr>
    </w:div>
    <w:div w:id="931359762">
      <w:bodyDiv w:val="1"/>
      <w:marLeft w:val="0"/>
      <w:marRight w:val="0"/>
      <w:marTop w:val="0"/>
      <w:marBottom w:val="0"/>
      <w:divBdr>
        <w:top w:val="none" w:sz="0" w:space="0" w:color="auto"/>
        <w:left w:val="none" w:sz="0" w:space="0" w:color="auto"/>
        <w:bottom w:val="none" w:sz="0" w:space="0" w:color="auto"/>
        <w:right w:val="none" w:sz="0" w:space="0" w:color="auto"/>
      </w:divBdr>
    </w:div>
    <w:div w:id="939335442">
      <w:bodyDiv w:val="1"/>
      <w:marLeft w:val="0"/>
      <w:marRight w:val="0"/>
      <w:marTop w:val="0"/>
      <w:marBottom w:val="0"/>
      <w:divBdr>
        <w:top w:val="none" w:sz="0" w:space="0" w:color="auto"/>
        <w:left w:val="none" w:sz="0" w:space="0" w:color="auto"/>
        <w:bottom w:val="none" w:sz="0" w:space="0" w:color="auto"/>
        <w:right w:val="none" w:sz="0" w:space="0" w:color="auto"/>
      </w:divBdr>
    </w:div>
    <w:div w:id="966668083">
      <w:bodyDiv w:val="1"/>
      <w:marLeft w:val="0"/>
      <w:marRight w:val="0"/>
      <w:marTop w:val="0"/>
      <w:marBottom w:val="0"/>
      <w:divBdr>
        <w:top w:val="none" w:sz="0" w:space="0" w:color="auto"/>
        <w:left w:val="none" w:sz="0" w:space="0" w:color="auto"/>
        <w:bottom w:val="none" w:sz="0" w:space="0" w:color="auto"/>
        <w:right w:val="none" w:sz="0" w:space="0" w:color="auto"/>
      </w:divBdr>
    </w:div>
    <w:div w:id="990907297">
      <w:bodyDiv w:val="1"/>
      <w:marLeft w:val="0"/>
      <w:marRight w:val="0"/>
      <w:marTop w:val="0"/>
      <w:marBottom w:val="0"/>
      <w:divBdr>
        <w:top w:val="none" w:sz="0" w:space="0" w:color="auto"/>
        <w:left w:val="none" w:sz="0" w:space="0" w:color="auto"/>
        <w:bottom w:val="none" w:sz="0" w:space="0" w:color="auto"/>
        <w:right w:val="none" w:sz="0" w:space="0" w:color="auto"/>
      </w:divBdr>
    </w:div>
    <w:div w:id="992443481">
      <w:bodyDiv w:val="1"/>
      <w:marLeft w:val="0"/>
      <w:marRight w:val="0"/>
      <w:marTop w:val="0"/>
      <w:marBottom w:val="0"/>
      <w:divBdr>
        <w:top w:val="none" w:sz="0" w:space="0" w:color="auto"/>
        <w:left w:val="none" w:sz="0" w:space="0" w:color="auto"/>
        <w:bottom w:val="none" w:sz="0" w:space="0" w:color="auto"/>
        <w:right w:val="none" w:sz="0" w:space="0" w:color="auto"/>
      </w:divBdr>
    </w:div>
    <w:div w:id="995694628">
      <w:bodyDiv w:val="1"/>
      <w:marLeft w:val="0"/>
      <w:marRight w:val="0"/>
      <w:marTop w:val="0"/>
      <w:marBottom w:val="0"/>
      <w:divBdr>
        <w:top w:val="none" w:sz="0" w:space="0" w:color="auto"/>
        <w:left w:val="none" w:sz="0" w:space="0" w:color="auto"/>
        <w:bottom w:val="none" w:sz="0" w:space="0" w:color="auto"/>
        <w:right w:val="none" w:sz="0" w:space="0" w:color="auto"/>
      </w:divBdr>
    </w:div>
    <w:div w:id="1014576554">
      <w:bodyDiv w:val="1"/>
      <w:marLeft w:val="0"/>
      <w:marRight w:val="0"/>
      <w:marTop w:val="0"/>
      <w:marBottom w:val="0"/>
      <w:divBdr>
        <w:top w:val="none" w:sz="0" w:space="0" w:color="auto"/>
        <w:left w:val="none" w:sz="0" w:space="0" w:color="auto"/>
        <w:bottom w:val="none" w:sz="0" w:space="0" w:color="auto"/>
        <w:right w:val="none" w:sz="0" w:space="0" w:color="auto"/>
      </w:divBdr>
    </w:div>
    <w:div w:id="1014771481">
      <w:bodyDiv w:val="1"/>
      <w:marLeft w:val="0"/>
      <w:marRight w:val="0"/>
      <w:marTop w:val="0"/>
      <w:marBottom w:val="0"/>
      <w:divBdr>
        <w:top w:val="none" w:sz="0" w:space="0" w:color="auto"/>
        <w:left w:val="none" w:sz="0" w:space="0" w:color="auto"/>
        <w:bottom w:val="none" w:sz="0" w:space="0" w:color="auto"/>
        <w:right w:val="none" w:sz="0" w:space="0" w:color="auto"/>
      </w:divBdr>
    </w:div>
    <w:div w:id="1032418558">
      <w:bodyDiv w:val="1"/>
      <w:marLeft w:val="0"/>
      <w:marRight w:val="0"/>
      <w:marTop w:val="0"/>
      <w:marBottom w:val="0"/>
      <w:divBdr>
        <w:top w:val="none" w:sz="0" w:space="0" w:color="auto"/>
        <w:left w:val="none" w:sz="0" w:space="0" w:color="auto"/>
        <w:bottom w:val="none" w:sz="0" w:space="0" w:color="auto"/>
        <w:right w:val="none" w:sz="0" w:space="0" w:color="auto"/>
      </w:divBdr>
    </w:div>
    <w:div w:id="1041897863">
      <w:bodyDiv w:val="1"/>
      <w:marLeft w:val="0"/>
      <w:marRight w:val="0"/>
      <w:marTop w:val="0"/>
      <w:marBottom w:val="0"/>
      <w:divBdr>
        <w:top w:val="none" w:sz="0" w:space="0" w:color="auto"/>
        <w:left w:val="none" w:sz="0" w:space="0" w:color="auto"/>
        <w:bottom w:val="none" w:sz="0" w:space="0" w:color="auto"/>
        <w:right w:val="none" w:sz="0" w:space="0" w:color="auto"/>
      </w:divBdr>
    </w:div>
    <w:div w:id="1050376620">
      <w:bodyDiv w:val="1"/>
      <w:marLeft w:val="0"/>
      <w:marRight w:val="0"/>
      <w:marTop w:val="0"/>
      <w:marBottom w:val="0"/>
      <w:divBdr>
        <w:top w:val="none" w:sz="0" w:space="0" w:color="auto"/>
        <w:left w:val="none" w:sz="0" w:space="0" w:color="auto"/>
        <w:bottom w:val="none" w:sz="0" w:space="0" w:color="auto"/>
        <w:right w:val="none" w:sz="0" w:space="0" w:color="auto"/>
      </w:divBdr>
    </w:div>
    <w:div w:id="1072123911">
      <w:bodyDiv w:val="1"/>
      <w:marLeft w:val="0"/>
      <w:marRight w:val="0"/>
      <w:marTop w:val="0"/>
      <w:marBottom w:val="0"/>
      <w:divBdr>
        <w:top w:val="none" w:sz="0" w:space="0" w:color="auto"/>
        <w:left w:val="none" w:sz="0" w:space="0" w:color="auto"/>
        <w:bottom w:val="none" w:sz="0" w:space="0" w:color="auto"/>
        <w:right w:val="none" w:sz="0" w:space="0" w:color="auto"/>
      </w:divBdr>
    </w:div>
    <w:div w:id="1077170623">
      <w:bodyDiv w:val="1"/>
      <w:marLeft w:val="0"/>
      <w:marRight w:val="0"/>
      <w:marTop w:val="0"/>
      <w:marBottom w:val="0"/>
      <w:divBdr>
        <w:top w:val="none" w:sz="0" w:space="0" w:color="auto"/>
        <w:left w:val="none" w:sz="0" w:space="0" w:color="auto"/>
        <w:bottom w:val="none" w:sz="0" w:space="0" w:color="auto"/>
        <w:right w:val="none" w:sz="0" w:space="0" w:color="auto"/>
      </w:divBdr>
    </w:div>
    <w:div w:id="1080326777">
      <w:bodyDiv w:val="1"/>
      <w:marLeft w:val="0"/>
      <w:marRight w:val="0"/>
      <w:marTop w:val="0"/>
      <w:marBottom w:val="0"/>
      <w:divBdr>
        <w:top w:val="none" w:sz="0" w:space="0" w:color="auto"/>
        <w:left w:val="none" w:sz="0" w:space="0" w:color="auto"/>
        <w:bottom w:val="none" w:sz="0" w:space="0" w:color="auto"/>
        <w:right w:val="none" w:sz="0" w:space="0" w:color="auto"/>
      </w:divBdr>
    </w:div>
    <w:div w:id="1097410129">
      <w:bodyDiv w:val="1"/>
      <w:marLeft w:val="0"/>
      <w:marRight w:val="0"/>
      <w:marTop w:val="0"/>
      <w:marBottom w:val="0"/>
      <w:divBdr>
        <w:top w:val="none" w:sz="0" w:space="0" w:color="auto"/>
        <w:left w:val="none" w:sz="0" w:space="0" w:color="auto"/>
        <w:bottom w:val="none" w:sz="0" w:space="0" w:color="auto"/>
        <w:right w:val="none" w:sz="0" w:space="0" w:color="auto"/>
      </w:divBdr>
    </w:div>
    <w:div w:id="1100102075">
      <w:bodyDiv w:val="1"/>
      <w:marLeft w:val="0"/>
      <w:marRight w:val="0"/>
      <w:marTop w:val="0"/>
      <w:marBottom w:val="0"/>
      <w:divBdr>
        <w:top w:val="none" w:sz="0" w:space="0" w:color="auto"/>
        <w:left w:val="none" w:sz="0" w:space="0" w:color="auto"/>
        <w:bottom w:val="none" w:sz="0" w:space="0" w:color="auto"/>
        <w:right w:val="none" w:sz="0" w:space="0" w:color="auto"/>
      </w:divBdr>
    </w:div>
    <w:div w:id="1101292896">
      <w:bodyDiv w:val="1"/>
      <w:marLeft w:val="0"/>
      <w:marRight w:val="0"/>
      <w:marTop w:val="0"/>
      <w:marBottom w:val="0"/>
      <w:divBdr>
        <w:top w:val="none" w:sz="0" w:space="0" w:color="auto"/>
        <w:left w:val="none" w:sz="0" w:space="0" w:color="auto"/>
        <w:bottom w:val="none" w:sz="0" w:space="0" w:color="auto"/>
        <w:right w:val="none" w:sz="0" w:space="0" w:color="auto"/>
      </w:divBdr>
    </w:div>
    <w:div w:id="1103693212">
      <w:bodyDiv w:val="1"/>
      <w:marLeft w:val="0"/>
      <w:marRight w:val="0"/>
      <w:marTop w:val="0"/>
      <w:marBottom w:val="0"/>
      <w:divBdr>
        <w:top w:val="none" w:sz="0" w:space="0" w:color="auto"/>
        <w:left w:val="none" w:sz="0" w:space="0" w:color="auto"/>
        <w:bottom w:val="none" w:sz="0" w:space="0" w:color="auto"/>
        <w:right w:val="none" w:sz="0" w:space="0" w:color="auto"/>
      </w:divBdr>
    </w:div>
    <w:div w:id="1143890551">
      <w:bodyDiv w:val="1"/>
      <w:marLeft w:val="0"/>
      <w:marRight w:val="0"/>
      <w:marTop w:val="0"/>
      <w:marBottom w:val="0"/>
      <w:divBdr>
        <w:top w:val="none" w:sz="0" w:space="0" w:color="auto"/>
        <w:left w:val="none" w:sz="0" w:space="0" w:color="auto"/>
        <w:bottom w:val="none" w:sz="0" w:space="0" w:color="auto"/>
        <w:right w:val="none" w:sz="0" w:space="0" w:color="auto"/>
      </w:divBdr>
    </w:div>
    <w:div w:id="1148518585">
      <w:bodyDiv w:val="1"/>
      <w:marLeft w:val="0"/>
      <w:marRight w:val="0"/>
      <w:marTop w:val="0"/>
      <w:marBottom w:val="0"/>
      <w:divBdr>
        <w:top w:val="none" w:sz="0" w:space="0" w:color="auto"/>
        <w:left w:val="none" w:sz="0" w:space="0" w:color="auto"/>
        <w:bottom w:val="none" w:sz="0" w:space="0" w:color="auto"/>
        <w:right w:val="none" w:sz="0" w:space="0" w:color="auto"/>
      </w:divBdr>
    </w:div>
    <w:div w:id="1192839997">
      <w:bodyDiv w:val="1"/>
      <w:marLeft w:val="0"/>
      <w:marRight w:val="0"/>
      <w:marTop w:val="0"/>
      <w:marBottom w:val="0"/>
      <w:divBdr>
        <w:top w:val="none" w:sz="0" w:space="0" w:color="auto"/>
        <w:left w:val="none" w:sz="0" w:space="0" w:color="auto"/>
        <w:bottom w:val="none" w:sz="0" w:space="0" w:color="auto"/>
        <w:right w:val="none" w:sz="0" w:space="0" w:color="auto"/>
      </w:divBdr>
    </w:div>
    <w:div w:id="1244484468">
      <w:bodyDiv w:val="1"/>
      <w:marLeft w:val="0"/>
      <w:marRight w:val="0"/>
      <w:marTop w:val="0"/>
      <w:marBottom w:val="0"/>
      <w:divBdr>
        <w:top w:val="none" w:sz="0" w:space="0" w:color="auto"/>
        <w:left w:val="none" w:sz="0" w:space="0" w:color="auto"/>
        <w:bottom w:val="none" w:sz="0" w:space="0" w:color="auto"/>
        <w:right w:val="none" w:sz="0" w:space="0" w:color="auto"/>
      </w:divBdr>
    </w:div>
    <w:div w:id="1248029734">
      <w:bodyDiv w:val="1"/>
      <w:marLeft w:val="0"/>
      <w:marRight w:val="0"/>
      <w:marTop w:val="0"/>
      <w:marBottom w:val="0"/>
      <w:divBdr>
        <w:top w:val="none" w:sz="0" w:space="0" w:color="auto"/>
        <w:left w:val="none" w:sz="0" w:space="0" w:color="auto"/>
        <w:bottom w:val="none" w:sz="0" w:space="0" w:color="auto"/>
        <w:right w:val="none" w:sz="0" w:space="0" w:color="auto"/>
      </w:divBdr>
    </w:div>
    <w:div w:id="1252817818">
      <w:bodyDiv w:val="1"/>
      <w:marLeft w:val="0"/>
      <w:marRight w:val="0"/>
      <w:marTop w:val="0"/>
      <w:marBottom w:val="0"/>
      <w:divBdr>
        <w:top w:val="none" w:sz="0" w:space="0" w:color="auto"/>
        <w:left w:val="none" w:sz="0" w:space="0" w:color="auto"/>
        <w:bottom w:val="none" w:sz="0" w:space="0" w:color="auto"/>
        <w:right w:val="none" w:sz="0" w:space="0" w:color="auto"/>
      </w:divBdr>
    </w:div>
    <w:div w:id="1253931246">
      <w:bodyDiv w:val="1"/>
      <w:marLeft w:val="0"/>
      <w:marRight w:val="0"/>
      <w:marTop w:val="0"/>
      <w:marBottom w:val="0"/>
      <w:divBdr>
        <w:top w:val="none" w:sz="0" w:space="0" w:color="auto"/>
        <w:left w:val="none" w:sz="0" w:space="0" w:color="auto"/>
        <w:bottom w:val="none" w:sz="0" w:space="0" w:color="auto"/>
        <w:right w:val="none" w:sz="0" w:space="0" w:color="auto"/>
      </w:divBdr>
    </w:div>
    <w:div w:id="1255284009">
      <w:bodyDiv w:val="1"/>
      <w:marLeft w:val="0"/>
      <w:marRight w:val="0"/>
      <w:marTop w:val="0"/>
      <w:marBottom w:val="0"/>
      <w:divBdr>
        <w:top w:val="none" w:sz="0" w:space="0" w:color="auto"/>
        <w:left w:val="none" w:sz="0" w:space="0" w:color="auto"/>
        <w:bottom w:val="none" w:sz="0" w:space="0" w:color="auto"/>
        <w:right w:val="none" w:sz="0" w:space="0" w:color="auto"/>
      </w:divBdr>
    </w:div>
    <w:div w:id="1275987226">
      <w:bodyDiv w:val="1"/>
      <w:marLeft w:val="0"/>
      <w:marRight w:val="0"/>
      <w:marTop w:val="0"/>
      <w:marBottom w:val="0"/>
      <w:divBdr>
        <w:top w:val="none" w:sz="0" w:space="0" w:color="auto"/>
        <w:left w:val="none" w:sz="0" w:space="0" w:color="auto"/>
        <w:bottom w:val="none" w:sz="0" w:space="0" w:color="auto"/>
        <w:right w:val="none" w:sz="0" w:space="0" w:color="auto"/>
      </w:divBdr>
    </w:div>
    <w:div w:id="1285037437">
      <w:bodyDiv w:val="1"/>
      <w:marLeft w:val="0"/>
      <w:marRight w:val="0"/>
      <w:marTop w:val="0"/>
      <w:marBottom w:val="0"/>
      <w:divBdr>
        <w:top w:val="none" w:sz="0" w:space="0" w:color="auto"/>
        <w:left w:val="none" w:sz="0" w:space="0" w:color="auto"/>
        <w:bottom w:val="none" w:sz="0" w:space="0" w:color="auto"/>
        <w:right w:val="none" w:sz="0" w:space="0" w:color="auto"/>
      </w:divBdr>
    </w:div>
    <w:div w:id="1287009242">
      <w:bodyDiv w:val="1"/>
      <w:marLeft w:val="0"/>
      <w:marRight w:val="0"/>
      <w:marTop w:val="0"/>
      <w:marBottom w:val="0"/>
      <w:divBdr>
        <w:top w:val="none" w:sz="0" w:space="0" w:color="auto"/>
        <w:left w:val="none" w:sz="0" w:space="0" w:color="auto"/>
        <w:bottom w:val="none" w:sz="0" w:space="0" w:color="auto"/>
        <w:right w:val="none" w:sz="0" w:space="0" w:color="auto"/>
      </w:divBdr>
    </w:div>
    <w:div w:id="1305232576">
      <w:bodyDiv w:val="1"/>
      <w:marLeft w:val="0"/>
      <w:marRight w:val="0"/>
      <w:marTop w:val="0"/>
      <w:marBottom w:val="0"/>
      <w:divBdr>
        <w:top w:val="none" w:sz="0" w:space="0" w:color="auto"/>
        <w:left w:val="none" w:sz="0" w:space="0" w:color="auto"/>
        <w:bottom w:val="none" w:sz="0" w:space="0" w:color="auto"/>
        <w:right w:val="none" w:sz="0" w:space="0" w:color="auto"/>
      </w:divBdr>
    </w:div>
    <w:div w:id="1323238086">
      <w:bodyDiv w:val="1"/>
      <w:marLeft w:val="0"/>
      <w:marRight w:val="0"/>
      <w:marTop w:val="0"/>
      <w:marBottom w:val="0"/>
      <w:divBdr>
        <w:top w:val="none" w:sz="0" w:space="0" w:color="auto"/>
        <w:left w:val="none" w:sz="0" w:space="0" w:color="auto"/>
        <w:bottom w:val="none" w:sz="0" w:space="0" w:color="auto"/>
        <w:right w:val="none" w:sz="0" w:space="0" w:color="auto"/>
      </w:divBdr>
    </w:div>
    <w:div w:id="1356300088">
      <w:bodyDiv w:val="1"/>
      <w:marLeft w:val="0"/>
      <w:marRight w:val="0"/>
      <w:marTop w:val="0"/>
      <w:marBottom w:val="0"/>
      <w:divBdr>
        <w:top w:val="none" w:sz="0" w:space="0" w:color="auto"/>
        <w:left w:val="none" w:sz="0" w:space="0" w:color="auto"/>
        <w:bottom w:val="none" w:sz="0" w:space="0" w:color="auto"/>
        <w:right w:val="none" w:sz="0" w:space="0" w:color="auto"/>
      </w:divBdr>
    </w:div>
    <w:div w:id="1366757081">
      <w:bodyDiv w:val="1"/>
      <w:marLeft w:val="0"/>
      <w:marRight w:val="0"/>
      <w:marTop w:val="0"/>
      <w:marBottom w:val="0"/>
      <w:divBdr>
        <w:top w:val="none" w:sz="0" w:space="0" w:color="auto"/>
        <w:left w:val="none" w:sz="0" w:space="0" w:color="auto"/>
        <w:bottom w:val="none" w:sz="0" w:space="0" w:color="auto"/>
        <w:right w:val="none" w:sz="0" w:space="0" w:color="auto"/>
      </w:divBdr>
    </w:div>
    <w:div w:id="1395393064">
      <w:bodyDiv w:val="1"/>
      <w:marLeft w:val="0"/>
      <w:marRight w:val="0"/>
      <w:marTop w:val="0"/>
      <w:marBottom w:val="0"/>
      <w:divBdr>
        <w:top w:val="none" w:sz="0" w:space="0" w:color="auto"/>
        <w:left w:val="none" w:sz="0" w:space="0" w:color="auto"/>
        <w:bottom w:val="none" w:sz="0" w:space="0" w:color="auto"/>
        <w:right w:val="none" w:sz="0" w:space="0" w:color="auto"/>
      </w:divBdr>
    </w:div>
    <w:div w:id="1398943165">
      <w:bodyDiv w:val="1"/>
      <w:marLeft w:val="0"/>
      <w:marRight w:val="0"/>
      <w:marTop w:val="0"/>
      <w:marBottom w:val="0"/>
      <w:divBdr>
        <w:top w:val="none" w:sz="0" w:space="0" w:color="auto"/>
        <w:left w:val="none" w:sz="0" w:space="0" w:color="auto"/>
        <w:bottom w:val="none" w:sz="0" w:space="0" w:color="auto"/>
        <w:right w:val="none" w:sz="0" w:space="0" w:color="auto"/>
      </w:divBdr>
    </w:div>
    <w:div w:id="1400133516">
      <w:bodyDiv w:val="1"/>
      <w:marLeft w:val="0"/>
      <w:marRight w:val="0"/>
      <w:marTop w:val="0"/>
      <w:marBottom w:val="0"/>
      <w:divBdr>
        <w:top w:val="none" w:sz="0" w:space="0" w:color="auto"/>
        <w:left w:val="none" w:sz="0" w:space="0" w:color="auto"/>
        <w:bottom w:val="none" w:sz="0" w:space="0" w:color="auto"/>
        <w:right w:val="none" w:sz="0" w:space="0" w:color="auto"/>
      </w:divBdr>
    </w:div>
    <w:div w:id="1579553428">
      <w:bodyDiv w:val="1"/>
      <w:marLeft w:val="0"/>
      <w:marRight w:val="0"/>
      <w:marTop w:val="0"/>
      <w:marBottom w:val="0"/>
      <w:divBdr>
        <w:top w:val="none" w:sz="0" w:space="0" w:color="auto"/>
        <w:left w:val="none" w:sz="0" w:space="0" w:color="auto"/>
        <w:bottom w:val="none" w:sz="0" w:space="0" w:color="auto"/>
        <w:right w:val="none" w:sz="0" w:space="0" w:color="auto"/>
      </w:divBdr>
    </w:div>
    <w:div w:id="1581676544">
      <w:bodyDiv w:val="1"/>
      <w:marLeft w:val="0"/>
      <w:marRight w:val="0"/>
      <w:marTop w:val="0"/>
      <w:marBottom w:val="0"/>
      <w:divBdr>
        <w:top w:val="none" w:sz="0" w:space="0" w:color="auto"/>
        <w:left w:val="none" w:sz="0" w:space="0" w:color="auto"/>
        <w:bottom w:val="none" w:sz="0" w:space="0" w:color="auto"/>
        <w:right w:val="none" w:sz="0" w:space="0" w:color="auto"/>
      </w:divBdr>
    </w:div>
    <w:div w:id="1598172325">
      <w:bodyDiv w:val="1"/>
      <w:marLeft w:val="0"/>
      <w:marRight w:val="0"/>
      <w:marTop w:val="0"/>
      <w:marBottom w:val="0"/>
      <w:divBdr>
        <w:top w:val="none" w:sz="0" w:space="0" w:color="auto"/>
        <w:left w:val="none" w:sz="0" w:space="0" w:color="auto"/>
        <w:bottom w:val="none" w:sz="0" w:space="0" w:color="auto"/>
        <w:right w:val="none" w:sz="0" w:space="0" w:color="auto"/>
      </w:divBdr>
    </w:div>
    <w:div w:id="1624534557">
      <w:bodyDiv w:val="1"/>
      <w:marLeft w:val="0"/>
      <w:marRight w:val="0"/>
      <w:marTop w:val="0"/>
      <w:marBottom w:val="0"/>
      <w:divBdr>
        <w:top w:val="none" w:sz="0" w:space="0" w:color="auto"/>
        <w:left w:val="none" w:sz="0" w:space="0" w:color="auto"/>
        <w:bottom w:val="none" w:sz="0" w:space="0" w:color="auto"/>
        <w:right w:val="none" w:sz="0" w:space="0" w:color="auto"/>
      </w:divBdr>
    </w:div>
    <w:div w:id="1626502591">
      <w:bodyDiv w:val="1"/>
      <w:marLeft w:val="0"/>
      <w:marRight w:val="0"/>
      <w:marTop w:val="0"/>
      <w:marBottom w:val="0"/>
      <w:divBdr>
        <w:top w:val="none" w:sz="0" w:space="0" w:color="auto"/>
        <w:left w:val="none" w:sz="0" w:space="0" w:color="auto"/>
        <w:bottom w:val="none" w:sz="0" w:space="0" w:color="auto"/>
        <w:right w:val="none" w:sz="0" w:space="0" w:color="auto"/>
      </w:divBdr>
    </w:div>
    <w:div w:id="1635022034">
      <w:bodyDiv w:val="1"/>
      <w:marLeft w:val="0"/>
      <w:marRight w:val="0"/>
      <w:marTop w:val="0"/>
      <w:marBottom w:val="0"/>
      <w:divBdr>
        <w:top w:val="none" w:sz="0" w:space="0" w:color="auto"/>
        <w:left w:val="none" w:sz="0" w:space="0" w:color="auto"/>
        <w:bottom w:val="none" w:sz="0" w:space="0" w:color="auto"/>
        <w:right w:val="none" w:sz="0" w:space="0" w:color="auto"/>
      </w:divBdr>
    </w:div>
    <w:div w:id="1654526884">
      <w:bodyDiv w:val="1"/>
      <w:marLeft w:val="0"/>
      <w:marRight w:val="0"/>
      <w:marTop w:val="0"/>
      <w:marBottom w:val="0"/>
      <w:divBdr>
        <w:top w:val="none" w:sz="0" w:space="0" w:color="auto"/>
        <w:left w:val="none" w:sz="0" w:space="0" w:color="auto"/>
        <w:bottom w:val="none" w:sz="0" w:space="0" w:color="auto"/>
        <w:right w:val="none" w:sz="0" w:space="0" w:color="auto"/>
      </w:divBdr>
    </w:div>
    <w:div w:id="1668751147">
      <w:bodyDiv w:val="1"/>
      <w:marLeft w:val="0"/>
      <w:marRight w:val="0"/>
      <w:marTop w:val="0"/>
      <w:marBottom w:val="0"/>
      <w:divBdr>
        <w:top w:val="none" w:sz="0" w:space="0" w:color="auto"/>
        <w:left w:val="none" w:sz="0" w:space="0" w:color="auto"/>
        <w:bottom w:val="none" w:sz="0" w:space="0" w:color="auto"/>
        <w:right w:val="none" w:sz="0" w:space="0" w:color="auto"/>
      </w:divBdr>
    </w:div>
    <w:div w:id="1678655740">
      <w:bodyDiv w:val="1"/>
      <w:marLeft w:val="0"/>
      <w:marRight w:val="0"/>
      <w:marTop w:val="0"/>
      <w:marBottom w:val="0"/>
      <w:divBdr>
        <w:top w:val="none" w:sz="0" w:space="0" w:color="auto"/>
        <w:left w:val="none" w:sz="0" w:space="0" w:color="auto"/>
        <w:bottom w:val="none" w:sz="0" w:space="0" w:color="auto"/>
        <w:right w:val="none" w:sz="0" w:space="0" w:color="auto"/>
      </w:divBdr>
    </w:div>
    <w:div w:id="1698776694">
      <w:bodyDiv w:val="1"/>
      <w:marLeft w:val="0"/>
      <w:marRight w:val="0"/>
      <w:marTop w:val="0"/>
      <w:marBottom w:val="0"/>
      <w:divBdr>
        <w:top w:val="none" w:sz="0" w:space="0" w:color="auto"/>
        <w:left w:val="none" w:sz="0" w:space="0" w:color="auto"/>
        <w:bottom w:val="none" w:sz="0" w:space="0" w:color="auto"/>
        <w:right w:val="none" w:sz="0" w:space="0" w:color="auto"/>
      </w:divBdr>
    </w:div>
    <w:div w:id="1705133748">
      <w:bodyDiv w:val="1"/>
      <w:marLeft w:val="0"/>
      <w:marRight w:val="0"/>
      <w:marTop w:val="0"/>
      <w:marBottom w:val="0"/>
      <w:divBdr>
        <w:top w:val="none" w:sz="0" w:space="0" w:color="auto"/>
        <w:left w:val="none" w:sz="0" w:space="0" w:color="auto"/>
        <w:bottom w:val="none" w:sz="0" w:space="0" w:color="auto"/>
        <w:right w:val="none" w:sz="0" w:space="0" w:color="auto"/>
      </w:divBdr>
    </w:div>
    <w:div w:id="1707828053">
      <w:bodyDiv w:val="1"/>
      <w:marLeft w:val="0"/>
      <w:marRight w:val="0"/>
      <w:marTop w:val="0"/>
      <w:marBottom w:val="0"/>
      <w:divBdr>
        <w:top w:val="none" w:sz="0" w:space="0" w:color="auto"/>
        <w:left w:val="none" w:sz="0" w:space="0" w:color="auto"/>
        <w:bottom w:val="none" w:sz="0" w:space="0" w:color="auto"/>
        <w:right w:val="none" w:sz="0" w:space="0" w:color="auto"/>
      </w:divBdr>
    </w:div>
    <w:div w:id="1765689024">
      <w:bodyDiv w:val="1"/>
      <w:marLeft w:val="0"/>
      <w:marRight w:val="0"/>
      <w:marTop w:val="0"/>
      <w:marBottom w:val="0"/>
      <w:divBdr>
        <w:top w:val="none" w:sz="0" w:space="0" w:color="auto"/>
        <w:left w:val="none" w:sz="0" w:space="0" w:color="auto"/>
        <w:bottom w:val="none" w:sz="0" w:space="0" w:color="auto"/>
        <w:right w:val="none" w:sz="0" w:space="0" w:color="auto"/>
      </w:divBdr>
    </w:div>
    <w:div w:id="1778984842">
      <w:bodyDiv w:val="1"/>
      <w:marLeft w:val="0"/>
      <w:marRight w:val="0"/>
      <w:marTop w:val="0"/>
      <w:marBottom w:val="0"/>
      <w:divBdr>
        <w:top w:val="none" w:sz="0" w:space="0" w:color="auto"/>
        <w:left w:val="none" w:sz="0" w:space="0" w:color="auto"/>
        <w:bottom w:val="none" w:sz="0" w:space="0" w:color="auto"/>
        <w:right w:val="none" w:sz="0" w:space="0" w:color="auto"/>
      </w:divBdr>
    </w:div>
    <w:div w:id="1783574889">
      <w:bodyDiv w:val="1"/>
      <w:marLeft w:val="0"/>
      <w:marRight w:val="0"/>
      <w:marTop w:val="0"/>
      <w:marBottom w:val="0"/>
      <w:divBdr>
        <w:top w:val="none" w:sz="0" w:space="0" w:color="auto"/>
        <w:left w:val="none" w:sz="0" w:space="0" w:color="auto"/>
        <w:bottom w:val="none" w:sz="0" w:space="0" w:color="auto"/>
        <w:right w:val="none" w:sz="0" w:space="0" w:color="auto"/>
      </w:divBdr>
    </w:div>
    <w:div w:id="1825243939">
      <w:bodyDiv w:val="1"/>
      <w:marLeft w:val="0"/>
      <w:marRight w:val="0"/>
      <w:marTop w:val="0"/>
      <w:marBottom w:val="0"/>
      <w:divBdr>
        <w:top w:val="none" w:sz="0" w:space="0" w:color="auto"/>
        <w:left w:val="none" w:sz="0" w:space="0" w:color="auto"/>
        <w:bottom w:val="none" w:sz="0" w:space="0" w:color="auto"/>
        <w:right w:val="none" w:sz="0" w:space="0" w:color="auto"/>
      </w:divBdr>
    </w:div>
    <w:div w:id="1827434905">
      <w:bodyDiv w:val="1"/>
      <w:marLeft w:val="0"/>
      <w:marRight w:val="0"/>
      <w:marTop w:val="0"/>
      <w:marBottom w:val="0"/>
      <w:divBdr>
        <w:top w:val="none" w:sz="0" w:space="0" w:color="auto"/>
        <w:left w:val="none" w:sz="0" w:space="0" w:color="auto"/>
        <w:bottom w:val="none" w:sz="0" w:space="0" w:color="auto"/>
        <w:right w:val="none" w:sz="0" w:space="0" w:color="auto"/>
      </w:divBdr>
    </w:div>
    <w:div w:id="1882552493">
      <w:bodyDiv w:val="1"/>
      <w:marLeft w:val="0"/>
      <w:marRight w:val="0"/>
      <w:marTop w:val="0"/>
      <w:marBottom w:val="0"/>
      <w:divBdr>
        <w:top w:val="none" w:sz="0" w:space="0" w:color="auto"/>
        <w:left w:val="none" w:sz="0" w:space="0" w:color="auto"/>
        <w:bottom w:val="none" w:sz="0" w:space="0" w:color="auto"/>
        <w:right w:val="none" w:sz="0" w:space="0" w:color="auto"/>
      </w:divBdr>
    </w:div>
    <w:div w:id="1885214819">
      <w:bodyDiv w:val="1"/>
      <w:marLeft w:val="0"/>
      <w:marRight w:val="0"/>
      <w:marTop w:val="0"/>
      <w:marBottom w:val="0"/>
      <w:divBdr>
        <w:top w:val="none" w:sz="0" w:space="0" w:color="auto"/>
        <w:left w:val="none" w:sz="0" w:space="0" w:color="auto"/>
        <w:bottom w:val="none" w:sz="0" w:space="0" w:color="auto"/>
        <w:right w:val="none" w:sz="0" w:space="0" w:color="auto"/>
      </w:divBdr>
    </w:div>
    <w:div w:id="1901748969">
      <w:bodyDiv w:val="1"/>
      <w:marLeft w:val="0"/>
      <w:marRight w:val="0"/>
      <w:marTop w:val="0"/>
      <w:marBottom w:val="0"/>
      <w:divBdr>
        <w:top w:val="none" w:sz="0" w:space="0" w:color="auto"/>
        <w:left w:val="none" w:sz="0" w:space="0" w:color="auto"/>
        <w:bottom w:val="none" w:sz="0" w:space="0" w:color="auto"/>
        <w:right w:val="none" w:sz="0" w:space="0" w:color="auto"/>
      </w:divBdr>
    </w:div>
    <w:div w:id="1902904541">
      <w:bodyDiv w:val="1"/>
      <w:marLeft w:val="0"/>
      <w:marRight w:val="0"/>
      <w:marTop w:val="0"/>
      <w:marBottom w:val="0"/>
      <w:divBdr>
        <w:top w:val="none" w:sz="0" w:space="0" w:color="auto"/>
        <w:left w:val="none" w:sz="0" w:space="0" w:color="auto"/>
        <w:bottom w:val="none" w:sz="0" w:space="0" w:color="auto"/>
        <w:right w:val="none" w:sz="0" w:space="0" w:color="auto"/>
      </w:divBdr>
    </w:div>
    <w:div w:id="1906335447">
      <w:bodyDiv w:val="1"/>
      <w:marLeft w:val="0"/>
      <w:marRight w:val="0"/>
      <w:marTop w:val="0"/>
      <w:marBottom w:val="0"/>
      <w:divBdr>
        <w:top w:val="none" w:sz="0" w:space="0" w:color="auto"/>
        <w:left w:val="none" w:sz="0" w:space="0" w:color="auto"/>
        <w:bottom w:val="none" w:sz="0" w:space="0" w:color="auto"/>
        <w:right w:val="none" w:sz="0" w:space="0" w:color="auto"/>
      </w:divBdr>
    </w:div>
    <w:div w:id="1933660420">
      <w:bodyDiv w:val="1"/>
      <w:marLeft w:val="0"/>
      <w:marRight w:val="0"/>
      <w:marTop w:val="0"/>
      <w:marBottom w:val="0"/>
      <w:divBdr>
        <w:top w:val="none" w:sz="0" w:space="0" w:color="auto"/>
        <w:left w:val="none" w:sz="0" w:space="0" w:color="auto"/>
        <w:bottom w:val="none" w:sz="0" w:space="0" w:color="auto"/>
        <w:right w:val="none" w:sz="0" w:space="0" w:color="auto"/>
      </w:divBdr>
    </w:div>
    <w:div w:id="1934968296">
      <w:bodyDiv w:val="1"/>
      <w:marLeft w:val="0"/>
      <w:marRight w:val="0"/>
      <w:marTop w:val="0"/>
      <w:marBottom w:val="0"/>
      <w:divBdr>
        <w:top w:val="none" w:sz="0" w:space="0" w:color="auto"/>
        <w:left w:val="none" w:sz="0" w:space="0" w:color="auto"/>
        <w:bottom w:val="none" w:sz="0" w:space="0" w:color="auto"/>
        <w:right w:val="none" w:sz="0" w:space="0" w:color="auto"/>
      </w:divBdr>
    </w:div>
    <w:div w:id="1999112190">
      <w:bodyDiv w:val="1"/>
      <w:marLeft w:val="0"/>
      <w:marRight w:val="0"/>
      <w:marTop w:val="0"/>
      <w:marBottom w:val="0"/>
      <w:divBdr>
        <w:top w:val="none" w:sz="0" w:space="0" w:color="auto"/>
        <w:left w:val="none" w:sz="0" w:space="0" w:color="auto"/>
        <w:bottom w:val="none" w:sz="0" w:space="0" w:color="auto"/>
        <w:right w:val="none" w:sz="0" w:space="0" w:color="auto"/>
      </w:divBdr>
    </w:div>
    <w:div w:id="2021815274">
      <w:bodyDiv w:val="1"/>
      <w:marLeft w:val="0"/>
      <w:marRight w:val="0"/>
      <w:marTop w:val="0"/>
      <w:marBottom w:val="0"/>
      <w:divBdr>
        <w:top w:val="none" w:sz="0" w:space="0" w:color="auto"/>
        <w:left w:val="none" w:sz="0" w:space="0" w:color="auto"/>
        <w:bottom w:val="none" w:sz="0" w:space="0" w:color="auto"/>
        <w:right w:val="none" w:sz="0" w:space="0" w:color="auto"/>
      </w:divBdr>
    </w:div>
    <w:div w:id="2032880026">
      <w:bodyDiv w:val="1"/>
      <w:marLeft w:val="0"/>
      <w:marRight w:val="0"/>
      <w:marTop w:val="0"/>
      <w:marBottom w:val="0"/>
      <w:divBdr>
        <w:top w:val="none" w:sz="0" w:space="0" w:color="auto"/>
        <w:left w:val="none" w:sz="0" w:space="0" w:color="auto"/>
        <w:bottom w:val="none" w:sz="0" w:space="0" w:color="auto"/>
        <w:right w:val="none" w:sz="0" w:space="0" w:color="auto"/>
      </w:divBdr>
    </w:div>
    <w:div w:id="2037726626">
      <w:bodyDiv w:val="1"/>
      <w:marLeft w:val="0"/>
      <w:marRight w:val="0"/>
      <w:marTop w:val="0"/>
      <w:marBottom w:val="0"/>
      <w:divBdr>
        <w:top w:val="none" w:sz="0" w:space="0" w:color="auto"/>
        <w:left w:val="none" w:sz="0" w:space="0" w:color="auto"/>
        <w:bottom w:val="none" w:sz="0" w:space="0" w:color="auto"/>
        <w:right w:val="none" w:sz="0" w:space="0" w:color="auto"/>
      </w:divBdr>
    </w:div>
    <w:div w:id="2064210334">
      <w:bodyDiv w:val="1"/>
      <w:marLeft w:val="0"/>
      <w:marRight w:val="0"/>
      <w:marTop w:val="0"/>
      <w:marBottom w:val="0"/>
      <w:divBdr>
        <w:top w:val="none" w:sz="0" w:space="0" w:color="auto"/>
        <w:left w:val="none" w:sz="0" w:space="0" w:color="auto"/>
        <w:bottom w:val="none" w:sz="0" w:space="0" w:color="auto"/>
        <w:right w:val="none" w:sz="0" w:space="0" w:color="auto"/>
      </w:divBdr>
    </w:div>
    <w:div w:id="2088917175">
      <w:bodyDiv w:val="1"/>
      <w:marLeft w:val="0"/>
      <w:marRight w:val="0"/>
      <w:marTop w:val="0"/>
      <w:marBottom w:val="0"/>
      <w:divBdr>
        <w:top w:val="none" w:sz="0" w:space="0" w:color="auto"/>
        <w:left w:val="none" w:sz="0" w:space="0" w:color="auto"/>
        <w:bottom w:val="none" w:sz="0" w:space="0" w:color="auto"/>
        <w:right w:val="none" w:sz="0" w:space="0" w:color="auto"/>
      </w:divBdr>
    </w:div>
    <w:div w:id="2089645599">
      <w:bodyDiv w:val="1"/>
      <w:marLeft w:val="0"/>
      <w:marRight w:val="0"/>
      <w:marTop w:val="0"/>
      <w:marBottom w:val="0"/>
      <w:divBdr>
        <w:top w:val="none" w:sz="0" w:space="0" w:color="auto"/>
        <w:left w:val="none" w:sz="0" w:space="0" w:color="auto"/>
        <w:bottom w:val="none" w:sz="0" w:space="0" w:color="auto"/>
        <w:right w:val="none" w:sz="0" w:space="0" w:color="auto"/>
      </w:divBdr>
    </w:div>
    <w:div w:id="2138066936">
      <w:bodyDiv w:val="1"/>
      <w:marLeft w:val="0"/>
      <w:marRight w:val="0"/>
      <w:marTop w:val="0"/>
      <w:marBottom w:val="0"/>
      <w:divBdr>
        <w:top w:val="none" w:sz="0" w:space="0" w:color="auto"/>
        <w:left w:val="none" w:sz="0" w:space="0" w:color="auto"/>
        <w:bottom w:val="none" w:sz="0" w:space="0" w:color="auto"/>
        <w:right w:val="none" w:sz="0" w:space="0" w:color="auto"/>
      </w:divBdr>
    </w:div>
    <w:div w:id="2142574232">
      <w:bodyDiv w:val="1"/>
      <w:marLeft w:val="0"/>
      <w:marRight w:val="0"/>
      <w:marTop w:val="0"/>
      <w:marBottom w:val="0"/>
      <w:divBdr>
        <w:top w:val="none" w:sz="0" w:space="0" w:color="auto"/>
        <w:left w:val="none" w:sz="0" w:space="0" w:color="auto"/>
        <w:bottom w:val="none" w:sz="0" w:space="0" w:color="auto"/>
        <w:right w:val="none" w:sz="0" w:space="0" w:color="auto"/>
      </w:divBdr>
    </w:div>
    <w:div w:id="214318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diagramQuickStyle" Target="diagrams/quickStyle2.xml"/><Relationship Id="rId39" Type="http://schemas.openxmlformats.org/officeDocument/2006/relationships/diagramData" Target="diagrams/data5.xml"/><Relationship Id="rId21" Type="http://schemas.openxmlformats.org/officeDocument/2006/relationships/diagramQuickStyle" Target="diagrams/quickStyle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diagramColors" Target="diagrams/colors6.xml"/><Relationship Id="rId50" Type="http://schemas.openxmlformats.org/officeDocument/2006/relationships/hyperlink" Target="https://git.sierrasoftworks.com/stellenbosch/isotope"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diagramQuickStyle" Target="diagrams/quickStyle6.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diagramLayout" Target="diagrams/layout1.xml"/><Relationship Id="rId29" Type="http://schemas.openxmlformats.org/officeDocument/2006/relationships/diagramData" Target="diagrams/data3.xml"/><Relationship Id="rId41" Type="http://schemas.openxmlformats.org/officeDocument/2006/relationships/diagramQuickStyle" Target="diagrams/quickStyle5.xm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diagramLayout" Target="diagrams/layout6.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diagramQuickStyle" Target="diagrams/quickStyle3.xml"/><Relationship Id="rId44" Type="http://schemas.openxmlformats.org/officeDocument/2006/relationships/diagramData" Target="diagrams/data6.xml"/><Relationship Id="rId52" Type="http://schemas.openxmlformats.org/officeDocument/2006/relationships/hyperlink" Target="https://npmjs.org/package/libisotop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microsoft.com/office/2007/relationships/diagramDrawing" Target="diagrams/drawing6.xml"/><Relationship Id="rId8" Type="http://schemas.openxmlformats.org/officeDocument/2006/relationships/comments" Target="comments.xml"/><Relationship Id="rId51" Type="http://schemas.openxmlformats.org/officeDocument/2006/relationships/hyperlink" Target="mailto:admin@sierrasoftworks.com"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E25DEE-96FD-46A8-847B-F797A974A0BA}" type="doc">
      <dgm:prSet loTypeId="urn:microsoft.com/office/officeart/2009/3/layout/SubStepProcess" loCatId="process" qsTypeId="urn:microsoft.com/office/officeart/2005/8/quickstyle/simple4" qsCatId="simple" csTypeId="urn:microsoft.com/office/officeart/2005/8/colors/colorful3" csCatId="colorful" phldr="1"/>
      <dgm:spPr/>
      <dgm:t>
        <a:bodyPr/>
        <a:lstStyle/>
        <a:p>
          <a:endParaRPr lang="en-ZA"/>
        </a:p>
      </dgm:t>
    </dgm:pt>
    <dgm:pt modelId="{52F0533A-A66C-45C0-A44C-F9372B3A0E39}">
      <dgm:prSet phldrT="[Text]"/>
      <dgm:spPr/>
      <dgm:t>
        <a:bodyPr/>
        <a:lstStyle/>
        <a:p>
          <a:r>
            <a:rPr lang="en-ZA"/>
            <a:t>PC</a:t>
          </a:r>
        </a:p>
      </dgm:t>
    </dgm:pt>
    <dgm:pt modelId="{CBCD629E-D084-4F34-925E-39D215B8951C}" type="parTrans" cxnId="{A118ECDC-3B36-48CB-8565-4C41F2BA3E40}">
      <dgm:prSet/>
      <dgm:spPr/>
      <dgm:t>
        <a:bodyPr/>
        <a:lstStyle/>
        <a:p>
          <a:endParaRPr lang="en-ZA"/>
        </a:p>
      </dgm:t>
    </dgm:pt>
    <dgm:pt modelId="{3A8088D2-7B8A-4FDB-A29B-29560B8C8143}" type="sibTrans" cxnId="{A118ECDC-3B36-48CB-8565-4C41F2BA3E40}">
      <dgm:prSet/>
      <dgm:spPr/>
      <dgm:t>
        <a:bodyPr/>
        <a:lstStyle/>
        <a:p>
          <a:endParaRPr lang="en-ZA"/>
        </a:p>
      </dgm:t>
    </dgm:pt>
    <dgm:pt modelId="{D1CCFF19-0D56-442C-9CDC-E0F540516988}">
      <dgm:prSet phldrT="[Text]"/>
      <dgm:spPr/>
      <dgm:t>
        <a:bodyPr/>
        <a:lstStyle/>
        <a:p>
          <a:r>
            <a:rPr lang="en-ZA"/>
            <a:t>USB Connection</a:t>
          </a:r>
        </a:p>
      </dgm:t>
    </dgm:pt>
    <dgm:pt modelId="{1FB7F6F2-0EA2-4F64-839E-DFF1E5290C5F}" type="parTrans" cxnId="{70CCD7C8-84C3-4751-ACFE-C4F447DF4E82}">
      <dgm:prSet/>
      <dgm:spPr/>
      <dgm:t>
        <a:bodyPr/>
        <a:lstStyle/>
        <a:p>
          <a:endParaRPr lang="en-ZA"/>
        </a:p>
      </dgm:t>
    </dgm:pt>
    <dgm:pt modelId="{F1818961-5EC8-46FA-BBAD-ACB89D1D7FE1}" type="sibTrans" cxnId="{70CCD7C8-84C3-4751-ACFE-C4F447DF4E82}">
      <dgm:prSet/>
      <dgm:spPr/>
      <dgm:t>
        <a:bodyPr/>
        <a:lstStyle/>
        <a:p>
          <a:endParaRPr lang="en-ZA"/>
        </a:p>
      </dgm:t>
    </dgm:pt>
    <dgm:pt modelId="{8E749FB1-9FC7-4ED5-A119-567139430132}">
      <dgm:prSet phldrT="[Text]"/>
      <dgm:spPr/>
      <dgm:t>
        <a:bodyPr/>
        <a:lstStyle/>
        <a:p>
          <a:r>
            <a:rPr lang="en-ZA"/>
            <a:t>HID Emulation</a:t>
          </a:r>
        </a:p>
      </dgm:t>
    </dgm:pt>
    <dgm:pt modelId="{21CBACBC-382E-43E1-8154-DBE89F5301D5}" type="parTrans" cxnId="{115B2E64-A3DD-4B84-920A-986BBDDE7EA3}">
      <dgm:prSet/>
      <dgm:spPr/>
      <dgm:t>
        <a:bodyPr/>
        <a:lstStyle/>
        <a:p>
          <a:endParaRPr lang="en-ZA"/>
        </a:p>
      </dgm:t>
    </dgm:pt>
    <dgm:pt modelId="{01B39480-9859-49ED-896A-2072CAD75CC0}" type="sibTrans" cxnId="{115B2E64-A3DD-4B84-920A-986BBDDE7EA3}">
      <dgm:prSet/>
      <dgm:spPr/>
      <dgm:t>
        <a:bodyPr/>
        <a:lstStyle/>
        <a:p>
          <a:endParaRPr lang="en-ZA"/>
        </a:p>
      </dgm:t>
    </dgm:pt>
    <dgm:pt modelId="{BD549B44-B0AC-4B22-BE16-415E726DA07A}">
      <dgm:prSet phldrT="[Text]"/>
      <dgm:spPr/>
      <dgm:t>
        <a:bodyPr/>
        <a:lstStyle/>
        <a:p>
          <a:r>
            <a:rPr lang="en-ZA"/>
            <a:t>Teensy</a:t>
          </a:r>
        </a:p>
      </dgm:t>
    </dgm:pt>
    <dgm:pt modelId="{8936E861-6E08-4930-ADD0-6272B1EF53E2}" type="parTrans" cxnId="{144D1839-B342-4988-BFF1-5A361DB63486}">
      <dgm:prSet/>
      <dgm:spPr/>
      <dgm:t>
        <a:bodyPr/>
        <a:lstStyle/>
        <a:p>
          <a:endParaRPr lang="en-ZA"/>
        </a:p>
      </dgm:t>
    </dgm:pt>
    <dgm:pt modelId="{81CD2348-8CC9-4440-BAA7-36B91511805C}" type="sibTrans" cxnId="{144D1839-B342-4988-BFF1-5A361DB63486}">
      <dgm:prSet/>
      <dgm:spPr/>
      <dgm:t>
        <a:bodyPr/>
        <a:lstStyle/>
        <a:p>
          <a:endParaRPr lang="en-ZA"/>
        </a:p>
      </dgm:t>
    </dgm:pt>
    <dgm:pt modelId="{9C714A50-7363-4A26-96C7-A34F174C212F}">
      <dgm:prSet phldrT="[Text]"/>
      <dgm:spPr/>
      <dgm:t>
        <a:bodyPr/>
        <a:lstStyle/>
        <a:p>
          <a:r>
            <a:rPr lang="en-ZA"/>
            <a:t>Raspberry Pi</a:t>
          </a:r>
        </a:p>
      </dgm:t>
    </dgm:pt>
    <dgm:pt modelId="{55A0811E-6B94-47F2-A90A-910E3BA20D13}" type="parTrans" cxnId="{09DF70E4-A3BD-4C98-8C00-B63A0F9AD616}">
      <dgm:prSet/>
      <dgm:spPr/>
      <dgm:t>
        <a:bodyPr/>
        <a:lstStyle/>
        <a:p>
          <a:endParaRPr lang="en-ZA"/>
        </a:p>
      </dgm:t>
    </dgm:pt>
    <dgm:pt modelId="{F9037263-1946-40F9-B8CA-7AF739AFBF06}" type="sibTrans" cxnId="{09DF70E4-A3BD-4C98-8C00-B63A0F9AD616}">
      <dgm:prSet/>
      <dgm:spPr/>
      <dgm:t>
        <a:bodyPr/>
        <a:lstStyle/>
        <a:p>
          <a:endParaRPr lang="en-ZA"/>
        </a:p>
      </dgm:t>
    </dgm:pt>
    <dgm:pt modelId="{F2DD44A7-F41B-4F33-B3EC-EC44D74CF4AC}">
      <dgm:prSet phldrT="[Text]"/>
      <dgm:spPr/>
      <dgm:t>
        <a:bodyPr/>
        <a:lstStyle/>
        <a:p>
          <a:r>
            <a:rPr lang="en-ZA"/>
            <a:t>UART</a:t>
          </a:r>
        </a:p>
      </dgm:t>
    </dgm:pt>
    <dgm:pt modelId="{1AB18D04-BC4C-4BD4-8935-DF56706E3D62}" type="parTrans" cxnId="{70D84F89-4A42-44CA-86EF-EA97A5D1B706}">
      <dgm:prSet/>
      <dgm:spPr/>
      <dgm:t>
        <a:bodyPr/>
        <a:lstStyle/>
        <a:p>
          <a:endParaRPr lang="en-ZA"/>
        </a:p>
      </dgm:t>
    </dgm:pt>
    <dgm:pt modelId="{B12997A0-7728-446D-8271-1AA4C0CF6497}" type="sibTrans" cxnId="{70D84F89-4A42-44CA-86EF-EA97A5D1B706}">
      <dgm:prSet/>
      <dgm:spPr/>
      <dgm:t>
        <a:bodyPr/>
        <a:lstStyle/>
        <a:p>
          <a:endParaRPr lang="en-ZA"/>
        </a:p>
      </dgm:t>
    </dgm:pt>
    <dgm:pt modelId="{5B6A0B86-D43B-4437-8630-CC5DB52E5969}">
      <dgm:prSet phldrT="[Text]"/>
      <dgm:spPr/>
      <dgm:t>
        <a:bodyPr/>
        <a:lstStyle/>
        <a:p>
          <a:r>
            <a:rPr lang="en-ZA"/>
            <a:t>Voltage Translation</a:t>
          </a:r>
        </a:p>
      </dgm:t>
    </dgm:pt>
    <dgm:pt modelId="{8F539032-050E-4699-AB01-357D79620949}" type="parTrans" cxnId="{FAEE3D35-D465-4922-A7D3-4258ED777A7F}">
      <dgm:prSet/>
      <dgm:spPr/>
    </dgm:pt>
    <dgm:pt modelId="{3CD7F9BC-553E-4B38-A3C7-B405D73FA51A}" type="sibTrans" cxnId="{FAEE3D35-D465-4922-A7D3-4258ED777A7F}">
      <dgm:prSet/>
      <dgm:spPr/>
    </dgm:pt>
    <dgm:pt modelId="{099DB47B-84CF-4C30-8F65-438C138FB4CF}">
      <dgm:prSet phldrT="[Text]"/>
      <dgm:spPr/>
      <dgm:t>
        <a:bodyPr/>
        <a:lstStyle/>
        <a:p>
          <a:r>
            <a:rPr lang="en-ZA"/>
            <a:t>Application Logic</a:t>
          </a:r>
        </a:p>
      </dgm:t>
    </dgm:pt>
    <dgm:pt modelId="{94681A0F-DB85-451E-A6DA-6DCECA4B4AB8}" type="parTrans" cxnId="{6B153688-D6BB-47A4-BC41-CCB7945045B6}">
      <dgm:prSet/>
      <dgm:spPr/>
    </dgm:pt>
    <dgm:pt modelId="{A5BA4B13-CB49-40D5-9AC4-BEF9BD895826}" type="sibTrans" cxnId="{6B153688-D6BB-47A4-BC41-CCB7945045B6}">
      <dgm:prSet/>
      <dgm:spPr/>
    </dgm:pt>
    <dgm:pt modelId="{A5EF1570-195B-4C79-98BD-FA79183163CE}">
      <dgm:prSet phldrT="[Text]"/>
      <dgm:spPr/>
      <dgm:t>
        <a:bodyPr/>
        <a:lstStyle/>
        <a:p>
          <a:r>
            <a:rPr lang="en-ZA"/>
            <a:t>Emulation Layer</a:t>
          </a:r>
        </a:p>
      </dgm:t>
    </dgm:pt>
    <dgm:pt modelId="{065ECF8A-2D49-418B-BE7E-D91DA084A003}" type="parTrans" cxnId="{F01189B2-ED56-4BEA-BEE5-082A283CEA43}">
      <dgm:prSet/>
      <dgm:spPr/>
    </dgm:pt>
    <dgm:pt modelId="{EAD0E67B-0C7B-4D37-9DAF-236CFF460A97}" type="sibTrans" cxnId="{F01189B2-ED56-4BEA-BEE5-082A283CEA43}">
      <dgm:prSet/>
      <dgm:spPr/>
    </dgm:pt>
    <dgm:pt modelId="{8C0FD4E7-0509-41D8-8E1F-89A380DB5AEF}" type="pres">
      <dgm:prSet presAssocID="{15E25DEE-96FD-46A8-847B-F797A974A0BA}" presName="Name0" presStyleCnt="0">
        <dgm:presLayoutVars>
          <dgm:chMax val="7"/>
          <dgm:dir/>
          <dgm:animOne val="branch"/>
        </dgm:presLayoutVars>
      </dgm:prSet>
      <dgm:spPr/>
      <dgm:t>
        <a:bodyPr/>
        <a:lstStyle/>
        <a:p>
          <a:endParaRPr lang="en-ZA"/>
        </a:p>
      </dgm:t>
    </dgm:pt>
    <dgm:pt modelId="{9529D2E7-39D9-47AA-8A48-7A78B4AF2E37}" type="pres">
      <dgm:prSet presAssocID="{52F0533A-A66C-45C0-A44C-F9372B3A0E39}" presName="parTx1" presStyleLbl="node1" presStyleIdx="0" presStyleCnt="5"/>
      <dgm:spPr/>
      <dgm:t>
        <a:bodyPr/>
        <a:lstStyle/>
        <a:p>
          <a:endParaRPr lang="en-ZA"/>
        </a:p>
      </dgm:t>
    </dgm:pt>
    <dgm:pt modelId="{54FC5592-61B3-4F7F-9F21-9587C5562CEB}" type="pres">
      <dgm:prSet presAssocID="{52F0533A-A66C-45C0-A44C-F9372B3A0E39}" presName="spPre1" presStyleCnt="0"/>
      <dgm:spPr/>
    </dgm:pt>
    <dgm:pt modelId="{DFFB93DD-BC9D-44F3-B64B-258D9E567F9F}" type="pres">
      <dgm:prSet presAssocID="{52F0533A-A66C-45C0-A44C-F9372B3A0E39}" presName="chLin1" presStyleCnt="0"/>
      <dgm:spPr/>
    </dgm:pt>
    <dgm:pt modelId="{1188B2BF-482A-4B5F-A105-086C75508CE0}" type="pres">
      <dgm:prSet presAssocID="{1FB7F6F2-0EA2-4F64-839E-DFF1E5290C5F}" presName="Name11" presStyleLbl="parChTrans1D1" presStyleIdx="0" presStyleCnt="16"/>
      <dgm:spPr/>
    </dgm:pt>
    <dgm:pt modelId="{04AC2252-EBD8-4D28-9DCF-428CE20F5D77}" type="pres">
      <dgm:prSet presAssocID="{1FB7F6F2-0EA2-4F64-839E-DFF1E5290C5F}" presName="Name31" presStyleLbl="parChTrans1D1" presStyleIdx="1" presStyleCnt="16"/>
      <dgm:spPr/>
    </dgm:pt>
    <dgm:pt modelId="{10990AE8-1E6A-4CD2-B40D-E1C7A68DD136}" type="pres">
      <dgm:prSet presAssocID="{D1CCFF19-0D56-442C-9CDC-E0F540516988}" presName="txAndLines1" presStyleCnt="0"/>
      <dgm:spPr/>
    </dgm:pt>
    <dgm:pt modelId="{33EC9A64-A4D6-4729-804F-01BAA48E1200}" type="pres">
      <dgm:prSet presAssocID="{D1CCFF19-0D56-442C-9CDC-E0F540516988}" presName="anchor1" presStyleCnt="0"/>
      <dgm:spPr/>
    </dgm:pt>
    <dgm:pt modelId="{EF4B6BA6-FE97-48A3-9893-0B3527DDB34D}" type="pres">
      <dgm:prSet presAssocID="{D1CCFF19-0D56-442C-9CDC-E0F540516988}" presName="backup1" presStyleCnt="0"/>
      <dgm:spPr/>
    </dgm:pt>
    <dgm:pt modelId="{649BF2A8-369E-421E-84C9-FE7BA5647968}" type="pres">
      <dgm:prSet presAssocID="{D1CCFF19-0D56-442C-9CDC-E0F540516988}" presName="preLine1" presStyleLbl="parChTrans1D1" presStyleIdx="2" presStyleCnt="16"/>
      <dgm:spPr/>
    </dgm:pt>
    <dgm:pt modelId="{EDF341A7-205D-4578-8D6B-5420644B61CD}" type="pres">
      <dgm:prSet presAssocID="{D1CCFF19-0D56-442C-9CDC-E0F540516988}" presName="desTx1" presStyleLbl="revTx" presStyleIdx="0" presStyleCnt="0">
        <dgm:presLayoutVars>
          <dgm:bulletEnabled val="1"/>
        </dgm:presLayoutVars>
      </dgm:prSet>
      <dgm:spPr/>
      <dgm:t>
        <a:bodyPr/>
        <a:lstStyle/>
        <a:p>
          <a:endParaRPr lang="en-ZA"/>
        </a:p>
      </dgm:t>
    </dgm:pt>
    <dgm:pt modelId="{5138BD7E-8774-4401-977A-0CCB4F643E2F}" type="pres">
      <dgm:prSet presAssocID="{D1CCFF19-0D56-442C-9CDC-E0F540516988}" presName="postLine1" presStyleLbl="parChTrans1D1" presStyleIdx="3" presStyleCnt="16"/>
      <dgm:spPr/>
    </dgm:pt>
    <dgm:pt modelId="{99120475-CC7C-41B4-B35B-29111E5E1D5D}" type="pres">
      <dgm:prSet presAssocID="{21CBACBC-382E-43E1-8154-DBE89F5301D5}" presName="Name11" presStyleLbl="parChTrans1D1" presStyleIdx="4" presStyleCnt="16"/>
      <dgm:spPr/>
    </dgm:pt>
    <dgm:pt modelId="{89A7F9E6-58E4-43BF-A270-BACC6F3D2DA2}" type="pres">
      <dgm:prSet presAssocID="{21CBACBC-382E-43E1-8154-DBE89F5301D5}" presName="Name31" presStyleLbl="parChTrans1D1" presStyleIdx="5" presStyleCnt="16"/>
      <dgm:spPr/>
    </dgm:pt>
    <dgm:pt modelId="{3E97B97F-156B-4A25-9AF5-424BCDD1C49D}" type="pres">
      <dgm:prSet presAssocID="{8E749FB1-9FC7-4ED5-A119-567139430132}" presName="txAndLines1" presStyleCnt="0"/>
      <dgm:spPr/>
    </dgm:pt>
    <dgm:pt modelId="{4B5326BA-3345-46D8-B110-1D8061904F59}" type="pres">
      <dgm:prSet presAssocID="{8E749FB1-9FC7-4ED5-A119-567139430132}" presName="anchor1" presStyleCnt="0"/>
      <dgm:spPr/>
    </dgm:pt>
    <dgm:pt modelId="{69660D9D-3E75-4200-8EFB-89B7A4A75925}" type="pres">
      <dgm:prSet presAssocID="{8E749FB1-9FC7-4ED5-A119-567139430132}" presName="backup1" presStyleCnt="0"/>
      <dgm:spPr/>
    </dgm:pt>
    <dgm:pt modelId="{3B36EE9C-8C4F-4911-98C5-15B5C3C597CD}" type="pres">
      <dgm:prSet presAssocID="{8E749FB1-9FC7-4ED5-A119-567139430132}" presName="preLine1" presStyleLbl="parChTrans1D1" presStyleIdx="6" presStyleCnt="16"/>
      <dgm:spPr/>
    </dgm:pt>
    <dgm:pt modelId="{DCF099DC-BFDF-41F7-AC4A-2109809F00B9}" type="pres">
      <dgm:prSet presAssocID="{8E749FB1-9FC7-4ED5-A119-567139430132}" presName="desTx1" presStyleLbl="revTx" presStyleIdx="0" presStyleCnt="0">
        <dgm:presLayoutVars>
          <dgm:bulletEnabled val="1"/>
        </dgm:presLayoutVars>
      </dgm:prSet>
      <dgm:spPr/>
      <dgm:t>
        <a:bodyPr/>
        <a:lstStyle/>
        <a:p>
          <a:endParaRPr lang="en-ZA"/>
        </a:p>
      </dgm:t>
    </dgm:pt>
    <dgm:pt modelId="{B24B3AAE-3FE9-423C-B36B-B55D049AEF93}" type="pres">
      <dgm:prSet presAssocID="{8E749FB1-9FC7-4ED5-A119-567139430132}" presName="postLine1" presStyleLbl="parChTrans1D1" presStyleIdx="7" presStyleCnt="16"/>
      <dgm:spPr/>
    </dgm:pt>
    <dgm:pt modelId="{5F8EAC86-2812-4AD6-88D0-C0A85CCDE5D5}" type="pres">
      <dgm:prSet presAssocID="{52F0533A-A66C-45C0-A44C-F9372B3A0E39}" presName="spPost1" presStyleCnt="0"/>
      <dgm:spPr/>
    </dgm:pt>
    <dgm:pt modelId="{76943CCE-94CC-426A-BF8B-1DF5FF114655}" type="pres">
      <dgm:prSet presAssocID="{A5EF1570-195B-4C79-98BD-FA79183163CE}" presName="parTx2" presStyleLbl="node1" presStyleIdx="1" presStyleCnt="5"/>
      <dgm:spPr/>
      <dgm:t>
        <a:bodyPr/>
        <a:lstStyle/>
        <a:p>
          <a:endParaRPr lang="en-ZA"/>
        </a:p>
      </dgm:t>
    </dgm:pt>
    <dgm:pt modelId="{81C575E6-6C9D-45C6-8268-E0F85B1B49E4}" type="pres">
      <dgm:prSet presAssocID="{BD549B44-B0AC-4B22-BE16-415E726DA07A}" presName="parTx3" presStyleLbl="node1" presStyleIdx="2" presStyleCnt="5"/>
      <dgm:spPr/>
      <dgm:t>
        <a:bodyPr/>
        <a:lstStyle/>
        <a:p>
          <a:endParaRPr lang="en-ZA"/>
        </a:p>
      </dgm:t>
    </dgm:pt>
    <dgm:pt modelId="{C586D6B9-0F49-465A-8001-00EB92466578}" type="pres">
      <dgm:prSet presAssocID="{BD549B44-B0AC-4B22-BE16-415E726DA07A}" presName="spPre3" presStyleCnt="0"/>
      <dgm:spPr/>
    </dgm:pt>
    <dgm:pt modelId="{ADF7CD23-EB05-4958-918E-1652A8A5CDF9}" type="pres">
      <dgm:prSet presAssocID="{BD549B44-B0AC-4B22-BE16-415E726DA07A}" presName="chLin3" presStyleCnt="0"/>
      <dgm:spPr/>
    </dgm:pt>
    <dgm:pt modelId="{9F0297A8-D46D-4B6A-B1DD-48A8E6FC81C0}" type="pres">
      <dgm:prSet presAssocID="{1AB18D04-BC4C-4BD4-8935-DF56706E3D62}" presName="Name79" presStyleLbl="parChTrans1D1" presStyleIdx="8" presStyleCnt="16"/>
      <dgm:spPr/>
    </dgm:pt>
    <dgm:pt modelId="{EDE6F007-564B-456E-9AF3-11FFB0D237C6}" type="pres">
      <dgm:prSet presAssocID="{1AB18D04-BC4C-4BD4-8935-DF56706E3D62}" presName="Name99" presStyleLbl="parChTrans1D1" presStyleIdx="9" presStyleCnt="16"/>
      <dgm:spPr/>
    </dgm:pt>
    <dgm:pt modelId="{BCB13AB2-DFF3-459E-BF7B-37D0CD401266}" type="pres">
      <dgm:prSet presAssocID="{F2DD44A7-F41B-4F33-B3EC-EC44D74CF4AC}" presName="txAndLines3" presStyleCnt="0"/>
      <dgm:spPr/>
    </dgm:pt>
    <dgm:pt modelId="{548AF416-376F-4BD5-9503-D1EB9B561599}" type="pres">
      <dgm:prSet presAssocID="{F2DD44A7-F41B-4F33-B3EC-EC44D74CF4AC}" presName="anchor3" presStyleCnt="0"/>
      <dgm:spPr/>
    </dgm:pt>
    <dgm:pt modelId="{CDBBDC14-0B5A-4B93-BD6E-AEC7E4B68619}" type="pres">
      <dgm:prSet presAssocID="{F2DD44A7-F41B-4F33-B3EC-EC44D74CF4AC}" presName="backup3" presStyleCnt="0"/>
      <dgm:spPr/>
    </dgm:pt>
    <dgm:pt modelId="{54FFC495-CFA2-47A9-8017-E173C2B61BD9}" type="pres">
      <dgm:prSet presAssocID="{F2DD44A7-F41B-4F33-B3EC-EC44D74CF4AC}" presName="preLine3" presStyleLbl="parChTrans1D1" presStyleIdx="10" presStyleCnt="16"/>
      <dgm:spPr/>
    </dgm:pt>
    <dgm:pt modelId="{9B6B37C6-B778-4E73-8446-F5863F589F27}" type="pres">
      <dgm:prSet presAssocID="{F2DD44A7-F41B-4F33-B3EC-EC44D74CF4AC}" presName="desTx3" presStyleLbl="revTx" presStyleIdx="0" presStyleCnt="0">
        <dgm:presLayoutVars>
          <dgm:bulletEnabled val="1"/>
        </dgm:presLayoutVars>
      </dgm:prSet>
      <dgm:spPr/>
      <dgm:t>
        <a:bodyPr/>
        <a:lstStyle/>
        <a:p>
          <a:endParaRPr lang="en-ZA"/>
        </a:p>
      </dgm:t>
    </dgm:pt>
    <dgm:pt modelId="{82D57AEE-B40A-4A73-9F89-74E82A3EA863}" type="pres">
      <dgm:prSet presAssocID="{F2DD44A7-F41B-4F33-B3EC-EC44D74CF4AC}" presName="postLine3" presStyleLbl="parChTrans1D1" presStyleIdx="11" presStyleCnt="16"/>
      <dgm:spPr/>
    </dgm:pt>
    <dgm:pt modelId="{EF59C8DD-8261-40B2-A761-E5B40765DD3A}" type="pres">
      <dgm:prSet presAssocID="{8F539032-050E-4699-AB01-357D79620949}" presName="Name79" presStyleLbl="parChTrans1D1" presStyleIdx="12" presStyleCnt="16"/>
      <dgm:spPr/>
    </dgm:pt>
    <dgm:pt modelId="{2609B95D-2129-4413-BB18-853FABAC16B0}" type="pres">
      <dgm:prSet presAssocID="{8F539032-050E-4699-AB01-357D79620949}" presName="Name99" presStyleLbl="parChTrans1D1" presStyleIdx="13" presStyleCnt="16"/>
      <dgm:spPr/>
    </dgm:pt>
    <dgm:pt modelId="{D9731948-6A2B-40E1-BAB0-EEF8908F2C0D}" type="pres">
      <dgm:prSet presAssocID="{5B6A0B86-D43B-4437-8630-CC5DB52E5969}" presName="txAndLines3" presStyleCnt="0"/>
      <dgm:spPr/>
    </dgm:pt>
    <dgm:pt modelId="{3C890E90-48BC-408F-B16E-DA66DA8B3A6A}" type="pres">
      <dgm:prSet presAssocID="{5B6A0B86-D43B-4437-8630-CC5DB52E5969}" presName="anchor3" presStyleCnt="0"/>
      <dgm:spPr/>
    </dgm:pt>
    <dgm:pt modelId="{F5AD00E8-6467-4F2E-868A-546164C88B44}" type="pres">
      <dgm:prSet presAssocID="{5B6A0B86-D43B-4437-8630-CC5DB52E5969}" presName="backup3" presStyleCnt="0"/>
      <dgm:spPr/>
    </dgm:pt>
    <dgm:pt modelId="{4BCEA144-58AC-497E-B5A1-09B4190D3BF3}" type="pres">
      <dgm:prSet presAssocID="{5B6A0B86-D43B-4437-8630-CC5DB52E5969}" presName="preLine3" presStyleLbl="parChTrans1D1" presStyleIdx="14" presStyleCnt="16"/>
      <dgm:spPr/>
    </dgm:pt>
    <dgm:pt modelId="{9F15191D-FAAC-4C88-AD4E-C3DDD64D0831}" type="pres">
      <dgm:prSet presAssocID="{5B6A0B86-D43B-4437-8630-CC5DB52E5969}" presName="desTx3" presStyleLbl="revTx" presStyleIdx="0" presStyleCnt="0">
        <dgm:presLayoutVars>
          <dgm:bulletEnabled val="1"/>
        </dgm:presLayoutVars>
      </dgm:prSet>
      <dgm:spPr/>
      <dgm:t>
        <a:bodyPr/>
        <a:lstStyle/>
        <a:p>
          <a:endParaRPr lang="en-ZA"/>
        </a:p>
      </dgm:t>
    </dgm:pt>
    <dgm:pt modelId="{C91FDAAA-BC07-4F64-A88F-0D47CBFBA1CA}" type="pres">
      <dgm:prSet presAssocID="{5B6A0B86-D43B-4437-8630-CC5DB52E5969}" presName="postLine3" presStyleLbl="parChTrans1D1" presStyleIdx="15" presStyleCnt="16"/>
      <dgm:spPr/>
    </dgm:pt>
    <dgm:pt modelId="{063AC813-F884-4E89-BDBA-2F3C0CED3638}" type="pres">
      <dgm:prSet presAssocID="{BD549B44-B0AC-4B22-BE16-415E726DA07A}" presName="spPost3" presStyleCnt="0"/>
      <dgm:spPr/>
    </dgm:pt>
    <dgm:pt modelId="{6939EA75-95E1-4AD5-B974-B1380EA0F2A4}" type="pres">
      <dgm:prSet presAssocID="{9C714A50-7363-4A26-96C7-A34F174C212F}" presName="parTx4" presStyleLbl="node1" presStyleIdx="3" presStyleCnt="5"/>
      <dgm:spPr/>
      <dgm:t>
        <a:bodyPr/>
        <a:lstStyle/>
        <a:p>
          <a:endParaRPr lang="en-ZA"/>
        </a:p>
      </dgm:t>
    </dgm:pt>
    <dgm:pt modelId="{0927D1D0-70A6-468E-8211-35CCE04FAEFB}" type="pres">
      <dgm:prSet presAssocID="{099DB47B-84CF-4C30-8F65-438C138FB4CF}" presName="parTx5" presStyleLbl="node1" presStyleIdx="4" presStyleCnt="5"/>
      <dgm:spPr/>
      <dgm:t>
        <a:bodyPr/>
        <a:lstStyle/>
        <a:p>
          <a:endParaRPr lang="en-ZA"/>
        </a:p>
      </dgm:t>
    </dgm:pt>
  </dgm:ptLst>
  <dgm:cxnLst>
    <dgm:cxn modelId="{C9401944-3A84-48A5-BC2C-4493CB883563}" type="presOf" srcId="{9C714A50-7363-4A26-96C7-A34F174C212F}" destId="{6939EA75-95E1-4AD5-B974-B1380EA0F2A4}" srcOrd="0" destOrd="0" presId="urn:microsoft.com/office/officeart/2009/3/layout/SubStepProcess"/>
    <dgm:cxn modelId="{115B2E64-A3DD-4B84-920A-986BBDDE7EA3}" srcId="{52F0533A-A66C-45C0-A44C-F9372B3A0E39}" destId="{8E749FB1-9FC7-4ED5-A119-567139430132}" srcOrd="1" destOrd="0" parTransId="{21CBACBC-382E-43E1-8154-DBE89F5301D5}" sibTransId="{01B39480-9859-49ED-896A-2072CAD75CC0}"/>
    <dgm:cxn modelId="{15D99E4D-DE44-4A0C-A84A-6C5F1134BF84}" type="presOf" srcId="{BD549B44-B0AC-4B22-BE16-415E726DA07A}" destId="{81C575E6-6C9D-45C6-8268-E0F85B1B49E4}" srcOrd="0" destOrd="0" presId="urn:microsoft.com/office/officeart/2009/3/layout/SubStepProcess"/>
    <dgm:cxn modelId="{70CCD7C8-84C3-4751-ACFE-C4F447DF4E82}" srcId="{52F0533A-A66C-45C0-A44C-F9372B3A0E39}" destId="{D1CCFF19-0D56-442C-9CDC-E0F540516988}" srcOrd="0" destOrd="0" parTransId="{1FB7F6F2-0EA2-4F64-839E-DFF1E5290C5F}" sibTransId="{F1818961-5EC8-46FA-BBAD-ACB89D1D7FE1}"/>
    <dgm:cxn modelId="{5883E591-5B93-4D7B-B7C3-209F874EEBD7}" type="presOf" srcId="{52F0533A-A66C-45C0-A44C-F9372B3A0E39}" destId="{9529D2E7-39D9-47AA-8A48-7A78B4AF2E37}" srcOrd="0" destOrd="0" presId="urn:microsoft.com/office/officeart/2009/3/layout/SubStepProcess"/>
    <dgm:cxn modelId="{F01189B2-ED56-4BEA-BEE5-082A283CEA43}" srcId="{15E25DEE-96FD-46A8-847B-F797A974A0BA}" destId="{A5EF1570-195B-4C79-98BD-FA79183163CE}" srcOrd="1" destOrd="0" parTransId="{065ECF8A-2D49-418B-BE7E-D91DA084A003}" sibTransId="{EAD0E67B-0C7B-4D37-9DAF-236CFF460A97}"/>
    <dgm:cxn modelId="{5EB8C79A-6D51-4269-98B7-D9F9A0B1C949}" type="presOf" srcId="{099DB47B-84CF-4C30-8F65-438C138FB4CF}" destId="{0927D1D0-70A6-468E-8211-35CCE04FAEFB}" srcOrd="0" destOrd="0" presId="urn:microsoft.com/office/officeart/2009/3/layout/SubStepProcess"/>
    <dgm:cxn modelId="{95205B4F-7396-4642-891C-5C8B3F909169}" type="presOf" srcId="{F2DD44A7-F41B-4F33-B3EC-EC44D74CF4AC}" destId="{9B6B37C6-B778-4E73-8446-F5863F589F27}" srcOrd="0" destOrd="0" presId="urn:microsoft.com/office/officeart/2009/3/layout/SubStepProcess"/>
    <dgm:cxn modelId="{7ACE71B5-0A2E-4190-8FEF-238ADD3F4EDF}" type="presOf" srcId="{D1CCFF19-0D56-442C-9CDC-E0F540516988}" destId="{EDF341A7-205D-4578-8D6B-5420644B61CD}" srcOrd="0" destOrd="0" presId="urn:microsoft.com/office/officeart/2009/3/layout/SubStepProcess"/>
    <dgm:cxn modelId="{70D84F89-4A42-44CA-86EF-EA97A5D1B706}" srcId="{BD549B44-B0AC-4B22-BE16-415E726DA07A}" destId="{F2DD44A7-F41B-4F33-B3EC-EC44D74CF4AC}" srcOrd="0" destOrd="0" parTransId="{1AB18D04-BC4C-4BD4-8935-DF56706E3D62}" sibTransId="{B12997A0-7728-446D-8271-1AA4C0CF6497}"/>
    <dgm:cxn modelId="{2F8155E0-B5E7-4154-A5DA-2E32D6F0A5B1}" type="presOf" srcId="{8E749FB1-9FC7-4ED5-A119-567139430132}" destId="{DCF099DC-BFDF-41F7-AC4A-2109809F00B9}" srcOrd="0" destOrd="0" presId="urn:microsoft.com/office/officeart/2009/3/layout/SubStepProcess"/>
    <dgm:cxn modelId="{A118ECDC-3B36-48CB-8565-4C41F2BA3E40}" srcId="{15E25DEE-96FD-46A8-847B-F797A974A0BA}" destId="{52F0533A-A66C-45C0-A44C-F9372B3A0E39}" srcOrd="0" destOrd="0" parTransId="{CBCD629E-D084-4F34-925E-39D215B8951C}" sibTransId="{3A8088D2-7B8A-4FDB-A29B-29560B8C8143}"/>
    <dgm:cxn modelId="{5A6EF095-33C2-4C63-9357-993966164414}" type="presOf" srcId="{A5EF1570-195B-4C79-98BD-FA79183163CE}" destId="{76943CCE-94CC-426A-BF8B-1DF5FF114655}" srcOrd="0" destOrd="0" presId="urn:microsoft.com/office/officeart/2009/3/layout/SubStepProcess"/>
    <dgm:cxn modelId="{EA69F07E-7249-4792-A2DB-7FC9EA26B9ED}" type="presOf" srcId="{15E25DEE-96FD-46A8-847B-F797A974A0BA}" destId="{8C0FD4E7-0509-41D8-8E1F-89A380DB5AEF}" srcOrd="0" destOrd="0" presId="urn:microsoft.com/office/officeart/2009/3/layout/SubStepProcess"/>
    <dgm:cxn modelId="{09DF70E4-A3BD-4C98-8C00-B63A0F9AD616}" srcId="{15E25DEE-96FD-46A8-847B-F797A974A0BA}" destId="{9C714A50-7363-4A26-96C7-A34F174C212F}" srcOrd="3" destOrd="0" parTransId="{55A0811E-6B94-47F2-A90A-910E3BA20D13}" sibTransId="{F9037263-1946-40F9-B8CA-7AF739AFBF06}"/>
    <dgm:cxn modelId="{55DEF9E3-B5C1-4308-A8F9-BAEB676D3256}" type="presOf" srcId="{5B6A0B86-D43B-4437-8630-CC5DB52E5969}" destId="{9F15191D-FAAC-4C88-AD4E-C3DDD64D0831}" srcOrd="0" destOrd="0" presId="urn:microsoft.com/office/officeart/2009/3/layout/SubStepProcess"/>
    <dgm:cxn modelId="{6B153688-D6BB-47A4-BC41-CCB7945045B6}" srcId="{15E25DEE-96FD-46A8-847B-F797A974A0BA}" destId="{099DB47B-84CF-4C30-8F65-438C138FB4CF}" srcOrd="4" destOrd="0" parTransId="{94681A0F-DB85-451E-A6DA-6DCECA4B4AB8}" sibTransId="{A5BA4B13-CB49-40D5-9AC4-BEF9BD895826}"/>
    <dgm:cxn modelId="{144D1839-B342-4988-BFF1-5A361DB63486}" srcId="{15E25DEE-96FD-46A8-847B-F797A974A0BA}" destId="{BD549B44-B0AC-4B22-BE16-415E726DA07A}" srcOrd="2" destOrd="0" parTransId="{8936E861-6E08-4930-ADD0-6272B1EF53E2}" sibTransId="{81CD2348-8CC9-4440-BAA7-36B91511805C}"/>
    <dgm:cxn modelId="{FAEE3D35-D465-4922-A7D3-4258ED777A7F}" srcId="{BD549B44-B0AC-4B22-BE16-415E726DA07A}" destId="{5B6A0B86-D43B-4437-8630-CC5DB52E5969}" srcOrd="1" destOrd="0" parTransId="{8F539032-050E-4699-AB01-357D79620949}" sibTransId="{3CD7F9BC-553E-4B38-A3C7-B405D73FA51A}"/>
    <dgm:cxn modelId="{1CC5BC8D-AC8A-4C08-BACF-A250A7C1CEB0}" type="presParOf" srcId="{8C0FD4E7-0509-41D8-8E1F-89A380DB5AEF}" destId="{9529D2E7-39D9-47AA-8A48-7A78B4AF2E37}" srcOrd="0" destOrd="0" presId="urn:microsoft.com/office/officeart/2009/3/layout/SubStepProcess"/>
    <dgm:cxn modelId="{0FC14C6A-B91E-4F87-9106-899921F7E0CF}" type="presParOf" srcId="{8C0FD4E7-0509-41D8-8E1F-89A380DB5AEF}" destId="{54FC5592-61B3-4F7F-9F21-9587C5562CEB}" srcOrd="1" destOrd="0" presId="urn:microsoft.com/office/officeart/2009/3/layout/SubStepProcess"/>
    <dgm:cxn modelId="{725C58F6-C758-41B9-8386-AF68C5F109D0}" type="presParOf" srcId="{8C0FD4E7-0509-41D8-8E1F-89A380DB5AEF}" destId="{DFFB93DD-BC9D-44F3-B64B-258D9E567F9F}" srcOrd="2" destOrd="0" presId="urn:microsoft.com/office/officeart/2009/3/layout/SubStepProcess"/>
    <dgm:cxn modelId="{23E56EEB-DA1C-4426-A1E2-17D79D3F8601}" type="presParOf" srcId="{DFFB93DD-BC9D-44F3-B64B-258D9E567F9F}" destId="{1188B2BF-482A-4B5F-A105-086C75508CE0}" srcOrd="0" destOrd="0" presId="urn:microsoft.com/office/officeart/2009/3/layout/SubStepProcess"/>
    <dgm:cxn modelId="{1EF5E7DF-D9B1-4961-B618-E3DAF802540B}" type="presParOf" srcId="{DFFB93DD-BC9D-44F3-B64B-258D9E567F9F}" destId="{04AC2252-EBD8-4D28-9DCF-428CE20F5D77}" srcOrd="1" destOrd="0" presId="urn:microsoft.com/office/officeart/2009/3/layout/SubStepProcess"/>
    <dgm:cxn modelId="{44B9AEAE-BEC5-4758-8A9F-1B41FBA1941B}" type="presParOf" srcId="{DFFB93DD-BC9D-44F3-B64B-258D9E567F9F}" destId="{10990AE8-1E6A-4CD2-B40D-E1C7A68DD136}" srcOrd="2" destOrd="0" presId="urn:microsoft.com/office/officeart/2009/3/layout/SubStepProcess"/>
    <dgm:cxn modelId="{A9A69E89-E6AA-4124-9154-1634DB08F0C2}" type="presParOf" srcId="{10990AE8-1E6A-4CD2-B40D-E1C7A68DD136}" destId="{33EC9A64-A4D6-4729-804F-01BAA48E1200}" srcOrd="0" destOrd="0" presId="urn:microsoft.com/office/officeart/2009/3/layout/SubStepProcess"/>
    <dgm:cxn modelId="{9FECCD20-3F55-4A06-BC5C-B8E2900A3D74}" type="presParOf" srcId="{10990AE8-1E6A-4CD2-B40D-E1C7A68DD136}" destId="{EF4B6BA6-FE97-48A3-9893-0B3527DDB34D}" srcOrd="1" destOrd="0" presId="urn:microsoft.com/office/officeart/2009/3/layout/SubStepProcess"/>
    <dgm:cxn modelId="{B7408491-1E8C-4AA0-9631-E2FBC423807D}" type="presParOf" srcId="{10990AE8-1E6A-4CD2-B40D-E1C7A68DD136}" destId="{649BF2A8-369E-421E-84C9-FE7BA5647968}" srcOrd="2" destOrd="0" presId="urn:microsoft.com/office/officeart/2009/3/layout/SubStepProcess"/>
    <dgm:cxn modelId="{C2470C2A-96E9-486B-B5A9-03057A8B8BBC}" type="presParOf" srcId="{10990AE8-1E6A-4CD2-B40D-E1C7A68DD136}" destId="{EDF341A7-205D-4578-8D6B-5420644B61CD}" srcOrd="3" destOrd="0" presId="urn:microsoft.com/office/officeart/2009/3/layout/SubStepProcess"/>
    <dgm:cxn modelId="{0D3D1D06-14DF-4396-858D-FFF8C221F610}" type="presParOf" srcId="{10990AE8-1E6A-4CD2-B40D-E1C7A68DD136}" destId="{5138BD7E-8774-4401-977A-0CCB4F643E2F}" srcOrd="4" destOrd="0" presId="urn:microsoft.com/office/officeart/2009/3/layout/SubStepProcess"/>
    <dgm:cxn modelId="{EDCFF2DA-6E37-4CAC-8DE0-651BF3E65409}" type="presParOf" srcId="{DFFB93DD-BC9D-44F3-B64B-258D9E567F9F}" destId="{99120475-CC7C-41B4-B35B-29111E5E1D5D}" srcOrd="3" destOrd="0" presId="urn:microsoft.com/office/officeart/2009/3/layout/SubStepProcess"/>
    <dgm:cxn modelId="{6E99BEE6-AB10-4C66-88B2-F20F881460D0}" type="presParOf" srcId="{DFFB93DD-BC9D-44F3-B64B-258D9E567F9F}" destId="{89A7F9E6-58E4-43BF-A270-BACC6F3D2DA2}" srcOrd="4" destOrd="0" presId="urn:microsoft.com/office/officeart/2009/3/layout/SubStepProcess"/>
    <dgm:cxn modelId="{1ADE780D-7A33-4154-B235-4BE4237EDDC3}" type="presParOf" srcId="{DFFB93DD-BC9D-44F3-B64B-258D9E567F9F}" destId="{3E97B97F-156B-4A25-9AF5-424BCDD1C49D}" srcOrd="5" destOrd="0" presId="urn:microsoft.com/office/officeart/2009/3/layout/SubStepProcess"/>
    <dgm:cxn modelId="{7544D246-1705-47B7-910F-2F216E323E39}" type="presParOf" srcId="{3E97B97F-156B-4A25-9AF5-424BCDD1C49D}" destId="{4B5326BA-3345-46D8-B110-1D8061904F59}" srcOrd="0" destOrd="0" presId="urn:microsoft.com/office/officeart/2009/3/layout/SubStepProcess"/>
    <dgm:cxn modelId="{8820ED81-40BE-4D11-A8ED-EA6C9992B2FB}" type="presParOf" srcId="{3E97B97F-156B-4A25-9AF5-424BCDD1C49D}" destId="{69660D9D-3E75-4200-8EFB-89B7A4A75925}" srcOrd="1" destOrd="0" presId="urn:microsoft.com/office/officeart/2009/3/layout/SubStepProcess"/>
    <dgm:cxn modelId="{DF15FFF9-589D-4F83-96A7-5DAEF052E515}" type="presParOf" srcId="{3E97B97F-156B-4A25-9AF5-424BCDD1C49D}" destId="{3B36EE9C-8C4F-4911-98C5-15B5C3C597CD}" srcOrd="2" destOrd="0" presId="urn:microsoft.com/office/officeart/2009/3/layout/SubStepProcess"/>
    <dgm:cxn modelId="{12AB2A5D-D45D-49EA-B463-9247C22B826B}" type="presParOf" srcId="{3E97B97F-156B-4A25-9AF5-424BCDD1C49D}" destId="{DCF099DC-BFDF-41F7-AC4A-2109809F00B9}" srcOrd="3" destOrd="0" presId="urn:microsoft.com/office/officeart/2009/3/layout/SubStepProcess"/>
    <dgm:cxn modelId="{2769DADB-7FCF-4D60-8A9B-8A36CACC911A}" type="presParOf" srcId="{3E97B97F-156B-4A25-9AF5-424BCDD1C49D}" destId="{B24B3AAE-3FE9-423C-B36B-B55D049AEF93}" srcOrd="4" destOrd="0" presId="urn:microsoft.com/office/officeart/2009/3/layout/SubStepProcess"/>
    <dgm:cxn modelId="{EF7EF719-72EF-45AE-8741-E7D2A9D41609}" type="presParOf" srcId="{8C0FD4E7-0509-41D8-8E1F-89A380DB5AEF}" destId="{5F8EAC86-2812-4AD6-88D0-C0A85CCDE5D5}" srcOrd="3" destOrd="0" presId="urn:microsoft.com/office/officeart/2009/3/layout/SubStepProcess"/>
    <dgm:cxn modelId="{8D9219AF-EA24-4B70-9DC8-A3AD72E95BBA}" type="presParOf" srcId="{8C0FD4E7-0509-41D8-8E1F-89A380DB5AEF}" destId="{76943CCE-94CC-426A-BF8B-1DF5FF114655}" srcOrd="4" destOrd="0" presId="urn:microsoft.com/office/officeart/2009/3/layout/SubStepProcess"/>
    <dgm:cxn modelId="{81C6FF6B-FF93-45ED-878F-0128FD2F2042}" type="presParOf" srcId="{8C0FD4E7-0509-41D8-8E1F-89A380DB5AEF}" destId="{81C575E6-6C9D-45C6-8268-E0F85B1B49E4}" srcOrd="5" destOrd="0" presId="urn:microsoft.com/office/officeart/2009/3/layout/SubStepProcess"/>
    <dgm:cxn modelId="{D608D3F1-5191-4FDA-92D8-02CD6D7092DD}" type="presParOf" srcId="{8C0FD4E7-0509-41D8-8E1F-89A380DB5AEF}" destId="{C586D6B9-0F49-465A-8001-00EB92466578}" srcOrd="6" destOrd="0" presId="urn:microsoft.com/office/officeart/2009/3/layout/SubStepProcess"/>
    <dgm:cxn modelId="{177275CE-81C2-42CD-B907-BE145FC82614}" type="presParOf" srcId="{8C0FD4E7-0509-41D8-8E1F-89A380DB5AEF}" destId="{ADF7CD23-EB05-4958-918E-1652A8A5CDF9}" srcOrd="7" destOrd="0" presId="urn:microsoft.com/office/officeart/2009/3/layout/SubStepProcess"/>
    <dgm:cxn modelId="{F0C0C40F-89FA-438A-ACB2-047DCFAD75B5}" type="presParOf" srcId="{ADF7CD23-EB05-4958-918E-1652A8A5CDF9}" destId="{9F0297A8-D46D-4B6A-B1DD-48A8E6FC81C0}" srcOrd="0" destOrd="0" presId="urn:microsoft.com/office/officeart/2009/3/layout/SubStepProcess"/>
    <dgm:cxn modelId="{47C1F2E3-60A5-41AB-B2EA-66CF0E08D2B5}" type="presParOf" srcId="{ADF7CD23-EB05-4958-918E-1652A8A5CDF9}" destId="{EDE6F007-564B-456E-9AF3-11FFB0D237C6}" srcOrd="1" destOrd="0" presId="urn:microsoft.com/office/officeart/2009/3/layout/SubStepProcess"/>
    <dgm:cxn modelId="{BCA0F3E7-27E3-4BCE-A7E8-21518389223A}" type="presParOf" srcId="{ADF7CD23-EB05-4958-918E-1652A8A5CDF9}" destId="{BCB13AB2-DFF3-459E-BF7B-37D0CD401266}" srcOrd="2" destOrd="0" presId="urn:microsoft.com/office/officeart/2009/3/layout/SubStepProcess"/>
    <dgm:cxn modelId="{5ACC8442-A28D-4EC8-AC91-0619401937B3}" type="presParOf" srcId="{BCB13AB2-DFF3-459E-BF7B-37D0CD401266}" destId="{548AF416-376F-4BD5-9503-D1EB9B561599}" srcOrd="0" destOrd="0" presId="urn:microsoft.com/office/officeart/2009/3/layout/SubStepProcess"/>
    <dgm:cxn modelId="{03E0D859-443A-4199-A57C-C44D2A1EC544}" type="presParOf" srcId="{BCB13AB2-DFF3-459E-BF7B-37D0CD401266}" destId="{CDBBDC14-0B5A-4B93-BD6E-AEC7E4B68619}" srcOrd="1" destOrd="0" presId="urn:microsoft.com/office/officeart/2009/3/layout/SubStepProcess"/>
    <dgm:cxn modelId="{AE482CA1-3F3C-4872-9DEC-2CDCD67F9F3F}" type="presParOf" srcId="{BCB13AB2-DFF3-459E-BF7B-37D0CD401266}" destId="{54FFC495-CFA2-47A9-8017-E173C2B61BD9}" srcOrd="2" destOrd="0" presId="urn:microsoft.com/office/officeart/2009/3/layout/SubStepProcess"/>
    <dgm:cxn modelId="{FCC0AB58-17C4-47B3-ABCD-28FA9C6DD7EB}" type="presParOf" srcId="{BCB13AB2-DFF3-459E-BF7B-37D0CD401266}" destId="{9B6B37C6-B778-4E73-8446-F5863F589F27}" srcOrd="3" destOrd="0" presId="urn:microsoft.com/office/officeart/2009/3/layout/SubStepProcess"/>
    <dgm:cxn modelId="{AC7D9DBB-EE6D-4831-BA58-FE5166833226}" type="presParOf" srcId="{BCB13AB2-DFF3-459E-BF7B-37D0CD401266}" destId="{82D57AEE-B40A-4A73-9F89-74E82A3EA863}" srcOrd="4" destOrd="0" presId="urn:microsoft.com/office/officeart/2009/3/layout/SubStepProcess"/>
    <dgm:cxn modelId="{96E873DA-582E-4D7E-922D-1674E8FD36B1}" type="presParOf" srcId="{ADF7CD23-EB05-4958-918E-1652A8A5CDF9}" destId="{EF59C8DD-8261-40B2-A761-E5B40765DD3A}" srcOrd="3" destOrd="0" presId="urn:microsoft.com/office/officeart/2009/3/layout/SubStepProcess"/>
    <dgm:cxn modelId="{2675DFB3-82FC-4C80-8240-E856F742605E}" type="presParOf" srcId="{ADF7CD23-EB05-4958-918E-1652A8A5CDF9}" destId="{2609B95D-2129-4413-BB18-853FABAC16B0}" srcOrd="4" destOrd="0" presId="urn:microsoft.com/office/officeart/2009/3/layout/SubStepProcess"/>
    <dgm:cxn modelId="{8340F9CB-4AEC-48E0-82FF-CF62F0C97D80}" type="presParOf" srcId="{ADF7CD23-EB05-4958-918E-1652A8A5CDF9}" destId="{D9731948-6A2B-40E1-BAB0-EEF8908F2C0D}" srcOrd="5" destOrd="0" presId="urn:microsoft.com/office/officeart/2009/3/layout/SubStepProcess"/>
    <dgm:cxn modelId="{4D9050E3-FBC6-4095-BD0A-7556A48EA0B9}" type="presParOf" srcId="{D9731948-6A2B-40E1-BAB0-EEF8908F2C0D}" destId="{3C890E90-48BC-408F-B16E-DA66DA8B3A6A}" srcOrd="0" destOrd="0" presId="urn:microsoft.com/office/officeart/2009/3/layout/SubStepProcess"/>
    <dgm:cxn modelId="{7F5A40A2-04A7-4814-9EA4-CD9AB4E69FE7}" type="presParOf" srcId="{D9731948-6A2B-40E1-BAB0-EEF8908F2C0D}" destId="{F5AD00E8-6467-4F2E-868A-546164C88B44}" srcOrd="1" destOrd="0" presId="urn:microsoft.com/office/officeart/2009/3/layout/SubStepProcess"/>
    <dgm:cxn modelId="{06434557-D52E-4314-9935-8ECAB08472F7}" type="presParOf" srcId="{D9731948-6A2B-40E1-BAB0-EEF8908F2C0D}" destId="{4BCEA144-58AC-497E-B5A1-09B4190D3BF3}" srcOrd="2" destOrd="0" presId="urn:microsoft.com/office/officeart/2009/3/layout/SubStepProcess"/>
    <dgm:cxn modelId="{898C67C4-8EC3-43DC-B591-8C997B5CB933}" type="presParOf" srcId="{D9731948-6A2B-40E1-BAB0-EEF8908F2C0D}" destId="{9F15191D-FAAC-4C88-AD4E-C3DDD64D0831}" srcOrd="3" destOrd="0" presId="urn:microsoft.com/office/officeart/2009/3/layout/SubStepProcess"/>
    <dgm:cxn modelId="{EA1AB7B6-ECDB-4332-9CC1-086A8B60D4FD}" type="presParOf" srcId="{D9731948-6A2B-40E1-BAB0-EEF8908F2C0D}" destId="{C91FDAAA-BC07-4F64-A88F-0D47CBFBA1CA}" srcOrd="4" destOrd="0" presId="urn:microsoft.com/office/officeart/2009/3/layout/SubStepProcess"/>
    <dgm:cxn modelId="{269CD937-3D2B-4AC1-A853-1F2AD9E3BCCB}" type="presParOf" srcId="{8C0FD4E7-0509-41D8-8E1F-89A380DB5AEF}" destId="{063AC813-F884-4E89-BDBA-2F3C0CED3638}" srcOrd="8" destOrd="0" presId="urn:microsoft.com/office/officeart/2009/3/layout/SubStepProcess"/>
    <dgm:cxn modelId="{86D004C2-4F01-4199-9C00-29BC71ABF5A8}" type="presParOf" srcId="{8C0FD4E7-0509-41D8-8E1F-89A380DB5AEF}" destId="{6939EA75-95E1-4AD5-B974-B1380EA0F2A4}" srcOrd="9" destOrd="0" presId="urn:microsoft.com/office/officeart/2009/3/layout/SubStepProcess"/>
    <dgm:cxn modelId="{AAF6823A-5CBE-4A64-96D0-4D309D035EC5}" type="presParOf" srcId="{8C0FD4E7-0509-41D8-8E1F-89A380DB5AEF}" destId="{0927D1D0-70A6-468E-8211-35CCE04FAEFB}" srcOrd="10" destOrd="0" presId="urn:microsoft.com/office/officeart/2009/3/layout/SubStep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38ED2CBD-A5BD-478B-B480-D70BDE260EFD}">
      <dgm:prSet phldrT="[Text]"/>
      <dgm:spPr/>
      <dgm:t>
        <a:bodyPr/>
        <a:lstStyle/>
        <a:p>
          <a:r>
            <a:rPr lang="en-ZA"/>
            <a:t>Emulation Command</a:t>
          </a:r>
        </a:p>
      </dgm:t>
    </dgm:pt>
    <dgm:pt modelId="{611FF165-3DDB-4121-9EB3-7546051356D1}" type="parTrans" cxnId="{07014FF9-A90A-4037-8EEA-F790DD48BE80}">
      <dgm:prSet/>
      <dgm:spPr/>
      <dgm:t>
        <a:bodyPr/>
        <a:lstStyle/>
        <a:p>
          <a:endParaRPr lang="en-ZA"/>
        </a:p>
      </dgm:t>
    </dgm:pt>
    <dgm:pt modelId="{0BD6249B-FEA3-4F55-8AC1-DC1513293825}" type="sibTrans" cxnId="{07014FF9-A90A-4037-8EEA-F790DD48BE80}">
      <dgm:prSet/>
      <dgm:spPr/>
      <dgm:t>
        <a:bodyPr/>
        <a:lstStyle/>
        <a:p>
          <a:endParaRPr lang="en-ZA"/>
        </a:p>
      </dgm:t>
    </dgm:pt>
    <dgm:pt modelId="{4708D3CC-BB47-4C15-84EF-F874B6762D12}">
      <dgm:prSet phldrT="[Text]"/>
      <dgm:spPr/>
      <dgm:t>
        <a:bodyPr/>
        <a:lstStyle/>
        <a:p>
          <a:r>
            <a:rPr lang="en-ZA"/>
            <a:t>USB HID Library</a:t>
          </a:r>
        </a:p>
      </dgm:t>
    </dgm:pt>
    <dgm:pt modelId="{B4B63905-419D-4110-8875-11698F34C729}" type="parTrans" cxnId="{A873BE6C-B73D-4167-A7DA-4FF0AAD67961}">
      <dgm:prSet/>
      <dgm:spPr/>
      <dgm:t>
        <a:bodyPr/>
        <a:lstStyle/>
        <a:p>
          <a:endParaRPr lang="en-ZA"/>
        </a:p>
      </dgm:t>
    </dgm:pt>
    <dgm:pt modelId="{C8EAB952-7472-4313-8143-33FED06D3135}" type="sibTrans" cxnId="{A873BE6C-B73D-4167-A7DA-4FF0AAD67961}">
      <dgm:prSet/>
      <dgm:spPr/>
      <dgm:t>
        <a:bodyPr/>
        <a:lstStyle/>
        <a:p>
          <a:endParaRPr lang="en-ZA"/>
        </a:p>
      </dgm:t>
    </dgm:pt>
    <dgm:pt modelId="{C9DFB639-78D9-4A83-B211-DDA148A43CF1}">
      <dgm:prSet phldrT="[Text]"/>
      <dgm:spPr/>
      <dgm:t>
        <a:bodyPr/>
        <a:lstStyle/>
        <a:p>
          <a:r>
            <a:rPr lang="en-ZA"/>
            <a:t>USB Connection</a:t>
          </a:r>
        </a:p>
      </dgm:t>
    </dgm:pt>
    <dgm:pt modelId="{A312708D-F021-474B-B072-0CAB7BAA7679}" type="parTrans" cxnId="{66E59E6A-49C5-4345-A031-94D890D795E3}">
      <dgm:prSet/>
      <dgm:spPr/>
      <dgm:t>
        <a:bodyPr/>
        <a:lstStyle/>
        <a:p>
          <a:endParaRPr lang="en-ZA"/>
        </a:p>
      </dgm:t>
    </dgm:pt>
    <dgm:pt modelId="{9832F5CC-4346-4172-8C77-CF2C8D68D916}" type="sibTrans" cxnId="{66E59E6A-49C5-4345-A031-94D890D795E3}">
      <dgm:prSet/>
      <dgm:spPr/>
      <dgm:t>
        <a:bodyPr/>
        <a:lstStyle/>
        <a:p>
          <a:endParaRPr lang="en-ZA"/>
        </a:p>
      </dgm:t>
    </dgm:pt>
    <dgm:pt modelId="{84846C5F-CD75-4A5F-81D4-49FCD277671C}">
      <dgm:prSet phldrT="[Text]"/>
      <dgm:spPr/>
      <dgm:t>
        <a:bodyPr/>
        <a:lstStyle/>
        <a:p>
          <a:r>
            <a:rPr lang="en-ZA"/>
            <a:t>Packet Parser</a:t>
          </a:r>
        </a:p>
      </dgm:t>
    </dgm:pt>
    <dgm:pt modelId="{E6637F4C-EDB6-4D30-9953-D4391452D375}" type="parTrans" cxnId="{EEF58BBF-9FCD-478F-A713-9DDD6C3900BA}">
      <dgm:prSet/>
      <dgm:spPr/>
      <dgm:t>
        <a:bodyPr/>
        <a:lstStyle/>
        <a:p>
          <a:endParaRPr lang="en-ZA"/>
        </a:p>
      </dgm:t>
    </dgm:pt>
    <dgm:pt modelId="{7377DA59-5A65-46F2-A6F7-4783B05EDDCD}" type="sibTrans" cxnId="{EEF58BBF-9FCD-478F-A713-9DDD6C3900BA}">
      <dgm:prSet/>
      <dgm:spPr/>
      <dgm:t>
        <a:bodyPr/>
        <a:lstStyle/>
        <a:p>
          <a:endParaRPr lang="en-ZA"/>
        </a:p>
      </dgm:t>
    </dgm:pt>
    <dgm:pt modelId="{8F700224-F932-48D3-ABDA-C8408577643D}">
      <dgm:prSet phldrT="[Text]"/>
      <dgm:spPr/>
      <dgm:t>
        <a:bodyPr/>
        <a:lstStyle/>
        <a:p>
          <a:r>
            <a:rPr lang="en-ZA"/>
            <a:t>Host Computer</a:t>
          </a:r>
        </a:p>
      </dgm:t>
    </dgm:pt>
    <dgm:pt modelId="{537403DA-43DC-40EF-9130-972DFBEC3FCE}" type="parTrans" cxnId="{1149C600-9C5D-4C1F-B1FE-C32A4A06D609}">
      <dgm:prSet/>
      <dgm:spPr/>
      <dgm:t>
        <a:bodyPr/>
        <a:lstStyle/>
        <a:p>
          <a:endParaRPr lang="en-ZA"/>
        </a:p>
      </dgm:t>
    </dgm:pt>
    <dgm:pt modelId="{CBAFEA59-5B4D-4179-8BBA-D6200FE02BA7}" type="sibTrans" cxnId="{1149C600-9C5D-4C1F-B1FE-C32A4A06D609}">
      <dgm:prSet/>
      <dgm:spPr/>
      <dgm:t>
        <a:bodyPr/>
        <a:lstStyle/>
        <a:p>
          <a:endParaRPr lang="en-ZA"/>
        </a:p>
      </dgm:t>
    </dgm:pt>
    <dgm:pt modelId="{B082415D-2967-4CAC-83BE-93DD776078C5}">
      <dgm:prSet phldrT="[Text]"/>
      <dgm:spPr/>
      <dgm:t>
        <a:bodyPr/>
        <a:lstStyle/>
        <a:p>
          <a:r>
            <a:rPr lang="en-ZA"/>
            <a:t>Command Processor</a:t>
          </a:r>
        </a:p>
      </dgm:t>
    </dgm:pt>
    <dgm:pt modelId="{59502AFB-7AE7-4FCD-9592-0A69D839DE49}" type="parTrans" cxnId="{AFBE14B0-2EEF-439F-AD1D-E9EE0831B9E3}">
      <dgm:prSet/>
      <dgm:spPr/>
      <dgm:t>
        <a:bodyPr/>
        <a:lstStyle/>
        <a:p>
          <a:endParaRPr lang="en-ZA"/>
        </a:p>
      </dgm:t>
    </dgm:pt>
    <dgm:pt modelId="{619E45AB-24B4-4B3E-8FE7-BC7E050BBB75}" type="sibTrans" cxnId="{AFBE14B0-2EEF-439F-AD1D-E9EE0831B9E3}">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0A554303-D6F8-41F7-BB87-FE7B627EF239}" type="pres">
      <dgm:prSet presAssocID="{38ED2CBD-A5BD-478B-B480-D70BDE260EFD}" presName="parTxOnly" presStyleLbl="node1" presStyleIdx="0" presStyleCnt="6">
        <dgm:presLayoutVars>
          <dgm:bulletEnabled val="1"/>
        </dgm:presLayoutVars>
      </dgm:prSet>
      <dgm:spPr/>
      <dgm:t>
        <a:bodyPr/>
        <a:lstStyle/>
        <a:p>
          <a:endParaRPr lang="en-ZA"/>
        </a:p>
      </dgm:t>
    </dgm:pt>
    <dgm:pt modelId="{295C9A10-1047-4CDC-B86C-09F746FDE227}" type="pres">
      <dgm:prSet presAssocID="{0BD6249B-FEA3-4F55-8AC1-DC1513293825}" presName="parSpace" presStyleCnt="0"/>
      <dgm:spPr/>
    </dgm:pt>
    <dgm:pt modelId="{BE5B5DFB-48E4-49A8-B02E-79F4FC4CC07E}" type="pres">
      <dgm:prSet presAssocID="{84846C5F-CD75-4A5F-81D4-49FCD277671C}" presName="parTxOnly" presStyleLbl="node1" presStyleIdx="1" presStyleCnt="6">
        <dgm:presLayoutVars>
          <dgm:bulletEnabled val="1"/>
        </dgm:presLayoutVars>
      </dgm:prSet>
      <dgm:spPr/>
      <dgm:t>
        <a:bodyPr/>
        <a:lstStyle/>
        <a:p>
          <a:endParaRPr lang="en-ZA"/>
        </a:p>
      </dgm:t>
    </dgm:pt>
    <dgm:pt modelId="{1C28B746-398F-4848-B9BB-8E0710AFB216}" type="pres">
      <dgm:prSet presAssocID="{7377DA59-5A65-46F2-A6F7-4783B05EDDCD}" presName="parSpace" presStyleCnt="0"/>
      <dgm:spPr/>
    </dgm:pt>
    <dgm:pt modelId="{98B72FC4-82C6-4033-8392-2DFA55D8272D}" type="pres">
      <dgm:prSet presAssocID="{B082415D-2967-4CAC-83BE-93DD776078C5}" presName="parTxOnly" presStyleLbl="node1" presStyleIdx="2" presStyleCnt="6">
        <dgm:presLayoutVars>
          <dgm:bulletEnabled val="1"/>
        </dgm:presLayoutVars>
      </dgm:prSet>
      <dgm:spPr/>
      <dgm:t>
        <a:bodyPr/>
        <a:lstStyle/>
        <a:p>
          <a:endParaRPr lang="en-ZA"/>
        </a:p>
      </dgm:t>
    </dgm:pt>
    <dgm:pt modelId="{550A34CA-24D2-4633-96A1-AA93CA627849}" type="pres">
      <dgm:prSet presAssocID="{619E45AB-24B4-4B3E-8FE7-BC7E050BBB75}" presName="parSpace" presStyleCnt="0"/>
      <dgm:spPr/>
    </dgm:pt>
    <dgm:pt modelId="{340C953E-CEB5-43C2-89AC-7B0DFD51EB73}" type="pres">
      <dgm:prSet presAssocID="{4708D3CC-BB47-4C15-84EF-F874B6762D12}" presName="parTxOnly" presStyleLbl="node1" presStyleIdx="3" presStyleCnt="6">
        <dgm:presLayoutVars>
          <dgm:bulletEnabled val="1"/>
        </dgm:presLayoutVars>
      </dgm:prSet>
      <dgm:spPr/>
      <dgm:t>
        <a:bodyPr/>
        <a:lstStyle/>
        <a:p>
          <a:endParaRPr lang="en-ZA"/>
        </a:p>
      </dgm:t>
    </dgm:pt>
    <dgm:pt modelId="{A68CCE2C-45D0-4B3D-9514-95696B6CD185}" type="pres">
      <dgm:prSet presAssocID="{C8EAB952-7472-4313-8143-33FED06D3135}" presName="parSpace" presStyleCnt="0"/>
      <dgm:spPr/>
    </dgm:pt>
    <dgm:pt modelId="{8C6F4160-B34B-4A34-B5B5-5618B1500836}" type="pres">
      <dgm:prSet presAssocID="{C9DFB639-78D9-4A83-B211-DDA148A43CF1}" presName="parTxOnly" presStyleLbl="node1" presStyleIdx="4" presStyleCnt="6">
        <dgm:presLayoutVars>
          <dgm:bulletEnabled val="1"/>
        </dgm:presLayoutVars>
      </dgm:prSet>
      <dgm:spPr/>
      <dgm:t>
        <a:bodyPr/>
        <a:lstStyle/>
        <a:p>
          <a:endParaRPr lang="en-ZA"/>
        </a:p>
      </dgm:t>
    </dgm:pt>
    <dgm:pt modelId="{6D66082E-13D7-4F77-A44C-DE36E70D8F41}" type="pres">
      <dgm:prSet presAssocID="{9832F5CC-4346-4172-8C77-CF2C8D68D916}" presName="parSpace" presStyleCnt="0"/>
      <dgm:spPr/>
    </dgm:pt>
    <dgm:pt modelId="{07FE80EC-EE65-4694-A8ED-1208242A4A32}" type="pres">
      <dgm:prSet presAssocID="{8F700224-F932-48D3-ABDA-C8408577643D}" presName="parTxOnly" presStyleLbl="node1" presStyleIdx="5" presStyleCnt="6">
        <dgm:presLayoutVars>
          <dgm:bulletEnabled val="1"/>
        </dgm:presLayoutVars>
      </dgm:prSet>
      <dgm:spPr/>
      <dgm:t>
        <a:bodyPr/>
        <a:lstStyle/>
        <a:p>
          <a:endParaRPr lang="en-ZA"/>
        </a:p>
      </dgm:t>
    </dgm:pt>
  </dgm:ptLst>
  <dgm:cxnLst>
    <dgm:cxn modelId="{1149C600-9C5D-4C1F-B1FE-C32A4A06D609}" srcId="{4FEE42DA-F560-4B97-B2C6-6C3C00F2E552}" destId="{8F700224-F932-48D3-ABDA-C8408577643D}" srcOrd="5" destOrd="0" parTransId="{537403DA-43DC-40EF-9130-972DFBEC3FCE}" sibTransId="{CBAFEA59-5B4D-4179-8BBA-D6200FE02BA7}"/>
    <dgm:cxn modelId="{42174C5B-9E00-413E-8E20-46B0EC9D5B65}" type="presOf" srcId="{C9DFB639-78D9-4A83-B211-DDA148A43CF1}" destId="{8C6F4160-B34B-4A34-B5B5-5618B1500836}" srcOrd="0" destOrd="0" presId="urn:microsoft.com/office/officeart/2005/8/layout/hChevron3"/>
    <dgm:cxn modelId="{66E59E6A-49C5-4345-A031-94D890D795E3}" srcId="{4FEE42DA-F560-4B97-B2C6-6C3C00F2E552}" destId="{C9DFB639-78D9-4A83-B211-DDA148A43CF1}" srcOrd="4" destOrd="0" parTransId="{A312708D-F021-474B-B072-0CAB7BAA7679}" sibTransId="{9832F5CC-4346-4172-8C77-CF2C8D68D916}"/>
    <dgm:cxn modelId="{AFBE14B0-2EEF-439F-AD1D-E9EE0831B9E3}" srcId="{4FEE42DA-F560-4B97-B2C6-6C3C00F2E552}" destId="{B082415D-2967-4CAC-83BE-93DD776078C5}" srcOrd="2" destOrd="0" parTransId="{59502AFB-7AE7-4FCD-9592-0A69D839DE49}" sibTransId="{619E45AB-24B4-4B3E-8FE7-BC7E050BBB75}"/>
    <dgm:cxn modelId="{A22B646C-D756-44B1-A123-F81170BECD73}" type="presOf" srcId="{4FEE42DA-F560-4B97-B2C6-6C3C00F2E552}" destId="{CF19E0AA-9541-43A0-A2D4-2E9F153A83F0}" srcOrd="0" destOrd="0" presId="urn:microsoft.com/office/officeart/2005/8/layout/hChevron3"/>
    <dgm:cxn modelId="{07014FF9-A90A-4037-8EEA-F790DD48BE80}" srcId="{4FEE42DA-F560-4B97-B2C6-6C3C00F2E552}" destId="{38ED2CBD-A5BD-478B-B480-D70BDE260EFD}" srcOrd="0" destOrd="0" parTransId="{611FF165-3DDB-4121-9EB3-7546051356D1}" sibTransId="{0BD6249B-FEA3-4F55-8AC1-DC1513293825}"/>
    <dgm:cxn modelId="{42BC7607-0884-46C2-9068-1105255F7546}" type="presOf" srcId="{B082415D-2967-4CAC-83BE-93DD776078C5}" destId="{98B72FC4-82C6-4033-8392-2DFA55D8272D}" srcOrd="0" destOrd="0" presId="urn:microsoft.com/office/officeart/2005/8/layout/hChevron3"/>
    <dgm:cxn modelId="{A873BE6C-B73D-4167-A7DA-4FF0AAD67961}" srcId="{4FEE42DA-F560-4B97-B2C6-6C3C00F2E552}" destId="{4708D3CC-BB47-4C15-84EF-F874B6762D12}" srcOrd="3" destOrd="0" parTransId="{B4B63905-419D-4110-8875-11698F34C729}" sibTransId="{C8EAB952-7472-4313-8143-33FED06D3135}"/>
    <dgm:cxn modelId="{35718FE9-563B-4789-9774-5941010B00F3}" type="presOf" srcId="{84846C5F-CD75-4A5F-81D4-49FCD277671C}" destId="{BE5B5DFB-48E4-49A8-B02E-79F4FC4CC07E}" srcOrd="0" destOrd="0" presId="urn:microsoft.com/office/officeart/2005/8/layout/hChevron3"/>
    <dgm:cxn modelId="{EEF58BBF-9FCD-478F-A713-9DDD6C3900BA}" srcId="{4FEE42DA-F560-4B97-B2C6-6C3C00F2E552}" destId="{84846C5F-CD75-4A5F-81D4-49FCD277671C}" srcOrd="1" destOrd="0" parTransId="{E6637F4C-EDB6-4D30-9953-D4391452D375}" sibTransId="{7377DA59-5A65-46F2-A6F7-4783B05EDDCD}"/>
    <dgm:cxn modelId="{39CA00A7-3530-413A-9207-42AFACDCFF9C}" type="presOf" srcId="{4708D3CC-BB47-4C15-84EF-F874B6762D12}" destId="{340C953E-CEB5-43C2-89AC-7B0DFD51EB73}" srcOrd="0" destOrd="0" presId="urn:microsoft.com/office/officeart/2005/8/layout/hChevron3"/>
    <dgm:cxn modelId="{4294CA2B-1B3F-4815-99AB-DC09EFDFA9CF}" type="presOf" srcId="{8F700224-F932-48D3-ABDA-C8408577643D}" destId="{07FE80EC-EE65-4694-A8ED-1208242A4A32}" srcOrd="0" destOrd="0" presId="urn:microsoft.com/office/officeart/2005/8/layout/hChevron3"/>
    <dgm:cxn modelId="{6FD3BA62-396E-4A70-B865-9F305CBDC83F}" type="presOf" srcId="{38ED2CBD-A5BD-478B-B480-D70BDE260EFD}" destId="{0A554303-D6F8-41F7-BB87-FE7B627EF239}" srcOrd="0" destOrd="0" presId="urn:microsoft.com/office/officeart/2005/8/layout/hChevron3"/>
    <dgm:cxn modelId="{A29207D6-1F82-4E54-9267-8A6C95608225}" type="presParOf" srcId="{CF19E0AA-9541-43A0-A2D4-2E9F153A83F0}" destId="{0A554303-D6F8-41F7-BB87-FE7B627EF239}" srcOrd="0" destOrd="0" presId="urn:microsoft.com/office/officeart/2005/8/layout/hChevron3"/>
    <dgm:cxn modelId="{FB883A9A-8903-4668-B07E-180D987D471E}" type="presParOf" srcId="{CF19E0AA-9541-43A0-A2D4-2E9F153A83F0}" destId="{295C9A10-1047-4CDC-B86C-09F746FDE227}" srcOrd="1" destOrd="0" presId="urn:microsoft.com/office/officeart/2005/8/layout/hChevron3"/>
    <dgm:cxn modelId="{86F4627D-3197-493D-838E-4B341B75129D}" type="presParOf" srcId="{CF19E0AA-9541-43A0-A2D4-2E9F153A83F0}" destId="{BE5B5DFB-48E4-49A8-B02E-79F4FC4CC07E}" srcOrd="2" destOrd="0" presId="urn:microsoft.com/office/officeart/2005/8/layout/hChevron3"/>
    <dgm:cxn modelId="{CF383F22-8887-41DE-832A-478827B06A5F}" type="presParOf" srcId="{CF19E0AA-9541-43A0-A2D4-2E9F153A83F0}" destId="{1C28B746-398F-4848-B9BB-8E0710AFB216}" srcOrd="3" destOrd="0" presId="urn:microsoft.com/office/officeart/2005/8/layout/hChevron3"/>
    <dgm:cxn modelId="{C00ECD84-D43B-449B-A6C0-7D49DE496AC3}" type="presParOf" srcId="{CF19E0AA-9541-43A0-A2D4-2E9F153A83F0}" destId="{98B72FC4-82C6-4033-8392-2DFA55D8272D}" srcOrd="4" destOrd="0" presId="urn:microsoft.com/office/officeart/2005/8/layout/hChevron3"/>
    <dgm:cxn modelId="{EC78E29A-E343-498D-BB3F-D6F5CFE5DA24}" type="presParOf" srcId="{CF19E0AA-9541-43A0-A2D4-2E9F153A83F0}" destId="{550A34CA-24D2-4633-96A1-AA93CA627849}" srcOrd="5" destOrd="0" presId="urn:microsoft.com/office/officeart/2005/8/layout/hChevron3"/>
    <dgm:cxn modelId="{B242C0A9-A1B0-4C36-BDCE-4AC31E0ADC0D}" type="presParOf" srcId="{CF19E0AA-9541-43A0-A2D4-2E9F153A83F0}" destId="{340C953E-CEB5-43C2-89AC-7B0DFD51EB73}" srcOrd="6" destOrd="0" presId="urn:microsoft.com/office/officeart/2005/8/layout/hChevron3"/>
    <dgm:cxn modelId="{5830BE59-A4FC-4621-A80E-5F52750A5964}" type="presParOf" srcId="{CF19E0AA-9541-43A0-A2D4-2E9F153A83F0}" destId="{A68CCE2C-45D0-4B3D-9514-95696B6CD185}" srcOrd="7" destOrd="0" presId="urn:microsoft.com/office/officeart/2005/8/layout/hChevron3"/>
    <dgm:cxn modelId="{2C094CC7-898F-44A9-955F-624A50E34153}" type="presParOf" srcId="{CF19E0AA-9541-43A0-A2D4-2E9F153A83F0}" destId="{8C6F4160-B34B-4A34-B5B5-5618B1500836}" srcOrd="8" destOrd="0" presId="urn:microsoft.com/office/officeart/2005/8/layout/hChevron3"/>
    <dgm:cxn modelId="{D3EA28E1-2CED-411A-95E6-ABC0641589D7}" type="presParOf" srcId="{CF19E0AA-9541-43A0-A2D4-2E9F153A83F0}" destId="{6D66082E-13D7-4F77-A44C-DE36E70D8F41}" srcOrd="9" destOrd="0" presId="urn:microsoft.com/office/officeart/2005/8/layout/hChevron3"/>
    <dgm:cxn modelId="{2F8D94DC-97E5-49FE-A924-F9F8136EC395}" type="presParOf" srcId="{CF19E0AA-9541-43A0-A2D4-2E9F153A83F0}" destId="{07FE80EC-EE65-4694-A8ED-1208242A4A32}" srcOrd="10" destOrd="0" presId="urn:microsoft.com/office/officeart/2005/8/layout/hChevron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AEC288-EF6C-433A-9897-5FE93F9D0696}" type="doc">
      <dgm:prSet loTypeId="urn:microsoft.com/office/officeart/2005/8/layout/bProcess3" loCatId="process" qsTypeId="urn:microsoft.com/office/officeart/2005/8/quickstyle/simple4" qsCatId="simple" csTypeId="urn:microsoft.com/office/officeart/2005/8/colors/colorful3" csCatId="colorful" phldr="1"/>
      <dgm:spPr/>
    </dgm:pt>
    <dgm:pt modelId="{0E3DAA6E-7E69-4491-9E30-98CAA9212AB7}">
      <dgm:prSet phldrT="[Text]"/>
      <dgm:spPr/>
      <dgm:t>
        <a:bodyPr/>
        <a:lstStyle/>
        <a:p>
          <a:r>
            <a:rPr lang="en-ZA"/>
            <a:t>usb_init()</a:t>
          </a:r>
        </a:p>
      </dgm:t>
    </dgm:pt>
    <dgm:pt modelId="{5A093BB2-AF42-464E-BB73-6B958D463E0B}" type="parTrans" cxnId="{3610F9AA-3BDE-4B14-B8A6-85648AF21585}">
      <dgm:prSet/>
      <dgm:spPr/>
      <dgm:t>
        <a:bodyPr/>
        <a:lstStyle/>
        <a:p>
          <a:endParaRPr lang="en-ZA"/>
        </a:p>
      </dgm:t>
    </dgm:pt>
    <dgm:pt modelId="{507FF2DA-70DF-4F26-8E19-12CB4D39EE37}" type="sibTrans" cxnId="{3610F9AA-3BDE-4B14-B8A6-85648AF21585}">
      <dgm:prSet/>
      <dgm:spPr/>
      <dgm:t>
        <a:bodyPr/>
        <a:lstStyle/>
        <a:p>
          <a:endParaRPr lang="en-ZA"/>
        </a:p>
      </dgm:t>
    </dgm:pt>
    <dgm:pt modelId="{50DBE689-11C3-4C4C-9BC6-486E107C5736}">
      <dgm:prSet phldrT="[Text]"/>
      <dgm:spPr/>
      <dgm:t>
        <a:bodyPr/>
        <a:lstStyle/>
        <a:p>
          <a:r>
            <a:rPr lang="en-ZA"/>
            <a:t>wait until usb_configured()</a:t>
          </a:r>
        </a:p>
      </dgm:t>
    </dgm:pt>
    <dgm:pt modelId="{C0A9596A-61E6-4782-A0EA-F43046BB0D3A}" type="parTrans" cxnId="{2412DBD3-C0F6-486E-B080-6453EAE9EEA4}">
      <dgm:prSet/>
      <dgm:spPr/>
      <dgm:t>
        <a:bodyPr/>
        <a:lstStyle/>
        <a:p>
          <a:endParaRPr lang="en-ZA"/>
        </a:p>
      </dgm:t>
    </dgm:pt>
    <dgm:pt modelId="{FAE45106-7CE6-4BD7-920F-72041B845253}" type="sibTrans" cxnId="{2412DBD3-C0F6-486E-B080-6453EAE9EEA4}">
      <dgm:prSet/>
      <dgm:spPr/>
      <dgm:t>
        <a:bodyPr/>
        <a:lstStyle/>
        <a:p>
          <a:endParaRPr lang="en-ZA"/>
        </a:p>
      </dgm:t>
    </dgm:pt>
    <dgm:pt modelId="{79164EE2-EEE5-4058-BF55-1A61C66E8616}">
      <dgm:prSet phldrT="[Text]"/>
      <dgm:spPr/>
      <dgm:t>
        <a:bodyPr/>
        <a:lstStyle/>
        <a:p>
          <a:r>
            <a:rPr lang="en-ZA"/>
            <a:t>keyboard_keys[0] = KEY_A</a:t>
          </a:r>
        </a:p>
      </dgm:t>
    </dgm:pt>
    <dgm:pt modelId="{73497A26-7EF0-4834-A216-E3C3042CE38A}" type="parTrans" cxnId="{27D736F0-BD27-4FF3-93F3-124C91F42FDB}">
      <dgm:prSet/>
      <dgm:spPr/>
      <dgm:t>
        <a:bodyPr/>
        <a:lstStyle/>
        <a:p>
          <a:endParaRPr lang="en-ZA"/>
        </a:p>
      </dgm:t>
    </dgm:pt>
    <dgm:pt modelId="{C9004A7A-7FA9-4A4F-AC04-CF9ABC082E96}" type="sibTrans" cxnId="{27D736F0-BD27-4FF3-93F3-124C91F42FDB}">
      <dgm:prSet/>
      <dgm:spPr/>
      <dgm:t>
        <a:bodyPr/>
        <a:lstStyle/>
        <a:p>
          <a:endParaRPr lang="en-ZA"/>
        </a:p>
      </dgm:t>
    </dgm:pt>
    <dgm:pt modelId="{CF1EAA73-F8AF-46CD-A4C3-1838F782C008}">
      <dgm:prSet phldrT="[Text]"/>
      <dgm:spPr/>
      <dgm:t>
        <a:bodyPr/>
        <a:lstStyle/>
        <a:p>
          <a:r>
            <a:rPr lang="en-ZA"/>
            <a:t>for i = 1 to 5: keyboard_keys[i] = 0</a:t>
          </a:r>
        </a:p>
      </dgm:t>
    </dgm:pt>
    <dgm:pt modelId="{80C1DD30-AEB4-439A-B442-89A93A21E7CF}" type="parTrans" cxnId="{50C47453-0D48-4076-AD6D-A5939F7A163B}">
      <dgm:prSet/>
      <dgm:spPr/>
      <dgm:t>
        <a:bodyPr/>
        <a:lstStyle/>
        <a:p>
          <a:endParaRPr lang="en-ZA"/>
        </a:p>
      </dgm:t>
    </dgm:pt>
    <dgm:pt modelId="{3EEF528D-2513-43ED-BFC9-7C7FEE88770B}" type="sibTrans" cxnId="{50C47453-0D48-4076-AD6D-A5939F7A163B}">
      <dgm:prSet/>
      <dgm:spPr/>
      <dgm:t>
        <a:bodyPr/>
        <a:lstStyle/>
        <a:p>
          <a:endParaRPr lang="en-ZA"/>
        </a:p>
      </dgm:t>
    </dgm:pt>
    <dgm:pt modelId="{5D616962-15DC-4879-A936-EB42AEC2AEC2}">
      <dgm:prSet phldrT="[Text]"/>
      <dgm:spPr/>
      <dgm:t>
        <a:bodyPr/>
        <a:lstStyle/>
        <a:p>
          <a:r>
            <a:rPr lang="en-ZA"/>
            <a:t>usb_keyboard_send()</a:t>
          </a:r>
        </a:p>
      </dgm:t>
    </dgm:pt>
    <dgm:pt modelId="{1569B492-BAE8-46B8-9345-11B8930E00E6}" type="parTrans" cxnId="{9D61896B-777F-47CA-BDC5-2B3C14094579}">
      <dgm:prSet/>
      <dgm:spPr/>
      <dgm:t>
        <a:bodyPr/>
        <a:lstStyle/>
        <a:p>
          <a:endParaRPr lang="en-ZA"/>
        </a:p>
      </dgm:t>
    </dgm:pt>
    <dgm:pt modelId="{DF64034B-56DE-4B3D-BC04-BDE67EB85B5D}" type="sibTrans" cxnId="{9D61896B-777F-47CA-BDC5-2B3C14094579}">
      <dgm:prSet/>
      <dgm:spPr/>
      <dgm:t>
        <a:bodyPr/>
        <a:lstStyle/>
        <a:p>
          <a:endParaRPr lang="en-ZA"/>
        </a:p>
      </dgm:t>
    </dgm:pt>
    <dgm:pt modelId="{CB5EEB8A-3D65-4023-AFF7-8F0248ABB8CB}">
      <dgm:prSet phldrT="[Text]"/>
      <dgm:spPr/>
      <dgm:t>
        <a:bodyPr/>
        <a:lstStyle/>
        <a:p>
          <a:r>
            <a:rPr lang="en-ZA"/>
            <a:t>keyboard_modifier_keys = KEY_LEFT_CTRL</a:t>
          </a:r>
        </a:p>
      </dgm:t>
    </dgm:pt>
    <dgm:pt modelId="{7E46E9AF-28A4-4D53-913E-0E6C67A50A6A}" type="parTrans" cxnId="{6DD39038-1689-4A8D-AAF8-F89FB372E70C}">
      <dgm:prSet/>
      <dgm:spPr/>
      <dgm:t>
        <a:bodyPr/>
        <a:lstStyle/>
        <a:p>
          <a:endParaRPr lang="en-ZA"/>
        </a:p>
      </dgm:t>
    </dgm:pt>
    <dgm:pt modelId="{1DA4DEBC-D5F6-4ACF-AA77-42834C36C237}" type="sibTrans" cxnId="{6DD39038-1689-4A8D-AAF8-F89FB372E70C}">
      <dgm:prSet/>
      <dgm:spPr/>
      <dgm:t>
        <a:bodyPr/>
        <a:lstStyle/>
        <a:p>
          <a:endParaRPr lang="en-ZA"/>
        </a:p>
      </dgm:t>
    </dgm:pt>
    <dgm:pt modelId="{88457C60-9B28-46C1-A551-D36982DDAD9D}">
      <dgm:prSet phldrT="[Text]"/>
      <dgm:spPr/>
      <dgm:t>
        <a:bodyPr/>
        <a:lstStyle/>
        <a:p>
          <a:r>
            <a:rPr lang="en-ZA"/>
            <a:t>keyboard_keys[0] = 0</a:t>
          </a:r>
        </a:p>
      </dgm:t>
    </dgm:pt>
    <dgm:pt modelId="{90280F92-B183-4AF4-8B7D-B044E22A514C}" type="parTrans" cxnId="{032C1035-C762-4388-BFFF-3650F854187A}">
      <dgm:prSet/>
      <dgm:spPr/>
      <dgm:t>
        <a:bodyPr/>
        <a:lstStyle/>
        <a:p>
          <a:endParaRPr lang="en-ZA"/>
        </a:p>
      </dgm:t>
    </dgm:pt>
    <dgm:pt modelId="{96BD5572-6B39-4805-9623-D6759A6F068D}" type="sibTrans" cxnId="{032C1035-C762-4388-BFFF-3650F854187A}">
      <dgm:prSet/>
      <dgm:spPr/>
      <dgm:t>
        <a:bodyPr/>
        <a:lstStyle/>
        <a:p>
          <a:endParaRPr lang="en-ZA"/>
        </a:p>
      </dgm:t>
    </dgm:pt>
    <dgm:pt modelId="{435BA9FC-ECF0-45C7-8CBA-F8A4013F0442}">
      <dgm:prSet phldrT="[Text]"/>
      <dgm:spPr/>
      <dgm:t>
        <a:bodyPr/>
        <a:lstStyle/>
        <a:p>
          <a:r>
            <a:rPr lang="en-ZA"/>
            <a:t>keyboard_modifier_keys = 0</a:t>
          </a:r>
        </a:p>
      </dgm:t>
    </dgm:pt>
    <dgm:pt modelId="{B27E12FF-5A4E-4177-B70F-BE73FB6EA3DF}" type="parTrans" cxnId="{AE6275A0-815E-40F1-B1B3-3E0E04331CE6}">
      <dgm:prSet/>
      <dgm:spPr/>
      <dgm:t>
        <a:bodyPr/>
        <a:lstStyle/>
        <a:p>
          <a:endParaRPr lang="en-ZA"/>
        </a:p>
      </dgm:t>
    </dgm:pt>
    <dgm:pt modelId="{42B676CE-82CC-445D-BF78-648C3D7F2108}" type="sibTrans" cxnId="{AE6275A0-815E-40F1-B1B3-3E0E04331CE6}">
      <dgm:prSet/>
      <dgm:spPr/>
      <dgm:t>
        <a:bodyPr/>
        <a:lstStyle/>
        <a:p>
          <a:endParaRPr lang="en-ZA"/>
        </a:p>
      </dgm:t>
    </dgm:pt>
    <dgm:pt modelId="{62020C2D-47B8-4C37-849A-35B9D3ABB014}">
      <dgm:prSet phldrT="[Text]"/>
      <dgm:spPr/>
      <dgm:t>
        <a:bodyPr/>
        <a:lstStyle/>
        <a:p>
          <a:r>
            <a:rPr lang="en-ZA"/>
            <a:t>usb_keyboard_send()</a:t>
          </a:r>
        </a:p>
      </dgm:t>
    </dgm:pt>
    <dgm:pt modelId="{E5669A9D-3617-4ADB-B0F0-1F408D8D84B3}" type="parTrans" cxnId="{22906AB4-980A-40AA-95E8-57AC407F1E95}">
      <dgm:prSet/>
      <dgm:spPr/>
      <dgm:t>
        <a:bodyPr/>
        <a:lstStyle/>
        <a:p>
          <a:endParaRPr lang="en-ZA"/>
        </a:p>
      </dgm:t>
    </dgm:pt>
    <dgm:pt modelId="{6C9A698E-9B85-41BB-97A1-6ADBF0567A0D}" type="sibTrans" cxnId="{22906AB4-980A-40AA-95E8-57AC407F1E95}">
      <dgm:prSet/>
      <dgm:spPr/>
      <dgm:t>
        <a:bodyPr/>
        <a:lstStyle/>
        <a:p>
          <a:endParaRPr lang="en-ZA"/>
        </a:p>
      </dgm:t>
    </dgm:pt>
    <dgm:pt modelId="{70312141-FD0B-4C0B-BE1F-7C010A8DCA4B}" type="pres">
      <dgm:prSet presAssocID="{DDAEC288-EF6C-433A-9897-5FE93F9D0696}" presName="Name0" presStyleCnt="0">
        <dgm:presLayoutVars>
          <dgm:dir/>
          <dgm:resizeHandles val="exact"/>
        </dgm:presLayoutVars>
      </dgm:prSet>
      <dgm:spPr/>
    </dgm:pt>
    <dgm:pt modelId="{AEB3AFE7-EA34-43DF-97B7-C068266D1C9B}" type="pres">
      <dgm:prSet presAssocID="{0E3DAA6E-7E69-4491-9E30-98CAA9212AB7}" presName="node" presStyleLbl="node1" presStyleIdx="0" presStyleCnt="9">
        <dgm:presLayoutVars>
          <dgm:bulletEnabled val="1"/>
        </dgm:presLayoutVars>
      </dgm:prSet>
      <dgm:spPr/>
      <dgm:t>
        <a:bodyPr/>
        <a:lstStyle/>
        <a:p>
          <a:endParaRPr lang="en-ZA"/>
        </a:p>
      </dgm:t>
    </dgm:pt>
    <dgm:pt modelId="{13D92013-BF42-4E35-9FD5-FD79103CBF55}" type="pres">
      <dgm:prSet presAssocID="{507FF2DA-70DF-4F26-8E19-12CB4D39EE37}" presName="sibTrans" presStyleLbl="sibTrans1D1" presStyleIdx="0" presStyleCnt="8"/>
      <dgm:spPr/>
      <dgm:t>
        <a:bodyPr/>
        <a:lstStyle/>
        <a:p>
          <a:endParaRPr lang="en-ZA"/>
        </a:p>
      </dgm:t>
    </dgm:pt>
    <dgm:pt modelId="{FFA3E8BA-332D-4E28-A4E7-7B3446B67E3C}" type="pres">
      <dgm:prSet presAssocID="{507FF2DA-70DF-4F26-8E19-12CB4D39EE37}" presName="connectorText" presStyleLbl="sibTrans1D1" presStyleIdx="0" presStyleCnt="8"/>
      <dgm:spPr/>
      <dgm:t>
        <a:bodyPr/>
        <a:lstStyle/>
        <a:p>
          <a:endParaRPr lang="en-ZA"/>
        </a:p>
      </dgm:t>
    </dgm:pt>
    <dgm:pt modelId="{B6BE3F56-F0D6-454A-A77E-E64F3D8C2CC1}" type="pres">
      <dgm:prSet presAssocID="{50DBE689-11C3-4C4C-9BC6-486E107C5736}" presName="node" presStyleLbl="node1" presStyleIdx="1" presStyleCnt="9">
        <dgm:presLayoutVars>
          <dgm:bulletEnabled val="1"/>
        </dgm:presLayoutVars>
      </dgm:prSet>
      <dgm:spPr/>
      <dgm:t>
        <a:bodyPr/>
        <a:lstStyle/>
        <a:p>
          <a:endParaRPr lang="en-ZA"/>
        </a:p>
      </dgm:t>
    </dgm:pt>
    <dgm:pt modelId="{1394ED69-BF3D-4726-A8D2-6334F2CE2ECB}" type="pres">
      <dgm:prSet presAssocID="{FAE45106-7CE6-4BD7-920F-72041B845253}" presName="sibTrans" presStyleLbl="sibTrans1D1" presStyleIdx="1" presStyleCnt="8"/>
      <dgm:spPr/>
      <dgm:t>
        <a:bodyPr/>
        <a:lstStyle/>
        <a:p>
          <a:endParaRPr lang="en-ZA"/>
        </a:p>
      </dgm:t>
    </dgm:pt>
    <dgm:pt modelId="{52814415-8193-4058-8327-9E7E8E1C77E0}" type="pres">
      <dgm:prSet presAssocID="{FAE45106-7CE6-4BD7-920F-72041B845253}" presName="connectorText" presStyleLbl="sibTrans1D1" presStyleIdx="1" presStyleCnt="8"/>
      <dgm:spPr/>
      <dgm:t>
        <a:bodyPr/>
        <a:lstStyle/>
        <a:p>
          <a:endParaRPr lang="en-ZA"/>
        </a:p>
      </dgm:t>
    </dgm:pt>
    <dgm:pt modelId="{6ABB08CC-3215-47E9-A437-CC5E58DB405B}" type="pres">
      <dgm:prSet presAssocID="{CB5EEB8A-3D65-4023-AFF7-8F0248ABB8CB}" presName="node" presStyleLbl="node1" presStyleIdx="2" presStyleCnt="9">
        <dgm:presLayoutVars>
          <dgm:bulletEnabled val="1"/>
        </dgm:presLayoutVars>
      </dgm:prSet>
      <dgm:spPr/>
      <dgm:t>
        <a:bodyPr/>
        <a:lstStyle/>
        <a:p>
          <a:endParaRPr lang="en-ZA"/>
        </a:p>
      </dgm:t>
    </dgm:pt>
    <dgm:pt modelId="{37174617-45DA-486A-9AD5-6DA00C65248D}" type="pres">
      <dgm:prSet presAssocID="{1DA4DEBC-D5F6-4ACF-AA77-42834C36C237}" presName="sibTrans" presStyleLbl="sibTrans1D1" presStyleIdx="2" presStyleCnt="8"/>
      <dgm:spPr/>
      <dgm:t>
        <a:bodyPr/>
        <a:lstStyle/>
        <a:p>
          <a:endParaRPr lang="en-ZA"/>
        </a:p>
      </dgm:t>
    </dgm:pt>
    <dgm:pt modelId="{56DDADD9-0E72-4F10-807E-FE37390D436E}" type="pres">
      <dgm:prSet presAssocID="{1DA4DEBC-D5F6-4ACF-AA77-42834C36C237}" presName="connectorText" presStyleLbl="sibTrans1D1" presStyleIdx="2" presStyleCnt="8"/>
      <dgm:spPr/>
      <dgm:t>
        <a:bodyPr/>
        <a:lstStyle/>
        <a:p>
          <a:endParaRPr lang="en-ZA"/>
        </a:p>
      </dgm:t>
    </dgm:pt>
    <dgm:pt modelId="{9387FCF6-E9E9-427F-B38A-8781EE3246D3}" type="pres">
      <dgm:prSet presAssocID="{79164EE2-EEE5-4058-BF55-1A61C66E8616}" presName="node" presStyleLbl="node1" presStyleIdx="3" presStyleCnt="9">
        <dgm:presLayoutVars>
          <dgm:bulletEnabled val="1"/>
        </dgm:presLayoutVars>
      </dgm:prSet>
      <dgm:spPr/>
      <dgm:t>
        <a:bodyPr/>
        <a:lstStyle/>
        <a:p>
          <a:endParaRPr lang="en-ZA"/>
        </a:p>
      </dgm:t>
    </dgm:pt>
    <dgm:pt modelId="{8D59A0E9-36F7-41EC-B524-CF9D625BA120}" type="pres">
      <dgm:prSet presAssocID="{C9004A7A-7FA9-4A4F-AC04-CF9ABC082E96}" presName="sibTrans" presStyleLbl="sibTrans1D1" presStyleIdx="3" presStyleCnt="8"/>
      <dgm:spPr/>
      <dgm:t>
        <a:bodyPr/>
        <a:lstStyle/>
        <a:p>
          <a:endParaRPr lang="en-ZA"/>
        </a:p>
      </dgm:t>
    </dgm:pt>
    <dgm:pt modelId="{250E0607-304D-4ECF-9C1C-D459C1E2F74E}" type="pres">
      <dgm:prSet presAssocID="{C9004A7A-7FA9-4A4F-AC04-CF9ABC082E96}" presName="connectorText" presStyleLbl="sibTrans1D1" presStyleIdx="3" presStyleCnt="8"/>
      <dgm:spPr/>
      <dgm:t>
        <a:bodyPr/>
        <a:lstStyle/>
        <a:p>
          <a:endParaRPr lang="en-ZA"/>
        </a:p>
      </dgm:t>
    </dgm:pt>
    <dgm:pt modelId="{6BF9640E-9766-4A71-92E0-394051728595}" type="pres">
      <dgm:prSet presAssocID="{CF1EAA73-F8AF-46CD-A4C3-1838F782C008}" presName="node" presStyleLbl="node1" presStyleIdx="4" presStyleCnt="9">
        <dgm:presLayoutVars>
          <dgm:bulletEnabled val="1"/>
        </dgm:presLayoutVars>
      </dgm:prSet>
      <dgm:spPr/>
      <dgm:t>
        <a:bodyPr/>
        <a:lstStyle/>
        <a:p>
          <a:endParaRPr lang="en-ZA"/>
        </a:p>
      </dgm:t>
    </dgm:pt>
    <dgm:pt modelId="{28CC2C6E-B103-45D1-AE43-0B4358A7FD41}" type="pres">
      <dgm:prSet presAssocID="{3EEF528D-2513-43ED-BFC9-7C7FEE88770B}" presName="sibTrans" presStyleLbl="sibTrans1D1" presStyleIdx="4" presStyleCnt="8"/>
      <dgm:spPr/>
      <dgm:t>
        <a:bodyPr/>
        <a:lstStyle/>
        <a:p>
          <a:endParaRPr lang="en-ZA"/>
        </a:p>
      </dgm:t>
    </dgm:pt>
    <dgm:pt modelId="{07E1E03D-006F-4BA3-862B-D3A96ED28438}" type="pres">
      <dgm:prSet presAssocID="{3EEF528D-2513-43ED-BFC9-7C7FEE88770B}" presName="connectorText" presStyleLbl="sibTrans1D1" presStyleIdx="4" presStyleCnt="8"/>
      <dgm:spPr/>
      <dgm:t>
        <a:bodyPr/>
        <a:lstStyle/>
        <a:p>
          <a:endParaRPr lang="en-ZA"/>
        </a:p>
      </dgm:t>
    </dgm:pt>
    <dgm:pt modelId="{EB1C08D1-39CB-463D-B118-4C32D0F9D836}" type="pres">
      <dgm:prSet presAssocID="{5D616962-15DC-4879-A936-EB42AEC2AEC2}" presName="node" presStyleLbl="node1" presStyleIdx="5" presStyleCnt="9">
        <dgm:presLayoutVars>
          <dgm:bulletEnabled val="1"/>
        </dgm:presLayoutVars>
      </dgm:prSet>
      <dgm:spPr/>
      <dgm:t>
        <a:bodyPr/>
        <a:lstStyle/>
        <a:p>
          <a:endParaRPr lang="en-ZA"/>
        </a:p>
      </dgm:t>
    </dgm:pt>
    <dgm:pt modelId="{06198BCE-07E8-4CF7-B27B-F6CC31731AEE}" type="pres">
      <dgm:prSet presAssocID="{DF64034B-56DE-4B3D-BC04-BDE67EB85B5D}" presName="sibTrans" presStyleLbl="sibTrans1D1" presStyleIdx="5" presStyleCnt="8"/>
      <dgm:spPr/>
      <dgm:t>
        <a:bodyPr/>
        <a:lstStyle/>
        <a:p>
          <a:endParaRPr lang="en-ZA"/>
        </a:p>
      </dgm:t>
    </dgm:pt>
    <dgm:pt modelId="{E8624BF7-4217-4A34-9142-302F9A1913C9}" type="pres">
      <dgm:prSet presAssocID="{DF64034B-56DE-4B3D-BC04-BDE67EB85B5D}" presName="connectorText" presStyleLbl="sibTrans1D1" presStyleIdx="5" presStyleCnt="8"/>
      <dgm:spPr/>
      <dgm:t>
        <a:bodyPr/>
        <a:lstStyle/>
        <a:p>
          <a:endParaRPr lang="en-ZA"/>
        </a:p>
      </dgm:t>
    </dgm:pt>
    <dgm:pt modelId="{097879F7-97FA-476C-96D8-F5D29F4FA272}" type="pres">
      <dgm:prSet presAssocID="{435BA9FC-ECF0-45C7-8CBA-F8A4013F0442}" presName="node" presStyleLbl="node1" presStyleIdx="6" presStyleCnt="9">
        <dgm:presLayoutVars>
          <dgm:bulletEnabled val="1"/>
        </dgm:presLayoutVars>
      </dgm:prSet>
      <dgm:spPr/>
      <dgm:t>
        <a:bodyPr/>
        <a:lstStyle/>
        <a:p>
          <a:endParaRPr lang="en-ZA"/>
        </a:p>
      </dgm:t>
    </dgm:pt>
    <dgm:pt modelId="{3A1E0BD3-E2C1-4C41-802C-B54A0ABFD576}" type="pres">
      <dgm:prSet presAssocID="{42B676CE-82CC-445D-BF78-648C3D7F2108}" presName="sibTrans" presStyleLbl="sibTrans1D1" presStyleIdx="6" presStyleCnt="8"/>
      <dgm:spPr/>
      <dgm:t>
        <a:bodyPr/>
        <a:lstStyle/>
        <a:p>
          <a:endParaRPr lang="en-ZA"/>
        </a:p>
      </dgm:t>
    </dgm:pt>
    <dgm:pt modelId="{1631CA0B-4375-42BF-9AA1-FE35149028DD}" type="pres">
      <dgm:prSet presAssocID="{42B676CE-82CC-445D-BF78-648C3D7F2108}" presName="connectorText" presStyleLbl="sibTrans1D1" presStyleIdx="6" presStyleCnt="8"/>
      <dgm:spPr/>
      <dgm:t>
        <a:bodyPr/>
        <a:lstStyle/>
        <a:p>
          <a:endParaRPr lang="en-ZA"/>
        </a:p>
      </dgm:t>
    </dgm:pt>
    <dgm:pt modelId="{9C465D0D-5A2F-4532-BD12-9D4882D693F7}" type="pres">
      <dgm:prSet presAssocID="{88457C60-9B28-46C1-A551-D36982DDAD9D}" presName="node" presStyleLbl="node1" presStyleIdx="7" presStyleCnt="9">
        <dgm:presLayoutVars>
          <dgm:bulletEnabled val="1"/>
        </dgm:presLayoutVars>
      </dgm:prSet>
      <dgm:spPr/>
      <dgm:t>
        <a:bodyPr/>
        <a:lstStyle/>
        <a:p>
          <a:endParaRPr lang="en-ZA"/>
        </a:p>
      </dgm:t>
    </dgm:pt>
    <dgm:pt modelId="{7A4923AC-00BF-4D30-82D8-D91D0383E3F5}" type="pres">
      <dgm:prSet presAssocID="{96BD5572-6B39-4805-9623-D6759A6F068D}" presName="sibTrans" presStyleLbl="sibTrans1D1" presStyleIdx="7" presStyleCnt="8"/>
      <dgm:spPr/>
      <dgm:t>
        <a:bodyPr/>
        <a:lstStyle/>
        <a:p>
          <a:endParaRPr lang="en-ZA"/>
        </a:p>
      </dgm:t>
    </dgm:pt>
    <dgm:pt modelId="{D0C16EF4-D472-48DE-AFF1-D0BBF7CC5F09}" type="pres">
      <dgm:prSet presAssocID="{96BD5572-6B39-4805-9623-D6759A6F068D}" presName="connectorText" presStyleLbl="sibTrans1D1" presStyleIdx="7" presStyleCnt="8"/>
      <dgm:spPr/>
      <dgm:t>
        <a:bodyPr/>
        <a:lstStyle/>
        <a:p>
          <a:endParaRPr lang="en-ZA"/>
        </a:p>
      </dgm:t>
    </dgm:pt>
    <dgm:pt modelId="{47EF8CAF-D3E2-4AE2-BD86-8CF773630AF0}" type="pres">
      <dgm:prSet presAssocID="{62020C2D-47B8-4C37-849A-35B9D3ABB014}" presName="node" presStyleLbl="node1" presStyleIdx="8" presStyleCnt="9">
        <dgm:presLayoutVars>
          <dgm:bulletEnabled val="1"/>
        </dgm:presLayoutVars>
      </dgm:prSet>
      <dgm:spPr/>
      <dgm:t>
        <a:bodyPr/>
        <a:lstStyle/>
        <a:p>
          <a:endParaRPr lang="en-ZA"/>
        </a:p>
      </dgm:t>
    </dgm:pt>
  </dgm:ptLst>
  <dgm:cxnLst>
    <dgm:cxn modelId="{11139316-974F-4B67-BA56-4718C2534329}" type="presOf" srcId="{3EEF528D-2513-43ED-BFC9-7C7FEE88770B}" destId="{28CC2C6E-B103-45D1-AE43-0B4358A7FD41}" srcOrd="0" destOrd="0" presId="urn:microsoft.com/office/officeart/2005/8/layout/bProcess3"/>
    <dgm:cxn modelId="{27D736F0-BD27-4FF3-93F3-124C91F42FDB}" srcId="{DDAEC288-EF6C-433A-9897-5FE93F9D0696}" destId="{79164EE2-EEE5-4058-BF55-1A61C66E8616}" srcOrd="3" destOrd="0" parTransId="{73497A26-7EF0-4834-A216-E3C3042CE38A}" sibTransId="{C9004A7A-7FA9-4A4F-AC04-CF9ABC082E96}"/>
    <dgm:cxn modelId="{502567C3-AF29-44C5-88C9-EF9B56B2E720}" type="presOf" srcId="{FAE45106-7CE6-4BD7-920F-72041B845253}" destId="{52814415-8193-4058-8327-9E7E8E1C77E0}" srcOrd="1" destOrd="0" presId="urn:microsoft.com/office/officeart/2005/8/layout/bProcess3"/>
    <dgm:cxn modelId="{46471F94-0AC9-4E26-A7E5-1189C95A2BF4}" type="presOf" srcId="{79164EE2-EEE5-4058-BF55-1A61C66E8616}" destId="{9387FCF6-E9E9-427F-B38A-8781EE3246D3}" srcOrd="0" destOrd="0" presId="urn:microsoft.com/office/officeart/2005/8/layout/bProcess3"/>
    <dgm:cxn modelId="{50C47453-0D48-4076-AD6D-A5939F7A163B}" srcId="{DDAEC288-EF6C-433A-9897-5FE93F9D0696}" destId="{CF1EAA73-F8AF-46CD-A4C3-1838F782C008}" srcOrd="4" destOrd="0" parTransId="{80C1DD30-AEB4-439A-B442-89A93A21E7CF}" sibTransId="{3EEF528D-2513-43ED-BFC9-7C7FEE88770B}"/>
    <dgm:cxn modelId="{CC9BDF3B-E5C3-4CD9-81D1-ADF88A2FCEA7}" type="presOf" srcId="{96BD5572-6B39-4805-9623-D6759A6F068D}" destId="{7A4923AC-00BF-4D30-82D8-D91D0383E3F5}" srcOrd="0" destOrd="0" presId="urn:microsoft.com/office/officeart/2005/8/layout/bProcess3"/>
    <dgm:cxn modelId="{3020535A-C8B2-4328-88D0-991F704ABAE4}" type="presOf" srcId="{FAE45106-7CE6-4BD7-920F-72041B845253}" destId="{1394ED69-BF3D-4726-A8D2-6334F2CE2ECB}" srcOrd="0" destOrd="0" presId="urn:microsoft.com/office/officeart/2005/8/layout/bProcess3"/>
    <dgm:cxn modelId="{B3B58422-A16A-4833-B79E-3E4DF86B29CC}" type="presOf" srcId="{96BD5572-6B39-4805-9623-D6759A6F068D}" destId="{D0C16EF4-D472-48DE-AFF1-D0BBF7CC5F09}" srcOrd="1" destOrd="0" presId="urn:microsoft.com/office/officeart/2005/8/layout/bProcess3"/>
    <dgm:cxn modelId="{9C057846-638B-417E-8B3D-750C03EFF426}" type="presOf" srcId="{DF64034B-56DE-4B3D-BC04-BDE67EB85B5D}" destId="{E8624BF7-4217-4A34-9142-302F9A1913C9}" srcOrd="1" destOrd="0" presId="urn:microsoft.com/office/officeart/2005/8/layout/bProcess3"/>
    <dgm:cxn modelId="{AE6275A0-815E-40F1-B1B3-3E0E04331CE6}" srcId="{DDAEC288-EF6C-433A-9897-5FE93F9D0696}" destId="{435BA9FC-ECF0-45C7-8CBA-F8A4013F0442}" srcOrd="6" destOrd="0" parTransId="{B27E12FF-5A4E-4177-B70F-BE73FB6EA3DF}" sibTransId="{42B676CE-82CC-445D-BF78-648C3D7F2108}"/>
    <dgm:cxn modelId="{E7A6CA5F-9B0A-4AF2-B187-A33735D265C2}" type="presOf" srcId="{DDAEC288-EF6C-433A-9897-5FE93F9D0696}" destId="{70312141-FD0B-4C0B-BE1F-7C010A8DCA4B}" srcOrd="0" destOrd="0" presId="urn:microsoft.com/office/officeart/2005/8/layout/bProcess3"/>
    <dgm:cxn modelId="{4D63B7B1-5791-4C2C-9BA9-5493B0041818}" type="presOf" srcId="{C9004A7A-7FA9-4A4F-AC04-CF9ABC082E96}" destId="{8D59A0E9-36F7-41EC-B524-CF9D625BA120}" srcOrd="0" destOrd="0" presId="urn:microsoft.com/office/officeart/2005/8/layout/bProcess3"/>
    <dgm:cxn modelId="{987A214F-0BA8-4E5F-A523-153BBC600B36}" type="presOf" srcId="{DF64034B-56DE-4B3D-BC04-BDE67EB85B5D}" destId="{06198BCE-07E8-4CF7-B27B-F6CC31731AEE}" srcOrd="0" destOrd="0" presId="urn:microsoft.com/office/officeart/2005/8/layout/bProcess3"/>
    <dgm:cxn modelId="{D49204C1-DE62-4E66-BF28-958B67EC91F2}" type="presOf" srcId="{507FF2DA-70DF-4F26-8E19-12CB4D39EE37}" destId="{FFA3E8BA-332D-4E28-A4E7-7B3446B67E3C}" srcOrd="1" destOrd="0" presId="urn:microsoft.com/office/officeart/2005/8/layout/bProcess3"/>
    <dgm:cxn modelId="{1B76BE21-20FC-42A2-93DB-BCEAAA9851FE}" type="presOf" srcId="{42B676CE-82CC-445D-BF78-648C3D7F2108}" destId="{3A1E0BD3-E2C1-4C41-802C-B54A0ABFD576}" srcOrd="0" destOrd="0" presId="urn:microsoft.com/office/officeart/2005/8/layout/bProcess3"/>
    <dgm:cxn modelId="{22906AB4-980A-40AA-95E8-57AC407F1E95}" srcId="{DDAEC288-EF6C-433A-9897-5FE93F9D0696}" destId="{62020C2D-47B8-4C37-849A-35B9D3ABB014}" srcOrd="8" destOrd="0" parTransId="{E5669A9D-3617-4ADB-B0F0-1F408D8D84B3}" sibTransId="{6C9A698E-9B85-41BB-97A1-6ADBF0567A0D}"/>
    <dgm:cxn modelId="{00EA026C-75FF-4851-9B8E-3F48F7E78FCB}" type="presOf" srcId="{1DA4DEBC-D5F6-4ACF-AA77-42834C36C237}" destId="{37174617-45DA-486A-9AD5-6DA00C65248D}" srcOrd="0" destOrd="0" presId="urn:microsoft.com/office/officeart/2005/8/layout/bProcess3"/>
    <dgm:cxn modelId="{F9A20DFA-AEB5-442D-B042-D15988683DF2}" type="presOf" srcId="{CB5EEB8A-3D65-4023-AFF7-8F0248ABB8CB}" destId="{6ABB08CC-3215-47E9-A437-CC5E58DB405B}" srcOrd="0" destOrd="0" presId="urn:microsoft.com/office/officeart/2005/8/layout/bProcess3"/>
    <dgm:cxn modelId="{F48C84B2-1DF9-4337-B0DE-CA688E7B79F5}" type="presOf" srcId="{C9004A7A-7FA9-4A4F-AC04-CF9ABC082E96}" destId="{250E0607-304D-4ECF-9C1C-D459C1E2F74E}" srcOrd="1" destOrd="0" presId="urn:microsoft.com/office/officeart/2005/8/layout/bProcess3"/>
    <dgm:cxn modelId="{5B89F7D4-653B-4B07-9DB3-5073E5EB5D84}" type="presOf" srcId="{42B676CE-82CC-445D-BF78-648C3D7F2108}" destId="{1631CA0B-4375-42BF-9AA1-FE35149028DD}" srcOrd="1" destOrd="0" presId="urn:microsoft.com/office/officeart/2005/8/layout/bProcess3"/>
    <dgm:cxn modelId="{032C1035-C762-4388-BFFF-3650F854187A}" srcId="{DDAEC288-EF6C-433A-9897-5FE93F9D0696}" destId="{88457C60-9B28-46C1-A551-D36982DDAD9D}" srcOrd="7" destOrd="0" parTransId="{90280F92-B183-4AF4-8B7D-B044E22A514C}" sibTransId="{96BD5572-6B39-4805-9623-D6759A6F068D}"/>
    <dgm:cxn modelId="{78AD7C5D-C742-4040-9360-6A95BC2A19A5}" type="presOf" srcId="{CF1EAA73-F8AF-46CD-A4C3-1838F782C008}" destId="{6BF9640E-9766-4A71-92E0-394051728595}" srcOrd="0" destOrd="0" presId="urn:microsoft.com/office/officeart/2005/8/layout/bProcess3"/>
    <dgm:cxn modelId="{0F1F9898-C646-49B8-AD9F-072234AF66C9}" type="presOf" srcId="{1DA4DEBC-D5F6-4ACF-AA77-42834C36C237}" destId="{56DDADD9-0E72-4F10-807E-FE37390D436E}" srcOrd="1" destOrd="0" presId="urn:microsoft.com/office/officeart/2005/8/layout/bProcess3"/>
    <dgm:cxn modelId="{2412DBD3-C0F6-486E-B080-6453EAE9EEA4}" srcId="{DDAEC288-EF6C-433A-9897-5FE93F9D0696}" destId="{50DBE689-11C3-4C4C-9BC6-486E107C5736}" srcOrd="1" destOrd="0" parTransId="{C0A9596A-61E6-4782-A0EA-F43046BB0D3A}" sibTransId="{FAE45106-7CE6-4BD7-920F-72041B845253}"/>
    <dgm:cxn modelId="{E3697F8E-AA98-4364-A11A-01A1C2062AAB}" type="presOf" srcId="{62020C2D-47B8-4C37-849A-35B9D3ABB014}" destId="{47EF8CAF-D3E2-4AE2-BD86-8CF773630AF0}" srcOrd="0" destOrd="0" presId="urn:microsoft.com/office/officeart/2005/8/layout/bProcess3"/>
    <dgm:cxn modelId="{9D61896B-777F-47CA-BDC5-2B3C14094579}" srcId="{DDAEC288-EF6C-433A-9897-5FE93F9D0696}" destId="{5D616962-15DC-4879-A936-EB42AEC2AEC2}" srcOrd="5" destOrd="0" parTransId="{1569B492-BAE8-46B8-9345-11B8930E00E6}" sibTransId="{DF64034B-56DE-4B3D-BC04-BDE67EB85B5D}"/>
    <dgm:cxn modelId="{882DF6CB-61A2-48EC-A790-A4F9A8D38A87}" type="presOf" srcId="{0E3DAA6E-7E69-4491-9E30-98CAA9212AB7}" destId="{AEB3AFE7-EA34-43DF-97B7-C068266D1C9B}" srcOrd="0" destOrd="0" presId="urn:microsoft.com/office/officeart/2005/8/layout/bProcess3"/>
    <dgm:cxn modelId="{9E499B3A-03D4-4826-AFDC-4ECFE086330B}" type="presOf" srcId="{435BA9FC-ECF0-45C7-8CBA-F8A4013F0442}" destId="{097879F7-97FA-476C-96D8-F5D29F4FA272}" srcOrd="0" destOrd="0" presId="urn:microsoft.com/office/officeart/2005/8/layout/bProcess3"/>
    <dgm:cxn modelId="{CA9E3668-DA81-4774-B3EF-A3BA37EAE7B7}" type="presOf" srcId="{3EEF528D-2513-43ED-BFC9-7C7FEE88770B}" destId="{07E1E03D-006F-4BA3-862B-D3A96ED28438}" srcOrd="1" destOrd="0" presId="urn:microsoft.com/office/officeart/2005/8/layout/bProcess3"/>
    <dgm:cxn modelId="{492528F4-9E27-4B95-8BED-EA43BE655BB1}" type="presOf" srcId="{50DBE689-11C3-4C4C-9BC6-486E107C5736}" destId="{B6BE3F56-F0D6-454A-A77E-E64F3D8C2CC1}" srcOrd="0" destOrd="0" presId="urn:microsoft.com/office/officeart/2005/8/layout/bProcess3"/>
    <dgm:cxn modelId="{7195F307-ADD2-47FC-AA8E-CE57F917C77D}" type="presOf" srcId="{507FF2DA-70DF-4F26-8E19-12CB4D39EE37}" destId="{13D92013-BF42-4E35-9FD5-FD79103CBF55}" srcOrd="0" destOrd="0" presId="urn:microsoft.com/office/officeart/2005/8/layout/bProcess3"/>
    <dgm:cxn modelId="{1F88F023-0116-4511-B7F4-44573F6C0417}" type="presOf" srcId="{5D616962-15DC-4879-A936-EB42AEC2AEC2}" destId="{EB1C08D1-39CB-463D-B118-4C32D0F9D836}" srcOrd="0" destOrd="0" presId="urn:microsoft.com/office/officeart/2005/8/layout/bProcess3"/>
    <dgm:cxn modelId="{2CD3CA33-B212-4BE1-92FE-A147B8076641}" type="presOf" srcId="{88457C60-9B28-46C1-A551-D36982DDAD9D}" destId="{9C465D0D-5A2F-4532-BD12-9D4882D693F7}" srcOrd="0" destOrd="0" presId="urn:microsoft.com/office/officeart/2005/8/layout/bProcess3"/>
    <dgm:cxn modelId="{6DD39038-1689-4A8D-AAF8-F89FB372E70C}" srcId="{DDAEC288-EF6C-433A-9897-5FE93F9D0696}" destId="{CB5EEB8A-3D65-4023-AFF7-8F0248ABB8CB}" srcOrd="2" destOrd="0" parTransId="{7E46E9AF-28A4-4D53-913E-0E6C67A50A6A}" sibTransId="{1DA4DEBC-D5F6-4ACF-AA77-42834C36C237}"/>
    <dgm:cxn modelId="{3610F9AA-3BDE-4B14-B8A6-85648AF21585}" srcId="{DDAEC288-EF6C-433A-9897-5FE93F9D0696}" destId="{0E3DAA6E-7E69-4491-9E30-98CAA9212AB7}" srcOrd="0" destOrd="0" parTransId="{5A093BB2-AF42-464E-BB73-6B958D463E0B}" sibTransId="{507FF2DA-70DF-4F26-8E19-12CB4D39EE37}"/>
    <dgm:cxn modelId="{4F8E5B15-E847-4F5D-AF0C-BE6A189E8427}" type="presParOf" srcId="{70312141-FD0B-4C0B-BE1F-7C010A8DCA4B}" destId="{AEB3AFE7-EA34-43DF-97B7-C068266D1C9B}" srcOrd="0" destOrd="0" presId="urn:microsoft.com/office/officeart/2005/8/layout/bProcess3"/>
    <dgm:cxn modelId="{3472D6C3-AD25-44A9-9C5E-D523EB605F64}" type="presParOf" srcId="{70312141-FD0B-4C0B-BE1F-7C010A8DCA4B}" destId="{13D92013-BF42-4E35-9FD5-FD79103CBF55}" srcOrd="1" destOrd="0" presId="urn:microsoft.com/office/officeart/2005/8/layout/bProcess3"/>
    <dgm:cxn modelId="{FEEAEADB-DF8A-49E9-9ECD-A031791C3CE6}" type="presParOf" srcId="{13D92013-BF42-4E35-9FD5-FD79103CBF55}" destId="{FFA3E8BA-332D-4E28-A4E7-7B3446B67E3C}" srcOrd="0" destOrd="0" presId="urn:microsoft.com/office/officeart/2005/8/layout/bProcess3"/>
    <dgm:cxn modelId="{865663A3-C7CD-4E73-9383-6A54BE14A953}" type="presParOf" srcId="{70312141-FD0B-4C0B-BE1F-7C010A8DCA4B}" destId="{B6BE3F56-F0D6-454A-A77E-E64F3D8C2CC1}" srcOrd="2" destOrd="0" presId="urn:microsoft.com/office/officeart/2005/8/layout/bProcess3"/>
    <dgm:cxn modelId="{C9A93F83-A521-45C5-BD9A-3CC0E3A7C180}" type="presParOf" srcId="{70312141-FD0B-4C0B-BE1F-7C010A8DCA4B}" destId="{1394ED69-BF3D-4726-A8D2-6334F2CE2ECB}" srcOrd="3" destOrd="0" presId="urn:microsoft.com/office/officeart/2005/8/layout/bProcess3"/>
    <dgm:cxn modelId="{A3454A92-CB8D-46A2-B026-B01DCEAB2EDC}" type="presParOf" srcId="{1394ED69-BF3D-4726-A8D2-6334F2CE2ECB}" destId="{52814415-8193-4058-8327-9E7E8E1C77E0}" srcOrd="0" destOrd="0" presId="urn:microsoft.com/office/officeart/2005/8/layout/bProcess3"/>
    <dgm:cxn modelId="{E26F2506-0E72-411B-B60F-8DDCFFB4AF1F}" type="presParOf" srcId="{70312141-FD0B-4C0B-BE1F-7C010A8DCA4B}" destId="{6ABB08CC-3215-47E9-A437-CC5E58DB405B}" srcOrd="4" destOrd="0" presId="urn:microsoft.com/office/officeart/2005/8/layout/bProcess3"/>
    <dgm:cxn modelId="{76FBA67E-FFDD-444E-A87A-AEB2B3E73366}" type="presParOf" srcId="{70312141-FD0B-4C0B-BE1F-7C010A8DCA4B}" destId="{37174617-45DA-486A-9AD5-6DA00C65248D}" srcOrd="5" destOrd="0" presId="urn:microsoft.com/office/officeart/2005/8/layout/bProcess3"/>
    <dgm:cxn modelId="{93003605-6688-4172-B5E4-9A6CB0E9FF3C}" type="presParOf" srcId="{37174617-45DA-486A-9AD5-6DA00C65248D}" destId="{56DDADD9-0E72-4F10-807E-FE37390D436E}" srcOrd="0" destOrd="0" presId="urn:microsoft.com/office/officeart/2005/8/layout/bProcess3"/>
    <dgm:cxn modelId="{05C0C2FF-C459-4623-9C27-5A0621358FBF}" type="presParOf" srcId="{70312141-FD0B-4C0B-BE1F-7C010A8DCA4B}" destId="{9387FCF6-E9E9-427F-B38A-8781EE3246D3}" srcOrd="6" destOrd="0" presId="urn:microsoft.com/office/officeart/2005/8/layout/bProcess3"/>
    <dgm:cxn modelId="{6938DA65-1D98-4C4B-88B0-52E8FF605760}" type="presParOf" srcId="{70312141-FD0B-4C0B-BE1F-7C010A8DCA4B}" destId="{8D59A0E9-36F7-41EC-B524-CF9D625BA120}" srcOrd="7" destOrd="0" presId="urn:microsoft.com/office/officeart/2005/8/layout/bProcess3"/>
    <dgm:cxn modelId="{0FD097FF-79CF-4210-8E08-03C458B8B8A0}" type="presParOf" srcId="{8D59A0E9-36F7-41EC-B524-CF9D625BA120}" destId="{250E0607-304D-4ECF-9C1C-D459C1E2F74E}" srcOrd="0" destOrd="0" presId="urn:microsoft.com/office/officeart/2005/8/layout/bProcess3"/>
    <dgm:cxn modelId="{C8FC488D-A52D-44D8-930F-B760388DA7E6}" type="presParOf" srcId="{70312141-FD0B-4C0B-BE1F-7C010A8DCA4B}" destId="{6BF9640E-9766-4A71-92E0-394051728595}" srcOrd="8" destOrd="0" presId="urn:microsoft.com/office/officeart/2005/8/layout/bProcess3"/>
    <dgm:cxn modelId="{D12779C3-20B3-481B-AF56-B601034172A7}" type="presParOf" srcId="{70312141-FD0B-4C0B-BE1F-7C010A8DCA4B}" destId="{28CC2C6E-B103-45D1-AE43-0B4358A7FD41}" srcOrd="9" destOrd="0" presId="urn:microsoft.com/office/officeart/2005/8/layout/bProcess3"/>
    <dgm:cxn modelId="{F4394A3A-8F48-40FC-99FC-1D607C9CFEED}" type="presParOf" srcId="{28CC2C6E-B103-45D1-AE43-0B4358A7FD41}" destId="{07E1E03D-006F-4BA3-862B-D3A96ED28438}" srcOrd="0" destOrd="0" presId="urn:microsoft.com/office/officeart/2005/8/layout/bProcess3"/>
    <dgm:cxn modelId="{078B9BF8-202F-4463-8614-1C9B46380F56}" type="presParOf" srcId="{70312141-FD0B-4C0B-BE1F-7C010A8DCA4B}" destId="{EB1C08D1-39CB-463D-B118-4C32D0F9D836}" srcOrd="10" destOrd="0" presId="urn:microsoft.com/office/officeart/2005/8/layout/bProcess3"/>
    <dgm:cxn modelId="{F4B14B84-1C17-406B-B977-1104651F55AD}" type="presParOf" srcId="{70312141-FD0B-4C0B-BE1F-7C010A8DCA4B}" destId="{06198BCE-07E8-4CF7-B27B-F6CC31731AEE}" srcOrd="11" destOrd="0" presId="urn:microsoft.com/office/officeart/2005/8/layout/bProcess3"/>
    <dgm:cxn modelId="{3EE893F8-4EA2-4C59-A11B-19D25B77784B}" type="presParOf" srcId="{06198BCE-07E8-4CF7-B27B-F6CC31731AEE}" destId="{E8624BF7-4217-4A34-9142-302F9A1913C9}" srcOrd="0" destOrd="0" presId="urn:microsoft.com/office/officeart/2005/8/layout/bProcess3"/>
    <dgm:cxn modelId="{D71F3AAA-3700-4248-A253-B4939AB94BA3}" type="presParOf" srcId="{70312141-FD0B-4C0B-BE1F-7C010A8DCA4B}" destId="{097879F7-97FA-476C-96D8-F5D29F4FA272}" srcOrd="12" destOrd="0" presId="urn:microsoft.com/office/officeart/2005/8/layout/bProcess3"/>
    <dgm:cxn modelId="{0F1D4892-157F-468A-BBB7-4EBBB53FDA61}" type="presParOf" srcId="{70312141-FD0B-4C0B-BE1F-7C010A8DCA4B}" destId="{3A1E0BD3-E2C1-4C41-802C-B54A0ABFD576}" srcOrd="13" destOrd="0" presId="urn:microsoft.com/office/officeart/2005/8/layout/bProcess3"/>
    <dgm:cxn modelId="{DD21A2F0-10EA-4E3A-B9EE-5023F5C13204}" type="presParOf" srcId="{3A1E0BD3-E2C1-4C41-802C-B54A0ABFD576}" destId="{1631CA0B-4375-42BF-9AA1-FE35149028DD}" srcOrd="0" destOrd="0" presId="urn:microsoft.com/office/officeart/2005/8/layout/bProcess3"/>
    <dgm:cxn modelId="{CFFEF2FC-98A2-47AD-959B-6E0CFA259551}" type="presParOf" srcId="{70312141-FD0B-4C0B-BE1F-7C010A8DCA4B}" destId="{9C465D0D-5A2F-4532-BD12-9D4882D693F7}" srcOrd="14" destOrd="0" presId="urn:microsoft.com/office/officeart/2005/8/layout/bProcess3"/>
    <dgm:cxn modelId="{F41124EF-FB46-47BC-AACC-89F99D32453A}" type="presParOf" srcId="{70312141-FD0B-4C0B-BE1F-7C010A8DCA4B}" destId="{7A4923AC-00BF-4D30-82D8-D91D0383E3F5}" srcOrd="15" destOrd="0" presId="urn:microsoft.com/office/officeart/2005/8/layout/bProcess3"/>
    <dgm:cxn modelId="{08BB18C6-7FE7-4221-806D-0647E5E5EAC2}" type="presParOf" srcId="{7A4923AC-00BF-4D30-82D8-D91D0383E3F5}" destId="{D0C16EF4-D472-48DE-AFF1-D0BBF7CC5F09}" srcOrd="0" destOrd="0" presId="urn:microsoft.com/office/officeart/2005/8/layout/bProcess3"/>
    <dgm:cxn modelId="{F7AD8A04-67EC-46C3-85FF-B42ACBDE9FD3}" type="presParOf" srcId="{70312141-FD0B-4C0B-BE1F-7C010A8DCA4B}" destId="{47EF8CAF-D3E2-4AE2-BD86-8CF773630AF0}" srcOrd="16" destOrd="0" presId="urn:microsoft.com/office/officeart/2005/8/layout/bProcess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B4701EC0-555A-46A1-8642-651CFD1AC660}">
      <dgm:prSet/>
      <dgm:spPr/>
      <dgm:t>
        <a:bodyPr/>
        <a:lstStyle/>
        <a:p>
          <a:r>
            <a:rPr lang="en-ZA"/>
            <a:t>Requesting Application</a:t>
          </a:r>
        </a:p>
      </dgm:t>
    </dgm:pt>
    <dgm:pt modelId="{0A8F0C46-E18D-4BAB-83C9-20CB16138550}" type="parTrans" cxnId="{AB776516-37E2-4938-8F42-C9FF8701B6FC}">
      <dgm:prSet/>
      <dgm:spPr/>
      <dgm:t>
        <a:bodyPr/>
        <a:lstStyle/>
        <a:p>
          <a:endParaRPr lang="en-ZA"/>
        </a:p>
      </dgm:t>
    </dgm:pt>
    <dgm:pt modelId="{8225E19B-2B82-40AD-B4A9-C267E1D4E203}" type="sibTrans" cxnId="{AB776516-37E2-4938-8F42-C9FF8701B6FC}">
      <dgm:prSet/>
      <dgm:spPr/>
      <dgm:t>
        <a:bodyPr/>
        <a:lstStyle/>
        <a:p>
          <a:endParaRPr lang="en-ZA"/>
        </a:p>
      </dgm:t>
    </dgm:pt>
    <dgm:pt modelId="{EC51D876-C3D8-431D-BDBE-8C92F93EA7BB}">
      <dgm:prSet/>
      <dgm:spPr/>
      <dgm:t>
        <a:bodyPr/>
        <a:lstStyle/>
        <a:p>
          <a:r>
            <a:rPr lang="en-ZA"/>
            <a:t>Isotope Library</a:t>
          </a:r>
        </a:p>
      </dgm:t>
    </dgm:pt>
    <dgm:pt modelId="{D1DD97D8-D198-4058-BD71-A2A56CB90D0C}" type="parTrans" cxnId="{C48DE55D-4016-4C45-BD77-070CC0BCCB72}">
      <dgm:prSet/>
      <dgm:spPr/>
      <dgm:t>
        <a:bodyPr/>
        <a:lstStyle/>
        <a:p>
          <a:endParaRPr lang="en-ZA"/>
        </a:p>
      </dgm:t>
    </dgm:pt>
    <dgm:pt modelId="{8F2B6B08-A473-4138-A0D1-2D53B8869E6F}" type="sibTrans" cxnId="{C48DE55D-4016-4C45-BD77-070CC0BCCB72}">
      <dgm:prSet/>
      <dgm:spPr/>
      <dgm:t>
        <a:bodyPr/>
        <a:lstStyle/>
        <a:p>
          <a:endParaRPr lang="en-ZA"/>
        </a:p>
      </dgm:t>
    </dgm:pt>
    <dgm:pt modelId="{B47EABD0-B5CB-489F-8ACF-F78C0A5CBB2C}">
      <dgm:prSet/>
      <dgm:spPr/>
      <dgm:t>
        <a:bodyPr/>
        <a:lstStyle/>
        <a:p>
          <a:r>
            <a:rPr lang="en-ZA"/>
            <a:t>Packet Generator</a:t>
          </a:r>
        </a:p>
      </dgm:t>
    </dgm:pt>
    <dgm:pt modelId="{58DA0602-CB97-48B2-A0F1-4E05D1E9EF81}" type="parTrans" cxnId="{C335C1DF-5C23-48F1-BCD9-8455EF4793D9}">
      <dgm:prSet/>
      <dgm:spPr/>
      <dgm:t>
        <a:bodyPr/>
        <a:lstStyle/>
        <a:p>
          <a:endParaRPr lang="en-ZA"/>
        </a:p>
      </dgm:t>
    </dgm:pt>
    <dgm:pt modelId="{201FB15A-E441-4381-88C4-81196D53867C}" type="sibTrans" cxnId="{C335C1DF-5C23-48F1-BCD9-8455EF4793D9}">
      <dgm:prSet/>
      <dgm:spPr/>
      <dgm:t>
        <a:bodyPr/>
        <a:lstStyle/>
        <a:p>
          <a:endParaRPr lang="en-ZA"/>
        </a:p>
      </dgm:t>
    </dgm:pt>
    <dgm:pt modelId="{4BAB6534-CD78-46DE-A8AF-0471AC872AFE}">
      <dgm:prSet/>
      <dgm:spPr/>
      <dgm:t>
        <a:bodyPr/>
        <a:lstStyle/>
        <a:p>
          <a:r>
            <a:rPr lang="en-ZA"/>
            <a:t>Emulation Command</a:t>
          </a:r>
        </a:p>
      </dgm:t>
    </dgm:pt>
    <dgm:pt modelId="{FC5D743F-A9DF-4D2C-B599-E8C12C1A92F9}" type="parTrans" cxnId="{1D1A66DB-3552-446D-AA87-5090E0769AA3}">
      <dgm:prSet/>
      <dgm:spPr/>
      <dgm:t>
        <a:bodyPr/>
        <a:lstStyle/>
        <a:p>
          <a:endParaRPr lang="en-ZA"/>
        </a:p>
      </dgm:t>
    </dgm:pt>
    <dgm:pt modelId="{38A639BE-4A68-487F-8585-E9BF992D3C2F}" type="sibTrans" cxnId="{1D1A66DB-3552-446D-AA87-5090E0769AA3}">
      <dgm:prSet/>
      <dgm:spPr/>
      <dgm:t>
        <a:bodyPr/>
        <a:lstStyle/>
        <a:p>
          <a:endParaRPr lang="en-ZA"/>
        </a:p>
      </dgm:t>
    </dgm:pt>
    <dgm:pt modelId="{605790FC-0EBC-475E-A5F0-1D604A9E1BE5}">
      <dgm:prSet/>
      <dgm:spPr/>
      <dgm:t>
        <a:bodyPr/>
        <a:lstStyle/>
        <a:p>
          <a:r>
            <a:rPr lang="en-ZA"/>
            <a:t>Slave Device</a:t>
          </a:r>
        </a:p>
      </dgm:t>
    </dgm:pt>
    <dgm:pt modelId="{AF4A6ECB-AE91-499A-A301-3022DB1734D2}" type="parTrans" cxnId="{6BEE65D7-9B6C-424F-87E6-234AFBA3C801}">
      <dgm:prSet/>
      <dgm:spPr/>
      <dgm:t>
        <a:bodyPr/>
        <a:lstStyle/>
        <a:p>
          <a:endParaRPr lang="en-ZA"/>
        </a:p>
      </dgm:t>
    </dgm:pt>
    <dgm:pt modelId="{F8D4969E-6B83-4499-8D8B-9AFB5C675B1D}" type="sibTrans" cxnId="{6BEE65D7-9B6C-424F-87E6-234AFBA3C801}">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BE71D8F8-E155-4ED4-9E9C-8CA8FE565CEB}" type="pres">
      <dgm:prSet presAssocID="{B4701EC0-555A-46A1-8642-651CFD1AC660}" presName="parTxOnly" presStyleLbl="node1" presStyleIdx="0" presStyleCnt="5">
        <dgm:presLayoutVars>
          <dgm:bulletEnabled val="1"/>
        </dgm:presLayoutVars>
      </dgm:prSet>
      <dgm:spPr/>
      <dgm:t>
        <a:bodyPr/>
        <a:lstStyle/>
        <a:p>
          <a:endParaRPr lang="en-ZA"/>
        </a:p>
      </dgm:t>
    </dgm:pt>
    <dgm:pt modelId="{DF681D2F-1319-4390-82AB-2EE000550134}" type="pres">
      <dgm:prSet presAssocID="{8225E19B-2B82-40AD-B4A9-C267E1D4E203}" presName="parSpace" presStyleCnt="0"/>
      <dgm:spPr/>
    </dgm:pt>
    <dgm:pt modelId="{CED0CD8C-E01A-492C-BF64-E186DD944741}" type="pres">
      <dgm:prSet presAssocID="{EC51D876-C3D8-431D-BDBE-8C92F93EA7BB}" presName="parTxOnly" presStyleLbl="node1" presStyleIdx="1" presStyleCnt="5">
        <dgm:presLayoutVars>
          <dgm:bulletEnabled val="1"/>
        </dgm:presLayoutVars>
      </dgm:prSet>
      <dgm:spPr/>
      <dgm:t>
        <a:bodyPr/>
        <a:lstStyle/>
        <a:p>
          <a:endParaRPr lang="en-ZA"/>
        </a:p>
      </dgm:t>
    </dgm:pt>
    <dgm:pt modelId="{C24497ED-9223-4D97-B52F-E03C84EFDE53}" type="pres">
      <dgm:prSet presAssocID="{8F2B6B08-A473-4138-A0D1-2D53B8869E6F}" presName="parSpace" presStyleCnt="0"/>
      <dgm:spPr/>
    </dgm:pt>
    <dgm:pt modelId="{EFFEE7ED-EAE9-42E5-BF4B-2C1135408724}" type="pres">
      <dgm:prSet presAssocID="{B47EABD0-B5CB-489F-8ACF-F78C0A5CBB2C}" presName="parTxOnly" presStyleLbl="node1" presStyleIdx="2" presStyleCnt="5">
        <dgm:presLayoutVars>
          <dgm:bulletEnabled val="1"/>
        </dgm:presLayoutVars>
      </dgm:prSet>
      <dgm:spPr/>
      <dgm:t>
        <a:bodyPr/>
        <a:lstStyle/>
        <a:p>
          <a:endParaRPr lang="en-ZA"/>
        </a:p>
      </dgm:t>
    </dgm:pt>
    <dgm:pt modelId="{8690061B-90AD-49C1-AD0B-0D13BD8D5622}" type="pres">
      <dgm:prSet presAssocID="{201FB15A-E441-4381-88C4-81196D53867C}" presName="parSpace" presStyleCnt="0"/>
      <dgm:spPr/>
    </dgm:pt>
    <dgm:pt modelId="{44B4C1EA-FABA-4197-8C96-BB11346600F5}" type="pres">
      <dgm:prSet presAssocID="{4BAB6534-CD78-46DE-A8AF-0471AC872AFE}" presName="parTxOnly" presStyleLbl="node1" presStyleIdx="3" presStyleCnt="5">
        <dgm:presLayoutVars>
          <dgm:bulletEnabled val="1"/>
        </dgm:presLayoutVars>
      </dgm:prSet>
      <dgm:spPr/>
      <dgm:t>
        <a:bodyPr/>
        <a:lstStyle/>
        <a:p>
          <a:endParaRPr lang="en-ZA"/>
        </a:p>
      </dgm:t>
    </dgm:pt>
    <dgm:pt modelId="{A99FA857-EFA6-4946-8995-D9C2A48CE0FB}" type="pres">
      <dgm:prSet presAssocID="{38A639BE-4A68-487F-8585-E9BF992D3C2F}" presName="parSpace" presStyleCnt="0"/>
      <dgm:spPr/>
    </dgm:pt>
    <dgm:pt modelId="{FC7A0227-6CF2-4F01-B729-504E027BB05D}" type="pres">
      <dgm:prSet presAssocID="{605790FC-0EBC-475E-A5F0-1D604A9E1BE5}" presName="parTxOnly" presStyleLbl="node1" presStyleIdx="4" presStyleCnt="5">
        <dgm:presLayoutVars>
          <dgm:bulletEnabled val="1"/>
        </dgm:presLayoutVars>
      </dgm:prSet>
      <dgm:spPr/>
      <dgm:t>
        <a:bodyPr/>
        <a:lstStyle/>
        <a:p>
          <a:endParaRPr lang="en-ZA"/>
        </a:p>
      </dgm:t>
    </dgm:pt>
  </dgm:ptLst>
  <dgm:cxnLst>
    <dgm:cxn modelId="{7716F09E-28A0-4316-925A-B9EF53801071}" type="presOf" srcId="{B47EABD0-B5CB-489F-8ACF-F78C0A5CBB2C}" destId="{EFFEE7ED-EAE9-42E5-BF4B-2C1135408724}" srcOrd="0" destOrd="0" presId="urn:microsoft.com/office/officeart/2005/8/layout/hChevron3"/>
    <dgm:cxn modelId="{3E65C114-2D77-4634-984E-D3DF61655ADF}" type="presOf" srcId="{B4701EC0-555A-46A1-8642-651CFD1AC660}" destId="{BE71D8F8-E155-4ED4-9E9C-8CA8FE565CEB}" srcOrd="0" destOrd="0" presId="urn:microsoft.com/office/officeart/2005/8/layout/hChevron3"/>
    <dgm:cxn modelId="{1D1A66DB-3552-446D-AA87-5090E0769AA3}" srcId="{4FEE42DA-F560-4B97-B2C6-6C3C00F2E552}" destId="{4BAB6534-CD78-46DE-A8AF-0471AC872AFE}" srcOrd="3" destOrd="0" parTransId="{FC5D743F-A9DF-4D2C-B599-E8C12C1A92F9}" sibTransId="{38A639BE-4A68-487F-8585-E9BF992D3C2F}"/>
    <dgm:cxn modelId="{B8CAAC92-CC9F-4DF3-A60D-F17F6398C20B}" type="presOf" srcId="{4FEE42DA-F560-4B97-B2C6-6C3C00F2E552}" destId="{CF19E0AA-9541-43A0-A2D4-2E9F153A83F0}" srcOrd="0" destOrd="0" presId="urn:microsoft.com/office/officeart/2005/8/layout/hChevron3"/>
    <dgm:cxn modelId="{C48DE55D-4016-4C45-BD77-070CC0BCCB72}" srcId="{4FEE42DA-F560-4B97-B2C6-6C3C00F2E552}" destId="{EC51D876-C3D8-431D-BDBE-8C92F93EA7BB}" srcOrd="1" destOrd="0" parTransId="{D1DD97D8-D198-4058-BD71-A2A56CB90D0C}" sibTransId="{8F2B6B08-A473-4138-A0D1-2D53B8869E6F}"/>
    <dgm:cxn modelId="{13DA1FE2-D7AB-49C0-92C7-90DFF5AB2E17}" type="presOf" srcId="{605790FC-0EBC-475E-A5F0-1D604A9E1BE5}" destId="{FC7A0227-6CF2-4F01-B729-504E027BB05D}" srcOrd="0" destOrd="0" presId="urn:microsoft.com/office/officeart/2005/8/layout/hChevron3"/>
    <dgm:cxn modelId="{184B7F5D-827A-4C70-A9D3-1C4FCECE4513}" type="presOf" srcId="{EC51D876-C3D8-431D-BDBE-8C92F93EA7BB}" destId="{CED0CD8C-E01A-492C-BF64-E186DD944741}" srcOrd="0" destOrd="0" presId="urn:microsoft.com/office/officeart/2005/8/layout/hChevron3"/>
    <dgm:cxn modelId="{C335C1DF-5C23-48F1-BCD9-8455EF4793D9}" srcId="{4FEE42DA-F560-4B97-B2C6-6C3C00F2E552}" destId="{B47EABD0-B5CB-489F-8ACF-F78C0A5CBB2C}" srcOrd="2" destOrd="0" parTransId="{58DA0602-CB97-48B2-A0F1-4E05D1E9EF81}" sibTransId="{201FB15A-E441-4381-88C4-81196D53867C}"/>
    <dgm:cxn modelId="{63745F55-A8BA-4FC4-8672-B6E046C5A4A7}" type="presOf" srcId="{4BAB6534-CD78-46DE-A8AF-0471AC872AFE}" destId="{44B4C1EA-FABA-4197-8C96-BB11346600F5}" srcOrd="0" destOrd="0" presId="urn:microsoft.com/office/officeart/2005/8/layout/hChevron3"/>
    <dgm:cxn modelId="{AB776516-37E2-4938-8F42-C9FF8701B6FC}" srcId="{4FEE42DA-F560-4B97-B2C6-6C3C00F2E552}" destId="{B4701EC0-555A-46A1-8642-651CFD1AC660}" srcOrd="0" destOrd="0" parTransId="{0A8F0C46-E18D-4BAB-83C9-20CB16138550}" sibTransId="{8225E19B-2B82-40AD-B4A9-C267E1D4E203}"/>
    <dgm:cxn modelId="{6BEE65D7-9B6C-424F-87E6-234AFBA3C801}" srcId="{4FEE42DA-F560-4B97-B2C6-6C3C00F2E552}" destId="{605790FC-0EBC-475E-A5F0-1D604A9E1BE5}" srcOrd="4" destOrd="0" parTransId="{AF4A6ECB-AE91-499A-A301-3022DB1734D2}" sibTransId="{F8D4969E-6B83-4499-8D8B-9AFB5C675B1D}"/>
    <dgm:cxn modelId="{D53C4883-CD2B-4A12-A02F-0CBCF773250F}" type="presParOf" srcId="{CF19E0AA-9541-43A0-A2D4-2E9F153A83F0}" destId="{BE71D8F8-E155-4ED4-9E9C-8CA8FE565CEB}" srcOrd="0" destOrd="0" presId="urn:microsoft.com/office/officeart/2005/8/layout/hChevron3"/>
    <dgm:cxn modelId="{F9866C1C-540D-4257-8477-5C6B1E6A630B}" type="presParOf" srcId="{CF19E0AA-9541-43A0-A2D4-2E9F153A83F0}" destId="{DF681D2F-1319-4390-82AB-2EE000550134}" srcOrd="1" destOrd="0" presId="urn:microsoft.com/office/officeart/2005/8/layout/hChevron3"/>
    <dgm:cxn modelId="{1FC093D7-88A5-4CDD-BFC2-1C40321791C3}" type="presParOf" srcId="{CF19E0AA-9541-43A0-A2D4-2E9F153A83F0}" destId="{CED0CD8C-E01A-492C-BF64-E186DD944741}" srcOrd="2" destOrd="0" presId="urn:microsoft.com/office/officeart/2005/8/layout/hChevron3"/>
    <dgm:cxn modelId="{78A27429-5088-451D-A569-DC0B1C3BB965}" type="presParOf" srcId="{CF19E0AA-9541-43A0-A2D4-2E9F153A83F0}" destId="{C24497ED-9223-4D97-B52F-E03C84EFDE53}" srcOrd="3" destOrd="0" presId="urn:microsoft.com/office/officeart/2005/8/layout/hChevron3"/>
    <dgm:cxn modelId="{02552142-8B59-470E-89A9-4FA10599A19B}" type="presParOf" srcId="{CF19E0AA-9541-43A0-A2D4-2E9F153A83F0}" destId="{EFFEE7ED-EAE9-42E5-BF4B-2C1135408724}" srcOrd="4" destOrd="0" presId="urn:microsoft.com/office/officeart/2005/8/layout/hChevron3"/>
    <dgm:cxn modelId="{116CDC67-89DC-4A63-84E1-E49993AC2821}" type="presParOf" srcId="{CF19E0AA-9541-43A0-A2D4-2E9F153A83F0}" destId="{8690061B-90AD-49C1-AD0B-0D13BD8D5622}" srcOrd="5" destOrd="0" presId="urn:microsoft.com/office/officeart/2005/8/layout/hChevron3"/>
    <dgm:cxn modelId="{30BD19C5-EB73-4CC9-86BB-44D3D702703B}" type="presParOf" srcId="{CF19E0AA-9541-43A0-A2D4-2E9F153A83F0}" destId="{44B4C1EA-FABA-4197-8C96-BB11346600F5}" srcOrd="6" destOrd="0" presId="urn:microsoft.com/office/officeart/2005/8/layout/hChevron3"/>
    <dgm:cxn modelId="{8DA9E33E-6892-4B5A-A87C-42D031986909}" type="presParOf" srcId="{CF19E0AA-9541-43A0-A2D4-2E9F153A83F0}" destId="{A99FA857-EFA6-4946-8995-D9C2A48CE0FB}" srcOrd="7" destOrd="0" presId="urn:microsoft.com/office/officeart/2005/8/layout/hChevron3"/>
    <dgm:cxn modelId="{58C25FFD-3D8A-4C49-A196-DDCD0D697E78}" type="presParOf" srcId="{CF19E0AA-9541-43A0-A2D4-2E9F153A83F0}" destId="{FC7A0227-6CF2-4F01-B729-504E027BB05D}" srcOrd="8" destOrd="0" presId="urn:microsoft.com/office/officeart/2005/8/layout/hChevron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0x22</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0x20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Modifier Keys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9852F0D6-39F7-439B-A949-40D9A6A10AEF}">
      <dgm:prSet phldrT="[Text]"/>
      <dgm:spPr/>
      <dgm:t>
        <a:bodyPr/>
        <a:lstStyle/>
        <a:p>
          <a:r>
            <a:rPr lang="en-ZA"/>
            <a:t>0x04</a:t>
          </a:r>
        </a:p>
      </dgm:t>
    </dgm:pt>
    <dgm:pt modelId="{6D32EFB7-6F1E-40FF-97C1-0E7BF6D16CAB}" type="parTrans" cxnId="{6A11081F-368E-44E0-8AFB-4BBCABE3BB9B}">
      <dgm:prSet/>
      <dgm:spPr/>
      <dgm:t>
        <a:bodyPr/>
        <a:lstStyle/>
        <a:p>
          <a:endParaRPr lang="en-ZA"/>
        </a:p>
      </dgm:t>
    </dgm:pt>
    <dgm:pt modelId="{CE4E9144-7020-4B6B-8FB9-B9E4495146F9}" type="sibTrans" cxnId="{6A11081F-368E-44E0-8AFB-4BBCABE3BB9B}">
      <dgm:prSet/>
      <dgm:spPr/>
      <dgm:t>
        <a:bodyPr/>
        <a:lstStyle/>
        <a:p>
          <a:endParaRPr lang="en-ZA"/>
        </a:p>
      </dgm:t>
    </dgm:pt>
    <dgm:pt modelId="{4338BA86-5C08-4FE2-8F4B-407C625C7EEE}">
      <dgm:prSet phldrT="[Text]"/>
      <dgm:spPr/>
      <dgm:t>
        <a:bodyPr/>
        <a:lstStyle/>
        <a:p>
          <a:r>
            <a:rPr lang="en-ZA"/>
            <a:t>USB HID Code for 'A' Key</a:t>
          </a:r>
        </a:p>
      </dgm:t>
    </dgm:pt>
    <dgm:pt modelId="{E1CE1362-8138-4ACD-BB9A-D7CD41C68960}" type="parTrans" cxnId="{DFA35032-6702-4C82-9AA5-0CB3A86447ED}">
      <dgm:prSet/>
      <dgm:spPr/>
      <dgm:t>
        <a:bodyPr/>
        <a:lstStyle/>
        <a:p>
          <a:endParaRPr lang="en-ZA"/>
        </a:p>
      </dgm:t>
    </dgm:pt>
    <dgm:pt modelId="{6735A4F2-CC0E-4ED7-ABCD-87E4F4D8D659}" type="sibTrans" cxnId="{DFA35032-6702-4C82-9AA5-0CB3A86447ED}">
      <dgm:prSet/>
      <dgm:spPr/>
      <dgm:t>
        <a:bodyPr/>
        <a:lstStyle/>
        <a:p>
          <a:endParaRPr lang="en-ZA"/>
        </a:p>
      </dgm:t>
    </dgm:pt>
    <dgm:pt modelId="{69779B18-BB2F-4B1B-B595-F6497AC875F4}">
      <dgm:prSet phldrT="[Text]"/>
      <dgm:spPr/>
      <dgm:t>
        <a:bodyPr/>
        <a:lstStyle/>
        <a:p>
          <a:r>
            <a:rPr lang="en-ZA"/>
            <a:t>Keyboard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0x02</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6FF4FFAE-11B1-4833-98C0-EC9448F2D562}" type="pres">
      <dgm:prSet presAssocID="{C79CA109-A311-430D-AEE6-A5A679561BCD}" presName="Name0" presStyleCnt="0">
        <dgm:presLayoutVars>
          <dgm:dir/>
          <dgm:animLvl val="lvl"/>
          <dgm:resizeHandles val="exact"/>
        </dgm:presLayoutVars>
      </dgm:prSet>
      <dgm:spPr/>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3">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3"/>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3">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3">
        <dgm:presLayoutVars>
          <dgm:chMax val="1"/>
          <dgm:bulletEnabled val="1"/>
        </dgm:presLayoutVars>
      </dgm:prSet>
      <dgm:spPr/>
    </dgm:pt>
    <dgm:pt modelId="{F5B79959-A5E7-4339-B9B1-1FB88AEFA3EB}" type="pres">
      <dgm:prSet presAssocID="{EA25BEF5-485D-420F-A6E9-39E21D7B2A6A}" presName="bracket" presStyleLbl="parChTrans1D1" presStyleIdx="1" presStyleCnt="3"/>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3">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234275B6-9A95-45B2-B316-C2D612427787}" type="pres">
      <dgm:prSet presAssocID="{9852F0D6-39F7-439B-A949-40D9A6A10AEF}" presName="linNode" presStyleCnt="0"/>
      <dgm:spPr/>
    </dgm:pt>
    <dgm:pt modelId="{FF0BF768-F487-4EBA-BFD2-D3BF05AA74CB}" type="pres">
      <dgm:prSet presAssocID="{9852F0D6-39F7-439B-A949-40D9A6A10AEF}" presName="parTx" presStyleLbl="revTx" presStyleIdx="2" presStyleCnt="3">
        <dgm:presLayoutVars>
          <dgm:chMax val="1"/>
          <dgm:bulletEnabled val="1"/>
        </dgm:presLayoutVars>
      </dgm:prSet>
      <dgm:spPr/>
    </dgm:pt>
    <dgm:pt modelId="{75CBFF4F-1555-4690-8963-1CD4AE17B93A}" type="pres">
      <dgm:prSet presAssocID="{9852F0D6-39F7-439B-A949-40D9A6A10AEF}" presName="bracket" presStyleLbl="parChTrans1D1" presStyleIdx="2" presStyleCnt="3"/>
      <dgm:spPr/>
    </dgm:pt>
    <dgm:pt modelId="{71FA08EC-1685-4A19-BB7D-D2FD28E47532}" type="pres">
      <dgm:prSet presAssocID="{9852F0D6-39F7-439B-A949-40D9A6A10AEF}" presName="spH" presStyleCnt="0"/>
      <dgm:spPr/>
    </dgm:pt>
    <dgm:pt modelId="{E742F2F0-B844-4F82-8D82-6877BECFA600}" type="pres">
      <dgm:prSet presAssocID="{9852F0D6-39F7-439B-A949-40D9A6A10AEF}" presName="desTx" presStyleLbl="node1" presStyleIdx="2" presStyleCnt="3">
        <dgm:presLayoutVars>
          <dgm:bulletEnabled val="1"/>
        </dgm:presLayoutVars>
      </dgm:prSet>
      <dgm:spPr/>
      <dgm:t>
        <a:bodyPr/>
        <a:lstStyle/>
        <a:p>
          <a:endParaRPr lang="en-ZA"/>
        </a:p>
      </dgm:t>
    </dgm:pt>
  </dgm:ptLst>
  <dgm:cxnLst>
    <dgm:cxn modelId="{479A8D6A-AF76-49DD-AB8C-0F26A766E3A0}" type="presOf" srcId="{A267CE23-3D01-4E99-8755-C2B23E383178}" destId="{E7E50A0E-FD5D-49DA-8A18-F403D2E005E6}" srcOrd="0" destOrd="2" presId="urn:diagrams.loki3.com/BracketList"/>
    <dgm:cxn modelId="{1F5E8639-BCB6-42A7-A9B3-AC2FA38701C8}" srcId="{A267CE23-3D01-4E99-8755-C2B23E383178}" destId="{110C02C1-4AB4-4B5F-9ADD-3757F2752940}" srcOrd="0" destOrd="0" parTransId="{B53CA93B-7BD0-4300-B139-D1EE352627D8}" sibTransId="{61DD1AF7-D12A-4FDB-BFF7-13C1C406CD15}"/>
    <dgm:cxn modelId="{AB721082-78EC-4390-906D-28074FE6FE1A}" srcId="{C79CA109-A311-430D-AEE6-A5A679561BCD}" destId="{EA25BEF5-485D-420F-A6E9-39E21D7B2A6A}" srcOrd="1" destOrd="0" parTransId="{427F5B79-A821-4750-9DE5-236ABF4D2D2E}" sibTransId="{407893FF-D181-4CF7-8E14-1D4FE18DFB12}"/>
    <dgm:cxn modelId="{DFA35032-6702-4C82-9AA5-0CB3A86447ED}" srcId="{9852F0D6-39F7-439B-A949-40D9A6A10AEF}" destId="{4338BA86-5C08-4FE2-8F4B-407C625C7EEE}" srcOrd="0" destOrd="0" parTransId="{E1CE1362-8138-4ACD-BB9A-D7CD41C68960}" sibTransId="{6735A4F2-CC0E-4ED7-ABCD-87E4F4D8D659}"/>
    <dgm:cxn modelId="{3E9985F1-EE96-40A7-8C16-23B34EF2C30A}" type="presOf" srcId="{C79CA109-A311-430D-AEE6-A5A679561BCD}" destId="{6FF4FFAE-11B1-4833-98C0-EC9448F2D562}" srcOrd="0" destOrd="0" presId="urn:diagrams.loki3.com/BracketList"/>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F30C9764-2243-4E53-8244-792493A7FDE3}" type="presOf" srcId="{69779B18-BB2F-4B1B-B595-F6497AC875F4}" destId="{E7E50A0E-FD5D-49DA-8A18-F403D2E005E6}" srcOrd="0" destOrd="1" presId="urn:diagrams.loki3.com/BracketList"/>
    <dgm:cxn modelId="{6A11081F-368E-44E0-8AFB-4BBCABE3BB9B}" srcId="{C79CA109-A311-430D-AEE6-A5A679561BCD}" destId="{9852F0D6-39F7-439B-A949-40D9A6A10AEF}" srcOrd="2" destOrd="0" parTransId="{6D32EFB7-6F1E-40FF-97C1-0E7BF6D16CAB}" sibTransId="{CE4E9144-7020-4B6B-8FB9-B9E4495146F9}"/>
    <dgm:cxn modelId="{4602EB81-373E-48B4-86EE-BDCFEE8FCBAC}" type="presOf" srcId="{9852F0D6-39F7-439B-A949-40D9A6A10AEF}" destId="{FF0BF768-F487-4EBA-BFD2-D3BF05AA74CB}" srcOrd="0" destOrd="0" presId="urn:diagrams.loki3.com/BracketList"/>
    <dgm:cxn modelId="{7C88A4B8-02E0-46FA-B059-74CCF45F6115}" type="presOf" srcId="{F3C3C0B1-83A4-448F-92C3-58AC4E17A0E8}" destId="{D78109F2-E7F0-4B69-BACA-87CC9900D81A}" srcOrd="0" destOrd="0" presId="urn:diagrams.loki3.com/BracketList"/>
    <dgm:cxn modelId="{021317D5-EFEF-4855-A2FD-A9CF75E1F8CE}" type="presOf" srcId="{1A15513A-4861-4F55-9F16-60834106EDB2}" destId="{E7E50A0E-FD5D-49DA-8A18-F403D2E005E6}" srcOrd="0" destOrd="0" presId="urn:diagrams.loki3.com/BracketList"/>
    <dgm:cxn modelId="{0AA7788D-D584-4F41-94E5-00A8B7B5609B}" type="presOf" srcId="{4338BA86-5C08-4FE2-8F4B-407C625C7EEE}" destId="{E742F2F0-B844-4F82-8D82-6877BECFA600}" srcOrd="0" destOrd="0" presId="urn:diagrams.loki3.com/BracketList"/>
    <dgm:cxn modelId="{52273414-902D-4000-8DDB-63FF51941548}" srcId="{C79CA109-A311-430D-AEE6-A5A679561BCD}" destId="{E5F3DA63-E004-46B0-ABF1-3651B05477DA}" srcOrd="0" destOrd="0" parTransId="{146851AE-ADA7-469F-8038-F5B331CF242D}" sibTransId="{29900C92-F937-4A02-B8E7-CD37A353DC4F}"/>
    <dgm:cxn modelId="{5E3BCDAB-6951-48AA-95FE-7CF812268FFA}" type="presOf" srcId="{110C02C1-4AB4-4B5F-9ADD-3757F2752940}" destId="{E7E50A0E-FD5D-49DA-8A18-F403D2E005E6}" srcOrd="0" destOrd="3" presId="urn:diagrams.loki3.com/BracketList"/>
    <dgm:cxn modelId="{9EDE9AEB-A6EA-4BE0-88B8-6953A4E72EBC}" srcId="{E5F3DA63-E004-46B0-ABF1-3651B05477DA}" destId="{1A15513A-4861-4F55-9F16-60834106EDB2}" srcOrd="0" destOrd="0" parTransId="{3DBECF9C-145E-4594-BDB7-667EEF4AAE50}" sibTransId="{D1DB0C28-4CBD-40E8-8CE1-85D04444F4DE}"/>
    <dgm:cxn modelId="{40AC1C80-8803-4AF2-9A22-4049E9AA3A53}" type="presOf" srcId="{E5F3DA63-E004-46B0-ABF1-3651B05477DA}" destId="{DC32802F-827B-4E66-9E6F-7D6B60C357E7}" srcOrd="0" destOrd="0" presId="urn:diagrams.loki3.com/BracketList"/>
    <dgm:cxn modelId="{D9BCBF6E-A342-443E-B91E-1F5892E4A699}" srcId="{E5F3DA63-E004-46B0-ABF1-3651B05477DA}" destId="{A267CE23-3D01-4E99-8755-C2B23E383178}" srcOrd="1" destOrd="0" parTransId="{C15CA5B3-72A8-479B-B02D-66CAF8D61F39}" sibTransId="{76D276B0-DCA9-4ED9-91EC-B39F63D72746}"/>
    <dgm:cxn modelId="{6901FB5A-E3E2-4EFB-AB4B-E5E8A8BF390D}" type="presOf" srcId="{EA25BEF5-485D-420F-A6E9-39E21D7B2A6A}" destId="{A603861B-15F3-4A94-89CA-F082F9832CEF}" srcOrd="0" destOrd="0" presId="urn:diagrams.loki3.com/BracketList"/>
    <dgm:cxn modelId="{E7C2CD9E-766E-481F-A912-9F6E441E5C29}" type="presParOf" srcId="{6FF4FFAE-11B1-4833-98C0-EC9448F2D562}" destId="{D15AEBB2-0752-467F-A516-F59EE69E3A06}" srcOrd="0" destOrd="0" presId="urn:diagrams.loki3.com/BracketList"/>
    <dgm:cxn modelId="{72E2E38B-6160-40D0-AFBC-37C346A3E174}" type="presParOf" srcId="{D15AEBB2-0752-467F-A516-F59EE69E3A06}" destId="{DC32802F-827B-4E66-9E6F-7D6B60C357E7}" srcOrd="0" destOrd="0" presId="urn:diagrams.loki3.com/BracketList"/>
    <dgm:cxn modelId="{1144BB0A-A083-4E5D-B3A4-2F53015AACBF}" type="presParOf" srcId="{D15AEBB2-0752-467F-A516-F59EE69E3A06}" destId="{B1742C46-081B-44DE-AFA3-5D8CAC18E07A}" srcOrd="1" destOrd="0" presId="urn:diagrams.loki3.com/BracketList"/>
    <dgm:cxn modelId="{837DF1C4-7175-4E67-BAFC-677796D19772}" type="presParOf" srcId="{D15AEBB2-0752-467F-A516-F59EE69E3A06}" destId="{B1E4DBA4-588D-4E32-B880-D870E50851F0}" srcOrd="2" destOrd="0" presId="urn:diagrams.loki3.com/BracketList"/>
    <dgm:cxn modelId="{48CD5A20-FC5D-4BD0-9698-9D38FFAA6FF3}" type="presParOf" srcId="{D15AEBB2-0752-467F-A516-F59EE69E3A06}" destId="{E7E50A0E-FD5D-49DA-8A18-F403D2E005E6}" srcOrd="3" destOrd="0" presId="urn:diagrams.loki3.com/BracketList"/>
    <dgm:cxn modelId="{0F78EB39-6606-40A5-B76A-150C9958515A}" type="presParOf" srcId="{6FF4FFAE-11B1-4833-98C0-EC9448F2D562}" destId="{47EC8725-8717-422A-B3B6-2C4555B162C2}" srcOrd="1" destOrd="0" presId="urn:diagrams.loki3.com/BracketList"/>
    <dgm:cxn modelId="{E7006F64-0427-4EF9-8FFC-C8742E9FE399}" type="presParOf" srcId="{6FF4FFAE-11B1-4833-98C0-EC9448F2D562}" destId="{5726BE49-D5C7-48EF-B1A6-10939D07483E}" srcOrd="2" destOrd="0" presId="urn:diagrams.loki3.com/BracketList"/>
    <dgm:cxn modelId="{77825F10-00D0-4CF3-8594-9BBF2F8C56C8}" type="presParOf" srcId="{5726BE49-D5C7-48EF-B1A6-10939D07483E}" destId="{A603861B-15F3-4A94-89CA-F082F9832CEF}" srcOrd="0" destOrd="0" presId="urn:diagrams.loki3.com/BracketList"/>
    <dgm:cxn modelId="{9EA370EE-9979-4782-B724-882FA4E3C616}" type="presParOf" srcId="{5726BE49-D5C7-48EF-B1A6-10939D07483E}" destId="{F5B79959-A5E7-4339-B9B1-1FB88AEFA3EB}" srcOrd="1" destOrd="0" presId="urn:diagrams.loki3.com/BracketList"/>
    <dgm:cxn modelId="{913B9CA7-E3E0-4DB4-8901-66FE64ACE756}" type="presParOf" srcId="{5726BE49-D5C7-48EF-B1A6-10939D07483E}" destId="{CB8F5416-BD81-44EC-8859-8A860DD8F8A2}" srcOrd="2" destOrd="0" presId="urn:diagrams.loki3.com/BracketList"/>
    <dgm:cxn modelId="{C208E951-F7A9-4FFE-BDD2-737C451B5C40}" type="presParOf" srcId="{5726BE49-D5C7-48EF-B1A6-10939D07483E}" destId="{D78109F2-E7F0-4B69-BACA-87CC9900D81A}" srcOrd="3" destOrd="0" presId="urn:diagrams.loki3.com/BracketList"/>
    <dgm:cxn modelId="{C3EF5BFC-A386-47CE-8498-22E3490891C2}" type="presParOf" srcId="{6FF4FFAE-11B1-4833-98C0-EC9448F2D562}" destId="{4176ACF3-068C-47A2-950B-C8660EB80A29}" srcOrd="3" destOrd="0" presId="urn:diagrams.loki3.com/BracketList"/>
    <dgm:cxn modelId="{E4E1B4B0-BB1D-4340-924E-D49BC144E44C}" type="presParOf" srcId="{6FF4FFAE-11B1-4833-98C0-EC9448F2D562}" destId="{234275B6-9A95-45B2-B316-C2D612427787}" srcOrd="4" destOrd="0" presId="urn:diagrams.loki3.com/BracketList"/>
    <dgm:cxn modelId="{0D61BE3E-8E9A-491B-8513-9BB3AFD59445}" type="presParOf" srcId="{234275B6-9A95-45B2-B316-C2D612427787}" destId="{FF0BF768-F487-4EBA-BFD2-D3BF05AA74CB}" srcOrd="0" destOrd="0" presId="urn:diagrams.loki3.com/BracketList"/>
    <dgm:cxn modelId="{4E96B0E4-C5BA-472D-AB9D-691DFB5A2110}" type="presParOf" srcId="{234275B6-9A95-45B2-B316-C2D612427787}" destId="{75CBFF4F-1555-4690-8963-1CD4AE17B93A}" srcOrd="1" destOrd="0" presId="urn:diagrams.loki3.com/BracketList"/>
    <dgm:cxn modelId="{44009DC2-C053-4363-9C84-3D3E4B91C1DF}" type="presParOf" srcId="{234275B6-9A95-45B2-B316-C2D612427787}" destId="{71FA08EC-1685-4A19-BB7D-D2FD28E47532}" srcOrd="2" destOrd="0" presId="urn:diagrams.loki3.com/BracketList"/>
    <dgm:cxn modelId="{2451326A-9250-4BA2-8640-60238ABA282B}" type="presParOf" srcId="{234275B6-9A95-45B2-B316-C2D612427787}" destId="{E742F2F0-B844-4F82-8D82-6877BECFA600}" srcOrd="3" destOrd="0" presId="urn:diagrams.loki3.com/BracketList"/>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0x44</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0x40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Buttons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69779B18-BB2F-4B1B-B595-F6497AC875F4}">
      <dgm:prSet phldrT="[Text]"/>
      <dgm:spPr/>
      <dgm:t>
        <a:bodyPr/>
        <a:lstStyle/>
        <a:p>
          <a:r>
            <a:rPr lang="en-ZA"/>
            <a:t>Mouse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0x04</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98B35B84-D9FD-457B-B372-E50A6A512EDD}">
      <dgm:prSet phldrT="[Text]"/>
      <dgm:spPr/>
      <dgm:t>
        <a:bodyPr/>
        <a:lstStyle/>
        <a:p>
          <a:r>
            <a:rPr lang="en-ZA"/>
            <a:t>0x00</a:t>
          </a:r>
        </a:p>
      </dgm:t>
    </dgm:pt>
    <dgm:pt modelId="{21915EAE-AF54-43D4-9028-DB066B9742A6}" type="parTrans" cxnId="{4112F166-C6F7-475F-8DB5-CE90F4655710}">
      <dgm:prSet/>
      <dgm:spPr/>
    </dgm:pt>
    <dgm:pt modelId="{265E1E1B-ECAA-4FB1-BE8A-3328A0E22E5B}" type="sibTrans" cxnId="{4112F166-C6F7-475F-8DB5-CE90F4655710}">
      <dgm:prSet/>
      <dgm:spPr/>
    </dgm:pt>
    <dgm:pt modelId="{A4C1B535-443F-402F-AEFD-228BE38882AB}">
      <dgm:prSet phldrT="[Text]"/>
      <dgm:spPr/>
      <dgm:t>
        <a:bodyPr/>
        <a:lstStyle/>
        <a:p>
          <a:r>
            <a:rPr lang="en-ZA"/>
            <a:t>0x00</a:t>
          </a:r>
        </a:p>
      </dgm:t>
    </dgm:pt>
    <dgm:pt modelId="{8ECB3753-C76E-4CFA-8A4E-019E99AC2A8F}" type="parTrans" cxnId="{2C514A0D-C94A-41DA-BABC-6F3CEB28FE79}">
      <dgm:prSet/>
      <dgm:spPr/>
    </dgm:pt>
    <dgm:pt modelId="{5D424BA5-DE20-4801-8574-DC8D39C30BF7}" type="sibTrans" cxnId="{2C514A0D-C94A-41DA-BABC-6F3CEB28FE79}">
      <dgm:prSet/>
      <dgm:spPr/>
    </dgm:pt>
    <dgm:pt modelId="{E9939A02-3371-4D71-9C15-69BB62EF4B30}">
      <dgm:prSet phldrT="[Text]"/>
      <dgm:spPr/>
      <dgm:t>
        <a:bodyPr/>
        <a:lstStyle/>
        <a:p>
          <a:r>
            <a:rPr lang="en-ZA"/>
            <a:t>0x02</a:t>
          </a:r>
        </a:p>
      </dgm:t>
    </dgm:pt>
    <dgm:pt modelId="{F8F172EC-862A-4075-8543-B49BD3747985}" type="parTrans" cxnId="{8189EDC8-AF25-4DFB-AC65-DED0AB5C1B2B}">
      <dgm:prSet/>
      <dgm:spPr/>
    </dgm:pt>
    <dgm:pt modelId="{D56C3B30-5A79-43DB-8188-4A77EA28E6D9}" type="sibTrans" cxnId="{8189EDC8-AF25-4DFB-AC65-DED0AB5C1B2B}">
      <dgm:prSet/>
      <dgm:spPr/>
    </dgm:pt>
    <dgm:pt modelId="{B09159D4-B820-44B6-9753-2B7F6A6297FB}">
      <dgm:prSet phldrT="[Text]"/>
      <dgm:spPr/>
      <dgm:t>
        <a:bodyPr/>
        <a:lstStyle/>
        <a:p>
          <a:r>
            <a:rPr lang="en-ZA"/>
            <a:t>No X Movement</a:t>
          </a:r>
        </a:p>
      </dgm:t>
    </dgm:pt>
    <dgm:pt modelId="{3B7ECAE2-A682-4E7B-8AF7-4B60DCA343EE}" type="parTrans" cxnId="{65E8E41F-666F-46A3-B3AA-B30031C1AA23}">
      <dgm:prSet/>
      <dgm:spPr/>
    </dgm:pt>
    <dgm:pt modelId="{3EF92893-CE06-4BE7-8CE7-86786FFD0817}" type="sibTrans" cxnId="{65E8E41F-666F-46A3-B3AA-B30031C1AA23}">
      <dgm:prSet/>
      <dgm:spPr/>
    </dgm:pt>
    <dgm:pt modelId="{39DF3C92-780B-48B2-BA5D-264C4BBE7F20}">
      <dgm:prSet phldrT="[Text]"/>
      <dgm:spPr/>
      <dgm:t>
        <a:bodyPr/>
        <a:lstStyle/>
        <a:p>
          <a:r>
            <a:rPr lang="en-ZA"/>
            <a:t>No Y Movement</a:t>
          </a:r>
        </a:p>
      </dgm:t>
    </dgm:pt>
    <dgm:pt modelId="{16DBCF4F-514A-43E6-8240-4745DC87B254}" type="parTrans" cxnId="{D42DB65F-11A5-49A2-B2F5-898AE5514B41}">
      <dgm:prSet/>
      <dgm:spPr/>
    </dgm:pt>
    <dgm:pt modelId="{01385074-32E7-4AAB-B258-537A55DFAC25}" type="sibTrans" cxnId="{D42DB65F-11A5-49A2-B2F5-898AE5514B41}">
      <dgm:prSet/>
      <dgm:spPr/>
    </dgm:pt>
    <dgm:pt modelId="{5150F348-510A-44FD-A8E6-3320F0764D89}">
      <dgm:prSet phldrT="[Text]"/>
      <dgm:spPr/>
      <dgm:t>
        <a:bodyPr/>
        <a:lstStyle/>
        <a:p>
          <a:r>
            <a:rPr lang="en-ZA"/>
            <a:t>Scroll 2 Units Upwards</a:t>
          </a:r>
        </a:p>
      </dgm:t>
    </dgm:pt>
    <dgm:pt modelId="{FB93F315-2084-408B-A24C-D511CEFE2B59}" type="parTrans" cxnId="{A63C8A18-97D1-448D-B973-AC4CF03C9221}">
      <dgm:prSet/>
      <dgm:spPr/>
    </dgm:pt>
    <dgm:pt modelId="{4CBF1175-1B35-4AD7-810B-051F5CB43D0C}" type="sibTrans" cxnId="{A63C8A18-97D1-448D-B973-AC4CF03C9221}">
      <dgm:prSet/>
      <dgm:spPr/>
    </dgm:pt>
    <dgm:pt modelId="{6FF4FFAE-11B1-4833-98C0-EC9448F2D562}" type="pres">
      <dgm:prSet presAssocID="{C79CA109-A311-430D-AEE6-A5A679561BCD}" presName="Name0" presStyleCnt="0">
        <dgm:presLayoutVars>
          <dgm:dir/>
          <dgm:animLvl val="lvl"/>
          <dgm:resizeHandles val="exact"/>
        </dgm:presLayoutVars>
      </dgm:prSet>
      <dgm:spPr/>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5">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5"/>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5">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5">
        <dgm:presLayoutVars>
          <dgm:chMax val="1"/>
          <dgm:bulletEnabled val="1"/>
        </dgm:presLayoutVars>
      </dgm:prSet>
      <dgm:spPr/>
    </dgm:pt>
    <dgm:pt modelId="{F5B79959-A5E7-4339-B9B1-1FB88AEFA3EB}" type="pres">
      <dgm:prSet presAssocID="{EA25BEF5-485D-420F-A6E9-39E21D7B2A6A}" presName="bracket" presStyleLbl="parChTrans1D1" presStyleIdx="1" presStyleCnt="5"/>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5">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0465C100-46C6-44D3-8636-8F9BA72F6D28}" type="pres">
      <dgm:prSet presAssocID="{98B35B84-D9FD-457B-B372-E50A6A512EDD}" presName="linNode" presStyleCnt="0"/>
      <dgm:spPr/>
    </dgm:pt>
    <dgm:pt modelId="{00903692-8CF2-4A66-B201-47513A7C4163}" type="pres">
      <dgm:prSet presAssocID="{98B35B84-D9FD-457B-B372-E50A6A512EDD}" presName="parTx" presStyleLbl="revTx" presStyleIdx="2" presStyleCnt="5">
        <dgm:presLayoutVars>
          <dgm:chMax val="1"/>
          <dgm:bulletEnabled val="1"/>
        </dgm:presLayoutVars>
      </dgm:prSet>
      <dgm:spPr/>
    </dgm:pt>
    <dgm:pt modelId="{A64B5334-1D59-4C82-9DF9-A6A7938070E2}" type="pres">
      <dgm:prSet presAssocID="{98B35B84-D9FD-457B-B372-E50A6A512EDD}" presName="bracket" presStyleLbl="parChTrans1D1" presStyleIdx="2" presStyleCnt="5"/>
      <dgm:spPr/>
    </dgm:pt>
    <dgm:pt modelId="{CAE3810B-0EA9-4211-B10E-2C600CCE202E}" type="pres">
      <dgm:prSet presAssocID="{98B35B84-D9FD-457B-B372-E50A6A512EDD}" presName="spH" presStyleCnt="0"/>
      <dgm:spPr/>
    </dgm:pt>
    <dgm:pt modelId="{6FC47F01-73FF-44A3-AFBA-A6450D777A6C}" type="pres">
      <dgm:prSet presAssocID="{98B35B84-D9FD-457B-B372-E50A6A512EDD}" presName="desTx" presStyleLbl="node1" presStyleIdx="2" presStyleCnt="5">
        <dgm:presLayoutVars>
          <dgm:bulletEnabled val="1"/>
        </dgm:presLayoutVars>
      </dgm:prSet>
      <dgm:spPr/>
      <dgm:t>
        <a:bodyPr/>
        <a:lstStyle/>
        <a:p>
          <a:endParaRPr lang="en-ZA"/>
        </a:p>
      </dgm:t>
    </dgm:pt>
    <dgm:pt modelId="{0B781B42-38EA-45C1-BB8D-430C5DE32BC7}" type="pres">
      <dgm:prSet presAssocID="{265E1E1B-ECAA-4FB1-BE8A-3328A0E22E5B}" presName="spV" presStyleCnt="0"/>
      <dgm:spPr/>
    </dgm:pt>
    <dgm:pt modelId="{3D3636E5-2F96-47AD-B4F4-5968244D065B}" type="pres">
      <dgm:prSet presAssocID="{A4C1B535-443F-402F-AEFD-228BE38882AB}" presName="linNode" presStyleCnt="0"/>
      <dgm:spPr/>
    </dgm:pt>
    <dgm:pt modelId="{ED3A09AD-B7AC-4473-8B41-4896FFF4DD1F}" type="pres">
      <dgm:prSet presAssocID="{A4C1B535-443F-402F-AEFD-228BE38882AB}" presName="parTx" presStyleLbl="revTx" presStyleIdx="3" presStyleCnt="5">
        <dgm:presLayoutVars>
          <dgm:chMax val="1"/>
          <dgm:bulletEnabled val="1"/>
        </dgm:presLayoutVars>
      </dgm:prSet>
      <dgm:spPr/>
    </dgm:pt>
    <dgm:pt modelId="{C6788E14-DE50-4055-B2D0-850CA85DD29E}" type="pres">
      <dgm:prSet presAssocID="{A4C1B535-443F-402F-AEFD-228BE38882AB}" presName="bracket" presStyleLbl="parChTrans1D1" presStyleIdx="3" presStyleCnt="5"/>
      <dgm:spPr/>
    </dgm:pt>
    <dgm:pt modelId="{B82EF09D-41BF-4A08-A750-5C7C80096799}" type="pres">
      <dgm:prSet presAssocID="{A4C1B535-443F-402F-AEFD-228BE38882AB}" presName="spH" presStyleCnt="0"/>
      <dgm:spPr/>
    </dgm:pt>
    <dgm:pt modelId="{1543B12D-8D9A-4A4B-9A49-921F5365FA1C}" type="pres">
      <dgm:prSet presAssocID="{A4C1B535-443F-402F-AEFD-228BE38882AB}" presName="desTx" presStyleLbl="node1" presStyleIdx="3" presStyleCnt="5">
        <dgm:presLayoutVars>
          <dgm:bulletEnabled val="1"/>
        </dgm:presLayoutVars>
      </dgm:prSet>
      <dgm:spPr/>
      <dgm:t>
        <a:bodyPr/>
        <a:lstStyle/>
        <a:p>
          <a:endParaRPr lang="en-ZA"/>
        </a:p>
      </dgm:t>
    </dgm:pt>
    <dgm:pt modelId="{45AF0365-7770-44D8-8FBC-C16BBFB92080}" type="pres">
      <dgm:prSet presAssocID="{5D424BA5-DE20-4801-8574-DC8D39C30BF7}" presName="spV" presStyleCnt="0"/>
      <dgm:spPr/>
    </dgm:pt>
    <dgm:pt modelId="{99ECC7E3-7FD4-4C61-9AFC-309E2D00424C}" type="pres">
      <dgm:prSet presAssocID="{E9939A02-3371-4D71-9C15-69BB62EF4B30}" presName="linNode" presStyleCnt="0"/>
      <dgm:spPr/>
    </dgm:pt>
    <dgm:pt modelId="{776BDE99-152B-4AD7-81F0-7B3C213F2C3F}" type="pres">
      <dgm:prSet presAssocID="{E9939A02-3371-4D71-9C15-69BB62EF4B30}" presName="parTx" presStyleLbl="revTx" presStyleIdx="4" presStyleCnt="5">
        <dgm:presLayoutVars>
          <dgm:chMax val="1"/>
          <dgm:bulletEnabled val="1"/>
        </dgm:presLayoutVars>
      </dgm:prSet>
      <dgm:spPr/>
    </dgm:pt>
    <dgm:pt modelId="{02D4A942-A014-49FF-9C14-2CF5CC7A491B}" type="pres">
      <dgm:prSet presAssocID="{E9939A02-3371-4D71-9C15-69BB62EF4B30}" presName="bracket" presStyleLbl="parChTrans1D1" presStyleIdx="4" presStyleCnt="5"/>
      <dgm:spPr/>
    </dgm:pt>
    <dgm:pt modelId="{F30CFC41-4304-44D0-8C20-24A34CAC5542}" type="pres">
      <dgm:prSet presAssocID="{E9939A02-3371-4D71-9C15-69BB62EF4B30}" presName="spH" presStyleCnt="0"/>
      <dgm:spPr/>
    </dgm:pt>
    <dgm:pt modelId="{34CD877B-414A-43B1-8A92-3532792F66F6}" type="pres">
      <dgm:prSet presAssocID="{E9939A02-3371-4D71-9C15-69BB62EF4B30}" presName="desTx" presStyleLbl="node1" presStyleIdx="4" presStyleCnt="5">
        <dgm:presLayoutVars>
          <dgm:bulletEnabled val="1"/>
        </dgm:presLayoutVars>
      </dgm:prSet>
      <dgm:spPr/>
      <dgm:t>
        <a:bodyPr/>
        <a:lstStyle/>
        <a:p>
          <a:endParaRPr lang="en-ZA"/>
        </a:p>
      </dgm:t>
    </dgm:pt>
  </dgm:ptLst>
  <dgm:cxnLst>
    <dgm:cxn modelId="{AB721082-78EC-4390-906D-28074FE6FE1A}" srcId="{C79CA109-A311-430D-AEE6-A5A679561BCD}" destId="{EA25BEF5-485D-420F-A6E9-39E21D7B2A6A}" srcOrd="1" destOrd="0" parTransId="{427F5B79-A821-4750-9DE5-236ABF4D2D2E}" sibTransId="{407893FF-D181-4CF7-8E14-1D4FE18DFB12}"/>
    <dgm:cxn modelId="{143D129D-B22F-4795-BFA9-F61F3EB394FE}" type="presOf" srcId="{EA25BEF5-485D-420F-A6E9-39E21D7B2A6A}" destId="{A603861B-15F3-4A94-89CA-F082F9832CEF}" srcOrd="0" destOrd="0" presId="urn:diagrams.loki3.com/BracketList"/>
    <dgm:cxn modelId="{9EDE9AEB-A6EA-4BE0-88B8-6953A4E72EBC}" srcId="{E5F3DA63-E004-46B0-ABF1-3651B05477DA}" destId="{1A15513A-4861-4F55-9F16-60834106EDB2}" srcOrd="0" destOrd="0" parTransId="{3DBECF9C-145E-4594-BDB7-667EEF4AAE50}" sibTransId="{D1DB0C28-4CBD-40E8-8CE1-85D04444F4DE}"/>
    <dgm:cxn modelId="{A63C8A18-97D1-448D-B973-AC4CF03C9221}" srcId="{E9939A02-3371-4D71-9C15-69BB62EF4B30}" destId="{5150F348-510A-44FD-A8E6-3320F0764D89}" srcOrd="0" destOrd="0" parTransId="{FB93F315-2084-408B-A24C-D511CEFE2B59}" sibTransId="{4CBF1175-1B35-4AD7-810B-051F5CB43D0C}"/>
    <dgm:cxn modelId="{F0F71EAA-F6F4-4184-B055-A32DA8632C39}" type="presOf" srcId="{110C02C1-4AB4-4B5F-9ADD-3757F2752940}" destId="{E7E50A0E-FD5D-49DA-8A18-F403D2E005E6}" srcOrd="0" destOrd="3" presId="urn:diagrams.loki3.com/BracketList"/>
    <dgm:cxn modelId="{C1DCB9DD-246D-47AC-AFDE-E5B40C58C105}" type="presOf" srcId="{98B35B84-D9FD-457B-B372-E50A6A512EDD}" destId="{00903692-8CF2-4A66-B201-47513A7C4163}" srcOrd="0" destOrd="0" presId="urn:diagrams.loki3.com/BracketList"/>
    <dgm:cxn modelId="{8DB94AEB-8B4F-4DA9-BD32-31DBCD30D5B2}" type="presOf" srcId="{39DF3C92-780B-48B2-BA5D-264C4BBE7F20}" destId="{1543B12D-8D9A-4A4B-9A49-921F5365FA1C}" srcOrd="0" destOrd="0" presId="urn:diagrams.loki3.com/BracketList"/>
    <dgm:cxn modelId="{CF92B324-F275-4D10-A12B-86DE8110B21E}" type="presOf" srcId="{C79CA109-A311-430D-AEE6-A5A679561BCD}" destId="{6FF4FFAE-11B1-4833-98C0-EC9448F2D562}" srcOrd="0" destOrd="0" presId="urn:diagrams.loki3.com/BracketList"/>
    <dgm:cxn modelId="{1F5E8639-BCB6-42A7-A9B3-AC2FA38701C8}" srcId="{A267CE23-3D01-4E99-8755-C2B23E383178}" destId="{110C02C1-4AB4-4B5F-9ADD-3757F2752940}" srcOrd="0" destOrd="0" parTransId="{B53CA93B-7BD0-4300-B139-D1EE352627D8}" sibTransId="{61DD1AF7-D12A-4FDB-BFF7-13C1C406CD15}"/>
    <dgm:cxn modelId="{4112F166-C6F7-475F-8DB5-CE90F4655710}" srcId="{C79CA109-A311-430D-AEE6-A5A679561BCD}" destId="{98B35B84-D9FD-457B-B372-E50A6A512EDD}" srcOrd="2" destOrd="0" parTransId="{21915EAE-AF54-43D4-9028-DB066B9742A6}" sibTransId="{265E1E1B-ECAA-4FB1-BE8A-3328A0E22E5B}"/>
    <dgm:cxn modelId="{8835FCEA-8744-4BB5-ACB0-68F8B900CFD6}" type="presOf" srcId="{B09159D4-B820-44B6-9753-2B7F6A6297FB}" destId="{6FC47F01-73FF-44A3-AFBA-A6450D777A6C}" srcOrd="0" destOrd="0" presId="urn:diagrams.loki3.com/BracketList"/>
    <dgm:cxn modelId="{A7998278-8E43-4DD8-AAF3-B7BEEB21DB50}" type="presOf" srcId="{F3C3C0B1-83A4-448F-92C3-58AC4E17A0E8}" destId="{D78109F2-E7F0-4B69-BACA-87CC9900D81A}" srcOrd="0" destOrd="0" presId="urn:diagrams.loki3.com/BracketList"/>
    <dgm:cxn modelId="{74714356-55C2-4C1E-98BD-BAE03F2A99BC}" type="presOf" srcId="{A267CE23-3D01-4E99-8755-C2B23E383178}" destId="{E7E50A0E-FD5D-49DA-8A18-F403D2E005E6}" srcOrd="0" destOrd="2" presId="urn:diagrams.loki3.com/BracketList"/>
    <dgm:cxn modelId="{7E7BE9DC-AA60-4A70-B395-73DDCE800A31}" type="presOf" srcId="{E9939A02-3371-4D71-9C15-69BB62EF4B30}" destId="{776BDE99-152B-4AD7-81F0-7B3C213F2C3F}" srcOrd="0" destOrd="0" presId="urn:diagrams.loki3.com/BracketList"/>
    <dgm:cxn modelId="{2C514A0D-C94A-41DA-BABC-6F3CEB28FE79}" srcId="{C79CA109-A311-430D-AEE6-A5A679561BCD}" destId="{A4C1B535-443F-402F-AEFD-228BE38882AB}" srcOrd="3" destOrd="0" parTransId="{8ECB3753-C76E-4CFA-8A4E-019E99AC2A8F}" sibTransId="{5D424BA5-DE20-4801-8574-DC8D39C30BF7}"/>
    <dgm:cxn modelId="{52273414-902D-4000-8DDB-63FF51941548}" srcId="{C79CA109-A311-430D-AEE6-A5A679561BCD}" destId="{E5F3DA63-E004-46B0-ABF1-3651B05477DA}" srcOrd="0" destOrd="0" parTransId="{146851AE-ADA7-469F-8038-F5B331CF242D}" sibTransId="{29900C92-F937-4A02-B8E7-CD37A353DC4F}"/>
    <dgm:cxn modelId="{8DBB230A-4652-4F23-9A6E-E70A6BA63360}" type="presOf" srcId="{1A15513A-4861-4F55-9F16-60834106EDB2}" destId="{E7E50A0E-FD5D-49DA-8A18-F403D2E005E6}" srcOrd="0" destOrd="0" presId="urn:diagrams.loki3.com/BracketList"/>
    <dgm:cxn modelId="{D9BCBF6E-A342-443E-B91E-1F5892E4A699}" srcId="{E5F3DA63-E004-46B0-ABF1-3651B05477DA}" destId="{A267CE23-3D01-4E99-8755-C2B23E383178}" srcOrd="1" destOrd="0" parTransId="{C15CA5B3-72A8-479B-B02D-66CAF8D61F39}" sibTransId="{76D276B0-DCA9-4ED9-91EC-B39F63D72746}"/>
    <dgm:cxn modelId="{8189EDC8-AF25-4DFB-AC65-DED0AB5C1B2B}" srcId="{C79CA109-A311-430D-AEE6-A5A679561BCD}" destId="{E9939A02-3371-4D71-9C15-69BB62EF4B30}" srcOrd="4" destOrd="0" parTransId="{F8F172EC-862A-4075-8543-B49BD3747985}" sibTransId="{D56C3B30-5A79-43DB-8188-4A77EA28E6D9}"/>
    <dgm:cxn modelId="{9EDFC60D-E6AF-4CF2-9053-F8F5437AB638}" type="presOf" srcId="{E5F3DA63-E004-46B0-ABF1-3651B05477DA}" destId="{DC32802F-827B-4E66-9E6F-7D6B60C357E7}" srcOrd="0" destOrd="0" presId="urn:diagrams.loki3.com/BracketList"/>
    <dgm:cxn modelId="{6F7B753E-C39D-4E4F-82C7-52FCDBE985BF}" type="presOf" srcId="{69779B18-BB2F-4B1B-B595-F6497AC875F4}" destId="{E7E50A0E-FD5D-49DA-8A18-F403D2E005E6}" srcOrd="0" destOrd="1" presId="urn:diagrams.loki3.com/BracketList"/>
    <dgm:cxn modelId="{D42DB65F-11A5-49A2-B2F5-898AE5514B41}" srcId="{A4C1B535-443F-402F-AEFD-228BE38882AB}" destId="{39DF3C92-780B-48B2-BA5D-264C4BBE7F20}" srcOrd="0" destOrd="0" parTransId="{16DBCF4F-514A-43E6-8240-4745DC87B254}" sibTransId="{01385074-32E7-4AAB-B258-537A55DFAC25}"/>
    <dgm:cxn modelId="{65E8E41F-666F-46A3-B3AA-B30031C1AA23}" srcId="{98B35B84-D9FD-457B-B372-E50A6A512EDD}" destId="{B09159D4-B820-44B6-9753-2B7F6A6297FB}" srcOrd="0" destOrd="0" parTransId="{3B7ECAE2-A682-4E7B-8AF7-4B60DCA343EE}" sibTransId="{3EF92893-CE06-4BE7-8CE7-86786FFD0817}"/>
    <dgm:cxn modelId="{C3784418-CFA9-4A09-AFCB-A11E4A0C9491}" type="presOf" srcId="{5150F348-510A-44FD-A8E6-3320F0764D89}" destId="{34CD877B-414A-43B1-8A92-3532792F66F6}" srcOrd="0" destOrd="0" presId="urn:diagrams.loki3.com/BracketList"/>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74015A76-0670-41D5-B8BB-BB8DDD8E1AD2}" type="presOf" srcId="{A4C1B535-443F-402F-AEFD-228BE38882AB}" destId="{ED3A09AD-B7AC-4473-8B41-4896FFF4DD1F}" srcOrd="0" destOrd="0" presId="urn:diagrams.loki3.com/BracketList"/>
    <dgm:cxn modelId="{E9DC8FAD-5259-45FA-80FE-C921BAE4D67C}" type="presParOf" srcId="{6FF4FFAE-11B1-4833-98C0-EC9448F2D562}" destId="{D15AEBB2-0752-467F-A516-F59EE69E3A06}" srcOrd="0" destOrd="0" presId="urn:diagrams.loki3.com/BracketList"/>
    <dgm:cxn modelId="{AC3D2EDB-AF84-4789-A3E4-AF347DB1C0D4}" type="presParOf" srcId="{D15AEBB2-0752-467F-A516-F59EE69E3A06}" destId="{DC32802F-827B-4E66-9E6F-7D6B60C357E7}" srcOrd="0" destOrd="0" presId="urn:diagrams.loki3.com/BracketList"/>
    <dgm:cxn modelId="{39445F92-4A22-405E-8165-212A1561F92D}" type="presParOf" srcId="{D15AEBB2-0752-467F-A516-F59EE69E3A06}" destId="{B1742C46-081B-44DE-AFA3-5D8CAC18E07A}" srcOrd="1" destOrd="0" presId="urn:diagrams.loki3.com/BracketList"/>
    <dgm:cxn modelId="{D5C80FC5-1911-4DED-88F9-7DE9A89D7941}" type="presParOf" srcId="{D15AEBB2-0752-467F-A516-F59EE69E3A06}" destId="{B1E4DBA4-588D-4E32-B880-D870E50851F0}" srcOrd="2" destOrd="0" presId="urn:diagrams.loki3.com/BracketList"/>
    <dgm:cxn modelId="{80560FED-1FC8-4065-919B-20E5298D5B89}" type="presParOf" srcId="{D15AEBB2-0752-467F-A516-F59EE69E3A06}" destId="{E7E50A0E-FD5D-49DA-8A18-F403D2E005E6}" srcOrd="3" destOrd="0" presId="urn:diagrams.loki3.com/BracketList"/>
    <dgm:cxn modelId="{E7FC21BC-63C1-4213-BC3F-0E8A1C955145}" type="presParOf" srcId="{6FF4FFAE-11B1-4833-98C0-EC9448F2D562}" destId="{47EC8725-8717-422A-B3B6-2C4555B162C2}" srcOrd="1" destOrd="0" presId="urn:diagrams.loki3.com/BracketList"/>
    <dgm:cxn modelId="{DAB94771-9F92-470E-8BB9-E0F06A90D69F}" type="presParOf" srcId="{6FF4FFAE-11B1-4833-98C0-EC9448F2D562}" destId="{5726BE49-D5C7-48EF-B1A6-10939D07483E}" srcOrd="2" destOrd="0" presId="urn:diagrams.loki3.com/BracketList"/>
    <dgm:cxn modelId="{5248B262-C056-4D45-97A5-FFC7250601E4}" type="presParOf" srcId="{5726BE49-D5C7-48EF-B1A6-10939D07483E}" destId="{A603861B-15F3-4A94-89CA-F082F9832CEF}" srcOrd="0" destOrd="0" presId="urn:diagrams.loki3.com/BracketList"/>
    <dgm:cxn modelId="{2C72D26E-110C-4D32-88B6-46C944B4A965}" type="presParOf" srcId="{5726BE49-D5C7-48EF-B1A6-10939D07483E}" destId="{F5B79959-A5E7-4339-B9B1-1FB88AEFA3EB}" srcOrd="1" destOrd="0" presId="urn:diagrams.loki3.com/BracketList"/>
    <dgm:cxn modelId="{5FE1FECD-8CDD-45F8-898D-CAE91233DA66}" type="presParOf" srcId="{5726BE49-D5C7-48EF-B1A6-10939D07483E}" destId="{CB8F5416-BD81-44EC-8859-8A860DD8F8A2}" srcOrd="2" destOrd="0" presId="urn:diagrams.loki3.com/BracketList"/>
    <dgm:cxn modelId="{C6E1F86B-F866-41EE-92F5-1980325B402A}" type="presParOf" srcId="{5726BE49-D5C7-48EF-B1A6-10939D07483E}" destId="{D78109F2-E7F0-4B69-BACA-87CC9900D81A}" srcOrd="3" destOrd="0" presId="urn:diagrams.loki3.com/BracketList"/>
    <dgm:cxn modelId="{D97A9EA3-9F1E-4538-80B7-BFE088272CE3}" type="presParOf" srcId="{6FF4FFAE-11B1-4833-98C0-EC9448F2D562}" destId="{4176ACF3-068C-47A2-950B-C8660EB80A29}" srcOrd="3" destOrd="0" presId="urn:diagrams.loki3.com/BracketList"/>
    <dgm:cxn modelId="{A4B753AE-1004-4FC8-96C6-9EC55D7F9096}" type="presParOf" srcId="{6FF4FFAE-11B1-4833-98C0-EC9448F2D562}" destId="{0465C100-46C6-44D3-8636-8F9BA72F6D28}" srcOrd="4" destOrd="0" presId="urn:diagrams.loki3.com/BracketList"/>
    <dgm:cxn modelId="{0525FD20-99ED-4D6A-8D0D-7687C7FD5CCF}" type="presParOf" srcId="{0465C100-46C6-44D3-8636-8F9BA72F6D28}" destId="{00903692-8CF2-4A66-B201-47513A7C4163}" srcOrd="0" destOrd="0" presId="urn:diagrams.loki3.com/BracketList"/>
    <dgm:cxn modelId="{AE3FA60C-1F67-48F2-B0C1-AB965975AF7D}" type="presParOf" srcId="{0465C100-46C6-44D3-8636-8F9BA72F6D28}" destId="{A64B5334-1D59-4C82-9DF9-A6A7938070E2}" srcOrd="1" destOrd="0" presId="urn:diagrams.loki3.com/BracketList"/>
    <dgm:cxn modelId="{EBD47519-219F-4F08-BC40-695EA3A2DDE3}" type="presParOf" srcId="{0465C100-46C6-44D3-8636-8F9BA72F6D28}" destId="{CAE3810B-0EA9-4211-B10E-2C600CCE202E}" srcOrd="2" destOrd="0" presId="urn:diagrams.loki3.com/BracketList"/>
    <dgm:cxn modelId="{DD489D34-DFB7-4B29-BE46-AD4087D72C55}" type="presParOf" srcId="{0465C100-46C6-44D3-8636-8F9BA72F6D28}" destId="{6FC47F01-73FF-44A3-AFBA-A6450D777A6C}" srcOrd="3" destOrd="0" presId="urn:diagrams.loki3.com/BracketList"/>
    <dgm:cxn modelId="{620C6F0E-AC07-439D-A2DF-FDF55E18F4F9}" type="presParOf" srcId="{6FF4FFAE-11B1-4833-98C0-EC9448F2D562}" destId="{0B781B42-38EA-45C1-BB8D-430C5DE32BC7}" srcOrd="5" destOrd="0" presId="urn:diagrams.loki3.com/BracketList"/>
    <dgm:cxn modelId="{67E9E0D9-1789-480D-8950-01F508B28BA5}" type="presParOf" srcId="{6FF4FFAE-11B1-4833-98C0-EC9448F2D562}" destId="{3D3636E5-2F96-47AD-B4F4-5968244D065B}" srcOrd="6" destOrd="0" presId="urn:diagrams.loki3.com/BracketList"/>
    <dgm:cxn modelId="{D7A6718C-A680-43DB-979C-F52216DAFF86}" type="presParOf" srcId="{3D3636E5-2F96-47AD-B4F4-5968244D065B}" destId="{ED3A09AD-B7AC-4473-8B41-4896FFF4DD1F}" srcOrd="0" destOrd="0" presId="urn:diagrams.loki3.com/BracketList"/>
    <dgm:cxn modelId="{78F71D12-E6B1-4C3D-A142-8BDE662C30B9}" type="presParOf" srcId="{3D3636E5-2F96-47AD-B4F4-5968244D065B}" destId="{C6788E14-DE50-4055-B2D0-850CA85DD29E}" srcOrd="1" destOrd="0" presId="urn:diagrams.loki3.com/BracketList"/>
    <dgm:cxn modelId="{D35E0B7E-6846-40ED-B085-93F8B6446354}" type="presParOf" srcId="{3D3636E5-2F96-47AD-B4F4-5968244D065B}" destId="{B82EF09D-41BF-4A08-A750-5C7C80096799}" srcOrd="2" destOrd="0" presId="urn:diagrams.loki3.com/BracketList"/>
    <dgm:cxn modelId="{1BF4D334-F1A5-4325-AC5B-8E703A1C955F}" type="presParOf" srcId="{3D3636E5-2F96-47AD-B4F4-5968244D065B}" destId="{1543B12D-8D9A-4A4B-9A49-921F5365FA1C}" srcOrd="3" destOrd="0" presId="urn:diagrams.loki3.com/BracketList"/>
    <dgm:cxn modelId="{464F6906-A2A0-4F39-B769-F1F814B1537F}" type="presParOf" srcId="{6FF4FFAE-11B1-4833-98C0-EC9448F2D562}" destId="{45AF0365-7770-44D8-8FBC-C16BBFB92080}" srcOrd="7" destOrd="0" presId="urn:diagrams.loki3.com/BracketList"/>
    <dgm:cxn modelId="{DBDE07EB-244D-4821-A976-A32CE5C98DCE}" type="presParOf" srcId="{6FF4FFAE-11B1-4833-98C0-EC9448F2D562}" destId="{99ECC7E3-7FD4-4C61-9AFC-309E2D00424C}" srcOrd="8" destOrd="0" presId="urn:diagrams.loki3.com/BracketList"/>
    <dgm:cxn modelId="{BAE241BD-7DC6-46EF-97FA-726D0D9CC544}" type="presParOf" srcId="{99ECC7E3-7FD4-4C61-9AFC-309E2D00424C}" destId="{776BDE99-152B-4AD7-81F0-7B3C213F2C3F}" srcOrd="0" destOrd="0" presId="urn:diagrams.loki3.com/BracketList"/>
    <dgm:cxn modelId="{16B627D1-4064-465B-9C4C-D033B35FA21D}" type="presParOf" srcId="{99ECC7E3-7FD4-4C61-9AFC-309E2D00424C}" destId="{02D4A942-A014-49FF-9C14-2CF5CC7A491B}" srcOrd="1" destOrd="0" presId="urn:diagrams.loki3.com/BracketList"/>
    <dgm:cxn modelId="{B0693C6D-2C76-42F0-A986-0BC3D72FB804}" type="presParOf" srcId="{99ECC7E3-7FD4-4C61-9AFC-309E2D00424C}" destId="{F30CFC41-4304-44D0-8C20-24A34CAC5542}" srcOrd="2" destOrd="0" presId="urn:diagrams.loki3.com/BracketList"/>
    <dgm:cxn modelId="{0C1FEDCF-E9C1-4A34-BA84-10A99A4BAE42}" type="presParOf" srcId="{99ECC7E3-7FD4-4C61-9AFC-309E2D00424C}" destId="{34CD877B-414A-43B1-8A92-3532792F66F6}" srcOrd="3" destOrd="0" presId="urn:diagrams.loki3.com/Bracket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29D2E7-39D9-47AA-8A48-7A78B4AF2E37}">
      <dsp:nvSpPr>
        <dsp:cNvPr id="0" name=""/>
        <dsp:cNvSpPr/>
      </dsp:nvSpPr>
      <dsp:spPr>
        <a:xfrm>
          <a:off x="2174" y="367605"/>
          <a:ext cx="626864" cy="626864"/>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ZA" sz="700" kern="1200"/>
            <a:t>PC</a:t>
          </a:r>
        </a:p>
      </dsp:txBody>
      <dsp:txXfrm>
        <a:off x="93976" y="459407"/>
        <a:ext cx="443260" cy="443260"/>
      </dsp:txXfrm>
    </dsp:sp>
    <dsp:sp modelId="{1188B2BF-482A-4B5F-A105-086C75508CE0}">
      <dsp:nvSpPr>
        <dsp:cNvPr id="0" name=""/>
        <dsp:cNvSpPr/>
      </dsp:nvSpPr>
      <dsp:spPr>
        <a:xfrm rot="19041445">
          <a:off x="620583" y="594530"/>
          <a:ext cx="204780" cy="0"/>
        </a:xfrm>
        <a:custGeom>
          <a:avLst/>
          <a:gdLst/>
          <a:ahLst/>
          <a:cxnLst/>
          <a:rect l="0" t="0" r="0" b="0"/>
          <a:pathLst>
            <a:path>
              <a:moveTo>
                <a:pt x="0" y="0"/>
              </a:moveTo>
              <a:lnTo>
                <a:pt x="204780"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4AC2252-EBD8-4D28-9DCF-428CE20F5D77}">
      <dsp:nvSpPr>
        <dsp:cNvPr id="0" name=""/>
        <dsp:cNvSpPr/>
      </dsp:nvSpPr>
      <dsp:spPr>
        <a:xfrm rot="13358555">
          <a:off x="1437324" y="594530"/>
          <a:ext cx="204780" cy="0"/>
        </a:xfrm>
        <a:custGeom>
          <a:avLst/>
          <a:gdLst/>
          <a:ahLst/>
          <a:cxnLst/>
          <a:rect l="0" t="0" r="0" b="0"/>
          <a:pathLst>
            <a:path>
              <a:moveTo>
                <a:pt x="0" y="0"/>
              </a:moveTo>
              <a:lnTo>
                <a:pt x="204780"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49BF2A8-369E-421E-84C9-FE7BA5647968}">
      <dsp:nvSpPr>
        <dsp:cNvPr id="0" name=""/>
        <dsp:cNvSpPr/>
      </dsp:nvSpPr>
      <dsp:spPr>
        <a:xfrm>
          <a:off x="798291" y="525168"/>
          <a:ext cx="73271"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DF341A7-205D-4578-8D6B-5420644B61CD}">
      <dsp:nvSpPr>
        <dsp:cNvPr id="0" name=""/>
        <dsp:cNvSpPr/>
      </dsp:nvSpPr>
      <dsp:spPr>
        <a:xfrm>
          <a:off x="871563" y="369300"/>
          <a:ext cx="519562" cy="311737"/>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ZA" sz="700" kern="1200"/>
            <a:t>USB Connection</a:t>
          </a:r>
        </a:p>
      </dsp:txBody>
      <dsp:txXfrm>
        <a:off x="871563" y="369300"/>
        <a:ext cx="519562" cy="311737"/>
      </dsp:txXfrm>
    </dsp:sp>
    <dsp:sp modelId="{5138BD7E-8774-4401-977A-0CCB4F643E2F}">
      <dsp:nvSpPr>
        <dsp:cNvPr id="0" name=""/>
        <dsp:cNvSpPr/>
      </dsp:nvSpPr>
      <dsp:spPr>
        <a:xfrm>
          <a:off x="1391125" y="525168"/>
          <a:ext cx="73271"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120475-CC7C-41B4-B35B-29111E5E1D5D}">
      <dsp:nvSpPr>
        <dsp:cNvPr id="0" name=""/>
        <dsp:cNvSpPr/>
      </dsp:nvSpPr>
      <dsp:spPr>
        <a:xfrm rot="2558555">
          <a:off x="620583" y="767544"/>
          <a:ext cx="204780" cy="0"/>
        </a:xfrm>
        <a:custGeom>
          <a:avLst/>
          <a:gdLst/>
          <a:ahLst/>
          <a:cxnLst/>
          <a:rect l="0" t="0" r="0" b="0"/>
          <a:pathLst>
            <a:path>
              <a:moveTo>
                <a:pt x="0" y="0"/>
              </a:moveTo>
              <a:lnTo>
                <a:pt x="204780"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9A7F9E6-58E4-43BF-A270-BACC6F3D2DA2}">
      <dsp:nvSpPr>
        <dsp:cNvPr id="0" name=""/>
        <dsp:cNvSpPr/>
      </dsp:nvSpPr>
      <dsp:spPr>
        <a:xfrm rot="8241445">
          <a:off x="1437324" y="767544"/>
          <a:ext cx="204780" cy="0"/>
        </a:xfrm>
        <a:custGeom>
          <a:avLst/>
          <a:gdLst/>
          <a:ahLst/>
          <a:cxnLst/>
          <a:rect l="0" t="0" r="0" b="0"/>
          <a:pathLst>
            <a:path>
              <a:moveTo>
                <a:pt x="0" y="0"/>
              </a:moveTo>
              <a:lnTo>
                <a:pt x="204780"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B36EE9C-8C4F-4911-98C5-15B5C3C597CD}">
      <dsp:nvSpPr>
        <dsp:cNvPr id="0" name=""/>
        <dsp:cNvSpPr/>
      </dsp:nvSpPr>
      <dsp:spPr>
        <a:xfrm>
          <a:off x="798291" y="836906"/>
          <a:ext cx="73271"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CF099DC-BFDF-41F7-AC4A-2109809F00B9}">
      <dsp:nvSpPr>
        <dsp:cNvPr id="0" name=""/>
        <dsp:cNvSpPr/>
      </dsp:nvSpPr>
      <dsp:spPr>
        <a:xfrm>
          <a:off x="871563" y="681037"/>
          <a:ext cx="519562" cy="311737"/>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ZA" sz="700" kern="1200"/>
            <a:t>HID Emulation</a:t>
          </a:r>
        </a:p>
      </dsp:txBody>
      <dsp:txXfrm>
        <a:off x="871563" y="681037"/>
        <a:ext cx="519562" cy="311737"/>
      </dsp:txXfrm>
    </dsp:sp>
    <dsp:sp modelId="{B24B3AAE-3FE9-423C-B36B-B55D049AEF93}">
      <dsp:nvSpPr>
        <dsp:cNvPr id="0" name=""/>
        <dsp:cNvSpPr/>
      </dsp:nvSpPr>
      <dsp:spPr>
        <a:xfrm>
          <a:off x="1391125" y="836906"/>
          <a:ext cx="73271"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6943CCE-94CC-426A-BF8B-1DF5FF114655}">
      <dsp:nvSpPr>
        <dsp:cNvPr id="0" name=""/>
        <dsp:cNvSpPr/>
      </dsp:nvSpPr>
      <dsp:spPr>
        <a:xfrm>
          <a:off x="1633650" y="367605"/>
          <a:ext cx="626864" cy="626864"/>
        </a:xfrm>
        <a:prstGeom prst="ellipse">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ZA" sz="700" kern="1200"/>
            <a:t>Emulation Layer</a:t>
          </a:r>
        </a:p>
      </dsp:txBody>
      <dsp:txXfrm>
        <a:off x="1725452" y="459407"/>
        <a:ext cx="443260" cy="443260"/>
      </dsp:txXfrm>
    </dsp:sp>
    <dsp:sp modelId="{81C575E6-6C9D-45C6-8268-E0F85B1B49E4}">
      <dsp:nvSpPr>
        <dsp:cNvPr id="0" name=""/>
        <dsp:cNvSpPr/>
      </dsp:nvSpPr>
      <dsp:spPr>
        <a:xfrm>
          <a:off x="2260514" y="367605"/>
          <a:ext cx="626864" cy="626864"/>
        </a:xfrm>
        <a:prstGeom prst="ellipse">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ZA" sz="700" kern="1200"/>
            <a:t>Teensy</a:t>
          </a:r>
        </a:p>
      </dsp:txBody>
      <dsp:txXfrm>
        <a:off x="2352316" y="459407"/>
        <a:ext cx="443260" cy="443260"/>
      </dsp:txXfrm>
    </dsp:sp>
    <dsp:sp modelId="{9F0297A8-D46D-4B6A-B1DD-48A8E6FC81C0}">
      <dsp:nvSpPr>
        <dsp:cNvPr id="0" name=""/>
        <dsp:cNvSpPr/>
      </dsp:nvSpPr>
      <dsp:spPr>
        <a:xfrm rot="20116549">
          <a:off x="2909412" y="594530"/>
          <a:ext cx="331674" cy="0"/>
        </a:xfrm>
        <a:custGeom>
          <a:avLst/>
          <a:gdLst/>
          <a:ahLst/>
          <a:cxnLst/>
          <a:rect l="0" t="0" r="0" b="0"/>
          <a:pathLst>
            <a:path>
              <a:moveTo>
                <a:pt x="0" y="0"/>
              </a:moveTo>
              <a:lnTo>
                <a:pt x="331674"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DE6F007-564B-456E-9AF3-11FFB0D237C6}">
      <dsp:nvSpPr>
        <dsp:cNvPr id="0" name=""/>
        <dsp:cNvSpPr/>
      </dsp:nvSpPr>
      <dsp:spPr>
        <a:xfrm rot="12283451">
          <a:off x="3876789" y="594530"/>
          <a:ext cx="331674" cy="0"/>
        </a:xfrm>
        <a:custGeom>
          <a:avLst/>
          <a:gdLst/>
          <a:ahLst/>
          <a:cxnLst/>
          <a:rect l="0" t="0" r="0" b="0"/>
          <a:pathLst>
            <a:path>
              <a:moveTo>
                <a:pt x="0" y="0"/>
              </a:moveTo>
              <a:lnTo>
                <a:pt x="331674"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4FFC495-CFA2-47A9-8017-E173C2B61BD9}">
      <dsp:nvSpPr>
        <dsp:cNvPr id="0" name=""/>
        <dsp:cNvSpPr/>
      </dsp:nvSpPr>
      <dsp:spPr>
        <a:xfrm>
          <a:off x="3225885" y="525168"/>
          <a:ext cx="73271"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B6B37C6-B778-4E73-8446-F5863F589F27}">
      <dsp:nvSpPr>
        <dsp:cNvPr id="0" name=""/>
        <dsp:cNvSpPr/>
      </dsp:nvSpPr>
      <dsp:spPr>
        <a:xfrm>
          <a:off x="3299156" y="369300"/>
          <a:ext cx="519562" cy="311737"/>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ZA" sz="700" kern="1200"/>
            <a:t>UART</a:t>
          </a:r>
        </a:p>
      </dsp:txBody>
      <dsp:txXfrm>
        <a:off x="3299156" y="369300"/>
        <a:ext cx="519562" cy="311737"/>
      </dsp:txXfrm>
    </dsp:sp>
    <dsp:sp modelId="{82D57AEE-B40A-4A73-9F89-74E82A3EA863}">
      <dsp:nvSpPr>
        <dsp:cNvPr id="0" name=""/>
        <dsp:cNvSpPr/>
      </dsp:nvSpPr>
      <dsp:spPr>
        <a:xfrm>
          <a:off x="3818719" y="525168"/>
          <a:ext cx="73271"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F59C8DD-8261-40B2-A761-E5B40765DD3A}">
      <dsp:nvSpPr>
        <dsp:cNvPr id="0" name=""/>
        <dsp:cNvSpPr/>
      </dsp:nvSpPr>
      <dsp:spPr>
        <a:xfrm rot="1483451">
          <a:off x="2909412" y="767544"/>
          <a:ext cx="331674" cy="0"/>
        </a:xfrm>
        <a:custGeom>
          <a:avLst/>
          <a:gdLst/>
          <a:ahLst/>
          <a:cxnLst/>
          <a:rect l="0" t="0" r="0" b="0"/>
          <a:pathLst>
            <a:path>
              <a:moveTo>
                <a:pt x="0" y="0"/>
              </a:moveTo>
              <a:lnTo>
                <a:pt x="331674"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609B95D-2129-4413-BB18-853FABAC16B0}">
      <dsp:nvSpPr>
        <dsp:cNvPr id="0" name=""/>
        <dsp:cNvSpPr/>
      </dsp:nvSpPr>
      <dsp:spPr>
        <a:xfrm rot="9316549">
          <a:off x="3876789" y="767544"/>
          <a:ext cx="331674" cy="0"/>
        </a:xfrm>
        <a:custGeom>
          <a:avLst/>
          <a:gdLst/>
          <a:ahLst/>
          <a:cxnLst/>
          <a:rect l="0" t="0" r="0" b="0"/>
          <a:pathLst>
            <a:path>
              <a:moveTo>
                <a:pt x="0" y="0"/>
              </a:moveTo>
              <a:lnTo>
                <a:pt x="331674"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BCEA144-58AC-497E-B5A1-09B4190D3BF3}">
      <dsp:nvSpPr>
        <dsp:cNvPr id="0" name=""/>
        <dsp:cNvSpPr/>
      </dsp:nvSpPr>
      <dsp:spPr>
        <a:xfrm>
          <a:off x="3225885" y="836906"/>
          <a:ext cx="73271"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F15191D-FAAC-4C88-AD4E-C3DDD64D0831}">
      <dsp:nvSpPr>
        <dsp:cNvPr id="0" name=""/>
        <dsp:cNvSpPr/>
      </dsp:nvSpPr>
      <dsp:spPr>
        <a:xfrm>
          <a:off x="3299156" y="681037"/>
          <a:ext cx="519562" cy="311737"/>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ZA" sz="700" kern="1200"/>
            <a:t>Voltage Translation</a:t>
          </a:r>
        </a:p>
      </dsp:txBody>
      <dsp:txXfrm>
        <a:off x="3299156" y="681037"/>
        <a:ext cx="519562" cy="311737"/>
      </dsp:txXfrm>
    </dsp:sp>
    <dsp:sp modelId="{C91FDAAA-BC07-4F64-A88F-0D47CBFBA1CA}">
      <dsp:nvSpPr>
        <dsp:cNvPr id="0" name=""/>
        <dsp:cNvSpPr/>
      </dsp:nvSpPr>
      <dsp:spPr>
        <a:xfrm>
          <a:off x="3818719" y="836906"/>
          <a:ext cx="73271"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939EA75-95E1-4AD5-B974-B1380EA0F2A4}">
      <dsp:nvSpPr>
        <dsp:cNvPr id="0" name=""/>
        <dsp:cNvSpPr/>
      </dsp:nvSpPr>
      <dsp:spPr>
        <a:xfrm>
          <a:off x="4230497" y="367605"/>
          <a:ext cx="626864" cy="626864"/>
        </a:xfrm>
        <a:prstGeom prst="ellipse">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ZA" sz="700" kern="1200"/>
            <a:t>Raspberry Pi</a:t>
          </a:r>
        </a:p>
      </dsp:txBody>
      <dsp:txXfrm>
        <a:off x="4322299" y="459407"/>
        <a:ext cx="443260" cy="443260"/>
      </dsp:txXfrm>
    </dsp:sp>
    <dsp:sp modelId="{0927D1D0-70A6-468E-8211-35CCE04FAEFB}">
      <dsp:nvSpPr>
        <dsp:cNvPr id="0" name=""/>
        <dsp:cNvSpPr/>
      </dsp:nvSpPr>
      <dsp:spPr>
        <a:xfrm>
          <a:off x="4857361" y="367605"/>
          <a:ext cx="626864" cy="626864"/>
        </a:xfrm>
        <a:prstGeom prst="ellipse">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ZA" sz="700" kern="1200"/>
            <a:t>Application Logic</a:t>
          </a:r>
        </a:p>
      </dsp:txBody>
      <dsp:txXfrm>
        <a:off x="4949163" y="459407"/>
        <a:ext cx="443260" cy="4432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554303-D6F8-41F7-BB87-FE7B627EF239}">
      <dsp:nvSpPr>
        <dsp:cNvPr id="0" name=""/>
        <dsp:cNvSpPr/>
      </dsp:nvSpPr>
      <dsp:spPr>
        <a:xfrm>
          <a:off x="669" y="156835"/>
          <a:ext cx="1097012" cy="438804"/>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n-ZA" sz="1000" kern="1200"/>
            <a:t>Emulation Command</a:t>
          </a:r>
        </a:p>
      </dsp:txBody>
      <dsp:txXfrm>
        <a:off x="669" y="156835"/>
        <a:ext cx="987311" cy="438804"/>
      </dsp:txXfrm>
    </dsp:sp>
    <dsp:sp modelId="{BE5B5DFB-48E4-49A8-B02E-79F4FC4CC07E}">
      <dsp:nvSpPr>
        <dsp:cNvPr id="0" name=""/>
        <dsp:cNvSpPr/>
      </dsp:nvSpPr>
      <dsp:spPr>
        <a:xfrm>
          <a:off x="878279" y="156835"/>
          <a:ext cx="1097012" cy="438804"/>
        </a:xfrm>
        <a:prstGeom prst="chevron">
          <a:avLst/>
        </a:prstGeom>
        <a:gradFill rotWithShape="0">
          <a:gsLst>
            <a:gs pos="0">
              <a:schemeClr val="accent3">
                <a:hueOff val="542120"/>
                <a:satOff val="20000"/>
                <a:lumOff val="-2941"/>
                <a:alphaOff val="0"/>
                <a:satMod val="103000"/>
                <a:lumMod val="102000"/>
                <a:tint val="94000"/>
              </a:schemeClr>
            </a:gs>
            <a:gs pos="50000">
              <a:schemeClr val="accent3">
                <a:hueOff val="542120"/>
                <a:satOff val="20000"/>
                <a:lumOff val="-2941"/>
                <a:alphaOff val="0"/>
                <a:satMod val="110000"/>
                <a:lumMod val="100000"/>
                <a:shade val="100000"/>
              </a:schemeClr>
            </a:gs>
            <a:gs pos="100000">
              <a:schemeClr val="accent3">
                <a:hueOff val="542120"/>
                <a:satOff val="20000"/>
                <a:lumOff val="-294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Packet Parser</a:t>
          </a:r>
        </a:p>
      </dsp:txBody>
      <dsp:txXfrm>
        <a:off x="1097681" y="156835"/>
        <a:ext cx="658208" cy="438804"/>
      </dsp:txXfrm>
    </dsp:sp>
    <dsp:sp modelId="{98B72FC4-82C6-4033-8392-2DFA55D8272D}">
      <dsp:nvSpPr>
        <dsp:cNvPr id="0" name=""/>
        <dsp:cNvSpPr/>
      </dsp:nvSpPr>
      <dsp:spPr>
        <a:xfrm>
          <a:off x="1755889" y="156835"/>
          <a:ext cx="1097012" cy="438804"/>
        </a:xfrm>
        <a:prstGeom prst="chevron">
          <a:avLst/>
        </a:prstGeom>
        <a:gradFill rotWithShape="0">
          <a:gsLst>
            <a:gs pos="0">
              <a:schemeClr val="accent3">
                <a:hueOff val="1084240"/>
                <a:satOff val="40000"/>
                <a:lumOff val="-5882"/>
                <a:alphaOff val="0"/>
                <a:satMod val="103000"/>
                <a:lumMod val="102000"/>
                <a:tint val="94000"/>
              </a:schemeClr>
            </a:gs>
            <a:gs pos="50000">
              <a:schemeClr val="accent3">
                <a:hueOff val="1084240"/>
                <a:satOff val="40000"/>
                <a:lumOff val="-5882"/>
                <a:alphaOff val="0"/>
                <a:satMod val="110000"/>
                <a:lumMod val="100000"/>
                <a:shade val="100000"/>
              </a:schemeClr>
            </a:gs>
            <a:gs pos="100000">
              <a:schemeClr val="accent3">
                <a:hueOff val="1084240"/>
                <a:satOff val="40000"/>
                <a:lumOff val="-588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Command Processor</a:t>
          </a:r>
        </a:p>
      </dsp:txBody>
      <dsp:txXfrm>
        <a:off x="1975291" y="156835"/>
        <a:ext cx="658208" cy="438804"/>
      </dsp:txXfrm>
    </dsp:sp>
    <dsp:sp modelId="{340C953E-CEB5-43C2-89AC-7B0DFD51EB73}">
      <dsp:nvSpPr>
        <dsp:cNvPr id="0" name=""/>
        <dsp:cNvSpPr/>
      </dsp:nvSpPr>
      <dsp:spPr>
        <a:xfrm>
          <a:off x="2633498" y="156835"/>
          <a:ext cx="1097012" cy="438804"/>
        </a:xfrm>
        <a:prstGeom prst="chevron">
          <a:avLst/>
        </a:prstGeom>
        <a:gradFill rotWithShape="0">
          <a:gsLst>
            <a:gs pos="0">
              <a:schemeClr val="accent3">
                <a:hueOff val="1626359"/>
                <a:satOff val="60000"/>
                <a:lumOff val="-8824"/>
                <a:alphaOff val="0"/>
                <a:satMod val="103000"/>
                <a:lumMod val="102000"/>
                <a:tint val="94000"/>
              </a:schemeClr>
            </a:gs>
            <a:gs pos="50000">
              <a:schemeClr val="accent3">
                <a:hueOff val="1626359"/>
                <a:satOff val="60000"/>
                <a:lumOff val="-8824"/>
                <a:alphaOff val="0"/>
                <a:satMod val="110000"/>
                <a:lumMod val="100000"/>
                <a:shade val="100000"/>
              </a:schemeClr>
            </a:gs>
            <a:gs pos="100000">
              <a:schemeClr val="accent3">
                <a:hueOff val="1626359"/>
                <a:satOff val="60000"/>
                <a:lumOff val="-882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HID Library</a:t>
          </a:r>
        </a:p>
      </dsp:txBody>
      <dsp:txXfrm>
        <a:off x="2852900" y="156835"/>
        <a:ext cx="658208" cy="438804"/>
      </dsp:txXfrm>
    </dsp:sp>
    <dsp:sp modelId="{8C6F4160-B34B-4A34-B5B5-5618B1500836}">
      <dsp:nvSpPr>
        <dsp:cNvPr id="0" name=""/>
        <dsp:cNvSpPr/>
      </dsp:nvSpPr>
      <dsp:spPr>
        <a:xfrm>
          <a:off x="3511108" y="156835"/>
          <a:ext cx="1097012" cy="438804"/>
        </a:xfrm>
        <a:prstGeom prst="chevron">
          <a:avLst/>
        </a:prstGeom>
        <a:gradFill rotWithShape="0">
          <a:gsLst>
            <a:gs pos="0">
              <a:schemeClr val="accent3">
                <a:hueOff val="2168479"/>
                <a:satOff val="80000"/>
                <a:lumOff val="-11765"/>
                <a:alphaOff val="0"/>
                <a:satMod val="103000"/>
                <a:lumMod val="102000"/>
                <a:tint val="94000"/>
              </a:schemeClr>
            </a:gs>
            <a:gs pos="50000">
              <a:schemeClr val="accent3">
                <a:hueOff val="2168479"/>
                <a:satOff val="80000"/>
                <a:lumOff val="-11765"/>
                <a:alphaOff val="0"/>
                <a:satMod val="110000"/>
                <a:lumMod val="100000"/>
                <a:shade val="100000"/>
              </a:schemeClr>
            </a:gs>
            <a:gs pos="100000">
              <a:schemeClr val="accent3">
                <a:hueOff val="2168479"/>
                <a:satOff val="80000"/>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Connection</a:t>
          </a:r>
        </a:p>
      </dsp:txBody>
      <dsp:txXfrm>
        <a:off x="3730510" y="156835"/>
        <a:ext cx="658208" cy="438804"/>
      </dsp:txXfrm>
    </dsp:sp>
    <dsp:sp modelId="{07FE80EC-EE65-4694-A8ED-1208242A4A32}">
      <dsp:nvSpPr>
        <dsp:cNvPr id="0" name=""/>
        <dsp:cNvSpPr/>
      </dsp:nvSpPr>
      <dsp:spPr>
        <a:xfrm>
          <a:off x="4388718" y="156835"/>
          <a:ext cx="1097012" cy="438804"/>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Host Computer</a:t>
          </a:r>
        </a:p>
      </dsp:txBody>
      <dsp:txXfrm>
        <a:off x="4608120" y="156835"/>
        <a:ext cx="658208" cy="4388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D92013-BF42-4E35-9FD5-FD79103CBF55}">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424569"/>
        <a:ext cx="16266" cy="3253"/>
      </dsp:txXfrm>
    </dsp:sp>
    <dsp:sp modelId="{AEB3AFE7-EA34-43DF-97B7-C068266D1C9B}">
      <dsp:nvSpPr>
        <dsp:cNvPr id="0" name=""/>
        <dsp:cNvSpPr/>
      </dsp:nvSpPr>
      <dsp:spPr>
        <a:xfrm>
          <a:off x="296179" y="1857"/>
          <a:ext cx="1414462" cy="84867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usb_init()</a:t>
          </a:r>
        </a:p>
      </dsp:txBody>
      <dsp:txXfrm>
        <a:off x="296179" y="1857"/>
        <a:ext cx="1414462" cy="848677"/>
      </dsp:txXfrm>
    </dsp:sp>
    <dsp:sp modelId="{1394ED69-BF3D-4726-A8D2-6334F2CE2ECB}">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387228"/>
              <a:satOff val="14286"/>
              <a:lumOff val="-210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424569"/>
        <a:ext cx="16266" cy="3253"/>
      </dsp:txXfrm>
    </dsp:sp>
    <dsp:sp modelId="{B6BE3F56-F0D6-454A-A77E-E64F3D8C2CC1}">
      <dsp:nvSpPr>
        <dsp:cNvPr id="0" name=""/>
        <dsp:cNvSpPr/>
      </dsp:nvSpPr>
      <dsp:spPr>
        <a:xfrm>
          <a:off x="2035968" y="1857"/>
          <a:ext cx="1414462" cy="848677"/>
        </a:xfrm>
        <a:prstGeom prst="rect">
          <a:avLst/>
        </a:prstGeom>
        <a:gradFill rotWithShape="0">
          <a:gsLst>
            <a:gs pos="0">
              <a:schemeClr val="accent3">
                <a:hueOff val="338825"/>
                <a:satOff val="12500"/>
                <a:lumOff val="-1838"/>
                <a:alphaOff val="0"/>
                <a:satMod val="103000"/>
                <a:lumMod val="102000"/>
                <a:tint val="94000"/>
              </a:schemeClr>
            </a:gs>
            <a:gs pos="50000">
              <a:schemeClr val="accent3">
                <a:hueOff val="338825"/>
                <a:satOff val="12500"/>
                <a:lumOff val="-1838"/>
                <a:alphaOff val="0"/>
                <a:satMod val="110000"/>
                <a:lumMod val="100000"/>
                <a:shade val="100000"/>
              </a:schemeClr>
            </a:gs>
            <a:gs pos="100000">
              <a:schemeClr val="accent3">
                <a:hueOff val="338825"/>
                <a:satOff val="12500"/>
                <a:lumOff val="-183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wait until usb_configured()</a:t>
          </a:r>
        </a:p>
      </dsp:txBody>
      <dsp:txXfrm>
        <a:off x="2035968" y="1857"/>
        <a:ext cx="1414462" cy="848677"/>
      </dsp:txXfrm>
    </dsp:sp>
    <dsp:sp modelId="{37174617-45DA-486A-9AD5-6DA00C65248D}">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774457"/>
              <a:satOff val="28571"/>
              <a:lumOff val="-420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994471"/>
        <a:ext cx="174737" cy="3253"/>
      </dsp:txXfrm>
    </dsp:sp>
    <dsp:sp modelId="{6ABB08CC-3215-47E9-A437-CC5E58DB405B}">
      <dsp:nvSpPr>
        <dsp:cNvPr id="0" name=""/>
        <dsp:cNvSpPr/>
      </dsp:nvSpPr>
      <dsp:spPr>
        <a:xfrm>
          <a:off x="3775757" y="1857"/>
          <a:ext cx="1414462" cy="848677"/>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KEY_LEFT_CTRL</a:t>
          </a:r>
        </a:p>
      </dsp:txBody>
      <dsp:txXfrm>
        <a:off x="3775757" y="1857"/>
        <a:ext cx="1414462" cy="848677"/>
      </dsp:txXfrm>
    </dsp:sp>
    <dsp:sp modelId="{8D59A0E9-36F7-41EC-B524-CF9D625BA120}">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161685"/>
              <a:satOff val="42857"/>
              <a:lumOff val="-63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1598573"/>
        <a:ext cx="16266" cy="3253"/>
      </dsp:txXfrm>
    </dsp:sp>
    <dsp:sp modelId="{9387FCF6-E9E9-427F-B38A-8781EE3246D3}">
      <dsp:nvSpPr>
        <dsp:cNvPr id="0" name=""/>
        <dsp:cNvSpPr/>
      </dsp:nvSpPr>
      <dsp:spPr>
        <a:xfrm>
          <a:off x="296179" y="1175861"/>
          <a:ext cx="1414462" cy="848677"/>
        </a:xfrm>
        <a:prstGeom prst="rect">
          <a:avLst/>
        </a:prstGeom>
        <a:gradFill rotWithShape="0">
          <a:gsLst>
            <a:gs pos="0">
              <a:schemeClr val="accent3">
                <a:hueOff val="1016475"/>
                <a:satOff val="37500"/>
                <a:lumOff val="-5515"/>
                <a:alphaOff val="0"/>
                <a:satMod val="103000"/>
                <a:lumMod val="102000"/>
                <a:tint val="94000"/>
              </a:schemeClr>
            </a:gs>
            <a:gs pos="50000">
              <a:schemeClr val="accent3">
                <a:hueOff val="1016475"/>
                <a:satOff val="37500"/>
                <a:lumOff val="-5515"/>
                <a:alphaOff val="0"/>
                <a:satMod val="110000"/>
                <a:lumMod val="100000"/>
                <a:shade val="100000"/>
              </a:schemeClr>
            </a:gs>
            <a:gs pos="100000">
              <a:schemeClr val="accent3">
                <a:hueOff val="1016475"/>
                <a:satOff val="37500"/>
                <a:lumOff val="-551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KEY_A</a:t>
          </a:r>
        </a:p>
      </dsp:txBody>
      <dsp:txXfrm>
        <a:off x="296179" y="1175861"/>
        <a:ext cx="1414462" cy="848677"/>
      </dsp:txXfrm>
    </dsp:sp>
    <dsp:sp modelId="{28CC2C6E-B103-45D1-AE43-0B4358A7FD41}">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548914"/>
              <a:satOff val="57143"/>
              <a:lumOff val="-84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1598573"/>
        <a:ext cx="16266" cy="3253"/>
      </dsp:txXfrm>
    </dsp:sp>
    <dsp:sp modelId="{6BF9640E-9766-4A71-92E0-394051728595}">
      <dsp:nvSpPr>
        <dsp:cNvPr id="0" name=""/>
        <dsp:cNvSpPr/>
      </dsp:nvSpPr>
      <dsp:spPr>
        <a:xfrm>
          <a:off x="2035968" y="1175861"/>
          <a:ext cx="1414462" cy="848677"/>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for i = 1 to 5: keyboard_keys[i] = 0</a:t>
          </a:r>
        </a:p>
      </dsp:txBody>
      <dsp:txXfrm>
        <a:off x="2035968" y="1175861"/>
        <a:ext cx="1414462" cy="848677"/>
      </dsp:txXfrm>
    </dsp:sp>
    <dsp:sp modelId="{06198BCE-07E8-4CF7-B27B-F6CC31731AEE}">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1936142"/>
              <a:satOff val="71429"/>
              <a:lumOff val="-1050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2168475"/>
        <a:ext cx="174737" cy="3253"/>
      </dsp:txXfrm>
    </dsp:sp>
    <dsp:sp modelId="{EB1C08D1-39CB-463D-B118-4C32D0F9D836}">
      <dsp:nvSpPr>
        <dsp:cNvPr id="0" name=""/>
        <dsp:cNvSpPr/>
      </dsp:nvSpPr>
      <dsp:spPr>
        <a:xfrm>
          <a:off x="3775757" y="1175861"/>
          <a:ext cx="1414462" cy="848677"/>
        </a:xfrm>
        <a:prstGeom prst="rect">
          <a:avLst/>
        </a:prstGeom>
        <a:gradFill rotWithShape="0">
          <a:gsLst>
            <a:gs pos="0">
              <a:schemeClr val="accent3">
                <a:hueOff val="1694124"/>
                <a:satOff val="62500"/>
                <a:lumOff val="-9191"/>
                <a:alphaOff val="0"/>
                <a:satMod val="103000"/>
                <a:lumMod val="102000"/>
                <a:tint val="94000"/>
              </a:schemeClr>
            </a:gs>
            <a:gs pos="50000">
              <a:schemeClr val="accent3">
                <a:hueOff val="1694124"/>
                <a:satOff val="62500"/>
                <a:lumOff val="-9191"/>
                <a:alphaOff val="0"/>
                <a:satMod val="110000"/>
                <a:lumMod val="100000"/>
                <a:shade val="100000"/>
              </a:schemeClr>
            </a:gs>
            <a:gs pos="100000">
              <a:schemeClr val="accent3">
                <a:hueOff val="1694124"/>
                <a:satOff val="62500"/>
                <a:lumOff val="-919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1175861"/>
        <a:ext cx="1414462" cy="848677"/>
      </dsp:txXfrm>
    </dsp:sp>
    <dsp:sp modelId="{3A1E0BD3-E2C1-4C41-802C-B54A0ABFD576}">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323371"/>
              <a:satOff val="85714"/>
              <a:lumOff val="-1260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2772577"/>
        <a:ext cx="16266" cy="3253"/>
      </dsp:txXfrm>
    </dsp:sp>
    <dsp:sp modelId="{097879F7-97FA-476C-96D8-F5D29F4FA272}">
      <dsp:nvSpPr>
        <dsp:cNvPr id="0" name=""/>
        <dsp:cNvSpPr/>
      </dsp:nvSpPr>
      <dsp:spPr>
        <a:xfrm>
          <a:off x="296179" y="2349865"/>
          <a:ext cx="1414462" cy="848677"/>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0</a:t>
          </a:r>
        </a:p>
      </dsp:txBody>
      <dsp:txXfrm>
        <a:off x="296179" y="2349865"/>
        <a:ext cx="1414462" cy="848677"/>
      </dsp:txXfrm>
    </dsp:sp>
    <dsp:sp modelId="{7A4923AC-00BF-4D30-82D8-D91D0383E3F5}">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710599"/>
              <a:satOff val="100000"/>
              <a:lumOff val="-14706"/>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2772577"/>
        <a:ext cx="16266" cy="3253"/>
      </dsp:txXfrm>
    </dsp:sp>
    <dsp:sp modelId="{9C465D0D-5A2F-4532-BD12-9D4882D693F7}">
      <dsp:nvSpPr>
        <dsp:cNvPr id="0" name=""/>
        <dsp:cNvSpPr/>
      </dsp:nvSpPr>
      <dsp:spPr>
        <a:xfrm>
          <a:off x="2035968" y="2349865"/>
          <a:ext cx="1414462" cy="848677"/>
        </a:xfrm>
        <a:prstGeom prst="rect">
          <a:avLst/>
        </a:prstGeom>
        <a:gradFill rotWithShape="0">
          <a:gsLst>
            <a:gs pos="0">
              <a:schemeClr val="accent3">
                <a:hueOff val="2371774"/>
                <a:satOff val="87500"/>
                <a:lumOff val="-12868"/>
                <a:alphaOff val="0"/>
                <a:satMod val="103000"/>
                <a:lumMod val="102000"/>
                <a:tint val="94000"/>
              </a:schemeClr>
            </a:gs>
            <a:gs pos="50000">
              <a:schemeClr val="accent3">
                <a:hueOff val="2371774"/>
                <a:satOff val="87500"/>
                <a:lumOff val="-12868"/>
                <a:alphaOff val="0"/>
                <a:satMod val="110000"/>
                <a:lumMod val="100000"/>
                <a:shade val="100000"/>
              </a:schemeClr>
            </a:gs>
            <a:gs pos="100000">
              <a:schemeClr val="accent3">
                <a:hueOff val="2371774"/>
                <a:satOff val="87500"/>
                <a:lumOff val="-1286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0</a:t>
          </a:r>
        </a:p>
      </dsp:txBody>
      <dsp:txXfrm>
        <a:off x="2035968" y="2349865"/>
        <a:ext cx="1414462" cy="848677"/>
      </dsp:txXfrm>
    </dsp:sp>
    <dsp:sp modelId="{47EF8CAF-D3E2-4AE2-BD86-8CF773630AF0}">
      <dsp:nvSpPr>
        <dsp:cNvPr id="0" name=""/>
        <dsp:cNvSpPr/>
      </dsp:nvSpPr>
      <dsp:spPr>
        <a:xfrm>
          <a:off x="3775757" y="2349865"/>
          <a:ext cx="1414462" cy="848677"/>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2349865"/>
        <a:ext cx="1414462" cy="8486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71D8F8-E155-4ED4-9E9C-8CA8FE565CEB}">
      <dsp:nvSpPr>
        <dsp:cNvPr id="0" name=""/>
        <dsp:cNvSpPr/>
      </dsp:nvSpPr>
      <dsp:spPr>
        <a:xfrm>
          <a:off x="669" y="95994"/>
          <a:ext cx="1305966" cy="522386"/>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ZA" sz="1300" kern="1200"/>
            <a:t>Requesting Application</a:t>
          </a:r>
        </a:p>
      </dsp:txBody>
      <dsp:txXfrm>
        <a:off x="669" y="95994"/>
        <a:ext cx="1175370" cy="522386"/>
      </dsp:txXfrm>
    </dsp:sp>
    <dsp:sp modelId="{CED0CD8C-E01A-492C-BF64-E186DD944741}">
      <dsp:nvSpPr>
        <dsp:cNvPr id="0" name=""/>
        <dsp:cNvSpPr/>
      </dsp:nvSpPr>
      <dsp:spPr>
        <a:xfrm>
          <a:off x="1045443" y="95994"/>
          <a:ext cx="1305966" cy="522386"/>
        </a:xfrm>
        <a:prstGeom prst="chevron">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Isotope Library</a:t>
          </a:r>
        </a:p>
      </dsp:txBody>
      <dsp:txXfrm>
        <a:off x="1306636" y="95994"/>
        <a:ext cx="783580" cy="522386"/>
      </dsp:txXfrm>
    </dsp:sp>
    <dsp:sp modelId="{EFFEE7ED-EAE9-42E5-BF4B-2C1135408724}">
      <dsp:nvSpPr>
        <dsp:cNvPr id="0" name=""/>
        <dsp:cNvSpPr/>
      </dsp:nvSpPr>
      <dsp:spPr>
        <a:xfrm>
          <a:off x="2090216" y="95994"/>
          <a:ext cx="1305966" cy="522386"/>
        </a:xfrm>
        <a:prstGeom prst="chevron">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Packet Generator</a:t>
          </a:r>
        </a:p>
      </dsp:txBody>
      <dsp:txXfrm>
        <a:off x="2351409" y="95994"/>
        <a:ext cx="783580" cy="522386"/>
      </dsp:txXfrm>
    </dsp:sp>
    <dsp:sp modelId="{44B4C1EA-FABA-4197-8C96-BB11346600F5}">
      <dsp:nvSpPr>
        <dsp:cNvPr id="0" name=""/>
        <dsp:cNvSpPr/>
      </dsp:nvSpPr>
      <dsp:spPr>
        <a:xfrm>
          <a:off x="3134990" y="95994"/>
          <a:ext cx="1305966" cy="522386"/>
        </a:xfrm>
        <a:prstGeom prst="chevron">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Emulation Command</a:t>
          </a:r>
        </a:p>
      </dsp:txBody>
      <dsp:txXfrm>
        <a:off x="3396183" y="95994"/>
        <a:ext cx="783580" cy="522386"/>
      </dsp:txXfrm>
    </dsp:sp>
    <dsp:sp modelId="{FC7A0227-6CF2-4F01-B729-504E027BB05D}">
      <dsp:nvSpPr>
        <dsp:cNvPr id="0" name=""/>
        <dsp:cNvSpPr/>
      </dsp:nvSpPr>
      <dsp:spPr>
        <a:xfrm>
          <a:off x="4179763" y="95994"/>
          <a:ext cx="1305966" cy="522386"/>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Slave Device</a:t>
          </a:r>
        </a:p>
      </dsp:txBody>
      <dsp:txXfrm>
        <a:off x="4440956" y="95994"/>
        <a:ext cx="783580" cy="52238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457800"/>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0x22</a:t>
          </a:r>
        </a:p>
      </dsp:txBody>
      <dsp:txXfrm>
        <a:off x="2678" y="457800"/>
        <a:ext cx="1370260" cy="356400"/>
      </dsp:txXfrm>
    </dsp:sp>
    <dsp:sp modelId="{B1742C46-081B-44DE-AFA3-5D8CAC18E07A}">
      <dsp:nvSpPr>
        <dsp:cNvPr id="0" name=""/>
        <dsp:cNvSpPr/>
      </dsp:nvSpPr>
      <dsp:spPr>
        <a:xfrm>
          <a:off x="1372939" y="1162"/>
          <a:ext cx="274052" cy="12696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1162"/>
          <a:ext cx="3727108" cy="126967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0x20</a:t>
          </a:r>
        </a:p>
        <a:p>
          <a:pPr marL="342900" lvl="2" indent="-171450" algn="l" defTabSz="800100">
            <a:lnSpc>
              <a:spcPct val="90000"/>
            </a:lnSpc>
            <a:spcBef>
              <a:spcPct val="0"/>
            </a:spcBef>
            <a:spcAft>
              <a:spcPct val="15000"/>
            </a:spcAft>
            <a:buChar char="••"/>
          </a:pPr>
          <a:r>
            <a:rPr lang="en-ZA" sz="1800" kern="1200"/>
            <a:t>Keyboard Command Flag</a:t>
          </a:r>
        </a:p>
        <a:p>
          <a:pPr marL="171450" lvl="1" indent="-171450" algn="l" defTabSz="800100">
            <a:lnSpc>
              <a:spcPct val="90000"/>
            </a:lnSpc>
            <a:spcBef>
              <a:spcPct val="0"/>
            </a:spcBef>
            <a:spcAft>
              <a:spcPct val="15000"/>
            </a:spcAft>
            <a:buChar char="••"/>
          </a:pPr>
          <a:r>
            <a:rPr lang="en-ZA" sz="1800" kern="1200"/>
            <a:t>0x02</a:t>
          </a:r>
        </a:p>
        <a:p>
          <a:pPr marL="342900" lvl="2" indent="-171450" algn="l" defTabSz="800100">
            <a:lnSpc>
              <a:spcPct val="90000"/>
            </a:lnSpc>
            <a:spcBef>
              <a:spcPct val="0"/>
            </a:spcBef>
            <a:spcAft>
              <a:spcPct val="15000"/>
            </a:spcAft>
            <a:buChar char="••"/>
          </a:pPr>
          <a:r>
            <a:rPr lang="en-ZA" sz="1800" kern="1200"/>
            <a:t>Payload Length of 2 bytes</a:t>
          </a:r>
        </a:p>
      </dsp:txBody>
      <dsp:txXfrm>
        <a:off x="1756612" y="1162"/>
        <a:ext cx="3727108" cy="1269675"/>
      </dsp:txXfrm>
    </dsp:sp>
    <dsp:sp modelId="{A603861B-15F3-4A94-89CA-F082F9832CEF}">
      <dsp:nvSpPr>
        <dsp:cNvPr id="0" name=""/>
        <dsp:cNvSpPr/>
      </dsp:nvSpPr>
      <dsp:spPr>
        <a:xfrm>
          <a:off x="2678" y="1352343"/>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0x00</a:t>
          </a:r>
        </a:p>
      </dsp:txBody>
      <dsp:txXfrm>
        <a:off x="2678" y="1352343"/>
        <a:ext cx="1370260" cy="356400"/>
      </dsp:txXfrm>
    </dsp:sp>
    <dsp:sp modelId="{F5B79959-A5E7-4339-B9B1-1FB88AEFA3EB}">
      <dsp:nvSpPr>
        <dsp:cNvPr id="0" name=""/>
        <dsp:cNvSpPr/>
      </dsp:nvSpPr>
      <dsp:spPr>
        <a:xfrm>
          <a:off x="1372939" y="1335637"/>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1335637"/>
          <a:ext cx="3727108" cy="389812"/>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No Modifier Keys Pressed</a:t>
          </a:r>
        </a:p>
      </dsp:txBody>
      <dsp:txXfrm>
        <a:off x="1756612" y="1335637"/>
        <a:ext cx="3727108" cy="389812"/>
      </dsp:txXfrm>
    </dsp:sp>
    <dsp:sp modelId="{FF0BF768-F487-4EBA-BFD2-D3BF05AA74CB}">
      <dsp:nvSpPr>
        <dsp:cNvPr id="0" name=""/>
        <dsp:cNvSpPr/>
      </dsp:nvSpPr>
      <dsp:spPr>
        <a:xfrm>
          <a:off x="2678" y="1806956"/>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0x04</a:t>
          </a:r>
        </a:p>
      </dsp:txBody>
      <dsp:txXfrm>
        <a:off x="2678" y="1806956"/>
        <a:ext cx="1370260" cy="356400"/>
      </dsp:txXfrm>
    </dsp:sp>
    <dsp:sp modelId="{75CBFF4F-1555-4690-8963-1CD4AE17B93A}">
      <dsp:nvSpPr>
        <dsp:cNvPr id="0" name=""/>
        <dsp:cNvSpPr/>
      </dsp:nvSpPr>
      <dsp:spPr>
        <a:xfrm>
          <a:off x="1372939" y="1790250"/>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42F2F0-B844-4F82-8D82-6877BECFA600}">
      <dsp:nvSpPr>
        <dsp:cNvPr id="0" name=""/>
        <dsp:cNvSpPr/>
      </dsp:nvSpPr>
      <dsp:spPr>
        <a:xfrm>
          <a:off x="1756612" y="1790250"/>
          <a:ext cx="3727108" cy="389812"/>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USB HID Code for 'A' Key</a:t>
          </a:r>
        </a:p>
      </dsp:txBody>
      <dsp:txXfrm>
        <a:off x="1756612" y="1790250"/>
        <a:ext cx="3727108" cy="38981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365662"/>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0x44</a:t>
          </a:r>
        </a:p>
      </dsp:txBody>
      <dsp:txXfrm>
        <a:off x="2678" y="365662"/>
        <a:ext cx="1370260" cy="237600"/>
      </dsp:txXfrm>
    </dsp:sp>
    <dsp:sp modelId="{B1742C46-081B-44DE-AFA3-5D8CAC18E07A}">
      <dsp:nvSpPr>
        <dsp:cNvPr id="0" name=""/>
        <dsp:cNvSpPr/>
      </dsp:nvSpPr>
      <dsp:spPr>
        <a:xfrm>
          <a:off x="1372939" y="61237"/>
          <a:ext cx="274052" cy="846450"/>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61237"/>
          <a:ext cx="3727108" cy="8464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0x40</a:t>
          </a:r>
        </a:p>
        <a:p>
          <a:pPr marL="228600" lvl="2" indent="-114300" algn="l" defTabSz="533400">
            <a:lnSpc>
              <a:spcPct val="90000"/>
            </a:lnSpc>
            <a:spcBef>
              <a:spcPct val="0"/>
            </a:spcBef>
            <a:spcAft>
              <a:spcPct val="15000"/>
            </a:spcAft>
            <a:buChar char="••"/>
          </a:pPr>
          <a:r>
            <a:rPr lang="en-ZA" sz="1200" kern="1200"/>
            <a:t>Mouse Command Flag</a:t>
          </a:r>
        </a:p>
        <a:p>
          <a:pPr marL="114300" lvl="1" indent="-114300" algn="l" defTabSz="533400">
            <a:lnSpc>
              <a:spcPct val="90000"/>
            </a:lnSpc>
            <a:spcBef>
              <a:spcPct val="0"/>
            </a:spcBef>
            <a:spcAft>
              <a:spcPct val="15000"/>
            </a:spcAft>
            <a:buChar char="••"/>
          </a:pPr>
          <a:r>
            <a:rPr lang="en-ZA" sz="1200" kern="1200"/>
            <a:t>0x04</a:t>
          </a:r>
        </a:p>
        <a:p>
          <a:pPr marL="228600" lvl="2" indent="-114300" algn="l" defTabSz="533400">
            <a:lnSpc>
              <a:spcPct val="90000"/>
            </a:lnSpc>
            <a:spcBef>
              <a:spcPct val="0"/>
            </a:spcBef>
            <a:spcAft>
              <a:spcPct val="15000"/>
            </a:spcAft>
            <a:buChar char="••"/>
          </a:pPr>
          <a:r>
            <a:rPr lang="en-ZA" sz="1200" kern="1200"/>
            <a:t>Payload Length of 2 bytes</a:t>
          </a:r>
        </a:p>
      </dsp:txBody>
      <dsp:txXfrm>
        <a:off x="1756612" y="61237"/>
        <a:ext cx="3727108" cy="846450"/>
      </dsp:txXfrm>
    </dsp:sp>
    <dsp:sp modelId="{A603861B-15F3-4A94-89CA-F082F9832CEF}">
      <dsp:nvSpPr>
        <dsp:cNvPr id="0" name=""/>
        <dsp:cNvSpPr/>
      </dsp:nvSpPr>
      <dsp:spPr>
        <a:xfrm>
          <a:off x="2678" y="962024"/>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962024"/>
        <a:ext cx="1370260" cy="237600"/>
      </dsp:txXfrm>
    </dsp:sp>
    <dsp:sp modelId="{F5B79959-A5E7-4339-B9B1-1FB88AEFA3EB}">
      <dsp:nvSpPr>
        <dsp:cNvPr id="0" name=""/>
        <dsp:cNvSpPr/>
      </dsp:nvSpPr>
      <dsp:spPr>
        <a:xfrm>
          <a:off x="1372939" y="95088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950887"/>
          <a:ext cx="3727108" cy="259875"/>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Buttons Pressed</a:t>
          </a:r>
        </a:p>
      </dsp:txBody>
      <dsp:txXfrm>
        <a:off x="1756612" y="950887"/>
        <a:ext cx="3727108" cy="259875"/>
      </dsp:txXfrm>
    </dsp:sp>
    <dsp:sp modelId="{00903692-8CF2-4A66-B201-47513A7C4163}">
      <dsp:nvSpPr>
        <dsp:cNvPr id="0" name=""/>
        <dsp:cNvSpPr/>
      </dsp:nvSpPr>
      <dsp:spPr>
        <a:xfrm>
          <a:off x="2678" y="126510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265100"/>
        <a:ext cx="1370260" cy="237600"/>
      </dsp:txXfrm>
    </dsp:sp>
    <dsp:sp modelId="{A64B5334-1D59-4C82-9DF9-A6A7938070E2}">
      <dsp:nvSpPr>
        <dsp:cNvPr id="0" name=""/>
        <dsp:cNvSpPr/>
      </dsp:nvSpPr>
      <dsp:spPr>
        <a:xfrm>
          <a:off x="1372939" y="125396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FC47F01-73FF-44A3-AFBA-A6450D777A6C}">
      <dsp:nvSpPr>
        <dsp:cNvPr id="0" name=""/>
        <dsp:cNvSpPr/>
      </dsp:nvSpPr>
      <dsp:spPr>
        <a:xfrm>
          <a:off x="1756612" y="1253962"/>
          <a:ext cx="3727108" cy="259875"/>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X Movement</a:t>
          </a:r>
        </a:p>
      </dsp:txBody>
      <dsp:txXfrm>
        <a:off x="1756612" y="1253962"/>
        <a:ext cx="3727108" cy="259875"/>
      </dsp:txXfrm>
    </dsp:sp>
    <dsp:sp modelId="{ED3A09AD-B7AC-4473-8B41-4896FFF4DD1F}">
      <dsp:nvSpPr>
        <dsp:cNvPr id="0" name=""/>
        <dsp:cNvSpPr/>
      </dsp:nvSpPr>
      <dsp:spPr>
        <a:xfrm>
          <a:off x="2678" y="1568175"/>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568175"/>
        <a:ext cx="1370260" cy="237600"/>
      </dsp:txXfrm>
    </dsp:sp>
    <dsp:sp modelId="{C6788E14-DE50-4055-B2D0-850CA85DD29E}">
      <dsp:nvSpPr>
        <dsp:cNvPr id="0" name=""/>
        <dsp:cNvSpPr/>
      </dsp:nvSpPr>
      <dsp:spPr>
        <a:xfrm>
          <a:off x="1372939" y="155703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543B12D-8D9A-4A4B-9A49-921F5365FA1C}">
      <dsp:nvSpPr>
        <dsp:cNvPr id="0" name=""/>
        <dsp:cNvSpPr/>
      </dsp:nvSpPr>
      <dsp:spPr>
        <a:xfrm>
          <a:off x="1756612" y="1557037"/>
          <a:ext cx="3727108" cy="259875"/>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Y Movement</a:t>
          </a:r>
        </a:p>
      </dsp:txBody>
      <dsp:txXfrm>
        <a:off x="1756612" y="1557037"/>
        <a:ext cx="3727108" cy="259875"/>
      </dsp:txXfrm>
    </dsp:sp>
    <dsp:sp modelId="{776BDE99-152B-4AD7-81F0-7B3C213F2C3F}">
      <dsp:nvSpPr>
        <dsp:cNvPr id="0" name=""/>
        <dsp:cNvSpPr/>
      </dsp:nvSpPr>
      <dsp:spPr>
        <a:xfrm>
          <a:off x="2678" y="187125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0x02</a:t>
          </a:r>
        </a:p>
      </dsp:txBody>
      <dsp:txXfrm>
        <a:off x="2678" y="1871250"/>
        <a:ext cx="1370260" cy="237600"/>
      </dsp:txXfrm>
    </dsp:sp>
    <dsp:sp modelId="{02D4A942-A014-49FF-9C14-2CF5CC7A491B}">
      <dsp:nvSpPr>
        <dsp:cNvPr id="0" name=""/>
        <dsp:cNvSpPr/>
      </dsp:nvSpPr>
      <dsp:spPr>
        <a:xfrm>
          <a:off x="1372939" y="186011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CD877B-414A-43B1-8A92-3532792F66F6}">
      <dsp:nvSpPr>
        <dsp:cNvPr id="0" name=""/>
        <dsp:cNvSpPr/>
      </dsp:nvSpPr>
      <dsp:spPr>
        <a:xfrm>
          <a:off x="1756612" y="1860112"/>
          <a:ext cx="3727108" cy="259875"/>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Scroll 2 Units Upwards</a:t>
          </a:r>
        </a:p>
      </dsp:txBody>
      <dsp:txXfrm>
        <a:off x="1756612" y="1860112"/>
        <a:ext cx="3727108" cy="259875"/>
      </dsp:txXfrm>
    </dsp:sp>
  </dsp:spTree>
</dsp:drawing>
</file>

<file path=word/diagrams/layout1.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6.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GOOG411</b:Tag>
    <b:SourceType>InternetSite</b:SourceType>
    <b:Guid>{8660E77F-A6C7-42A3-9626-B7A664248D83}</b:Guid>
    <b:Title>Google wants your phonemes: InfoWorld</b:Title>
    <b:Year>2007</b:Year>
    <b:Author>
      <b:Author>
        <b:NameList>
          <b:Person>
            <b:Last>Perez</b:Last>
            <b:First>Juan</b:First>
            <b:Middle>Carlos</b:Middle>
          </b:Person>
        </b:NameList>
      </b:Author>
    </b:Author>
    <b:ProductionCompany>InfoWorld</b:ProductionCompany>
    <b:Month>October</b:Month>
    <b:Day>23</b:Day>
    <b:YearAccessed>2014</b:YearAccessed>
    <b:MonthAccessed>07</b:MonthAccessed>
    <b:DayAccessed>26</b:DayAccessed>
    <b:URL>http://www.infoworld.com/t/data-management/google-wants-your-phonemes-539</b:URL>
    <b:RefOrder>1</b:RefOrder>
  </b:Source>
  <b:Source>
    <b:Tag>FTD14</b:Tag>
    <b:SourceType>InternetSite</b:SourceType>
    <b:Guid>{22197D83-3DFA-4BA4-B212-5FB88367706E}</b:Guid>
    <b:Title>FT232R</b:Title>
    <b:Author>
      <b:Author>
        <b:Corporate>FTDI</b:Corporate>
      </b:Author>
    </b:Author>
    <b:ProductionCompany>Future Technology Devices International Ltd.</b:ProductionCompany>
    <b:YearAccessed>2014</b:YearAccessed>
    <b:MonthAccessed>August</b:MonthAccessed>
    <b:DayAccessed>07</b:DayAccessed>
    <b:URL>http://www.ftdichip.com/Products/ICs/FT232R.htm</b:URL>
    <b:RefOrder>3</b:RefOrder>
  </b:Source>
  <b:Source>
    <b:Tag>FTDIVNC2</b:Tag>
    <b:SourceType>InternetSite</b:SourceType>
    <b:Guid>{88CC04FE-7AF1-4684-9589-5F65EA17FF2F}</b:Guid>
    <b:Author>
      <b:Author>
        <b:Corporate>FTDI</b:Corporate>
      </b:Author>
    </b:Author>
    <b:Title>Vinculum II</b:Title>
    <b:ProductionCompany>Future Technology Devices International Ltd.</b:ProductionCompany>
    <b:YearAccessed>2014</b:YearAccessed>
    <b:MonthAccessed>August</b:MonthAccessed>
    <b:DayAccessed>07</b:DayAccessed>
    <b:URL>http://www.ftdichip.com/Products/ICs/VNC2.htm</b:URL>
    <b:RefOrder>4</b:RefOrder>
  </b:Source>
  <b:Source>
    <b:Tag>Atm14</b:Tag>
    <b:SourceType>InternetSite</b:SourceType>
    <b:Guid>{7388877F-D239-46F5-BBEE-BB41969EF550}</b:Guid>
    <b:Author>
      <b:Author>
        <b:Corporate>Atmel Corporation</b:Corporate>
      </b:Author>
    </b:Author>
    <b:Title>ATmega32u4</b:Title>
    <b:ProductionCompany>Atmel</b:ProductionCompany>
    <b:YearAccessed>2014</b:YearAccessed>
    <b:MonthAccessed>August</b:MonthAccessed>
    <b:DayAccessed>11</b:DayAccessed>
    <b:URL>http://www.atmel.com/devices/atmega32u4.aspx</b:URL>
    <b:RefOrder>5</b:RefOrder>
  </b:Source>
  <b:Source>
    <b:Tag>Ard11</b:Tag>
    <b:SourceType>InternetSite</b:SourceType>
    <b:Guid>{A0156D22-85BF-4048-A071-8D4D6A51A875}</b:Guid>
    <b:Author>
      <b:Author>
        <b:Corporate>Arduino</b:Corporate>
      </b:Author>
    </b:Author>
    <b:Title>Arduino Nano</b:Title>
    <b:ProductionCompany>Arduino</b:ProductionCompany>
    <b:YearAccessed>11</b:YearAccessed>
    <b:MonthAccessed>August</b:MonthAccessed>
    <b:DayAccessed>2014</b:DayAccessed>
    <b:URL>http://arduino.cc/en/Main/arduinoBoardNano</b:URL>
    <b:RefOrder>6</b:RefOrder>
  </b:Source>
  <b:Source>
    <b:Tag>PJR11</b:Tag>
    <b:SourceType>InternetSite</b:SourceType>
    <b:Guid>{05CD9EE3-802B-44EA-BA48-AD9B14DD2990}</b:Guid>
    <b:Author>
      <b:Author>
        <b:Corporate>PJRC</b:Corporate>
      </b:Author>
    </b:Author>
    <b:Title>Teensy 2.0</b:Title>
    <b:ProductionCompany>PJRC</b:ProductionCompany>
    <b:YearAccessed>11</b:YearAccessed>
    <b:MonthAccessed>August</b:MonthAccessed>
    <b:DayAccessed>2014</b:DayAccessed>
    <b:URL>https://www.pjrc.com/store/teensy.html</b:URL>
    <b:RefOrder>7</b:RefOrder>
  </b:Source>
  <b:Source>
    <b:Tag>Ras14</b:Tag>
    <b:SourceType>InternetSite</b:SourceType>
    <b:Guid>{3766AECD-861B-4192-89A0-7480878EAD2B}</b:Guid>
    <b:Author>
      <b:Author>
        <b:Corporate>Raspberry Pi Foundation</b:Corporate>
      </b:Author>
    </b:Author>
    <b:Title>Raspberry Pi</b:Title>
    <b:ProductionCompany>Raspberry Pi Foundation</b:ProductionCompany>
    <b:YearAccessed>2014</b:YearAccessed>
    <b:MonthAccessed>August</b:MonthAccessed>
    <b:DayAccessed>11</b:DayAccessed>
    <b:URL>http://www.raspberrypi.org/</b:URL>
    <b:RefOrder>14</b:RefOrder>
  </b:Source>
  <b:Source>
    <b:Tag>RPIGPIO</b:Tag>
    <b:SourceType>InternetSite</b:SourceType>
    <b:Guid>{4C1FF262-183C-4191-96B4-CC68077EBD94}</b:Guid>
    <b:Author>
      <b:Author>
        <b:NameList>
          <b:Person>
            <b:Last>IanH</b:Last>
          </b:Person>
        </b:NameList>
      </b:Author>
    </b:Author>
    <b:Title>RPi GPIO Interface Circuits</b:Title>
    <b:ProductionCompany>eLinux.org</b:ProductionCompany>
    <b:Year>2013</b:Year>
    <b:Month>August</b:Month>
    <b:Day>30</b:Day>
    <b:YearAccessed>2014</b:YearAccessed>
    <b:MonthAccessed>August</b:MonthAccessed>
    <b:DayAccessed>11</b:DayAccessed>
    <b:URL>http://elinux.org/RPi_GPIO_Interface_Circuits</b:URL>
    <b:RefOrder>15</b:RefOrder>
  </b:Source>
  <b:Source>
    <b:Tag>Tex14</b:Tag>
    <b:SourceType>InternetSite</b:SourceType>
    <b:Guid>{E5CBC562-BCB0-4F77-9323-954501D2297B}</b:Guid>
    <b:Author>
      <b:Author>
        <b:Corporate>Texas Instruments</b:Corporate>
      </b:Author>
    </b:Author>
    <b:Title>TXB0104</b:Title>
    <b:ProductionCompany>Texas Instruments</b:ProductionCompany>
    <b:YearAccessed>2014</b:YearAccessed>
    <b:MonthAccessed>August</b:MonthAccessed>
    <b:DayAccessed>11</b:DayAccessed>
    <b:URL>http://www.ti.com/product/txb0104</b:URL>
    <b:RefOrder>18</b:RefOrder>
  </b:Source>
  <b:Source>
    <b:Tag>Tex12</b:Tag>
    <b:SourceType>DocumentFromInternetSite</b:SourceType>
    <b:Guid>{21EEBE8B-0DC3-4A82-8B7B-66F5DEF73452}</b:Guid>
    <b:Title>TXB0104 Technical Documentation</b:Title>
    <b:Year>2012</b:Year>
    <b:Month>May</b:Month>
    <b:YearAccessed>2014</b:YearAccessed>
    <b:MonthAccessed>August</b:MonthAccessed>
    <b:DayAccessed>11</b:DayAccessed>
    <b:URL>http://www.ti.com/lit/gpn/txb0104</b:URL>
    <b:Author>
      <b:Author>
        <b:Corporate>Texas Instruments</b:Corporate>
      </b:Author>
    </b:Author>
    <b:RefOrder>19</b:RefOrder>
  </b:Source>
  <b:Source>
    <b:Tag>Ada14</b:Tag>
    <b:SourceType>InternetSite</b:SourceType>
    <b:Guid>{5A6E6BAA-3D81-4A77-B141-62AD24FBB8E3}</b:Guid>
    <b:Title>Adafruit Prototyping Pi Plate Kit for Raspberry Pi</b:Title>
    <b:YearAccessed>2014</b:YearAccessed>
    <b:MonthAccessed>August</b:MonthAccessed>
    <b:DayAccessed>11</b:DayAccessed>
    <b:URL>https://www.adafruit.com/products/801</b:URL>
    <b:ProductionCompany>Adafruit</b:ProductionCompany>
    <b:Author>
      <b:Author>
        <b:Corporate>Adafruit</b:Corporate>
      </b:Author>
    </b:Author>
    <b:RefOrder>21</b:RefOrder>
  </b:Source>
  <b:Source>
    <b:Tag>RS232</b:Tag>
    <b:SourceType>InternetSite</b:SourceType>
    <b:Guid>{7A3742BA-D10B-4688-B45C-8EEA98FDD22E}</b:Guid>
    <b:Author>
      <b:Author>
        <b:NameList>
          <b:Person>
            <b:Last>Goodwine</b:Last>
            <b:First>Bill</b:First>
          </b:Person>
        </b:NameList>
      </b:Author>
    </b:Author>
    <b:Title>RS-232 Serial Protocol</b:Title>
    <b:Year>2002</b:Year>
    <b:Month>September</b:Month>
    <b:Day>29</b:Day>
    <b:YearAccessed>2014</b:YearAccessed>
    <b:MonthAccessed>August</b:MonthAccessed>
    <b:DayAccessed>11</b:DayAccessed>
    <b:URL>http://controls.ame.nd.edu/microcontroller/main/node24.html</b:URL>
    <b:RefOrder>24</b:RefOrder>
  </b:Source>
  <b:Source>
    <b:Tag>Ada141</b:Tag>
    <b:SourceType>InternetSite</b:SourceType>
    <b:Guid>{499D5AAB-E5F4-461C-BED7-7D2A0179B06A}</b:Guid>
    <b:Author>
      <b:Author>
        <b:Corporate>Adafruit Industries</b:Corporate>
      </b:Author>
    </b:Author>
    <b:Title>TXB0104 Bi-Directional Level Shifter</b:Title>
    <b:ProductionCompany>Texas Instruments</b:ProductionCompany>
    <b:YearAccessed>2014</b:YearAccessed>
    <b:MonthAccessed>August</b:MonthAccessed>
    <b:DayAccessed>18</b:DayAccessed>
    <b:URL>https://www.adafruit.com/products/1875</b:URL>
    <b:RefOrder>20</b:RefOrder>
  </b:Source>
  <b:Source>
    <b:Tag>Atm141</b:Tag>
    <b:SourceType>DocumentFromInternetSite</b:SourceType>
    <b:Guid>{DD06EF7C-90BA-45C3-B205-85E43CB04030}</b:Guid>
    <b:Title>ATmega32u4 Datasheet</b:Title>
    <b:YearAccessed>2014</b:YearAccessed>
    <b:MonthAccessed>August</b:MonthAccessed>
    <b:DayAccessed>18</b:DayAccessed>
    <b:URL>http://magicshifter.net/static/datasheets/atmega32u4.pdf</b:URL>
    <b:Author>
      <b:Author>
        <b:Corporate>Atmel</b:Corporate>
      </b:Author>
    </b:Author>
    <b:RefOrder>16</b:RefOrder>
  </b:Source>
  <b:Source>
    <b:Tag>Mos14</b:Tag>
    <b:SourceType>InternetSite</b:SourceType>
    <b:Guid>{95084B4D-409F-401C-8E62-29040C9D4ED6}</b:Guid>
    <b:Title>Raspberry Pi GPIO Pin Electrical Specifications</b:Title>
    <b:YearAccessed>2014</b:YearAccessed>
    <b:MonthAccessed>August</b:MonthAccessed>
    <b:DayAccessed>18</b:DayAccessed>
    <b:URL>http://www.mosaic-industries.com/embedded-systems/microcontroller-projects/raspberry-pi/gpio-pin-electrical-specifications</b:URL>
    <b:Author>
      <b:Author>
        <b:Corporate>Mosaic Industries</b:Corporate>
      </b:Author>
    </b:Author>
    <b:ProductionCompany>Broadcom</b:ProductionCompany>
    <b:RefOrder>17</b:RefOrder>
  </b:Source>
  <b:Source>
    <b:Tag>Ada142</b:Tag>
    <b:SourceType>InternetSite</b:SourceType>
    <b:Guid>{00217067-D4A2-44E7-8B6F-794C3B947AB8}</b:Guid>
    <b:Author>
      <b:Author>
        <b:Corporate>Adafruit Industries</b:Corporate>
      </b:Author>
    </b:Author>
    <b:Title>Raspberry Pi Model B 512MB RAM</b:Title>
    <b:ProductionCompany>Raspberry Pi Foundation</b:ProductionCompany>
    <b:YearAccessed>2014</b:YearAccessed>
    <b:MonthAccessed>August</b:MonthAccessed>
    <b:DayAccessed>18</b:DayAccessed>
    <b:URL>https://www.adafruit.com/product/998</b:URL>
    <b:RefOrder>9</b:RefOrder>
  </b:Source>
  <b:Source>
    <b:Tag>Ada143</b:Tag>
    <b:SourceType>InternetSite</b:SourceType>
    <b:Guid>{1E56410B-A980-4D68-9BC9-C2C61E7C7512}</b:Guid>
    <b:Author>
      <b:Author>
        <b:Corporate>Adafruit Industries</b:Corporate>
      </b:Author>
    </b:Author>
    <b:Title>Teensy (ATmega32u4 USB dev board) 2.0</b:Title>
    <b:ProductionCompany>PJRC</b:ProductionCompany>
    <b:YearAccessed>2014</b:YearAccessed>
    <b:MonthAccessed>August</b:MonthAccessed>
    <b:DayAccessed>18</b:DayAccessed>
    <b:URL>https://www.adafruit.com/products/199</b:URL>
    <b:RefOrder>23</b:RefOrder>
  </b:Source>
  <b:Source>
    <b:Tag>ChTruPI</b:Tag>
    <b:SourceType>Report</b:SourceType>
    <b:Guid>{4FA02592-63A2-4875-AC8F-90DCDB1248D3}</b:Guid>
    <b:Title>Pi Your Command</b:Title>
    <b:Year>2013</b:Year>
    <b:Author>
      <b:Author>
        <b:NameList>
          <b:Person>
            <b:Last>Truter</b:Last>
            <b:First>Christian</b:First>
          </b:Person>
        </b:NameList>
      </b:Author>
    </b:Author>
    <b:Publisher>Stellenbosch University</b:Publisher>
    <b:City>Stellenbosch</b:City>
    <b:Department>Department of Electrical &amp; Electronic Engineering</b:Department>
    <b:Institution>Stellenbosch University</b:Institution>
    <b:ThesisType>Honours Thesis</b:ThesisType>
    <b:ShortTitle>Pi Your Command</b:ShortTitle>
    <b:RefOrder>8</b:RefOrder>
  </b:Source>
  <b:Source>
    <b:Tag>Ada144</b:Tag>
    <b:SourceType>InternetSite</b:SourceType>
    <b:Guid>{DD785CDD-06F7-402A-B842-EAC5BD726EB6}</b:Guid>
    <b:Title>BeagleBone Black Rev C</b:Title>
    <b:Author>
      <b:Author>
        <b:Corporate>Adafruit Industries</b:Corporate>
      </b:Author>
    </b:Author>
    <b:ProductionCompany>BeagleBone</b:ProductionCompany>
    <b:YearAccessed>2014</b:YearAccessed>
    <b:MonthAccessed>September</b:MonthAccessed>
    <b:DayAccessed>2</b:DayAccessed>
    <b:URL>http://www.adafruit.com/products/1876</b:URL>
    <b:RefOrder>10</b:RefOrder>
  </b:Source>
  <b:Source>
    <b:Tag>Ada145</b:Tag>
    <b:SourceType>InternetSite</b:SourceType>
    <b:Guid>{593D4770-B7EF-439D-A374-9CD1C5BEF3B7}</b:Guid>
    <b:Author>
      <b:Author>
        <b:Corporate>Adafruit Industries</b:Corporate>
      </b:Author>
    </b:Author>
    <b:Title>Intel Calileo Development Board</b:Title>
    <b:ProductionCompany>Intel Corporation</b:ProductionCompany>
    <b:YearAccessed>2014</b:YearAccessed>
    <b:MonthAccessed>September</b:MonthAccessed>
    <b:DayAccessed>2</b:DayAccessed>
    <b:URL>http://www.adafruit.com/products/1637</b:URL>
    <b:RefOrder>11</b:RefOrder>
  </b:Source>
  <b:Source>
    <b:Tag>Ban14</b:Tag>
    <b:SourceType>InternetSite</b:SourceType>
    <b:Guid>{F4491106-CCCE-433A-B44F-2839572975CC}</b:Guid>
    <b:Title>Banana Pi</b:Title>
    <b:Author>
      <b:Author>
        <b:Corporate>Banana Pi</b:Corporate>
      </b:Author>
    </b:Author>
    <b:ProductionCompany>Banana Pi</b:ProductionCompany>
    <b:YearAccessed>2014</b:YearAccessed>
    <b:MonthAccessed>10</b:MonthAccessed>
    <b:DayAccessed>06</b:DayAccessed>
    <b:URL>http://www.bananapi.org/p/product.html</b:URL>
    <b:RefOrder>12</b:RefOrder>
  </b:Source>
  <b:Source>
    <b:Tag>Sol14</b:Tag>
    <b:SourceType>InternetSite</b:SourceType>
    <b:Guid>{A5E4F77F-31A3-4B47-B7F5-E9CBB809B74F}</b:Guid>
    <b:Author>
      <b:Author>
        <b:Corporate>SolidRun</b:Corporate>
      </b:Author>
    </b:Author>
    <b:Title>HummingBoard</b:Title>
    <b:ProductionCompany>SolidRun</b:ProductionCompany>
    <b:YearAccessed>2014</b:YearAccessed>
    <b:MonthAccessed>10</b:MonthAccessed>
    <b:DayAccessed>06</b:DayAccessed>
    <b:URL>http://www.solid-run.com/products/hummingboard/</b:URL>
    <b:RefOrder>13</b:RefOrder>
  </b:Source>
  <b:Source>
    <b:Tag>USB01</b:Tag>
    <b:SourceType>InternetSite</b:SourceType>
    <b:Guid>{1569B28D-72B3-47A7-B2C8-8F30A9AFEDB9}</b:Guid>
    <b:Author>
      <b:Author>
        <b:Corporate>USB Implementers Forum, Inc.</b:Corporate>
      </b:Author>
    </b:Author>
    <b:Title>Device Class Definition for HID 1.11</b:Title>
    <b:ProductionCompany>USB Implementers Forum, Inc.</b:ProductionCompany>
    <b:Year>2001</b:Year>
    <b:Month>June</b:Month>
    <b:Day>27</b:Day>
    <b:YearAccessed>2014</b:YearAccessed>
    <b:MonthAccessed>October</b:MonthAccessed>
    <b:DayAccessed>8</b:DayAccessed>
    <b:URL>http://www.usb.org/developers/hidpage/HID1_11.pdf</b:URL>
    <b:RefOrder>2</b:RefOrder>
  </b:Source>
  <b:Source>
    <b:Tag>Rol14</b:Tag>
    <b:SourceType>InternetSite</b:SourceType>
    <b:Guid>{DBA112E6-EE2A-41D7-9CEE-96A3D8BEF293}</b:Guid>
    <b:Title>Rollover (key)</b:Title>
    <b:ProductionCompany>Wikipedia</b:ProductionCompany>
    <b:YearAccessed>2014</b:YearAccessed>
    <b:MonthAccessed>October</b:MonthAccessed>
    <b:DayAccessed>15</b:DayAccessed>
    <b:URL>http://en.wikipedia.org/wiki/Rollover_%28key%29</b:URL>
    <b:RefOrder>22</b:RefOrder>
  </b:Source>
</b:Sources>
</file>

<file path=customXml/itemProps1.xml><?xml version="1.0" encoding="utf-8"?>
<ds:datastoreItem xmlns:ds="http://schemas.openxmlformats.org/officeDocument/2006/customXml" ds:itemID="{CE607218-0BD2-4F97-8A1B-C58715A8B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46</Pages>
  <Words>11245</Words>
  <Characters>64100</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Pannell</dc:creator>
  <cp:keywords/>
  <dc:description/>
  <cp:lastModifiedBy>Benjamin Pannell</cp:lastModifiedBy>
  <cp:revision>35</cp:revision>
  <dcterms:created xsi:type="dcterms:W3CDTF">2014-09-02T10:05:00Z</dcterms:created>
  <dcterms:modified xsi:type="dcterms:W3CDTF">2014-10-15T19:06:00Z</dcterms:modified>
</cp:coreProperties>
</file>