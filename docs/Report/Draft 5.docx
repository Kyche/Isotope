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 xml:space="preserve">Professor Thomas </w:t>
          </w:r>
          <w:proofErr w:type="spellStart"/>
          <w:r>
            <w:t>Niesler</w:t>
          </w:r>
          <w:proofErr w:type="spellEnd"/>
        </w:p>
        <w:p w14:paraId="0578DFD5" w14:textId="77777777" w:rsidR="00337421" w:rsidDel="00270915" w:rsidRDefault="00337421" w:rsidP="00337421">
          <w:pPr>
            <w:pStyle w:val="NoSpacing"/>
            <w:tabs>
              <w:tab w:val="right" w:pos="4111"/>
              <w:tab w:val="left" w:pos="4253"/>
            </w:tabs>
            <w:rPr>
              <w:del w:id="0" w:author="Benjamin Pannell" w:date="2014-10-22T19:50:00Z"/>
            </w:rPr>
          </w:pPr>
          <w:r>
            <w:rPr>
              <w:b/>
            </w:rPr>
            <w:tab/>
            <w:t>DATE</w:t>
          </w:r>
          <w:r>
            <w:t xml:space="preserve"> </w:t>
          </w:r>
          <w:r>
            <w:tab/>
            <w:t>August 2014</w:t>
          </w:r>
        </w:p>
        <w:p w14:paraId="092F950C" w14:textId="77777777" w:rsidR="00001D7F" w:rsidDel="00270915" w:rsidRDefault="00001D7F" w:rsidP="00337421">
          <w:pPr>
            <w:pStyle w:val="NoSpacing"/>
            <w:tabs>
              <w:tab w:val="right" w:pos="4111"/>
              <w:tab w:val="left" w:pos="4253"/>
            </w:tabs>
            <w:rPr>
              <w:del w:id="1" w:author="Benjamin Pannell" w:date="2014-10-22T19:50:00Z"/>
            </w:rPr>
          </w:pPr>
        </w:p>
        <w:p w14:paraId="01759659" w14:textId="77777777" w:rsidR="00001D7F" w:rsidDel="00270915" w:rsidRDefault="00001D7F" w:rsidP="00337421">
          <w:pPr>
            <w:pStyle w:val="NoSpacing"/>
            <w:tabs>
              <w:tab w:val="right" w:pos="4111"/>
              <w:tab w:val="left" w:pos="4253"/>
            </w:tabs>
            <w:rPr>
              <w:del w:id="2" w:author="Benjamin Pannell" w:date="2014-10-22T19:50:00Z"/>
            </w:rPr>
          </w:pPr>
        </w:p>
        <w:p w14:paraId="17159586" w14:textId="77777777" w:rsidR="00001D7F" w:rsidDel="00270915" w:rsidRDefault="00001D7F" w:rsidP="00337421">
          <w:pPr>
            <w:pStyle w:val="NoSpacing"/>
            <w:tabs>
              <w:tab w:val="right" w:pos="4111"/>
              <w:tab w:val="left" w:pos="4253"/>
            </w:tabs>
            <w:rPr>
              <w:del w:id="3" w:author="Benjamin Pannell" w:date="2014-10-22T19:50:00Z"/>
            </w:rPr>
          </w:pPr>
        </w:p>
        <w:p w14:paraId="3215EA35" w14:textId="77777777" w:rsidR="00001D7F" w:rsidDel="00270915" w:rsidRDefault="00001D7F" w:rsidP="00337421">
          <w:pPr>
            <w:pStyle w:val="NoSpacing"/>
            <w:tabs>
              <w:tab w:val="right" w:pos="4111"/>
              <w:tab w:val="left" w:pos="4253"/>
            </w:tabs>
            <w:rPr>
              <w:del w:id="4" w:author="Benjamin Pannell" w:date="2014-10-22T19:50:00Z"/>
            </w:rPr>
          </w:pPr>
        </w:p>
        <w:p w14:paraId="0DC6BEE6" w14:textId="4F7309D7" w:rsidR="00001D7F" w:rsidDel="00270915" w:rsidRDefault="00001D7F" w:rsidP="00270915">
          <w:pPr>
            <w:pStyle w:val="NoSpacing"/>
            <w:tabs>
              <w:tab w:val="right" w:pos="3969"/>
            </w:tabs>
            <w:rPr>
              <w:del w:id="5" w:author="Benjamin Pannell" w:date="2014-10-22T19:50:00Z"/>
            </w:rPr>
            <w:pPrChange w:id="6" w:author="Benjamin Pannell" w:date="2014-10-22T19:50:00Z">
              <w:pPr>
                <w:pStyle w:val="NoSpacing"/>
                <w:tabs>
                  <w:tab w:val="right" w:pos="3969"/>
                </w:tabs>
              </w:pPr>
            </w:pPrChange>
          </w:pPr>
          <w:del w:id="7" w:author="Benjamin Pannell" w:date="2014-10-22T19:50:00Z">
            <w:r w:rsidDel="00270915">
              <w:tab/>
            </w:r>
            <w:r w:rsidDel="00270915">
              <w:rPr>
                <w:b/>
              </w:rPr>
              <w:delText>Previous Work</w:delText>
            </w:r>
          </w:del>
        </w:p>
        <w:p w14:paraId="1C962BE6" w14:textId="0B4D670F" w:rsidR="00001D7F" w:rsidDel="00270915" w:rsidRDefault="00001D7F" w:rsidP="00270915">
          <w:pPr>
            <w:pStyle w:val="NoSpacing"/>
            <w:tabs>
              <w:tab w:val="right" w:pos="3969"/>
            </w:tabs>
            <w:rPr>
              <w:del w:id="8" w:author="Benjamin Pannell" w:date="2014-10-22T19:50:00Z"/>
            </w:rPr>
            <w:pPrChange w:id="9" w:author="Benjamin Pannell" w:date="2014-10-22T19:50:00Z">
              <w:pPr>
                <w:pStyle w:val="NoSpacing"/>
                <w:tabs>
                  <w:tab w:val="left" w:pos="2835"/>
                </w:tabs>
              </w:pPr>
            </w:pPrChange>
          </w:pPr>
          <w:del w:id="10" w:author="Benjamin Pannell" w:date="2014-10-22T19:50:00Z">
            <w:r w:rsidDel="00270915">
              <w:tab/>
            </w:r>
            <w:commentRangeStart w:id="11"/>
            <w:r w:rsidDel="00270915">
              <w:tab/>
              <w:delText>Pi Your Command</w:delText>
            </w:r>
          </w:del>
        </w:p>
        <w:p w14:paraId="481EEA70" w14:textId="046F6961" w:rsidR="00001D7F" w:rsidRPr="003F74B4" w:rsidDel="00270915" w:rsidRDefault="00001D7F" w:rsidP="00270915">
          <w:pPr>
            <w:pStyle w:val="NoSpacing"/>
            <w:tabs>
              <w:tab w:val="right" w:pos="3969"/>
            </w:tabs>
            <w:rPr>
              <w:del w:id="12" w:author="Benjamin Pannell" w:date="2014-10-22T19:50:00Z"/>
              <w:i/>
            </w:rPr>
            <w:pPrChange w:id="13" w:author="Benjamin Pannell" w:date="2014-10-22T19:50:00Z">
              <w:pPr>
                <w:pStyle w:val="NoSpacing"/>
                <w:tabs>
                  <w:tab w:val="left" w:pos="2835"/>
                  <w:tab w:val="left" w:pos="3119"/>
                </w:tabs>
              </w:pPr>
            </w:pPrChange>
          </w:pPr>
          <w:del w:id="14" w:author="Benjamin Pannell" w:date="2014-10-22T19:50:00Z">
            <w:r w:rsidDel="00270915">
              <w:tab/>
            </w:r>
            <w:r w:rsidDel="00270915">
              <w:tab/>
            </w:r>
            <w:r w:rsidRPr="003F74B4" w:rsidDel="00270915">
              <w:rPr>
                <w:i/>
              </w:rPr>
              <w:delText>Automatic Speech Recognition using the Raspberry Pi</w:delText>
            </w:r>
          </w:del>
        </w:p>
        <w:p w14:paraId="65149EA5" w14:textId="6A4737B9" w:rsidR="00001D7F" w:rsidRPr="003F74B4" w:rsidRDefault="00001D7F" w:rsidP="00270915">
          <w:pPr>
            <w:pStyle w:val="NoSpacing"/>
            <w:tabs>
              <w:tab w:val="right" w:pos="4111"/>
              <w:tab w:val="left" w:pos="4253"/>
            </w:tabs>
            <w:pPrChange w:id="15" w:author="Benjamin Pannell" w:date="2014-10-22T19:50:00Z">
              <w:pPr>
                <w:pStyle w:val="NoSpacing"/>
                <w:tabs>
                  <w:tab w:val="left" w:pos="3119"/>
                </w:tabs>
              </w:pPr>
            </w:pPrChange>
          </w:pPr>
          <w:del w:id="16" w:author="Benjamin Pannell" w:date="2014-10-22T19:50:00Z">
            <w:r w:rsidDel="00270915">
              <w:tab/>
            </w:r>
            <w:r w:rsidRPr="003F74B4" w:rsidDel="00270915">
              <w:delText>Christian Truter</w:delText>
            </w:r>
            <w:commentRangeEnd w:id="11"/>
            <w:r w:rsidR="000A073D" w:rsidDel="00270915">
              <w:rPr>
                <w:rStyle w:val="CommentReference"/>
              </w:rPr>
              <w:commentReference w:id="11"/>
            </w:r>
            <w:r w:rsidR="000A073D" w:rsidDel="00270915">
              <w:delText xml:space="preserve"> - Project E (448) Report</w:delText>
            </w:r>
          </w:del>
        </w:p>
        <w:p w14:paraId="6316FAE7" w14:textId="77777777" w:rsidR="00337421" w:rsidRPr="00337421" w:rsidRDefault="00C66450"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705C3F7C" w:rsidR="00BC7BEF" w:rsidRDefault="006D0F4E" w:rsidP="00BC7BEF">
      <w:pPr>
        <w:pStyle w:val="Heading1"/>
      </w:pPr>
      <w:bookmarkStart w:id="17" w:name="_Toc395540503"/>
      <w:commentRangeStart w:id="18"/>
      <w:del w:id="19" w:author="Benjamin Pannell" w:date="2014-10-20T11:16:00Z">
        <w:r w:rsidDel="0059612D">
          <w:lastRenderedPageBreak/>
          <w:delText>Summaries</w:delText>
        </w:r>
        <w:bookmarkEnd w:id="17"/>
        <w:commentRangeEnd w:id="18"/>
        <w:r w:rsidR="000A073D" w:rsidDel="0059612D">
          <w:rPr>
            <w:rStyle w:val="CommentReference"/>
            <w:rFonts w:asciiTheme="minorHAnsi" w:eastAsiaTheme="minorHAnsi" w:hAnsiTheme="minorHAnsi" w:cstheme="minorBidi"/>
            <w:color w:val="auto"/>
          </w:rPr>
          <w:commentReference w:id="18"/>
        </w:r>
      </w:del>
      <w:bookmarkStart w:id="20" w:name="_Toc401770992"/>
      <w:ins w:id="21" w:author="Benjamin Pannell" w:date="2014-10-20T11:16:00Z">
        <w:r w:rsidR="0059612D">
          <w:t>Abstract</w:t>
        </w:r>
      </w:ins>
      <w:bookmarkEnd w:id="20"/>
    </w:p>
    <w:p w14:paraId="2A150F8D" w14:textId="77777777" w:rsidR="00BC7BEF" w:rsidRDefault="00BC7BEF" w:rsidP="00BC7BEF">
      <w:commentRangeStart w:id="22"/>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commentRangeEnd w:id="22"/>
      <w:r w:rsidR="0028238D">
        <w:rPr>
          <w:rStyle w:val="CommentReference"/>
        </w:rPr>
        <w:commentReference w:id="22"/>
      </w:r>
    </w:p>
    <w:p w14:paraId="5F232F18" w14:textId="77777777" w:rsidR="002F0A6F" w:rsidRDefault="002F0A6F" w:rsidP="00BC7BEF"/>
    <w:p w14:paraId="63D284A8" w14:textId="77777777" w:rsidR="00337421" w:rsidRDefault="00337421">
      <w:r>
        <w:br w:type="page"/>
      </w:r>
    </w:p>
    <w:p w14:paraId="1E38122D" w14:textId="77777777" w:rsidR="00BC54D9" w:rsidRDefault="00BC54D9" w:rsidP="00BC54D9">
      <w:pPr>
        <w:pStyle w:val="Heading1"/>
      </w:pPr>
      <w:bookmarkStart w:id="23" w:name="_Toc395540505"/>
      <w:bookmarkStart w:id="24" w:name="_Toc401770993"/>
      <w:r>
        <w:lastRenderedPageBreak/>
        <w:t>Table of Contents</w:t>
      </w:r>
      <w:bookmarkEnd w:id="24"/>
    </w:p>
    <w:p w14:paraId="46FDF9FD" w14:textId="77777777" w:rsidR="00E54E63" w:rsidRDefault="00BC54D9">
      <w:pPr>
        <w:pStyle w:val="TOC1"/>
        <w:tabs>
          <w:tab w:val="right" w:pos="9061"/>
        </w:tabs>
        <w:rPr>
          <w:ins w:id="25" w:author="Benjamin Pannell" w:date="2014-10-22T19:53:00Z"/>
          <w:rFonts w:eastAsiaTheme="minorEastAsia"/>
          <w:noProof/>
          <w:sz w:val="22"/>
          <w:lang w:eastAsia="en-ZA"/>
        </w:rPr>
      </w:pPr>
      <w:r>
        <w:fldChar w:fldCharType="begin"/>
      </w:r>
      <w:r>
        <w:instrText xml:space="preserve"> TOC \o "1-1" \h \z \u </w:instrText>
      </w:r>
      <w:r>
        <w:fldChar w:fldCharType="separate"/>
      </w:r>
      <w:ins w:id="26" w:author="Benjamin Pannell" w:date="2014-10-22T19:53:00Z">
        <w:r w:rsidR="00E54E63" w:rsidRPr="008274AA">
          <w:rPr>
            <w:rStyle w:val="Hyperlink"/>
            <w:noProof/>
          </w:rPr>
          <w:fldChar w:fldCharType="begin"/>
        </w:r>
        <w:r w:rsidR="00E54E63" w:rsidRPr="008274AA">
          <w:rPr>
            <w:rStyle w:val="Hyperlink"/>
            <w:noProof/>
          </w:rPr>
          <w:instrText xml:space="preserve"> </w:instrText>
        </w:r>
        <w:r w:rsidR="00E54E63">
          <w:rPr>
            <w:noProof/>
          </w:rPr>
          <w:instrText>HYPERLINK \l "_Toc401770992"</w:instrText>
        </w:r>
        <w:r w:rsidR="00E54E63" w:rsidRPr="008274AA">
          <w:rPr>
            <w:rStyle w:val="Hyperlink"/>
            <w:noProof/>
          </w:rPr>
          <w:instrText xml:space="preserve"> </w:instrText>
        </w:r>
        <w:r w:rsidR="00E54E63" w:rsidRPr="008274AA">
          <w:rPr>
            <w:rStyle w:val="Hyperlink"/>
            <w:noProof/>
          </w:rPr>
        </w:r>
        <w:r w:rsidR="00E54E63" w:rsidRPr="008274AA">
          <w:rPr>
            <w:rStyle w:val="Hyperlink"/>
            <w:noProof/>
          </w:rPr>
          <w:fldChar w:fldCharType="separate"/>
        </w:r>
        <w:r w:rsidR="00E54E63" w:rsidRPr="008274AA">
          <w:rPr>
            <w:rStyle w:val="Hyperlink"/>
            <w:noProof/>
          </w:rPr>
          <w:t>Abstract</w:t>
        </w:r>
        <w:r w:rsidR="00E54E63">
          <w:rPr>
            <w:noProof/>
            <w:webHidden/>
          </w:rPr>
          <w:tab/>
        </w:r>
        <w:r w:rsidR="00E54E63">
          <w:rPr>
            <w:noProof/>
            <w:webHidden/>
          </w:rPr>
          <w:fldChar w:fldCharType="begin"/>
        </w:r>
        <w:r w:rsidR="00E54E63">
          <w:rPr>
            <w:noProof/>
            <w:webHidden/>
          </w:rPr>
          <w:instrText xml:space="preserve"> PAGEREF _Toc401770992 \h </w:instrText>
        </w:r>
        <w:r w:rsidR="00E54E63">
          <w:rPr>
            <w:noProof/>
            <w:webHidden/>
          </w:rPr>
        </w:r>
      </w:ins>
      <w:r w:rsidR="00E54E63">
        <w:rPr>
          <w:noProof/>
          <w:webHidden/>
        </w:rPr>
        <w:fldChar w:fldCharType="separate"/>
      </w:r>
      <w:ins w:id="27" w:author="Benjamin Pannell" w:date="2014-10-22T19:53:00Z">
        <w:r w:rsidR="00E54E63">
          <w:rPr>
            <w:noProof/>
            <w:webHidden/>
          </w:rPr>
          <w:t>2</w:t>
        </w:r>
        <w:r w:rsidR="00E54E63">
          <w:rPr>
            <w:noProof/>
            <w:webHidden/>
          </w:rPr>
          <w:fldChar w:fldCharType="end"/>
        </w:r>
        <w:r w:rsidR="00E54E63" w:rsidRPr="008274AA">
          <w:rPr>
            <w:rStyle w:val="Hyperlink"/>
            <w:noProof/>
          </w:rPr>
          <w:fldChar w:fldCharType="end"/>
        </w:r>
      </w:ins>
    </w:p>
    <w:p w14:paraId="186C4C29" w14:textId="77777777" w:rsidR="00E54E63" w:rsidRDefault="00E54E63">
      <w:pPr>
        <w:pStyle w:val="TOC1"/>
        <w:tabs>
          <w:tab w:val="right" w:pos="9061"/>
        </w:tabs>
        <w:rPr>
          <w:ins w:id="28" w:author="Benjamin Pannell" w:date="2014-10-22T19:53:00Z"/>
          <w:rFonts w:eastAsiaTheme="minorEastAsia"/>
          <w:noProof/>
          <w:sz w:val="22"/>
          <w:lang w:eastAsia="en-ZA"/>
        </w:rPr>
      </w:pPr>
      <w:ins w:id="29"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"_Toc401770993"</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Table of Contents</w:t>
        </w:r>
        <w:r>
          <w:rPr>
            <w:noProof/>
            <w:webHidden/>
          </w:rPr>
          <w:tab/>
        </w:r>
        <w:r>
          <w:rPr>
            <w:noProof/>
            <w:webHidden/>
          </w:rPr>
          <w:fldChar w:fldCharType="begin"/>
        </w:r>
        <w:r>
          <w:rPr>
            <w:noProof/>
            <w:webHidden/>
          </w:rPr>
          <w:instrText xml:space="preserve"> PAGEREF _Toc401770993 \h </w:instrText>
        </w:r>
        <w:r>
          <w:rPr>
            <w:noProof/>
            <w:webHidden/>
          </w:rPr>
        </w:r>
      </w:ins>
      <w:r>
        <w:rPr>
          <w:noProof/>
          <w:webHidden/>
        </w:rPr>
        <w:fldChar w:fldCharType="separate"/>
      </w:r>
      <w:ins w:id="30" w:author="Benjamin Pannell" w:date="2014-10-22T19:53:00Z">
        <w:r>
          <w:rPr>
            <w:noProof/>
            <w:webHidden/>
          </w:rPr>
          <w:t>3</w:t>
        </w:r>
        <w:r>
          <w:rPr>
            <w:noProof/>
            <w:webHidden/>
          </w:rPr>
          <w:fldChar w:fldCharType="end"/>
        </w:r>
        <w:r w:rsidRPr="008274AA">
          <w:rPr>
            <w:rStyle w:val="Hyperlink"/>
            <w:noProof/>
          </w:rPr>
          <w:fldChar w:fldCharType="end"/>
        </w:r>
      </w:ins>
    </w:p>
    <w:p w14:paraId="0DB26DEE" w14:textId="77777777" w:rsidR="00E54E63" w:rsidRDefault="00E54E63">
      <w:pPr>
        <w:pStyle w:val="TOC1"/>
        <w:tabs>
          <w:tab w:val="right" w:pos="9061"/>
        </w:tabs>
        <w:rPr>
          <w:ins w:id="31" w:author="Benjamin Pannell" w:date="2014-10-22T19:53:00Z"/>
          <w:rFonts w:eastAsiaTheme="minorEastAsia"/>
          <w:noProof/>
          <w:sz w:val="22"/>
          <w:lang w:eastAsia="en-ZA"/>
        </w:rPr>
      </w:pPr>
      <w:ins w:id="32"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"_Toc401770994"</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Figures</w:t>
        </w:r>
        <w:r>
          <w:rPr>
            <w:noProof/>
            <w:webHidden/>
          </w:rPr>
          <w:tab/>
        </w:r>
        <w:r>
          <w:rPr>
            <w:noProof/>
            <w:webHidden/>
          </w:rPr>
          <w:fldChar w:fldCharType="begin"/>
        </w:r>
        <w:r>
          <w:rPr>
            <w:noProof/>
            <w:webHidden/>
          </w:rPr>
          <w:instrText xml:space="preserve"> PAGEREF _Toc401770994 \h </w:instrText>
        </w:r>
        <w:r>
          <w:rPr>
            <w:noProof/>
            <w:webHidden/>
          </w:rPr>
        </w:r>
      </w:ins>
      <w:r>
        <w:rPr>
          <w:noProof/>
          <w:webHidden/>
        </w:rPr>
        <w:fldChar w:fldCharType="separate"/>
      </w:r>
      <w:ins w:id="33" w:author="Benjamin Pannell" w:date="2014-10-22T19:53:00Z">
        <w:r>
          <w:rPr>
            <w:noProof/>
            <w:webHidden/>
          </w:rPr>
          <w:t>4</w:t>
        </w:r>
        <w:r>
          <w:rPr>
            <w:noProof/>
            <w:webHidden/>
          </w:rPr>
          <w:fldChar w:fldCharType="end"/>
        </w:r>
        <w:r w:rsidRPr="008274AA">
          <w:rPr>
            <w:rStyle w:val="Hyperlink"/>
            <w:noProof/>
          </w:rPr>
          <w:fldChar w:fldCharType="end"/>
        </w:r>
      </w:ins>
    </w:p>
    <w:p w14:paraId="112FFD4F" w14:textId="77777777" w:rsidR="00E54E63" w:rsidRDefault="00E54E63">
      <w:pPr>
        <w:pStyle w:val="TOC1"/>
        <w:tabs>
          <w:tab w:val="right" w:pos="9061"/>
        </w:tabs>
        <w:rPr>
          <w:ins w:id="34" w:author="Benjamin Pannell" w:date="2014-10-22T19:53:00Z"/>
          <w:rFonts w:eastAsiaTheme="minorEastAsia"/>
          <w:noProof/>
          <w:sz w:val="22"/>
          <w:lang w:eastAsia="en-ZA"/>
        </w:rPr>
      </w:pPr>
      <w:ins w:id="35"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"_Toc401770995"</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Tables</w:t>
        </w:r>
        <w:r>
          <w:rPr>
            <w:noProof/>
            <w:webHidden/>
          </w:rPr>
          <w:tab/>
        </w:r>
        <w:r>
          <w:rPr>
            <w:noProof/>
            <w:webHidden/>
          </w:rPr>
          <w:fldChar w:fldCharType="begin"/>
        </w:r>
        <w:r>
          <w:rPr>
            <w:noProof/>
            <w:webHidden/>
          </w:rPr>
          <w:instrText xml:space="preserve"> PAGEREF _Toc401770995 \h </w:instrText>
        </w:r>
        <w:r>
          <w:rPr>
            <w:noProof/>
            <w:webHidden/>
          </w:rPr>
        </w:r>
      </w:ins>
      <w:r>
        <w:rPr>
          <w:noProof/>
          <w:webHidden/>
        </w:rPr>
        <w:fldChar w:fldCharType="separate"/>
      </w:r>
      <w:ins w:id="36" w:author="Benjamin Pannell" w:date="2014-10-22T19:53:00Z">
        <w:r>
          <w:rPr>
            <w:noProof/>
            <w:webHidden/>
          </w:rPr>
          <w:t>4</w:t>
        </w:r>
        <w:r>
          <w:rPr>
            <w:noProof/>
            <w:webHidden/>
          </w:rPr>
          <w:fldChar w:fldCharType="end"/>
        </w:r>
        <w:r w:rsidRPr="008274AA">
          <w:rPr>
            <w:rStyle w:val="Hyperlink"/>
            <w:noProof/>
          </w:rPr>
          <w:fldChar w:fldCharType="end"/>
        </w:r>
      </w:ins>
    </w:p>
    <w:p w14:paraId="79157BDD" w14:textId="77777777" w:rsidR="00E54E63" w:rsidRDefault="00E54E63">
      <w:pPr>
        <w:pStyle w:val="TOC1"/>
        <w:tabs>
          <w:tab w:val="right" w:pos="9061"/>
        </w:tabs>
        <w:rPr>
          <w:ins w:id="37" w:author="Benjamin Pannell" w:date="2014-10-22T19:53:00Z"/>
          <w:rFonts w:eastAsiaTheme="minorEastAsia"/>
          <w:noProof/>
          <w:sz w:val="22"/>
          <w:lang w:eastAsia="en-ZA"/>
        </w:rPr>
      </w:pPr>
      <w:ins w:id="38"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"_Toc401770996"</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Symbols</w:t>
        </w:r>
        <w:r>
          <w:rPr>
            <w:noProof/>
            <w:webHidden/>
          </w:rPr>
          <w:tab/>
        </w:r>
        <w:r>
          <w:rPr>
            <w:noProof/>
            <w:webHidden/>
          </w:rPr>
          <w:fldChar w:fldCharType="begin"/>
        </w:r>
        <w:r>
          <w:rPr>
            <w:noProof/>
            <w:webHidden/>
          </w:rPr>
          <w:instrText xml:space="preserve"> PAGEREF _Toc401770996 \h </w:instrText>
        </w:r>
        <w:r>
          <w:rPr>
            <w:noProof/>
            <w:webHidden/>
          </w:rPr>
        </w:r>
      </w:ins>
      <w:r>
        <w:rPr>
          <w:noProof/>
          <w:webHidden/>
        </w:rPr>
        <w:fldChar w:fldCharType="separate"/>
      </w:r>
      <w:ins w:id="39" w:author="Benjamin Pannell" w:date="2014-10-22T19:53:00Z">
        <w:r>
          <w:rPr>
            <w:noProof/>
            <w:webHidden/>
          </w:rPr>
          <w:t>6</w:t>
        </w:r>
        <w:r>
          <w:rPr>
            <w:noProof/>
            <w:webHidden/>
          </w:rPr>
          <w:fldChar w:fldCharType="end"/>
        </w:r>
        <w:r w:rsidRPr="008274AA">
          <w:rPr>
            <w:rStyle w:val="Hyperlink"/>
            <w:noProof/>
          </w:rPr>
          <w:fldChar w:fldCharType="end"/>
        </w:r>
      </w:ins>
    </w:p>
    <w:p w14:paraId="483DC804" w14:textId="77777777" w:rsidR="00E54E63" w:rsidRDefault="00E54E63">
      <w:pPr>
        <w:pStyle w:val="TOC1"/>
        <w:tabs>
          <w:tab w:val="right" w:pos="9061"/>
        </w:tabs>
        <w:rPr>
          <w:ins w:id="40" w:author="Benjamin Pannell" w:date="2014-10-22T19:53:00Z"/>
          <w:rFonts w:eastAsiaTheme="minorEastAsia"/>
          <w:noProof/>
          <w:sz w:val="22"/>
          <w:lang w:eastAsia="en-ZA"/>
        </w:rPr>
      </w:pPr>
      <w:ins w:id="41"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"_Toc401770997"</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Introduction</w:t>
        </w:r>
        <w:r>
          <w:rPr>
            <w:noProof/>
            <w:webHidden/>
          </w:rPr>
          <w:tab/>
        </w:r>
        <w:r>
          <w:rPr>
            <w:noProof/>
            <w:webHidden/>
          </w:rPr>
          <w:fldChar w:fldCharType="begin"/>
        </w:r>
        <w:r>
          <w:rPr>
            <w:noProof/>
            <w:webHidden/>
          </w:rPr>
          <w:instrText xml:space="preserve"> PAGEREF _Toc401770997 \h </w:instrText>
        </w:r>
        <w:r>
          <w:rPr>
            <w:noProof/>
            <w:webHidden/>
          </w:rPr>
        </w:r>
      </w:ins>
      <w:r>
        <w:rPr>
          <w:noProof/>
          <w:webHidden/>
        </w:rPr>
        <w:fldChar w:fldCharType="separate"/>
      </w:r>
      <w:ins w:id="42" w:author="Benjamin Pannell" w:date="2014-10-22T19:53:00Z">
        <w:r>
          <w:rPr>
            <w:noProof/>
            <w:webHidden/>
          </w:rPr>
          <w:t>8</w:t>
        </w:r>
        <w:r>
          <w:rPr>
            <w:noProof/>
            <w:webHidden/>
          </w:rPr>
          <w:fldChar w:fldCharType="end"/>
        </w:r>
        <w:r w:rsidRPr="008274AA">
          <w:rPr>
            <w:rStyle w:val="Hyperlink"/>
            <w:noProof/>
          </w:rPr>
          <w:fldChar w:fldCharType="end"/>
        </w:r>
      </w:ins>
    </w:p>
    <w:p w14:paraId="052F2FAD" w14:textId="77777777" w:rsidR="00E54E63" w:rsidRDefault="00E54E63">
      <w:pPr>
        <w:pStyle w:val="TOC1"/>
        <w:tabs>
          <w:tab w:val="right" w:pos="9061"/>
        </w:tabs>
        <w:rPr>
          <w:ins w:id="43" w:author="Benjamin Pannell" w:date="2014-10-22T19:53:00Z"/>
          <w:rFonts w:eastAsiaTheme="minorEastAsia"/>
          <w:noProof/>
          <w:sz w:val="22"/>
          <w:lang w:eastAsia="en-ZA"/>
        </w:rPr>
      </w:pPr>
      <w:ins w:id="44"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"_Toc401770998"</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Universal Serial Bus Background</w:t>
        </w:r>
        <w:r>
          <w:rPr>
            <w:noProof/>
            <w:webHidden/>
          </w:rPr>
          <w:tab/>
        </w:r>
        <w:r>
          <w:rPr>
            <w:noProof/>
            <w:webHidden/>
          </w:rPr>
          <w:fldChar w:fldCharType="begin"/>
        </w:r>
        <w:r>
          <w:rPr>
            <w:noProof/>
            <w:webHidden/>
          </w:rPr>
          <w:instrText xml:space="preserve"> PAGEREF _Toc401770998 \h </w:instrText>
        </w:r>
        <w:r>
          <w:rPr>
            <w:noProof/>
            <w:webHidden/>
          </w:rPr>
        </w:r>
      </w:ins>
      <w:r>
        <w:rPr>
          <w:noProof/>
          <w:webHidden/>
        </w:rPr>
        <w:fldChar w:fldCharType="separate"/>
      </w:r>
      <w:ins w:id="45" w:author="Benjamin Pannell" w:date="2014-10-22T19:53:00Z">
        <w:r>
          <w:rPr>
            <w:noProof/>
            <w:webHidden/>
          </w:rPr>
          <w:t>10</w:t>
        </w:r>
        <w:r>
          <w:rPr>
            <w:noProof/>
            <w:webHidden/>
          </w:rPr>
          <w:fldChar w:fldCharType="end"/>
        </w:r>
        <w:r w:rsidRPr="008274AA">
          <w:rPr>
            <w:rStyle w:val="Hyperlink"/>
            <w:noProof/>
          </w:rPr>
          <w:fldChar w:fldCharType="end"/>
        </w:r>
      </w:ins>
    </w:p>
    <w:p w14:paraId="7E44BABD" w14:textId="77777777" w:rsidR="00E54E63" w:rsidRDefault="00E54E63">
      <w:pPr>
        <w:pStyle w:val="TOC1"/>
        <w:tabs>
          <w:tab w:val="right" w:pos="9061"/>
        </w:tabs>
        <w:rPr>
          <w:ins w:id="46" w:author="Benjamin Pannell" w:date="2014-10-22T19:53:00Z"/>
          <w:rFonts w:eastAsiaTheme="minorEastAsia"/>
          <w:noProof/>
          <w:sz w:val="22"/>
          <w:lang w:eastAsia="en-ZA"/>
        </w:rPr>
      </w:pPr>
      <w:ins w:id="47"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"_Toc401770999"</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Pre-Design Investigation</w:t>
        </w:r>
        <w:r>
          <w:rPr>
            <w:noProof/>
            <w:webHidden/>
          </w:rPr>
          <w:tab/>
        </w:r>
        <w:r>
          <w:rPr>
            <w:noProof/>
            <w:webHidden/>
          </w:rPr>
          <w:fldChar w:fldCharType="begin"/>
        </w:r>
        <w:r>
          <w:rPr>
            <w:noProof/>
            <w:webHidden/>
          </w:rPr>
          <w:instrText xml:space="preserve"> PAGEREF _Toc401770999 \h </w:instrText>
        </w:r>
        <w:r>
          <w:rPr>
            <w:noProof/>
            <w:webHidden/>
          </w:rPr>
        </w:r>
      </w:ins>
      <w:r>
        <w:rPr>
          <w:noProof/>
          <w:webHidden/>
        </w:rPr>
        <w:fldChar w:fldCharType="separate"/>
      </w:r>
      <w:ins w:id="48" w:author="Benjamin Pannell" w:date="2014-10-22T19:53:00Z">
        <w:r>
          <w:rPr>
            <w:noProof/>
            <w:webHidden/>
          </w:rPr>
          <w:t>12</w:t>
        </w:r>
        <w:r>
          <w:rPr>
            <w:noProof/>
            <w:webHidden/>
          </w:rPr>
          <w:fldChar w:fldCharType="end"/>
        </w:r>
        <w:r w:rsidRPr="008274AA">
          <w:rPr>
            <w:rStyle w:val="Hyperlink"/>
            <w:noProof/>
          </w:rPr>
          <w:fldChar w:fldCharType="end"/>
        </w:r>
      </w:ins>
    </w:p>
    <w:p w14:paraId="2DBCDC06" w14:textId="77777777" w:rsidR="00E54E63" w:rsidRDefault="00E54E63">
      <w:pPr>
        <w:pStyle w:val="TOC1"/>
        <w:tabs>
          <w:tab w:val="right" w:pos="9061"/>
        </w:tabs>
        <w:rPr>
          <w:ins w:id="49" w:author="Benjamin Pannell" w:date="2014-10-22T19:53:00Z"/>
          <w:rFonts w:eastAsiaTheme="minorEastAsia"/>
          <w:noProof/>
          <w:sz w:val="22"/>
          <w:lang w:eastAsia="en-ZA"/>
        </w:rPr>
      </w:pPr>
      <w:ins w:id="50"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"_Toc401771000"</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Demonstration Device Selection</w:t>
        </w:r>
        <w:r>
          <w:rPr>
            <w:noProof/>
            <w:webHidden/>
          </w:rPr>
          <w:tab/>
        </w:r>
        <w:r>
          <w:rPr>
            <w:noProof/>
            <w:webHidden/>
          </w:rPr>
          <w:fldChar w:fldCharType="begin"/>
        </w:r>
        <w:r>
          <w:rPr>
            <w:noProof/>
            <w:webHidden/>
          </w:rPr>
          <w:instrText xml:space="preserve"> PAGEREF _Toc401771000 \h </w:instrText>
        </w:r>
        <w:r>
          <w:rPr>
            <w:noProof/>
            <w:webHidden/>
          </w:rPr>
        </w:r>
      </w:ins>
      <w:r>
        <w:rPr>
          <w:noProof/>
          <w:webHidden/>
        </w:rPr>
        <w:fldChar w:fldCharType="separate"/>
      </w:r>
      <w:ins w:id="51" w:author="Benjamin Pannell" w:date="2014-10-22T19:53:00Z">
        <w:r>
          <w:rPr>
            <w:noProof/>
            <w:webHidden/>
          </w:rPr>
          <w:t>14</w:t>
        </w:r>
        <w:r>
          <w:rPr>
            <w:noProof/>
            <w:webHidden/>
          </w:rPr>
          <w:fldChar w:fldCharType="end"/>
        </w:r>
        <w:r w:rsidRPr="008274AA">
          <w:rPr>
            <w:rStyle w:val="Hyperlink"/>
            <w:noProof/>
          </w:rPr>
          <w:fldChar w:fldCharType="end"/>
        </w:r>
      </w:ins>
    </w:p>
    <w:p w14:paraId="4151934B" w14:textId="77777777" w:rsidR="00E54E63" w:rsidRDefault="00E54E63">
      <w:pPr>
        <w:pStyle w:val="TOC1"/>
        <w:tabs>
          <w:tab w:val="right" w:pos="9061"/>
        </w:tabs>
        <w:rPr>
          <w:ins w:id="52" w:author="Benjamin Pannell" w:date="2014-10-22T19:53:00Z"/>
          <w:rFonts w:eastAsiaTheme="minorEastAsia"/>
          <w:noProof/>
          <w:sz w:val="22"/>
          <w:lang w:eastAsia="en-ZA"/>
        </w:rPr>
      </w:pPr>
      <w:ins w:id="53"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"_Toc401771001"</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Device Design</w:t>
        </w:r>
        <w:r>
          <w:rPr>
            <w:noProof/>
            <w:webHidden/>
          </w:rPr>
          <w:tab/>
        </w:r>
        <w:r>
          <w:rPr>
            <w:noProof/>
            <w:webHidden/>
          </w:rPr>
          <w:fldChar w:fldCharType="begin"/>
        </w:r>
        <w:r>
          <w:rPr>
            <w:noProof/>
            <w:webHidden/>
          </w:rPr>
          <w:instrText xml:space="preserve"> PAGEREF _Toc401771001 \h </w:instrText>
        </w:r>
        <w:r>
          <w:rPr>
            <w:noProof/>
            <w:webHidden/>
          </w:rPr>
        </w:r>
      </w:ins>
      <w:r>
        <w:rPr>
          <w:noProof/>
          <w:webHidden/>
        </w:rPr>
        <w:fldChar w:fldCharType="separate"/>
      </w:r>
      <w:ins w:id="54" w:author="Benjamin Pannell" w:date="2014-10-22T19:53:00Z">
        <w:r>
          <w:rPr>
            <w:noProof/>
            <w:webHidden/>
          </w:rPr>
          <w:t>15</w:t>
        </w:r>
        <w:r>
          <w:rPr>
            <w:noProof/>
            <w:webHidden/>
          </w:rPr>
          <w:fldChar w:fldCharType="end"/>
        </w:r>
        <w:r w:rsidRPr="008274AA">
          <w:rPr>
            <w:rStyle w:val="Hyperlink"/>
            <w:noProof/>
          </w:rPr>
          <w:fldChar w:fldCharType="end"/>
        </w:r>
      </w:ins>
    </w:p>
    <w:p w14:paraId="718C782A" w14:textId="77777777" w:rsidR="00E54E63" w:rsidRDefault="00E54E63">
      <w:pPr>
        <w:pStyle w:val="TOC1"/>
        <w:tabs>
          <w:tab w:val="right" w:pos="9061"/>
        </w:tabs>
        <w:rPr>
          <w:ins w:id="55" w:author="Benjamin Pannell" w:date="2014-10-22T19:53:00Z"/>
          <w:rFonts w:eastAsiaTheme="minorEastAsia"/>
          <w:noProof/>
          <w:sz w:val="22"/>
          <w:lang w:eastAsia="en-ZA"/>
        </w:rPr>
      </w:pPr>
      <w:ins w:id="56"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"_Toc401771002"</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Software Design</w:t>
        </w:r>
        <w:r>
          <w:rPr>
            <w:noProof/>
            <w:webHidden/>
          </w:rPr>
          <w:tab/>
        </w:r>
        <w:r>
          <w:rPr>
            <w:noProof/>
            <w:webHidden/>
          </w:rPr>
          <w:fldChar w:fldCharType="begin"/>
        </w:r>
        <w:r>
          <w:rPr>
            <w:noProof/>
            <w:webHidden/>
          </w:rPr>
          <w:instrText xml:space="preserve"> PAGEREF _Toc401771002 \h </w:instrText>
        </w:r>
        <w:r>
          <w:rPr>
            <w:noProof/>
            <w:webHidden/>
          </w:rPr>
        </w:r>
      </w:ins>
      <w:r>
        <w:rPr>
          <w:noProof/>
          <w:webHidden/>
        </w:rPr>
        <w:fldChar w:fldCharType="separate"/>
      </w:r>
      <w:ins w:id="57" w:author="Benjamin Pannell" w:date="2014-10-22T19:53:00Z">
        <w:r>
          <w:rPr>
            <w:noProof/>
            <w:webHidden/>
          </w:rPr>
          <w:t>20</w:t>
        </w:r>
        <w:r>
          <w:rPr>
            <w:noProof/>
            <w:webHidden/>
          </w:rPr>
          <w:fldChar w:fldCharType="end"/>
        </w:r>
        <w:r w:rsidRPr="008274AA">
          <w:rPr>
            <w:rStyle w:val="Hyperlink"/>
            <w:noProof/>
          </w:rPr>
          <w:fldChar w:fldCharType="end"/>
        </w:r>
      </w:ins>
    </w:p>
    <w:p w14:paraId="34EACDE2" w14:textId="77777777" w:rsidR="00E54E63" w:rsidRDefault="00E54E63">
      <w:pPr>
        <w:pStyle w:val="TOC1"/>
        <w:tabs>
          <w:tab w:val="right" w:pos="9061"/>
        </w:tabs>
        <w:rPr>
          <w:ins w:id="58" w:author="Benjamin Pannell" w:date="2014-10-22T19:53:00Z"/>
          <w:rFonts w:eastAsiaTheme="minorEastAsia"/>
          <w:noProof/>
          <w:sz w:val="22"/>
          <w:lang w:eastAsia="en-ZA"/>
        </w:rPr>
      </w:pPr>
      <w:ins w:id="59"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"_Toc401771003"</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Communications Protocol</w:t>
        </w:r>
        <w:r>
          <w:rPr>
            <w:noProof/>
            <w:webHidden/>
          </w:rPr>
          <w:tab/>
        </w:r>
        <w:r>
          <w:rPr>
            <w:noProof/>
            <w:webHidden/>
          </w:rPr>
          <w:fldChar w:fldCharType="begin"/>
        </w:r>
        <w:r>
          <w:rPr>
            <w:noProof/>
            <w:webHidden/>
          </w:rPr>
          <w:instrText xml:space="preserve"> PAGEREF _Toc401771003 \h </w:instrText>
        </w:r>
        <w:r>
          <w:rPr>
            <w:noProof/>
            <w:webHidden/>
          </w:rPr>
        </w:r>
      </w:ins>
      <w:r>
        <w:rPr>
          <w:noProof/>
          <w:webHidden/>
        </w:rPr>
        <w:fldChar w:fldCharType="separate"/>
      </w:r>
      <w:ins w:id="60" w:author="Benjamin Pannell" w:date="2014-10-22T19:53:00Z">
        <w:r>
          <w:rPr>
            <w:noProof/>
            <w:webHidden/>
          </w:rPr>
          <w:t>35</w:t>
        </w:r>
        <w:r>
          <w:rPr>
            <w:noProof/>
            <w:webHidden/>
          </w:rPr>
          <w:fldChar w:fldCharType="end"/>
        </w:r>
        <w:r w:rsidRPr="008274AA">
          <w:rPr>
            <w:rStyle w:val="Hyperlink"/>
            <w:noProof/>
          </w:rPr>
          <w:fldChar w:fldCharType="end"/>
        </w:r>
      </w:ins>
    </w:p>
    <w:p w14:paraId="2EE91CDC" w14:textId="77777777" w:rsidR="00E54E63" w:rsidRDefault="00E54E63">
      <w:pPr>
        <w:pStyle w:val="TOC1"/>
        <w:tabs>
          <w:tab w:val="right" w:pos="9061"/>
        </w:tabs>
        <w:rPr>
          <w:ins w:id="61" w:author="Benjamin Pannell" w:date="2014-10-22T19:53:00Z"/>
          <w:rFonts w:eastAsiaTheme="minorEastAsia"/>
          <w:noProof/>
          <w:sz w:val="22"/>
          <w:lang w:eastAsia="en-ZA"/>
        </w:rPr>
      </w:pPr>
      <w:ins w:id="62"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"_Toc401771004"</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Testing</w:t>
        </w:r>
        <w:r>
          <w:rPr>
            <w:noProof/>
            <w:webHidden/>
          </w:rPr>
          <w:tab/>
        </w:r>
        <w:r>
          <w:rPr>
            <w:noProof/>
            <w:webHidden/>
          </w:rPr>
          <w:fldChar w:fldCharType="begin"/>
        </w:r>
        <w:r>
          <w:rPr>
            <w:noProof/>
            <w:webHidden/>
          </w:rPr>
          <w:instrText xml:space="preserve"> PAGEREF _Toc401771004 \h </w:instrText>
        </w:r>
        <w:r>
          <w:rPr>
            <w:noProof/>
            <w:webHidden/>
          </w:rPr>
        </w:r>
      </w:ins>
      <w:r>
        <w:rPr>
          <w:noProof/>
          <w:webHidden/>
        </w:rPr>
        <w:fldChar w:fldCharType="separate"/>
      </w:r>
      <w:ins w:id="63" w:author="Benjamin Pannell" w:date="2014-10-22T19:53:00Z">
        <w:r>
          <w:rPr>
            <w:noProof/>
            <w:webHidden/>
          </w:rPr>
          <w:t>41</w:t>
        </w:r>
        <w:r>
          <w:rPr>
            <w:noProof/>
            <w:webHidden/>
          </w:rPr>
          <w:fldChar w:fldCharType="end"/>
        </w:r>
        <w:r w:rsidRPr="008274AA">
          <w:rPr>
            <w:rStyle w:val="Hyperlink"/>
            <w:noProof/>
          </w:rPr>
          <w:fldChar w:fldCharType="end"/>
        </w:r>
      </w:ins>
    </w:p>
    <w:p w14:paraId="400501E2" w14:textId="77777777" w:rsidR="00E54E63" w:rsidRDefault="00E54E63">
      <w:pPr>
        <w:pStyle w:val="TOC1"/>
        <w:tabs>
          <w:tab w:val="right" w:pos="9061"/>
        </w:tabs>
        <w:rPr>
          <w:ins w:id="64" w:author="Benjamin Pannell" w:date="2014-10-22T19:53:00Z"/>
          <w:rFonts w:eastAsiaTheme="minorEastAsia"/>
          <w:noProof/>
          <w:sz w:val="22"/>
          <w:lang w:eastAsia="en-ZA"/>
        </w:rPr>
      </w:pPr>
      <w:ins w:id="65"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"_Toc401771005"</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Future Expansion</w:t>
        </w:r>
        <w:r>
          <w:rPr>
            <w:noProof/>
            <w:webHidden/>
          </w:rPr>
          <w:tab/>
        </w:r>
        <w:r>
          <w:rPr>
            <w:noProof/>
            <w:webHidden/>
          </w:rPr>
          <w:fldChar w:fldCharType="begin"/>
        </w:r>
        <w:r>
          <w:rPr>
            <w:noProof/>
            <w:webHidden/>
          </w:rPr>
          <w:instrText xml:space="preserve"> PAGEREF _Toc401771005 \h </w:instrText>
        </w:r>
        <w:r>
          <w:rPr>
            <w:noProof/>
            <w:webHidden/>
          </w:rPr>
        </w:r>
      </w:ins>
      <w:r>
        <w:rPr>
          <w:noProof/>
          <w:webHidden/>
        </w:rPr>
        <w:fldChar w:fldCharType="separate"/>
      </w:r>
      <w:ins w:id="66" w:author="Benjamin Pannell" w:date="2014-10-22T19:53:00Z">
        <w:r>
          <w:rPr>
            <w:noProof/>
            <w:webHidden/>
          </w:rPr>
          <w:t>44</w:t>
        </w:r>
        <w:r>
          <w:rPr>
            <w:noProof/>
            <w:webHidden/>
          </w:rPr>
          <w:fldChar w:fldCharType="end"/>
        </w:r>
        <w:r w:rsidRPr="008274AA">
          <w:rPr>
            <w:rStyle w:val="Hyperlink"/>
            <w:noProof/>
          </w:rPr>
          <w:fldChar w:fldCharType="end"/>
        </w:r>
      </w:ins>
    </w:p>
    <w:p w14:paraId="1B260C67" w14:textId="77777777" w:rsidR="00E54E63" w:rsidRDefault="00E54E63">
      <w:pPr>
        <w:pStyle w:val="TOC1"/>
        <w:tabs>
          <w:tab w:val="right" w:pos="9061"/>
        </w:tabs>
        <w:rPr>
          <w:ins w:id="67" w:author="Benjamin Pannell" w:date="2014-10-22T19:53:00Z"/>
          <w:rFonts w:eastAsiaTheme="minorEastAsia"/>
          <w:noProof/>
          <w:sz w:val="22"/>
          <w:lang w:eastAsia="en-ZA"/>
        </w:rPr>
      </w:pPr>
      <w:ins w:id="68"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"_Toc401771006"</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References</w:t>
        </w:r>
        <w:r>
          <w:rPr>
            <w:noProof/>
            <w:webHidden/>
          </w:rPr>
          <w:tab/>
        </w:r>
        <w:r>
          <w:rPr>
            <w:noProof/>
            <w:webHidden/>
          </w:rPr>
          <w:fldChar w:fldCharType="begin"/>
        </w:r>
        <w:r>
          <w:rPr>
            <w:noProof/>
            <w:webHidden/>
          </w:rPr>
          <w:instrText xml:space="preserve"> PAGEREF _Toc401771006 \h </w:instrText>
        </w:r>
        <w:r>
          <w:rPr>
            <w:noProof/>
            <w:webHidden/>
          </w:rPr>
        </w:r>
      </w:ins>
      <w:r>
        <w:rPr>
          <w:noProof/>
          <w:webHidden/>
        </w:rPr>
        <w:fldChar w:fldCharType="separate"/>
      </w:r>
      <w:ins w:id="69" w:author="Benjamin Pannell" w:date="2014-10-22T19:53:00Z">
        <w:r>
          <w:rPr>
            <w:noProof/>
            <w:webHidden/>
          </w:rPr>
          <w:t>45</w:t>
        </w:r>
        <w:r>
          <w:rPr>
            <w:noProof/>
            <w:webHidden/>
          </w:rPr>
          <w:fldChar w:fldCharType="end"/>
        </w:r>
        <w:r w:rsidRPr="008274AA">
          <w:rPr>
            <w:rStyle w:val="Hyperlink"/>
            <w:noProof/>
          </w:rPr>
          <w:fldChar w:fldCharType="end"/>
        </w:r>
      </w:ins>
    </w:p>
    <w:p w14:paraId="1DB681F8" w14:textId="77777777" w:rsidR="00E54E63" w:rsidRDefault="00E54E63">
      <w:pPr>
        <w:pStyle w:val="TOC1"/>
        <w:tabs>
          <w:tab w:val="right" w:pos="9061"/>
        </w:tabs>
        <w:rPr>
          <w:ins w:id="70" w:author="Benjamin Pannell" w:date="2014-10-22T19:53:00Z"/>
          <w:rFonts w:eastAsiaTheme="minorEastAsia"/>
          <w:noProof/>
          <w:sz w:val="22"/>
          <w:lang w:eastAsia="en-ZA"/>
        </w:rPr>
      </w:pPr>
      <w:ins w:id="71"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"_Toc401771007"</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A: Project Planning Schedule</w:t>
        </w:r>
        <w:r>
          <w:rPr>
            <w:noProof/>
            <w:webHidden/>
          </w:rPr>
          <w:tab/>
        </w:r>
        <w:r>
          <w:rPr>
            <w:noProof/>
            <w:webHidden/>
          </w:rPr>
          <w:fldChar w:fldCharType="begin"/>
        </w:r>
        <w:r>
          <w:rPr>
            <w:noProof/>
            <w:webHidden/>
          </w:rPr>
          <w:instrText xml:space="preserve"> PAGEREF _Toc401771007 \h </w:instrText>
        </w:r>
        <w:r>
          <w:rPr>
            <w:noProof/>
            <w:webHidden/>
          </w:rPr>
        </w:r>
      </w:ins>
      <w:r>
        <w:rPr>
          <w:noProof/>
          <w:webHidden/>
        </w:rPr>
        <w:fldChar w:fldCharType="separate"/>
      </w:r>
      <w:ins w:id="72" w:author="Benjamin Pannell" w:date="2014-10-22T19:53:00Z">
        <w:r>
          <w:rPr>
            <w:noProof/>
            <w:webHidden/>
          </w:rPr>
          <w:t>47</w:t>
        </w:r>
        <w:r>
          <w:rPr>
            <w:noProof/>
            <w:webHidden/>
          </w:rPr>
          <w:fldChar w:fldCharType="end"/>
        </w:r>
        <w:r w:rsidRPr="008274AA">
          <w:rPr>
            <w:rStyle w:val="Hyperlink"/>
            <w:noProof/>
          </w:rPr>
          <w:fldChar w:fldCharType="end"/>
        </w:r>
      </w:ins>
    </w:p>
    <w:p w14:paraId="7DA4C38F" w14:textId="77777777" w:rsidR="00E54E63" w:rsidRDefault="00E54E63">
      <w:pPr>
        <w:pStyle w:val="TOC1"/>
        <w:tabs>
          <w:tab w:val="right" w:pos="9061"/>
        </w:tabs>
        <w:rPr>
          <w:ins w:id="73" w:author="Benjamin Pannell" w:date="2014-10-22T19:53:00Z"/>
          <w:rFonts w:eastAsiaTheme="minorEastAsia"/>
          <w:noProof/>
          <w:sz w:val="22"/>
          <w:lang w:eastAsia="en-ZA"/>
        </w:rPr>
      </w:pPr>
      <w:ins w:id="74"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"_Toc401771008"</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B: Project Specifications</w:t>
        </w:r>
        <w:r>
          <w:rPr>
            <w:noProof/>
            <w:webHidden/>
          </w:rPr>
          <w:tab/>
        </w:r>
        <w:r>
          <w:rPr>
            <w:noProof/>
            <w:webHidden/>
          </w:rPr>
          <w:fldChar w:fldCharType="begin"/>
        </w:r>
        <w:r>
          <w:rPr>
            <w:noProof/>
            <w:webHidden/>
          </w:rPr>
          <w:instrText xml:space="preserve"> PAGEREF _Toc401771008 \h </w:instrText>
        </w:r>
        <w:r>
          <w:rPr>
            <w:noProof/>
            <w:webHidden/>
          </w:rPr>
        </w:r>
      </w:ins>
      <w:r>
        <w:rPr>
          <w:noProof/>
          <w:webHidden/>
        </w:rPr>
        <w:fldChar w:fldCharType="separate"/>
      </w:r>
      <w:ins w:id="75" w:author="Benjamin Pannell" w:date="2014-10-22T19:53:00Z">
        <w:r>
          <w:rPr>
            <w:noProof/>
            <w:webHidden/>
          </w:rPr>
          <w:t>48</w:t>
        </w:r>
        <w:r>
          <w:rPr>
            <w:noProof/>
            <w:webHidden/>
          </w:rPr>
          <w:fldChar w:fldCharType="end"/>
        </w:r>
        <w:r w:rsidRPr="008274AA">
          <w:rPr>
            <w:rStyle w:val="Hyperlink"/>
            <w:noProof/>
          </w:rPr>
          <w:fldChar w:fldCharType="end"/>
        </w:r>
      </w:ins>
    </w:p>
    <w:p w14:paraId="34EF3531" w14:textId="77777777" w:rsidR="00E54E63" w:rsidRDefault="00E54E63">
      <w:pPr>
        <w:pStyle w:val="TOC1"/>
        <w:tabs>
          <w:tab w:val="right" w:pos="9061"/>
        </w:tabs>
        <w:rPr>
          <w:ins w:id="76" w:author="Benjamin Pannell" w:date="2014-10-22T19:53:00Z"/>
          <w:rFonts w:eastAsiaTheme="minorEastAsia"/>
          <w:noProof/>
          <w:sz w:val="22"/>
          <w:lang w:eastAsia="en-ZA"/>
        </w:rPr>
      </w:pPr>
      <w:ins w:id="77"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"_Toc401771009"</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C: Outcomes Compliance</w:t>
        </w:r>
        <w:r>
          <w:rPr>
            <w:noProof/>
            <w:webHidden/>
          </w:rPr>
          <w:tab/>
        </w:r>
        <w:r>
          <w:rPr>
            <w:noProof/>
            <w:webHidden/>
          </w:rPr>
          <w:fldChar w:fldCharType="begin"/>
        </w:r>
        <w:r>
          <w:rPr>
            <w:noProof/>
            <w:webHidden/>
          </w:rPr>
          <w:instrText xml:space="preserve"> PAGEREF _Toc401771009 \h </w:instrText>
        </w:r>
        <w:r>
          <w:rPr>
            <w:noProof/>
            <w:webHidden/>
          </w:rPr>
        </w:r>
      </w:ins>
      <w:r>
        <w:rPr>
          <w:noProof/>
          <w:webHidden/>
        </w:rPr>
        <w:fldChar w:fldCharType="separate"/>
      </w:r>
      <w:ins w:id="78" w:author="Benjamin Pannell" w:date="2014-10-22T19:53:00Z">
        <w:r>
          <w:rPr>
            <w:noProof/>
            <w:webHidden/>
          </w:rPr>
          <w:t>49</w:t>
        </w:r>
        <w:r>
          <w:rPr>
            <w:noProof/>
            <w:webHidden/>
          </w:rPr>
          <w:fldChar w:fldCharType="end"/>
        </w:r>
        <w:r w:rsidRPr="008274AA">
          <w:rPr>
            <w:rStyle w:val="Hyperlink"/>
            <w:noProof/>
          </w:rPr>
          <w:fldChar w:fldCharType="end"/>
        </w:r>
      </w:ins>
    </w:p>
    <w:p w14:paraId="57D87689" w14:textId="77777777" w:rsidR="00E54E63" w:rsidRDefault="00E54E63">
      <w:pPr>
        <w:pStyle w:val="TOC1"/>
        <w:tabs>
          <w:tab w:val="right" w:pos="9061"/>
        </w:tabs>
        <w:rPr>
          <w:ins w:id="79" w:author="Benjamin Pannell" w:date="2014-10-22T19:53:00Z"/>
          <w:rFonts w:eastAsiaTheme="minorEastAsia"/>
          <w:noProof/>
          <w:sz w:val="22"/>
          <w:lang w:eastAsia="en-ZA"/>
        </w:rPr>
      </w:pPr>
      <w:ins w:id="80"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"_Toc401771010"</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D: Source Code</w:t>
        </w:r>
        <w:r>
          <w:rPr>
            <w:noProof/>
            <w:webHidden/>
          </w:rPr>
          <w:tab/>
        </w:r>
        <w:r>
          <w:rPr>
            <w:noProof/>
            <w:webHidden/>
          </w:rPr>
          <w:fldChar w:fldCharType="begin"/>
        </w:r>
        <w:r>
          <w:rPr>
            <w:noProof/>
            <w:webHidden/>
          </w:rPr>
          <w:instrText xml:space="preserve"> PAGEREF _Toc401771010 \h </w:instrText>
        </w:r>
        <w:r>
          <w:rPr>
            <w:noProof/>
            <w:webHidden/>
          </w:rPr>
        </w:r>
      </w:ins>
      <w:r>
        <w:rPr>
          <w:noProof/>
          <w:webHidden/>
        </w:rPr>
        <w:fldChar w:fldCharType="separate"/>
      </w:r>
      <w:ins w:id="81" w:author="Benjamin Pannell" w:date="2014-10-22T19:53:00Z">
        <w:r>
          <w:rPr>
            <w:noProof/>
            <w:webHidden/>
          </w:rPr>
          <w:t>50</w:t>
        </w:r>
        <w:r>
          <w:rPr>
            <w:noProof/>
            <w:webHidden/>
          </w:rPr>
          <w:fldChar w:fldCharType="end"/>
        </w:r>
        <w:r w:rsidRPr="008274AA">
          <w:rPr>
            <w:rStyle w:val="Hyperlink"/>
            <w:noProof/>
          </w:rPr>
          <w:fldChar w:fldCharType="end"/>
        </w:r>
      </w:ins>
    </w:p>
    <w:p w14:paraId="26484887" w14:textId="77777777" w:rsidR="00E54E63" w:rsidRDefault="00E54E63">
      <w:pPr>
        <w:pStyle w:val="TOC1"/>
        <w:tabs>
          <w:tab w:val="right" w:pos="9061"/>
        </w:tabs>
        <w:rPr>
          <w:ins w:id="82" w:author="Benjamin Pannell" w:date="2014-10-22T19:53:00Z"/>
          <w:rFonts w:eastAsiaTheme="minorEastAsia"/>
          <w:noProof/>
          <w:sz w:val="22"/>
          <w:lang w:eastAsia="en-ZA"/>
        </w:rPr>
      </w:pPr>
      <w:ins w:id="83"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"_Toc401771011"</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E: Component Information</w:t>
        </w:r>
        <w:r>
          <w:rPr>
            <w:noProof/>
            <w:webHidden/>
          </w:rPr>
          <w:tab/>
        </w:r>
        <w:r>
          <w:rPr>
            <w:noProof/>
            <w:webHidden/>
          </w:rPr>
          <w:fldChar w:fldCharType="begin"/>
        </w:r>
        <w:r>
          <w:rPr>
            <w:noProof/>
            <w:webHidden/>
          </w:rPr>
          <w:instrText xml:space="preserve"> PAGEREF _Toc401771011 \h </w:instrText>
        </w:r>
        <w:r>
          <w:rPr>
            <w:noProof/>
            <w:webHidden/>
          </w:rPr>
        </w:r>
      </w:ins>
      <w:r>
        <w:rPr>
          <w:noProof/>
          <w:webHidden/>
        </w:rPr>
        <w:fldChar w:fldCharType="separate"/>
      </w:r>
      <w:ins w:id="84" w:author="Benjamin Pannell" w:date="2014-10-22T19:53:00Z">
        <w:r>
          <w:rPr>
            <w:noProof/>
            <w:webHidden/>
          </w:rPr>
          <w:t>51</w:t>
        </w:r>
        <w:r>
          <w:rPr>
            <w:noProof/>
            <w:webHidden/>
          </w:rPr>
          <w:fldChar w:fldCharType="end"/>
        </w:r>
        <w:r w:rsidRPr="008274AA">
          <w:rPr>
            <w:rStyle w:val="Hyperlink"/>
            <w:noProof/>
          </w:rPr>
          <w:fldChar w:fldCharType="end"/>
        </w:r>
      </w:ins>
    </w:p>
    <w:p w14:paraId="3E1325F4" w14:textId="77777777" w:rsidR="00E54E63" w:rsidRDefault="00E54E63">
      <w:pPr>
        <w:pStyle w:val="TOC1"/>
        <w:tabs>
          <w:tab w:val="right" w:pos="9061"/>
        </w:tabs>
        <w:rPr>
          <w:ins w:id="85" w:author="Benjamin Pannell" w:date="2014-10-22T19:53:00Z"/>
          <w:rFonts w:eastAsiaTheme="minorEastAsia"/>
          <w:noProof/>
          <w:sz w:val="22"/>
          <w:lang w:eastAsia="en-ZA"/>
        </w:rPr>
      </w:pPr>
      <w:ins w:id="86"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"_Toc401771012"</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F: C-Library Source Code</w:t>
        </w:r>
        <w:r>
          <w:rPr>
            <w:noProof/>
            <w:webHidden/>
          </w:rPr>
          <w:tab/>
        </w:r>
        <w:r>
          <w:rPr>
            <w:noProof/>
            <w:webHidden/>
          </w:rPr>
          <w:fldChar w:fldCharType="begin"/>
        </w:r>
        <w:r>
          <w:rPr>
            <w:noProof/>
            <w:webHidden/>
          </w:rPr>
          <w:instrText xml:space="preserve"> PAGEREF _Toc401771012 \h </w:instrText>
        </w:r>
        <w:r>
          <w:rPr>
            <w:noProof/>
            <w:webHidden/>
          </w:rPr>
        </w:r>
      </w:ins>
      <w:r>
        <w:rPr>
          <w:noProof/>
          <w:webHidden/>
        </w:rPr>
        <w:fldChar w:fldCharType="separate"/>
      </w:r>
      <w:ins w:id="87" w:author="Benjamin Pannell" w:date="2014-10-22T19:53:00Z">
        <w:r>
          <w:rPr>
            <w:noProof/>
            <w:webHidden/>
          </w:rPr>
          <w:t>52</w:t>
        </w:r>
        <w:r>
          <w:rPr>
            <w:noProof/>
            <w:webHidden/>
          </w:rPr>
          <w:fldChar w:fldCharType="end"/>
        </w:r>
        <w:r w:rsidRPr="008274AA">
          <w:rPr>
            <w:rStyle w:val="Hyperlink"/>
            <w:noProof/>
          </w:rPr>
          <w:fldChar w:fldCharType="end"/>
        </w:r>
      </w:ins>
    </w:p>
    <w:p w14:paraId="7FA3E358" w14:textId="77777777" w:rsidR="00E54E63" w:rsidRDefault="00E54E63">
      <w:pPr>
        <w:pStyle w:val="TOC1"/>
        <w:tabs>
          <w:tab w:val="right" w:pos="9061"/>
        </w:tabs>
        <w:rPr>
          <w:ins w:id="88" w:author="Benjamin Pannell" w:date="2014-10-22T19:53:00Z"/>
          <w:rFonts w:eastAsiaTheme="minorEastAsia"/>
          <w:noProof/>
          <w:sz w:val="22"/>
          <w:lang w:eastAsia="en-ZA"/>
        </w:rPr>
      </w:pPr>
      <w:ins w:id="89"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"_Toc401771013"</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G: Teensy Firmware Source Code</w:t>
        </w:r>
        <w:r>
          <w:rPr>
            <w:noProof/>
            <w:webHidden/>
          </w:rPr>
          <w:tab/>
        </w:r>
        <w:r>
          <w:rPr>
            <w:noProof/>
            <w:webHidden/>
          </w:rPr>
          <w:fldChar w:fldCharType="begin"/>
        </w:r>
        <w:r>
          <w:rPr>
            <w:noProof/>
            <w:webHidden/>
          </w:rPr>
          <w:instrText xml:space="preserve"> PAGEREF _Toc401771013 \h </w:instrText>
        </w:r>
        <w:r>
          <w:rPr>
            <w:noProof/>
            <w:webHidden/>
          </w:rPr>
        </w:r>
      </w:ins>
      <w:r>
        <w:rPr>
          <w:noProof/>
          <w:webHidden/>
        </w:rPr>
        <w:fldChar w:fldCharType="separate"/>
      </w:r>
      <w:ins w:id="90" w:author="Benjamin Pannell" w:date="2014-10-22T19:53:00Z">
        <w:r>
          <w:rPr>
            <w:noProof/>
            <w:webHidden/>
          </w:rPr>
          <w:t>56</w:t>
        </w:r>
        <w:r>
          <w:rPr>
            <w:noProof/>
            <w:webHidden/>
          </w:rPr>
          <w:fldChar w:fldCharType="end"/>
        </w:r>
        <w:r w:rsidRPr="008274AA">
          <w:rPr>
            <w:rStyle w:val="Hyperlink"/>
            <w:noProof/>
          </w:rPr>
          <w:fldChar w:fldCharType="end"/>
        </w:r>
      </w:ins>
    </w:p>
    <w:p w14:paraId="4D55A1C7" w14:textId="77777777" w:rsidR="00E54E63" w:rsidRDefault="00E54E63">
      <w:pPr>
        <w:pStyle w:val="TOC1"/>
        <w:tabs>
          <w:tab w:val="right" w:pos="9061"/>
        </w:tabs>
        <w:rPr>
          <w:ins w:id="91" w:author="Benjamin Pannell" w:date="2014-10-22T19:53:00Z"/>
          <w:rFonts w:eastAsiaTheme="minorEastAsia"/>
          <w:noProof/>
          <w:sz w:val="22"/>
          <w:lang w:eastAsia="en-ZA"/>
        </w:rPr>
      </w:pPr>
      <w:ins w:id="92"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"_Toc401771014"</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H: JavaScript Library Source Code</w:t>
        </w:r>
        <w:r>
          <w:rPr>
            <w:noProof/>
            <w:webHidden/>
          </w:rPr>
          <w:tab/>
        </w:r>
        <w:r>
          <w:rPr>
            <w:noProof/>
            <w:webHidden/>
          </w:rPr>
          <w:fldChar w:fldCharType="begin"/>
        </w:r>
        <w:r>
          <w:rPr>
            <w:noProof/>
            <w:webHidden/>
          </w:rPr>
          <w:instrText xml:space="preserve"> PAGEREF _Toc401771014 \h </w:instrText>
        </w:r>
        <w:r>
          <w:rPr>
            <w:noProof/>
            <w:webHidden/>
          </w:rPr>
        </w:r>
      </w:ins>
      <w:r>
        <w:rPr>
          <w:noProof/>
          <w:webHidden/>
        </w:rPr>
        <w:fldChar w:fldCharType="separate"/>
      </w:r>
      <w:ins w:id="93" w:author="Benjamin Pannell" w:date="2014-10-22T19:53:00Z">
        <w:r>
          <w:rPr>
            <w:noProof/>
            <w:webHidden/>
          </w:rPr>
          <w:t>59</w:t>
        </w:r>
        <w:r>
          <w:rPr>
            <w:noProof/>
            <w:webHidden/>
          </w:rPr>
          <w:fldChar w:fldCharType="end"/>
        </w:r>
        <w:r w:rsidRPr="008274AA">
          <w:rPr>
            <w:rStyle w:val="Hyperlink"/>
            <w:noProof/>
          </w:rPr>
          <w:fldChar w:fldCharType="end"/>
        </w:r>
      </w:ins>
    </w:p>
    <w:p w14:paraId="692C1E0A" w14:textId="77777777" w:rsidR="00E54E63" w:rsidRDefault="00E54E63">
      <w:pPr>
        <w:pStyle w:val="TOC1"/>
        <w:tabs>
          <w:tab w:val="right" w:pos="9061"/>
        </w:tabs>
        <w:rPr>
          <w:ins w:id="94" w:author="Benjamin Pannell" w:date="2014-10-22T19:53:00Z"/>
          <w:rFonts w:eastAsiaTheme="minorEastAsia"/>
          <w:noProof/>
          <w:sz w:val="22"/>
          <w:lang w:eastAsia="en-ZA"/>
        </w:rPr>
      </w:pPr>
      <w:ins w:id="95" w:author="Benjamin Pannell" w:date="2014-10-22T19:53:00Z">
        <w:r w:rsidRPr="008274AA">
          <w:rPr>
            <w:rStyle w:val="Hyperlink"/>
            <w:noProof/>
          </w:rPr>
          <w:fldChar w:fldCharType="begin"/>
        </w:r>
        <w:r w:rsidRPr="008274AA">
          <w:rPr>
            <w:rStyle w:val="Hyperlink"/>
            <w:noProof/>
          </w:rPr>
          <w:instrText xml:space="preserve"> </w:instrText>
        </w:r>
        <w:r>
          <w:rPr>
            <w:noProof/>
          </w:rPr>
          <w:instrText>HYPERLINK \l "_Toc401771015"</w:instrText>
        </w:r>
        <w:r w:rsidRPr="008274AA">
          <w:rPr>
            <w:rStyle w:val="Hyperlink"/>
            <w:noProof/>
          </w:rPr>
          <w:instrText xml:space="preserve"> </w:instrText>
        </w:r>
        <w:r w:rsidRPr="008274AA">
          <w:rPr>
            <w:rStyle w:val="Hyperlink"/>
            <w:noProof/>
          </w:rPr>
        </w:r>
        <w:r w:rsidRPr="008274AA">
          <w:rPr>
            <w:rStyle w:val="Hyperlink"/>
            <w:noProof/>
          </w:rPr>
          <w:fldChar w:fldCharType="separate"/>
        </w:r>
        <w:r w:rsidRPr="008274AA">
          <w:rPr>
            <w:rStyle w:val="Hyperlink"/>
            <w:noProof/>
          </w:rPr>
          <w:t>Appendix I: Command Line Tools Source Code</w:t>
        </w:r>
        <w:r>
          <w:rPr>
            <w:noProof/>
            <w:webHidden/>
          </w:rPr>
          <w:tab/>
        </w:r>
        <w:r>
          <w:rPr>
            <w:noProof/>
            <w:webHidden/>
          </w:rPr>
          <w:fldChar w:fldCharType="begin"/>
        </w:r>
        <w:r>
          <w:rPr>
            <w:noProof/>
            <w:webHidden/>
          </w:rPr>
          <w:instrText xml:space="preserve"> PAGEREF _Toc401771015 \h </w:instrText>
        </w:r>
        <w:r>
          <w:rPr>
            <w:noProof/>
            <w:webHidden/>
          </w:rPr>
        </w:r>
      </w:ins>
      <w:r>
        <w:rPr>
          <w:noProof/>
          <w:webHidden/>
        </w:rPr>
        <w:fldChar w:fldCharType="separate"/>
      </w:r>
      <w:ins w:id="96" w:author="Benjamin Pannell" w:date="2014-10-22T19:53:00Z">
        <w:r>
          <w:rPr>
            <w:noProof/>
            <w:webHidden/>
          </w:rPr>
          <w:t>66</w:t>
        </w:r>
        <w:r>
          <w:rPr>
            <w:noProof/>
            <w:webHidden/>
          </w:rPr>
          <w:fldChar w:fldCharType="end"/>
        </w:r>
        <w:r w:rsidRPr="008274AA">
          <w:rPr>
            <w:rStyle w:val="Hyperlink"/>
            <w:noProof/>
          </w:rPr>
          <w:fldChar w:fldCharType="end"/>
        </w:r>
      </w:ins>
    </w:p>
    <w:p w14:paraId="42422AF4" w14:textId="77777777" w:rsidR="00ED731E" w:rsidDel="00B46BDF" w:rsidRDefault="00ED731E">
      <w:pPr>
        <w:pStyle w:val="TOC1"/>
        <w:tabs>
          <w:tab w:val="right" w:pos="9061"/>
        </w:tabs>
        <w:rPr>
          <w:del w:id="97" w:author="Benjamin Pannell" w:date="2014-10-22T17:10:00Z"/>
          <w:rFonts w:eastAsiaTheme="minorEastAsia"/>
          <w:noProof/>
          <w:sz w:val="22"/>
          <w:lang w:eastAsia="en-ZA"/>
        </w:rPr>
      </w:pPr>
      <w:del w:id="98" w:author="Benjamin Pannell" w:date="2014-10-22T17:10:00Z">
        <w:r w:rsidRPr="00904713" w:rsidDel="00B46BDF">
          <w:rPr>
            <w:rStyle w:val="Hyperlink"/>
            <w:noProof/>
          </w:rPr>
          <w:delText>Summaries</w:delText>
        </w:r>
        <w:r w:rsidDel="00B46BDF">
          <w:rPr>
            <w:noProof/>
            <w:webHidden/>
          </w:rPr>
          <w:tab/>
          <w:delText>2</w:delText>
        </w:r>
      </w:del>
    </w:p>
    <w:p w14:paraId="7F76B0BF" w14:textId="77777777" w:rsidR="00ED731E" w:rsidDel="00B46BDF" w:rsidRDefault="00ED731E">
      <w:pPr>
        <w:pStyle w:val="TOC1"/>
        <w:tabs>
          <w:tab w:val="right" w:pos="9061"/>
        </w:tabs>
        <w:rPr>
          <w:del w:id="99" w:author="Benjamin Pannell" w:date="2014-10-22T17:10:00Z"/>
          <w:rFonts w:eastAsiaTheme="minorEastAsia"/>
          <w:noProof/>
          <w:sz w:val="22"/>
          <w:lang w:eastAsia="en-ZA"/>
        </w:rPr>
      </w:pPr>
      <w:del w:id="100" w:author="Benjamin Pannell" w:date="2014-10-22T17:10:00Z">
        <w:r w:rsidRPr="00904713" w:rsidDel="00B46BDF">
          <w:rPr>
            <w:rStyle w:val="Hyperlink"/>
            <w:noProof/>
          </w:rPr>
          <w:delText>Table of Contents</w:delText>
        </w:r>
        <w:r w:rsidDel="00B46BDF">
          <w:rPr>
            <w:noProof/>
            <w:webHidden/>
          </w:rPr>
          <w:tab/>
          <w:delText>3</w:delText>
        </w:r>
      </w:del>
    </w:p>
    <w:p w14:paraId="076794FD" w14:textId="77777777" w:rsidR="00ED731E" w:rsidDel="00B46BDF" w:rsidRDefault="00ED731E">
      <w:pPr>
        <w:pStyle w:val="TOC1"/>
        <w:tabs>
          <w:tab w:val="right" w:pos="9061"/>
        </w:tabs>
        <w:rPr>
          <w:del w:id="101" w:author="Benjamin Pannell" w:date="2014-10-22T17:10:00Z"/>
          <w:rFonts w:eastAsiaTheme="minorEastAsia"/>
          <w:noProof/>
          <w:sz w:val="22"/>
          <w:lang w:eastAsia="en-ZA"/>
        </w:rPr>
      </w:pPr>
      <w:del w:id="102" w:author="Benjamin Pannell" w:date="2014-10-22T17:10:00Z">
        <w:r w:rsidRPr="00904713" w:rsidDel="00B46BDF">
          <w:rPr>
            <w:rStyle w:val="Hyperlink"/>
            <w:noProof/>
          </w:rPr>
          <w:delText>Figures</w:delText>
        </w:r>
        <w:r w:rsidDel="00B46BDF">
          <w:rPr>
            <w:noProof/>
            <w:webHidden/>
          </w:rPr>
          <w:tab/>
          <w:delText>4</w:delText>
        </w:r>
      </w:del>
    </w:p>
    <w:p w14:paraId="2BCB5C4B" w14:textId="77777777" w:rsidR="00ED731E" w:rsidDel="00B46BDF" w:rsidRDefault="00ED731E">
      <w:pPr>
        <w:pStyle w:val="TOC1"/>
        <w:tabs>
          <w:tab w:val="right" w:pos="9061"/>
        </w:tabs>
        <w:rPr>
          <w:del w:id="103" w:author="Benjamin Pannell" w:date="2014-10-22T17:10:00Z"/>
          <w:rFonts w:eastAsiaTheme="minorEastAsia"/>
          <w:noProof/>
          <w:sz w:val="22"/>
          <w:lang w:eastAsia="en-ZA"/>
        </w:rPr>
      </w:pPr>
      <w:del w:id="104" w:author="Benjamin Pannell" w:date="2014-10-22T17:10:00Z">
        <w:r w:rsidRPr="00904713" w:rsidDel="00B46BDF">
          <w:rPr>
            <w:rStyle w:val="Hyperlink"/>
            <w:noProof/>
          </w:rPr>
          <w:delText>Tables</w:delText>
        </w:r>
        <w:r w:rsidDel="00B46BDF">
          <w:rPr>
            <w:noProof/>
            <w:webHidden/>
          </w:rPr>
          <w:tab/>
          <w:delText>4</w:delText>
        </w:r>
      </w:del>
    </w:p>
    <w:p w14:paraId="33A06D6F" w14:textId="77777777" w:rsidR="00ED731E" w:rsidDel="00B46BDF" w:rsidRDefault="00ED731E">
      <w:pPr>
        <w:pStyle w:val="TOC1"/>
        <w:tabs>
          <w:tab w:val="right" w:pos="9061"/>
        </w:tabs>
        <w:rPr>
          <w:del w:id="105" w:author="Benjamin Pannell" w:date="2014-10-22T17:10:00Z"/>
          <w:rFonts w:eastAsiaTheme="minorEastAsia"/>
          <w:noProof/>
          <w:sz w:val="22"/>
          <w:lang w:eastAsia="en-ZA"/>
        </w:rPr>
      </w:pPr>
      <w:del w:id="106" w:author="Benjamin Pannell" w:date="2014-10-22T17:10:00Z">
        <w:r w:rsidRPr="00904713" w:rsidDel="00B46BDF">
          <w:rPr>
            <w:rStyle w:val="Hyperlink"/>
            <w:noProof/>
          </w:rPr>
          <w:delText>Symbols</w:delText>
        </w:r>
        <w:r w:rsidDel="00B46BDF">
          <w:rPr>
            <w:noProof/>
            <w:webHidden/>
          </w:rPr>
          <w:tab/>
          <w:delText>5</w:delText>
        </w:r>
      </w:del>
    </w:p>
    <w:p w14:paraId="2C92FA0A" w14:textId="77777777" w:rsidR="00ED731E" w:rsidDel="00B46BDF" w:rsidRDefault="00ED731E">
      <w:pPr>
        <w:pStyle w:val="TOC1"/>
        <w:tabs>
          <w:tab w:val="right" w:pos="9061"/>
        </w:tabs>
        <w:rPr>
          <w:del w:id="107" w:author="Benjamin Pannell" w:date="2014-10-22T17:10:00Z"/>
          <w:rFonts w:eastAsiaTheme="minorEastAsia"/>
          <w:noProof/>
          <w:sz w:val="22"/>
          <w:lang w:eastAsia="en-ZA"/>
        </w:rPr>
      </w:pPr>
      <w:del w:id="108" w:author="Benjamin Pannell" w:date="2014-10-22T17:10:00Z">
        <w:r w:rsidRPr="00904713" w:rsidDel="00B46BDF">
          <w:rPr>
            <w:rStyle w:val="Hyperlink"/>
            <w:noProof/>
          </w:rPr>
          <w:delText>Introduction</w:delText>
        </w:r>
        <w:r w:rsidDel="00B46BDF">
          <w:rPr>
            <w:noProof/>
            <w:webHidden/>
          </w:rPr>
          <w:tab/>
          <w:delText>6</w:delText>
        </w:r>
      </w:del>
    </w:p>
    <w:p w14:paraId="1D8F2CBF" w14:textId="77777777" w:rsidR="00ED731E" w:rsidDel="00B46BDF" w:rsidRDefault="00ED731E">
      <w:pPr>
        <w:pStyle w:val="TOC1"/>
        <w:tabs>
          <w:tab w:val="right" w:pos="9061"/>
        </w:tabs>
        <w:rPr>
          <w:del w:id="109" w:author="Benjamin Pannell" w:date="2014-10-22T17:10:00Z"/>
          <w:rFonts w:eastAsiaTheme="minorEastAsia"/>
          <w:noProof/>
          <w:sz w:val="22"/>
          <w:lang w:eastAsia="en-ZA"/>
        </w:rPr>
      </w:pPr>
      <w:del w:id="110" w:author="Benjamin Pannell" w:date="2014-10-22T17:10:00Z">
        <w:r w:rsidRPr="00904713" w:rsidDel="00B46BDF">
          <w:rPr>
            <w:rStyle w:val="Hyperlink"/>
            <w:noProof/>
          </w:rPr>
          <w:delText>Univeral Serial Bus Background</w:delText>
        </w:r>
        <w:r w:rsidDel="00B46BDF">
          <w:rPr>
            <w:noProof/>
            <w:webHidden/>
          </w:rPr>
          <w:tab/>
          <w:delText>8</w:delText>
        </w:r>
      </w:del>
    </w:p>
    <w:p w14:paraId="18B4706F" w14:textId="77777777" w:rsidR="00ED731E" w:rsidDel="00B46BDF" w:rsidRDefault="00ED731E">
      <w:pPr>
        <w:pStyle w:val="TOC1"/>
        <w:tabs>
          <w:tab w:val="right" w:pos="9061"/>
        </w:tabs>
        <w:rPr>
          <w:del w:id="111" w:author="Benjamin Pannell" w:date="2014-10-22T17:10:00Z"/>
          <w:rFonts w:eastAsiaTheme="minorEastAsia"/>
          <w:noProof/>
          <w:sz w:val="22"/>
          <w:lang w:eastAsia="en-ZA"/>
        </w:rPr>
      </w:pPr>
      <w:del w:id="112" w:author="Benjamin Pannell" w:date="2014-10-22T17:10:00Z">
        <w:r w:rsidRPr="00904713" w:rsidDel="00B46BDF">
          <w:rPr>
            <w:rStyle w:val="Hyperlink"/>
            <w:noProof/>
          </w:rPr>
          <w:delText>Pre-Design Investigation</w:delText>
        </w:r>
        <w:r w:rsidDel="00B46BDF">
          <w:rPr>
            <w:noProof/>
            <w:webHidden/>
          </w:rPr>
          <w:tab/>
          <w:delText>9</w:delText>
        </w:r>
      </w:del>
    </w:p>
    <w:p w14:paraId="5D4A0C04" w14:textId="77777777" w:rsidR="00ED731E" w:rsidDel="00B46BDF" w:rsidRDefault="00ED731E">
      <w:pPr>
        <w:pStyle w:val="TOC1"/>
        <w:tabs>
          <w:tab w:val="right" w:pos="9061"/>
        </w:tabs>
        <w:rPr>
          <w:del w:id="113" w:author="Benjamin Pannell" w:date="2014-10-22T17:10:00Z"/>
          <w:rFonts w:eastAsiaTheme="minorEastAsia"/>
          <w:noProof/>
          <w:sz w:val="22"/>
          <w:lang w:eastAsia="en-ZA"/>
        </w:rPr>
      </w:pPr>
      <w:del w:id="114" w:author="Benjamin Pannell" w:date="2014-10-22T17:10:00Z">
        <w:r w:rsidRPr="00904713" w:rsidDel="00B46BDF">
          <w:rPr>
            <w:rStyle w:val="Hyperlink"/>
            <w:noProof/>
          </w:rPr>
          <w:delText>Demonstration Device Selection</w:delText>
        </w:r>
        <w:r w:rsidDel="00B46BDF">
          <w:rPr>
            <w:noProof/>
            <w:webHidden/>
          </w:rPr>
          <w:tab/>
          <w:delText>12</w:delText>
        </w:r>
      </w:del>
    </w:p>
    <w:p w14:paraId="7CBBF068" w14:textId="77777777" w:rsidR="00ED731E" w:rsidDel="00B46BDF" w:rsidRDefault="00ED731E">
      <w:pPr>
        <w:pStyle w:val="TOC1"/>
        <w:tabs>
          <w:tab w:val="right" w:pos="9061"/>
        </w:tabs>
        <w:rPr>
          <w:del w:id="115" w:author="Benjamin Pannell" w:date="2014-10-22T17:10:00Z"/>
          <w:rFonts w:eastAsiaTheme="minorEastAsia"/>
          <w:noProof/>
          <w:sz w:val="22"/>
          <w:lang w:eastAsia="en-ZA"/>
        </w:rPr>
      </w:pPr>
      <w:del w:id="116" w:author="Benjamin Pannell" w:date="2014-10-22T17:10:00Z">
        <w:r w:rsidRPr="00904713" w:rsidDel="00B46BDF">
          <w:rPr>
            <w:rStyle w:val="Hyperlink"/>
            <w:noProof/>
          </w:rPr>
          <w:delText>Device Design</w:delText>
        </w:r>
        <w:r w:rsidDel="00B46BDF">
          <w:rPr>
            <w:noProof/>
            <w:webHidden/>
          </w:rPr>
          <w:tab/>
          <w:delText>13</w:delText>
        </w:r>
      </w:del>
    </w:p>
    <w:p w14:paraId="5102C8C1" w14:textId="77777777" w:rsidR="00ED731E" w:rsidDel="00B46BDF" w:rsidRDefault="00ED731E">
      <w:pPr>
        <w:pStyle w:val="TOC1"/>
        <w:tabs>
          <w:tab w:val="right" w:pos="9061"/>
        </w:tabs>
        <w:rPr>
          <w:del w:id="117" w:author="Benjamin Pannell" w:date="2014-10-22T17:10:00Z"/>
          <w:rFonts w:eastAsiaTheme="minorEastAsia"/>
          <w:noProof/>
          <w:sz w:val="22"/>
          <w:lang w:eastAsia="en-ZA"/>
        </w:rPr>
      </w:pPr>
      <w:del w:id="118" w:author="Benjamin Pannell" w:date="2014-10-22T17:10:00Z">
        <w:r w:rsidRPr="00904713" w:rsidDel="00B46BDF">
          <w:rPr>
            <w:rStyle w:val="Hyperlink"/>
            <w:noProof/>
          </w:rPr>
          <w:delText>Software Design</w:delText>
        </w:r>
        <w:r w:rsidDel="00B46BDF">
          <w:rPr>
            <w:noProof/>
            <w:webHidden/>
          </w:rPr>
          <w:tab/>
          <w:delText>18</w:delText>
        </w:r>
      </w:del>
    </w:p>
    <w:p w14:paraId="72DC816E" w14:textId="77777777" w:rsidR="00ED731E" w:rsidDel="00B46BDF" w:rsidRDefault="00ED731E">
      <w:pPr>
        <w:pStyle w:val="TOC1"/>
        <w:tabs>
          <w:tab w:val="right" w:pos="9061"/>
        </w:tabs>
        <w:rPr>
          <w:del w:id="119" w:author="Benjamin Pannell" w:date="2014-10-22T17:10:00Z"/>
          <w:rFonts w:eastAsiaTheme="minorEastAsia"/>
          <w:noProof/>
          <w:sz w:val="22"/>
          <w:lang w:eastAsia="en-ZA"/>
        </w:rPr>
      </w:pPr>
      <w:del w:id="120" w:author="Benjamin Pannell" w:date="2014-10-22T17:10:00Z">
        <w:r w:rsidRPr="00904713" w:rsidDel="00B46BDF">
          <w:rPr>
            <w:rStyle w:val="Hyperlink"/>
            <w:noProof/>
          </w:rPr>
          <w:delText>Communications Protocol</w:delText>
        </w:r>
        <w:r w:rsidDel="00B46BDF">
          <w:rPr>
            <w:noProof/>
            <w:webHidden/>
          </w:rPr>
          <w:tab/>
          <w:delText>24</w:delText>
        </w:r>
      </w:del>
    </w:p>
    <w:p w14:paraId="105E59B1" w14:textId="77777777" w:rsidR="00ED731E" w:rsidDel="00B46BDF" w:rsidRDefault="00ED731E">
      <w:pPr>
        <w:pStyle w:val="TOC1"/>
        <w:tabs>
          <w:tab w:val="right" w:pos="9061"/>
        </w:tabs>
        <w:rPr>
          <w:del w:id="121" w:author="Benjamin Pannell" w:date="2014-10-22T17:10:00Z"/>
          <w:rFonts w:eastAsiaTheme="minorEastAsia"/>
          <w:noProof/>
          <w:sz w:val="22"/>
          <w:lang w:eastAsia="en-ZA"/>
        </w:rPr>
      </w:pPr>
      <w:del w:id="122" w:author="Benjamin Pannell" w:date="2014-10-22T17:10:00Z">
        <w:r w:rsidRPr="00904713" w:rsidDel="00B46BDF">
          <w:rPr>
            <w:rStyle w:val="Hyperlink"/>
            <w:noProof/>
          </w:rPr>
          <w:delText>Future Expansion</w:delText>
        </w:r>
        <w:r w:rsidDel="00B46BDF">
          <w:rPr>
            <w:noProof/>
            <w:webHidden/>
          </w:rPr>
          <w:tab/>
          <w:delText>30</w:delText>
        </w:r>
      </w:del>
    </w:p>
    <w:p w14:paraId="0EA3912D" w14:textId="77777777" w:rsidR="00ED731E" w:rsidDel="00B46BDF" w:rsidRDefault="00ED731E">
      <w:pPr>
        <w:pStyle w:val="TOC1"/>
        <w:tabs>
          <w:tab w:val="right" w:pos="9061"/>
        </w:tabs>
        <w:rPr>
          <w:del w:id="123" w:author="Benjamin Pannell" w:date="2014-10-22T17:10:00Z"/>
          <w:rFonts w:eastAsiaTheme="minorEastAsia"/>
          <w:noProof/>
          <w:sz w:val="22"/>
          <w:lang w:eastAsia="en-ZA"/>
        </w:rPr>
      </w:pPr>
      <w:del w:id="124" w:author="Benjamin Pannell" w:date="2014-10-22T17:10:00Z">
        <w:r w:rsidRPr="00904713" w:rsidDel="00B46BDF">
          <w:rPr>
            <w:rStyle w:val="Hyperlink"/>
            <w:noProof/>
          </w:rPr>
          <w:delText>References</w:delText>
        </w:r>
        <w:r w:rsidDel="00B46BDF">
          <w:rPr>
            <w:noProof/>
            <w:webHidden/>
          </w:rPr>
          <w:tab/>
          <w:delText>31</w:delText>
        </w:r>
      </w:del>
    </w:p>
    <w:p w14:paraId="340535D4" w14:textId="77777777" w:rsidR="00ED731E" w:rsidDel="00B46BDF" w:rsidRDefault="00ED731E">
      <w:pPr>
        <w:pStyle w:val="TOC1"/>
        <w:tabs>
          <w:tab w:val="right" w:pos="9061"/>
        </w:tabs>
        <w:rPr>
          <w:del w:id="125" w:author="Benjamin Pannell" w:date="2014-10-22T17:10:00Z"/>
          <w:rFonts w:eastAsiaTheme="minorEastAsia"/>
          <w:noProof/>
          <w:sz w:val="22"/>
          <w:lang w:eastAsia="en-ZA"/>
        </w:rPr>
      </w:pPr>
      <w:del w:id="126" w:author="Benjamin Pannell" w:date="2014-10-22T17:10:00Z">
        <w:r w:rsidRPr="00904713" w:rsidDel="00B46BDF">
          <w:rPr>
            <w:rStyle w:val="Hyperlink"/>
            <w:noProof/>
          </w:rPr>
          <w:delText>Appendix A: Project Planning Schedule</w:delText>
        </w:r>
        <w:r w:rsidDel="00B46BDF">
          <w:rPr>
            <w:noProof/>
            <w:webHidden/>
          </w:rPr>
          <w:tab/>
          <w:delText>33</w:delText>
        </w:r>
      </w:del>
    </w:p>
    <w:p w14:paraId="46EECE9F" w14:textId="77777777" w:rsidR="00ED731E" w:rsidDel="00B46BDF" w:rsidRDefault="00ED731E">
      <w:pPr>
        <w:pStyle w:val="TOC1"/>
        <w:tabs>
          <w:tab w:val="right" w:pos="9061"/>
        </w:tabs>
        <w:rPr>
          <w:del w:id="127" w:author="Benjamin Pannell" w:date="2014-10-22T17:10:00Z"/>
          <w:rFonts w:eastAsiaTheme="minorEastAsia"/>
          <w:noProof/>
          <w:sz w:val="22"/>
          <w:lang w:eastAsia="en-ZA"/>
        </w:rPr>
      </w:pPr>
      <w:del w:id="128" w:author="Benjamin Pannell" w:date="2014-10-22T17:10:00Z">
        <w:r w:rsidRPr="00904713" w:rsidDel="00B46BDF">
          <w:rPr>
            <w:rStyle w:val="Hyperlink"/>
            <w:noProof/>
          </w:rPr>
          <w:delText>Appendix B: Project Specifications</w:delText>
        </w:r>
        <w:r w:rsidDel="00B46BDF">
          <w:rPr>
            <w:noProof/>
            <w:webHidden/>
          </w:rPr>
          <w:tab/>
          <w:delText>34</w:delText>
        </w:r>
      </w:del>
    </w:p>
    <w:p w14:paraId="527983F9" w14:textId="77777777" w:rsidR="00ED731E" w:rsidDel="00B46BDF" w:rsidRDefault="00ED731E">
      <w:pPr>
        <w:pStyle w:val="TOC1"/>
        <w:tabs>
          <w:tab w:val="right" w:pos="9061"/>
        </w:tabs>
        <w:rPr>
          <w:del w:id="129" w:author="Benjamin Pannell" w:date="2014-10-22T17:10:00Z"/>
          <w:rFonts w:eastAsiaTheme="minorEastAsia"/>
          <w:noProof/>
          <w:sz w:val="22"/>
          <w:lang w:eastAsia="en-ZA"/>
        </w:rPr>
      </w:pPr>
      <w:del w:id="130" w:author="Benjamin Pannell" w:date="2014-10-22T17:10:00Z">
        <w:r w:rsidRPr="00904713" w:rsidDel="00B46BDF">
          <w:rPr>
            <w:rStyle w:val="Hyperlink"/>
            <w:noProof/>
          </w:rPr>
          <w:delText>Appendix C: Outcomes Compliance</w:delText>
        </w:r>
        <w:r w:rsidDel="00B46BDF">
          <w:rPr>
            <w:noProof/>
            <w:webHidden/>
          </w:rPr>
          <w:tab/>
          <w:delText>35</w:delText>
        </w:r>
      </w:del>
    </w:p>
    <w:p w14:paraId="1AC8DBF9" w14:textId="77777777" w:rsidR="00ED731E" w:rsidDel="00B46BDF" w:rsidRDefault="00ED731E">
      <w:pPr>
        <w:pStyle w:val="TOC1"/>
        <w:tabs>
          <w:tab w:val="right" w:pos="9061"/>
        </w:tabs>
        <w:rPr>
          <w:del w:id="131" w:author="Benjamin Pannell" w:date="2014-10-22T17:10:00Z"/>
          <w:rFonts w:eastAsiaTheme="minorEastAsia"/>
          <w:noProof/>
          <w:sz w:val="22"/>
          <w:lang w:eastAsia="en-ZA"/>
        </w:rPr>
      </w:pPr>
      <w:del w:id="132" w:author="Benjamin Pannell" w:date="2014-10-22T17:10:00Z">
        <w:r w:rsidRPr="00904713" w:rsidDel="00B46BDF">
          <w:rPr>
            <w:rStyle w:val="Hyperlink"/>
            <w:noProof/>
          </w:rPr>
          <w:delText>Appendix D: Circuit Diagram</w:delText>
        </w:r>
        <w:r w:rsidDel="00B46BDF">
          <w:rPr>
            <w:noProof/>
            <w:webHidden/>
          </w:rPr>
          <w:tab/>
          <w:delText>36</w:delText>
        </w:r>
      </w:del>
    </w:p>
    <w:p w14:paraId="26ABA43E" w14:textId="77777777" w:rsidR="00ED731E" w:rsidDel="00B46BDF" w:rsidRDefault="00ED731E">
      <w:pPr>
        <w:pStyle w:val="TOC1"/>
        <w:tabs>
          <w:tab w:val="right" w:pos="9061"/>
        </w:tabs>
        <w:rPr>
          <w:del w:id="133" w:author="Benjamin Pannell" w:date="2014-10-22T17:10:00Z"/>
          <w:rFonts w:eastAsiaTheme="minorEastAsia"/>
          <w:noProof/>
          <w:sz w:val="22"/>
          <w:lang w:eastAsia="en-ZA"/>
        </w:rPr>
      </w:pPr>
      <w:del w:id="134" w:author="Benjamin Pannell" w:date="2014-10-22T17:10:00Z">
        <w:r w:rsidRPr="00904713" w:rsidDel="00B46BDF">
          <w:rPr>
            <w:rStyle w:val="Hyperlink"/>
            <w:noProof/>
          </w:rPr>
          <w:delText>Appendix E: Performance Benchmarks</w:delText>
        </w:r>
        <w:r w:rsidDel="00B46BDF">
          <w:rPr>
            <w:noProof/>
            <w:webHidden/>
          </w:rPr>
          <w:tab/>
          <w:delText>37</w:delText>
        </w:r>
      </w:del>
    </w:p>
    <w:p w14:paraId="21C8AEA0" w14:textId="77777777" w:rsidR="00ED731E" w:rsidDel="00B46BDF" w:rsidRDefault="00ED731E">
      <w:pPr>
        <w:pStyle w:val="TOC1"/>
        <w:tabs>
          <w:tab w:val="right" w:pos="9061"/>
        </w:tabs>
        <w:rPr>
          <w:del w:id="135" w:author="Benjamin Pannell" w:date="2014-10-22T17:10:00Z"/>
          <w:rFonts w:eastAsiaTheme="minorEastAsia"/>
          <w:noProof/>
          <w:sz w:val="22"/>
          <w:lang w:eastAsia="en-ZA"/>
        </w:rPr>
      </w:pPr>
      <w:del w:id="136" w:author="Benjamin Pannell" w:date="2014-10-22T17:10:00Z">
        <w:r w:rsidRPr="00904713" w:rsidDel="00B46BDF">
          <w:rPr>
            <w:rStyle w:val="Hyperlink"/>
            <w:noProof/>
          </w:rPr>
          <w:delText>Appendix F: Communications Protocol</w:delText>
        </w:r>
        <w:r w:rsidDel="00B46BDF">
          <w:rPr>
            <w:noProof/>
            <w:webHidden/>
          </w:rPr>
          <w:tab/>
          <w:delText>38</w:delText>
        </w:r>
      </w:del>
    </w:p>
    <w:p w14:paraId="2ADFEA45" w14:textId="77777777" w:rsidR="00ED731E" w:rsidDel="00B46BDF" w:rsidRDefault="00ED731E">
      <w:pPr>
        <w:pStyle w:val="TOC1"/>
        <w:tabs>
          <w:tab w:val="right" w:pos="9061"/>
        </w:tabs>
        <w:rPr>
          <w:del w:id="137" w:author="Benjamin Pannell" w:date="2014-10-22T17:10:00Z"/>
          <w:rFonts w:eastAsiaTheme="minorEastAsia"/>
          <w:noProof/>
          <w:sz w:val="22"/>
          <w:lang w:eastAsia="en-ZA"/>
        </w:rPr>
      </w:pPr>
      <w:del w:id="138" w:author="Benjamin Pannell" w:date="2014-10-22T17:10:00Z">
        <w:r w:rsidRPr="00904713" w:rsidDel="00B46BDF">
          <w:rPr>
            <w:rStyle w:val="Hyperlink"/>
            <w:noProof/>
          </w:rPr>
          <w:delText>Appendix G: Library Documentation</w:delText>
        </w:r>
        <w:r w:rsidDel="00B46BDF">
          <w:rPr>
            <w:noProof/>
            <w:webHidden/>
          </w:rPr>
          <w:tab/>
          <w:delText>44</w:delText>
        </w:r>
      </w:del>
    </w:p>
    <w:p w14:paraId="6B2B311B" w14:textId="77777777" w:rsidR="00ED731E" w:rsidDel="00B46BDF" w:rsidRDefault="00ED731E">
      <w:pPr>
        <w:pStyle w:val="TOC1"/>
        <w:tabs>
          <w:tab w:val="right" w:pos="9061"/>
        </w:tabs>
        <w:rPr>
          <w:del w:id="139" w:author="Benjamin Pannell" w:date="2014-10-22T17:10:00Z"/>
          <w:rFonts w:eastAsiaTheme="minorEastAsia"/>
          <w:noProof/>
          <w:sz w:val="22"/>
          <w:lang w:eastAsia="en-ZA"/>
        </w:rPr>
      </w:pPr>
      <w:del w:id="140" w:author="Benjamin Pannell" w:date="2014-10-22T17:10:00Z">
        <w:r w:rsidRPr="00904713" w:rsidDel="00B46BDF">
          <w:rPr>
            <w:rStyle w:val="Hyperlink"/>
            <w:noProof/>
          </w:rPr>
          <w:delText>Appendix H: Source Code</w:delText>
        </w:r>
        <w:r w:rsidDel="00B46BDF">
          <w:rPr>
            <w:noProof/>
            <w:webHidden/>
          </w:rPr>
          <w:tab/>
          <w:delText>45</w:delText>
        </w:r>
      </w:del>
    </w:p>
    <w:p w14:paraId="7307C30E" w14:textId="77777777" w:rsidR="00ED731E" w:rsidDel="00B46BDF" w:rsidRDefault="00ED731E">
      <w:pPr>
        <w:pStyle w:val="TOC1"/>
        <w:tabs>
          <w:tab w:val="right" w:pos="9061"/>
        </w:tabs>
        <w:rPr>
          <w:del w:id="141" w:author="Benjamin Pannell" w:date="2014-10-22T17:10:00Z"/>
          <w:rFonts w:eastAsiaTheme="minorEastAsia"/>
          <w:noProof/>
          <w:sz w:val="22"/>
          <w:lang w:eastAsia="en-ZA"/>
        </w:rPr>
      </w:pPr>
      <w:del w:id="142" w:author="Benjamin Pannell" w:date="2014-10-22T17:10:00Z">
        <w:r w:rsidRPr="00904713" w:rsidDel="00B46BDF">
          <w:rPr>
            <w:rStyle w:val="Hyperlink"/>
            <w:noProof/>
          </w:rPr>
          <w:delText>Appendix I: Component Information</w:delText>
        </w:r>
        <w:r w:rsidDel="00B46BDF">
          <w:rPr>
            <w:noProof/>
            <w:webHidden/>
          </w:rPr>
          <w:tab/>
          <w:delText>46</w:delText>
        </w:r>
      </w:del>
    </w:p>
    <w:p w14:paraId="2C90F0E4" w14:textId="77777777" w:rsidR="00BC54D9" w:rsidRPr="00BC54D9" w:rsidRDefault="00BC54D9" w:rsidP="00BC54D9">
      <w:r>
        <w:fldChar w:fldCharType="end"/>
      </w:r>
    </w:p>
    <w:p w14:paraId="4F7622D5" w14:textId="77777777" w:rsidR="004551DC" w:rsidRDefault="004551DC">
      <w:pPr>
        <w:rPr>
          <w:rFonts w:asciiTheme="majorHAnsi" w:eastAsiaTheme="majorEastAsia" w:hAnsiTheme="majorHAnsi" w:cstheme="majorBidi"/>
          <w:color w:val="2E74B5" w:themeColor="accent1" w:themeShade="BF"/>
          <w:sz w:val="32"/>
          <w:szCs w:val="32"/>
        </w:rPr>
      </w:pPr>
      <w:r>
        <w:br w:type="page"/>
      </w:r>
    </w:p>
    <w:p w14:paraId="02233494" w14:textId="77777777" w:rsidR="006770D3" w:rsidRDefault="006D0F4E" w:rsidP="008578FB">
      <w:pPr>
        <w:pStyle w:val="Heading1"/>
      </w:pPr>
      <w:bookmarkStart w:id="143" w:name="_Toc401770994"/>
      <w:r>
        <w:lastRenderedPageBreak/>
        <w:t>Figures</w:t>
      </w:r>
      <w:bookmarkEnd w:id="23"/>
      <w:bookmarkEnd w:id="143"/>
    </w:p>
    <w:p w14:paraId="6B3F2787" w14:textId="77777777" w:rsidR="00E54E63" w:rsidRDefault="00114EDB">
      <w:pPr>
        <w:pStyle w:val="TableofFigures"/>
        <w:tabs>
          <w:tab w:val="right" w:pos="9061"/>
        </w:tabs>
        <w:rPr>
          <w:ins w:id="144" w:author="Benjamin Pannell" w:date="2014-10-22T19:53:00Z"/>
          <w:rFonts w:eastAsiaTheme="minorEastAsia"/>
          <w:noProof/>
          <w:sz w:val="22"/>
          <w:lang w:eastAsia="en-ZA"/>
        </w:rPr>
      </w:pPr>
      <w:r>
        <w:fldChar w:fldCharType="begin"/>
      </w:r>
      <w:r>
        <w:instrText xml:space="preserve"> TOC \h \z \c "Figure" </w:instrText>
      </w:r>
      <w:r>
        <w:fldChar w:fldCharType="separate"/>
      </w:r>
      <w:ins w:id="145" w:author="Benjamin Pannell" w:date="2014-10-22T19:53:00Z">
        <w:r w:rsidR="00E54E63" w:rsidRPr="002E0541">
          <w:rPr>
            <w:rStyle w:val="Hyperlink"/>
            <w:noProof/>
          </w:rPr>
          <w:fldChar w:fldCharType="begin"/>
        </w:r>
        <w:r w:rsidR="00E54E63" w:rsidRPr="002E0541">
          <w:rPr>
            <w:rStyle w:val="Hyperlink"/>
            <w:noProof/>
          </w:rPr>
          <w:instrText xml:space="preserve"> </w:instrText>
        </w:r>
        <w:r w:rsidR="00E54E63">
          <w:rPr>
            <w:noProof/>
          </w:rPr>
          <w:instrText>HYPERLINK \l "_Toc401770963"</w:instrText>
        </w:r>
        <w:r w:rsidR="00E54E63" w:rsidRPr="002E0541">
          <w:rPr>
            <w:rStyle w:val="Hyperlink"/>
            <w:noProof/>
          </w:rPr>
          <w:instrText xml:space="preserve"> </w:instrText>
        </w:r>
        <w:r w:rsidR="00E54E63" w:rsidRPr="002E0541">
          <w:rPr>
            <w:rStyle w:val="Hyperlink"/>
            <w:noProof/>
          </w:rPr>
        </w:r>
        <w:r w:rsidR="00E54E63" w:rsidRPr="002E0541">
          <w:rPr>
            <w:rStyle w:val="Hyperlink"/>
            <w:noProof/>
          </w:rPr>
          <w:fldChar w:fldCharType="separate"/>
        </w:r>
        <w:r w:rsidR="00E54E63" w:rsidRPr="002E0541">
          <w:rPr>
            <w:rStyle w:val="Hyperlink"/>
            <w:noProof/>
          </w:rPr>
          <w:t>Figure 1 USB Standard-A Plug. Image courtesy of Evan-Amos.</w:t>
        </w:r>
        <w:r w:rsidR="00E54E63">
          <w:rPr>
            <w:noProof/>
            <w:webHidden/>
          </w:rPr>
          <w:tab/>
        </w:r>
        <w:r w:rsidR="00E54E63">
          <w:rPr>
            <w:noProof/>
            <w:webHidden/>
          </w:rPr>
          <w:fldChar w:fldCharType="begin"/>
        </w:r>
        <w:r w:rsidR="00E54E63">
          <w:rPr>
            <w:noProof/>
            <w:webHidden/>
          </w:rPr>
          <w:instrText xml:space="preserve"> PAGEREF _Toc401770963 \h </w:instrText>
        </w:r>
        <w:r w:rsidR="00E54E63">
          <w:rPr>
            <w:noProof/>
            <w:webHidden/>
          </w:rPr>
        </w:r>
      </w:ins>
      <w:r w:rsidR="00E54E63">
        <w:rPr>
          <w:noProof/>
          <w:webHidden/>
        </w:rPr>
        <w:fldChar w:fldCharType="separate"/>
      </w:r>
      <w:ins w:id="146" w:author="Benjamin Pannell" w:date="2014-10-22T19:53:00Z">
        <w:r w:rsidR="00E54E63">
          <w:rPr>
            <w:noProof/>
            <w:webHidden/>
          </w:rPr>
          <w:t>10</w:t>
        </w:r>
        <w:r w:rsidR="00E54E63">
          <w:rPr>
            <w:noProof/>
            <w:webHidden/>
          </w:rPr>
          <w:fldChar w:fldCharType="end"/>
        </w:r>
        <w:r w:rsidR="00E54E63" w:rsidRPr="002E0541">
          <w:rPr>
            <w:rStyle w:val="Hyperlink"/>
            <w:noProof/>
          </w:rPr>
          <w:fldChar w:fldCharType="end"/>
        </w:r>
      </w:ins>
    </w:p>
    <w:p w14:paraId="70DC6019" w14:textId="77777777" w:rsidR="00E54E63" w:rsidRDefault="00E54E63">
      <w:pPr>
        <w:pStyle w:val="TableofFigures"/>
        <w:tabs>
          <w:tab w:val="right" w:pos="9061"/>
        </w:tabs>
        <w:rPr>
          <w:ins w:id="147" w:author="Benjamin Pannell" w:date="2014-10-22T19:53:00Z"/>
          <w:rFonts w:eastAsiaTheme="minorEastAsia"/>
          <w:noProof/>
          <w:sz w:val="22"/>
          <w:lang w:eastAsia="en-ZA"/>
        </w:rPr>
      </w:pPr>
      <w:ins w:id="148"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"_Toc401770964"</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_Toc401770964 \h </w:instrText>
        </w:r>
        <w:r>
          <w:rPr>
            <w:noProof/>
            <w:webHidden/>
          </w:rPr>
        </w:r>
      </w:ins>
      <w:r>
        <w:rPr>
          <w:noProof/>
          <w:webHidden/>
        </w:rPr>
        <w:fldChar w:fldCharType="separate"/>
      </w:r>
      <w:ins w:id="149" w:author="Benjamin Pannell" w:date="2014-10-22T19:53:00Z">
        <w:r>
          <w:rPr>
            <w:noProof/>
            <w:webHidden/>
          </w:rPr>
          <w:t>10</w:t>
        </w:r>
        <w:r>
          <w:rPr>
            <w:noProof/>
            <w:webHidden/>
          </w:rPr>
          <w:fldChar w:fldCharType="end"/>
        </w:r>
        <w:r w:rsidRPr="002E0541">
          <w:rPr>
            <w:rStyle w:val="Hyperlink"/>
            <w:noProof/>
          </w:rPr>
          <w:fldChar w:fldCharType="end"/>
        </w:r>
      </w:ins>
    </w:p>
    <w:p w14:paraId="515F9B3D" w14:textId="77777777" w:rsidR="00E54E63" w:rsidRDefault="00E54E63">
      <w:pPr>
        <w:pStyle w:val="TableofFigures"/>
        <w:tabs>
          <w:tab w:val="right" w:pos="9061"/>
        </w:tabs>
        <w:rPr>
          <w:ins w:id="150" w:author="Benjamin Pannell" w:date="2014-10-22T19:53:00Z"/>
          <w:rFonts w:eastAsiaTheme="minorEastAsia"/>
          <w:noProof/>
          <w:sz w:val="22"/>
          <w:lang w:eastAsia="en-ZA"/>
        </w:rPr>
      </w:pPr>
      <w:ins w:id="151"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"_Toc401770965"</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_Toc401770965 \h </w:instrText>
        </w:r>
        <w:r>
          <w:rPr>
            <w:noProof/>
            <w:webHidden/>
          </w:rPr>
        </w:r>
      </w:ins>
      <w:r>
        <w:rPr>
          <w:noProof/>
          <w:webHidden/>
        </w:rPr>
        <w:fldChar w:fldCharType="separate"/>
      </w:r>
      <w:ins w:id="152" w:author="Benjamin Pannell" w:date="2014-10-22T19:53:00Z">
        <w:r>
          <w:rPr>
            <w:noProof/>
            <w:webHidden/>
          </w:rPr>
          <w:t>11</w:t>
        </w:r>
        <w:r>
          <w:rPr>
            <w:noProof/>
            <w:webHidden/>
          </w:rPr>
          <w:fldChar w:fldCharType="end"/>
        </w:r>
        <w:r w:rsidRPr="002E0541">
          <w:rPr>
            <w:rStyle w:val="Hyperlink"/>
            <w:noProof/>
          </w:rPr>
          <w:fldChar w:fldCharType="end"/>
        </w:r>
      </w:ins>
    </w:p>
    <w:p w14:paraId="5BD34C40" w14:textId="77777777" w:rsidR="00E54E63" w:rsidRDefault="00E54E63">
      <w:pPr>
        <w:pStyle w:val="TableofFigures"/>
        <w:tabs>
          <w:tab w:val="right" w:pos="9061"/>
        </w:tabs>
        <w:rPr>
          <w:ins w:id="153" w:author="Benjamin Pannell" w:date="2014-10-22T19:53:00Z"/>
          <w:rFonts w:eastAsiaTheme="minorEastAsia"/>
          <w:noProof/>
          <w:sz w:val="22"/>
          <w:lang w:eastAsia="en-ZA"/>
        </w:rPr>
      </w:pPr>
      <w:ins w:id="154"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"_Toc401770966"</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_Toc401770966 \h </w:instrText>
        </w:r>
        <w:r>
          <w:rPr>
            <w:noProof/>
            <w:webHidden/>
          </w:rPr>
        </w:r>
      </w:ins>
      <w:r>
        <w:rPr>
          <w:noProof/>
          <w:webHidden/>
        </w:rPr>
        <w:fldChar w:fldCharType="separate"/>
      </w:r>
      <w:ins w:id="155" w:author="Benjamin Pannell" w:date="2014-10-22T19:53:00Z">
        <w:r>
          <w:rPr>
            <w:noProof/>
            <w:webHidden/>
          </w:rPr>
          <w:t>13</w:t>
        </w:r>
        <w:r>
          <w:rPr>
            <w:noProof/>
            <w:webHidden/>
          </w:rPr>
          <w:fldChar w:fldCharType="end"/>
        </w:r>
        <w:r w:rsidRPr="002E0541">
          <w:rPr>
            <w:rStyle w:val="Hyperlink"/>
            <w:noProof/>
          </w:rPr>
          <w:fldChar w:fldCharType="end"/>
        </w:r>
      </w:ins>
    </w:p>
    <w:p w14:paraId="54210BF7" w14:textId="77777777" w:rsidR="00E54E63" w:rsidRDefault="00E54E63">
      <w:pPr>
        <w:pStyle w:val="TableofFigures"/>
        <w:tabs>
          <w:tab w:val="right" w:pos="9061"/>
        </w:tabs>
        <w:rPr>
          <w:ins w:id="156" w:author="Benjamin Pannell" w:date="2014-10-22T19:53:00Z"/>
          <w:rFonts w:eastAsiaTheme="minorEastAsia"/>
          <w:noProof/>
          <w:sz w:val="22"/>
          <w:lang w:eastAsia="en-ZA"/>
        </w:rPr>
      </w:pPr>
      <w:ins w:id="157"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"_Toc401770967"</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5 PJRC Teensy 2.0. Image courtesy of PJRC [7]</w:t>
        </w:r>
        <w:r>
          <w:rPr>
            <w:noProof/>
            <w:webHidden/>
          </w:rPr>
          <w:tab/>
        </w:r>
        <w:r>
          <w:rPr>
            <w:noProof/>
            <w:webHidden/>
          </w:rPr>
          <w:fldChar w:fldCharType="begin"/>
        </w:r>
        <w:r>
          <w:rPr>
            <w:noProof/>
            <w:webHidden/>
          </w:rPr>
          <w:instrText xml:space="preserve"> PAGEREF _Toc401770967 \h </w:instrText>
        </w:r>
        <w:r>
          <w:rPr>
            <w:noProof/>
            <w:webHidden/>
          </w:rPr>
        </w:r>
      </w:ins>
      <w:r>
        <w:rPr>
          <w:noProof/>
          <w:webHidden/>
        </w:rPr>
        <w:fldChar w:fldCharType="separate"/>
      </w:r>
      <w:ins w:id="158" w:author="Benjamin Pannell" w:date="2014-10-22T19:53:00Z">
        <w:r>
          <w:rPr>
            <w:noProof/>
            <w:webHidden/>
          </w:rPr>
          <w:t>13</w:t>
        </w:r>
        <w:r>
          <w:rPr>
            <w:noProof/>
            <w:webHidden/>
          </w:rPr>
          <w:fldChar w:fldCharType="end"/>
        </w:r>
        <w:r w:rsidRPr="002E0541">
          <w:rPr>
            <w:rStyle w:val="Hyperlink"/>
            <w:noProof/>
          </w:rPr>
          <w:fldChar w:fldCharType="end"/>
        </w:r>
      </w:ins>
    </w:p>
    <w:p w14:paraId="12D4DEF8" w14:textId="77777777" w:rsidR="00E54E63" w:rsidRDefault="00E54E63">
      <w:pPr>
        <w:pStyle w:val="TableofFigures"/>
        <w:tabs>
          <w:tab w:val="right" w:pos="9061"/>
        </w:tabs>
        <w:rPr>
          <w:ins w:id="159" w:author="Benjamin Pannell" w:date="2014-10-22T19:53:00Z"/>
          <w:rFonts w:eastAsiaTheme="minorEastAsia"/>
          <w:noProof/>
          <w:sz w:val="22"/>
          <w:lang w:eastAsia="en-ZA"/>
        </w:rPr>
      </w:pPr>
      <w:ins w:id="160"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"_Toc401770968"</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_Toc401770968 \h </w:instrText>
        </w:r>
        <w:r>
          <w:rPr>
            <w:noProof/>
            <w:webHidden/>
          </w:rPr>
        </w:r>
      </w:ins>
      <w:r>
        <w:rPr>
          <w:noProof/>
          <w:webHidden/>
        </w:rPr>
        <w:fldChar w:fldCharType="separate"/>
      </w:r>
      <w:ins w:id="161" w:author="Benjamin Pannell" w:date="2014-10-22T19:53:00Z">
        <w:r>
          <w:rPr>
            <w:noProof/>
            <w:webHidden/>
          </w:rPr>
          <w:t>16</w:t>
        </w:r>
        <w:r>
          <w:rPr>
            <w:noProof/>
            <w:webHidden/>
          </w:rPr>
          <w:fldChar w:fldCharType="end"/>
        </w:r>
        <w:r w:rsidRPr="002E0541">
          <w:rPr>
            <w:rStyle w:val="Hyperlink"/>
            <w:noProof/>
          </w:rPr>
          <w:fldChar w:fldCharType="end"/>
        </w:r>
      </w:ins>
    </w:p>
    <w:p w14:paraId="0B7A9A93" w14:textId="77777777" w:rsidR="00E54E63" w:rsidRDefault="00E54E63">
      <w:pPr>
        <w:pStyle w:val="TableofFigures"/>
        <w:tabs>
          <w:tab w:val="right" w:pos="9061"/>
        </w:tabs>
        <w:rPr>
          <w:ins w:id="162" w:author="Benjamin Pannell" w:date="2014-10-22T19:53:00Z"/>
          <w:rFonts w:eastAsiaTheme="minorEastAsia"/>
          <w:noProof/>
          <w:sz w:val="22"/>
          <w:lang w:eastAsia="en-ZA"/>
        </w:rPr>
      </w:pPr>
      <w:ins w:id="163"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"_Toc401770969"</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_Toc401770969 \h </w:instrText>
        </w:r>
        <w:r>
          <w:rPr>
            <w:noProof/>
            <w:webHidden/>
          </w:rPr>
        </w:r>
      </w:ins>
      <w:r>
        <w:rPr>
          <w:noProof/>
          <w:webHidden/>
        </w:rPr>
        <w:fldChar w:fldCharType="separate"/>
      </w:r>
      <w:ins w:id="164" w:author="Benjamin Pannell" w:date="2014-10-22T19:53:00Z">
        <w:r>
          <w:rPr>
            <w:noProof/>
            <w:webHidden/>
          </w:rPr>
          <w:t>16</w:t>
        </w:r>
        <w:r>
          <w:rPr>
            <w:noProof/>
            <w:webHidden/>
          </w:rPr>
          <w:fldChar w:fldCharType="end"/>
        </w:r>
        <w:r w:rsidRPr="002E0541">
          <w:rPr>
            <w:rStyle w:val="Hyperlink"/>
            <w:noProof/>
          </w:rPr>
          <w:fldChar w:fldCharType="end"/>
        </w:r>
      </w:ins>
    </w:p>
    <w:p w14:paraId="7988C201" w14:textId="77777777" w:rsidR="00E54E63" w:rsidRDefault="00E54E63">
      <w:pPr>
        <w:pStyle w:val="TableofFigures"/>
        <w:tabs>
          <w:tab w:val="right" w:pos="9061"/>
        </w:tabs>
        <w:rPr>
          <w:ins w:id="165" w:author="Benjamin Pannell" w:date="2014-10-22T19:53:00Z"/>
          <w:rFonts w:eastAsiaTheme="minorEastAsia"/>
          <w:noProof/>
          <w:sz w:val="22"/>
          <w:lang w:eastAsia="en-ZA"/>
        </w:rPr>
      </w:pPr>
      <w:ins w:id="166"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"_Toc401770970"</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_Toc401770970 \h </w:instrText>
        </w:r>
        <w:r>
          <w:rPr>
            <w:noProof/>
            <w:webHidden/>
          </w:rPr>
        </w:r>
      </w:ins>
      <w:r>
        <w:rPr>
          <w:noProof/>
          <w:webHidden/>
        </w:rPr>
        <w:fldChar w:fldCharType="separate"/>
      </w:r>
      <w:ins w:id="167" w:author="Benjamin Pannell" w:date="2014-10-22T19:53:00Z">
        <w:r>
          <w:rPr>
            <w:noProof/>
            <w:webHidden/>
          </w:rPr>
          <w:t>18</w:t>
        </w:r>
        <w:r>
          <w:rPr>
            <w:noProof/>
            <w:webHidden/>
          </w:rPr>
          <w:fldChar w:fldCharType="end"/>
        </w:r>
        <w:r w:rsidRPr="002E0541">
          <w:rPr>
            <w:rStyle w:val="Hyperlink"/>
            <w:noProof/>
          </w:rPr>
          <w:fldChar w:fldCharType="end"/>
        </w:r>
      </w:ins>
    </w:p>
    <w:p w14:paraId="0E87A0F2" w14:textId="77777777" w:rsidR="00E54E63" w:rsidRDefault="00E54E63">
      <w:pPr>
        <w:pStyle w:val="TableofFigures"/>
        <w:tabs>
          <w:tab w:val="right" w:pos="9061"/>
        </w:tabs>
        <w:rPr>
          <w:ins w:id="168" w:author="Benjamin Pannell" w:date="2014-10-22T19:53:00Z"/>
          <w:rFonts w:eastAsiaTheme="minorEastAsia"/>
          <w:noProof/>
          <w:sz w:val="22"/>
          <w:lang w:eastAsia="en-ZA"/>
        </w:rPr>
      </w:pPr>
      <w:ins w:id="169"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"_Toc401770971"</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9 System Architecture</w:t>
        </w:r>
        <w:r>
          <w:rPr>
            <w:noProof/>
            <w:webHidden/>
          </w:rPr>
          <w:tab/>
        </w:r>
        <w:r>
          <w:rPr>
            <w:noProof/>
            <w:webHidden/>
          </w:rPr>
          <w:fldChar w:fldCharType="begin"/>
        </w:r>
        <w:r>
          <w:rPr>
            <w:noProof/>
            <w:webHidden/>
          </w:rPr>
          <w:instrText xml:space="preserve"> PAGEREF _Toc401770971 \h </w:instrText>
        </w:r>
        <w:r>
          <w:rPr>
            <w:noProof/>
            <w:webHidden/>
          </w:rPr>
        </w:r>
      </w:ins>
      <w:r>
        <w:rPr>
          <w:noProof/>
          <w:webHidden/>
        </w:rPr>
        <w:fldChar w:fldCharType="separate"/>
      </w:r>
      <w:ins w:id="170" w:author="Benjamin Pannell" w:date="2014-10-22T19:53:00Z">
        <w:r>
          <w:rPr>
            <w:noProof/>
            <w:webHidden/>
          </w:rPr>
          <w:t>19</w:t>
        </w:r>
        <w:r>
          <w:rPr>
            <w:noProof/>
            <w:webHidden/>
          </w:rPr>
          <w:fldChar w:fldCharType="end"/>
        </w:r>
        <w:r w:rsidRPr="002E0541">
          <w:rPr>
            <w:rStyle w:val="Hyperlink"/>
            <w:noProof/>
          </w:rPr>
          <w:fldChar w:fldCharType="end"/>
        </w:r>
      </w:ins>
    </w:p>
    <w:p w14:paraId="04360BB4" w14:textId="77777777" w:rsidR="00E54E63" w:rsidRDefault="00E54E63">
      <w:pPr>
        <w:pStyle w:val="TableofFigures"/>
        <w:tabs>
          <w:tab w:val="right" w:pos="9061"/>
        </w:tabs>
        <w:rPr>
          <w:ins w:id="171" w:author="Benjamin Pannell" w:date="2014-10-22T19:53:00Z"/>
          <w:rFonts w:eastAsiaTheme="minorEastAsia"/>
          <w:noProof/>
          <w:sz w:val="22"/>
          <w:lang w:eastAsia="en-ZA"/>
        </w:rPr>
      </w:pPr>
      <w:ins w:id="172"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"_Toc401770972"</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10 Emulation Slave Device Circuit Diagram</w:t>
        </w:r>
        <w:r>
          <w:rPr>
            <w:noProof/>
            <w:webHidden/>
          </w:rPr>
          <w:tab/>
        </w:r>
        <w:r>
          <w:rPr>
            <w:noProof/>
            <w:webHidden/>
          </w:rPr>
          <w:fldChar w:fldCharType="begin"/>
        </w:r>
        <w:r>
          <w:rPr>
            <w:noProof/>
            <w:webHidden/>
          </w:rPr>
          <w:instrText xml:space="preserve"> PAGEREF _Toc401770972 \h </w:instrText>
        </w:r>
        <w:r>
          <w:rPr>
            <w:noProof/>
            <w:webHidden/>
          </w:rPr>
        </w:r>
      </w:ins>
      <w:r>
        <w:rPr>
          <w:noProof/>
          <w:webHidden/>
        </w:rPr>
        <w:fldChar w:fldCharType="separate"/>
      </w:r>
      <w:ins w:id="173" w:author="Benjamin Pannell" w:date="2014-10-22T19:53:00Z">
        <w:r>
          <w:rPr>
            <w:noProof/>
            <w:webHidden/>
          </w:rPr>
          <w:t>19</w:t>
        </w:r>
        <w:r>
          <w:rPr>
            <w:noProof/>
            <w:webHidden/>
          </w:rPr>
          <w:fldChar w:fldCharType="end"/>
        </w:r>
        <w:r w:rsidRPr="002E0541">
          <w:rPr>
            <w:rStyle w:val="Hyperlink"/>
            <w:noProof/>
          </w:rPr>
          <w:fldChar w:fldCharType="end"/>
        </w:r>
      </w:ins>
    </w:p>
    <w:p w14:paraId="286BBD2D" w14:textId="77777777" w:rsidR="00E54E63" w:rsidRDefault="00E54E63">
      <w:pPr>
        <w:pStyle w:val="TableofFigures"/>
        <w:tabs>
          <w:tab w:val="right" w:pos="9061"/>
        </w:tabs>
        <w:rPr>
          <w:ins w:id="174" w:author="Benjamin Pannell" w:date="2014-10-22T19:53:00Z"/>
          <w:rFonts w:eastAsiaTheme="minorEastAsia"/>
          <w:noProof/>
          <w:sz w:val="22"/>
          <w:lang w:eastAsia="en-ZA"/>
        </w:rPr>
      </w:pPr>
      <w:ins w:id="175"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"_Toc401770973"</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11 Slave Device Command Process</w:t>
        </w:r>
        <w:r>
          <w:rPr>
            <w:noProof/>
            <w:webHidden/>
          </w:rPr>
          <w:tab/>
        </w:r>
        <w:r>
          <w:rPr>
            <w:noProof/>
            <w:webHidden/>
          </w:rPr>
          <w:fldChar w:fldCharType="begin"/>
        </w:r>
        <w:r>
          <w:rPr>
            <w:noProof/>
            <w:webHidden/>
          </w:rPr>
          <w:instrText xml:space="preserve"> PAGEREF _Toc401770973 \h </w:instrText>
        </w:r>
        <w:r>
          <w:rPr>
            <w:noProof/>
            <w:webHidden/>
          </w:rPr>
        </w:r>
      </w:ins>
      <w:r>
        <w:rPr>
          <w:noProof/>
          <w:webHidden/>
        </w:rPr>
        <w:fldChar w:fldCharType="separate"/>
      </w:r>
      <w:ins w:id="176" w:author="Benjamin Pannell" w:date="2014-10-22T19:53:00Z">
        <w:r>
          <w:rPr>
            <w:noProof/>
            <w:webHidden/>
          </w:rPr>
          <w:t>20</w:t>
        </w:r>
        <w:r>
          <w:rPr>
            <w:noProof/>
            <w:webHidden/>
          </w:rPr>
          <w:fldChar w:fldCharType="end"/>
        </w:r>
        <w:r w:rsidRPr="002E0541">
          <w:rPr>
            <w:rStyle w:val="Hyperlink"/>
            <w:noProof/>
          </w:rPr>
          <w:fldChar w:fldCharType="end"/>
        </w:r>
      </w:ins>
    </w:p>
    <w:p w14:paraId="48453772" w14:textId="77777777" w:rsidR="00E54E63" w:rsidRDefault="00E54E63">
      <w:pPr>
        <w:pStyle w:val="TableofFigures"/>
        <w:tabs>
          <w:tab w:val="right" w:pos="9061"/>
        </w:tabs>
        <w:rPr>
          <w:ins w:id="177" w:author="Benjamin Pannell" w:date="2014-10-22T19:53:00Z"/>
          <w:rFonts w:eastAsiaTheme="minorEastAsia"/>
          <w:noProof/>
          <w:sz w:val="22"/>
          <w:lang w:eastAsia="en-ZA"/>
        </w:rPr>
      </w:pPr>
      <w:ins w:id="178"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"_Toc401770974"</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12 USB Emulation Example – Ctrl+A</w:t>
        </w:r>
        <w:r>
          <w:rPr>
            <w:noProof/>
            <w:webHidden/>
          </w:rPr>
          <w:tab/>
        </w:r>
        <w:r>
          <w:rPr>
            <w:noProof/>
            <w:webHidden/>
          </w:rPr>
          <w:fldChar w:fldCharType="begin"/>
        </w:r>
        <w:r>
          <w:rPr>
            <w:noProof/>
            <w:webHidden/>
          </w:rPr>
          <w:instrText xml:space="preserve"> PAGEREF _Toc401770974 \h </w:instrText>
        </w:r>
        <w:r>
          <w:rPr>
            <w:noProof/>
            <w:webHidden/>
          </w:rPr>
        </w:r>
      </w:ins>
      <w:r>
        <w:rPr>
          <w:noProof/>
          <w:webHidden/>
        </w:rPr>
        <w:fldChar w:fldCharType="separate"/>
      </w:r>
      <w:ins w:id="179" w:author="Benjamin Pannell" w:date="2014-10-22T19:53:00Z">
        <w:r>
          <w:rPr>
            <w:noProof/>
            <w:webHidden/>
          </w:rPr>
          <w:t>22</w:t>
        </w:r>
        <w:r>
          <w:rPr>
            <w:noProof/>
            <w:webHidden/>
          </w:rPr>
          <w:fldChar w:fldCharType="end"/>
        </w:r>
        <w:r w:rsidRPr="002E0541">
          <w:rPr>
            <w:rStyle w:val="Hyperlink"/>
            <w:noProof/>
          </w:rPr>
          <w:fldChar w:fldCharType="end"/>
        </w:r>
      </w:ins>
    </w:p>
    <w:p w14:paraId="226CF0ED" w14:textId="77777777" w:rsidR="00E54E63" w:rsidRDefault="00E54E63">
      <w:pPr>
        <w:pStyle w:val="TableofFigures"/>
        <w:tabs>
          <w:tab w:val="right" w:pos="9061"/>
        </w:tabs>
        <w:rPr>
          <w:ins w:id="180" w:author="Benjamin Pannell" w:date="2014-10-22T19:53:00Z"/>
          <w:rFonts w:eastAsiaTheme="minorEastAsia"/>
          <w:noProof/>
          <w:sz w:val="22"/>
          <w:lang w:eastAsia="en-ZA"/>
        </w:rPr>
      </w:pPr>
      <w:ins w:id="181"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"_Toc401770975"</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13 Master Device Library Process</w:t>
        </w:r>
        <w:r>
          <w:rPr>
            <w:noProof/>
            <w:webHidden/>
          </w:rPr>
          <w:tab/>
        </w:r>
        <w:r>
          <w:rPr>
            <w:noProof/>
            <w:webHidden/>
          </w:rPr>
          <w:fldChar w:fldCharType="begin"/>
        </w:r>
        <w:r>
          <w:rPr>
            <w:noProof/>
            <w:webHidden/>
          </w:rPr>
          <w:instrText xml:space="preserve"> PAGEREF _Toc401770975 \h </w:instrText>
        </w:r>
        <w:r>
          <w:rPr>
            <w:noProof/>
            <w:webHidden/>
          </w:rPr>
        </w:r>
      </w:ins>
      <w:r>
        <w:rPr>
          <w:noProof/>
          <w:webHidden/>
        </w:rPr>
        <w:fldChar w:fldCharType="separate"/>
      </w:r>
      <w:ins w:id="182" w:author="Benjamin Pannell" w:date="2014-10-22T19:53:00Z">
        <w:r>
          <w:rPr>
            <w:noProof/>
            <w:webHidden/>
          </w:rPr>
          <w:t>23</w:t>
        </w:r>
        <w:r>
          <w:rPr>
            <w:noProof/>
            <w:webHidden/>
          </w:rPr>
          <w:fldChar w:fldCharType="end"/>
        </w:r>
        <w:r w:rsidRPr="002E0541">
          <w:rPr>
            <w:rStyle w:val="Hyperlink"/>
            <w:noProof/>
          </w:rPr>
          <w:fldChar w:fldCharType="end"/>
        </w:r>
      </w:ins>
    </w:p>
    <w:p w14:paraId="486365C6" w14:textId="77777777" w:rsidR="00E54E63" w:rsidRDefault="00E54E63">
      <w:pPr>
        <w:pStyle w:val="TableofFigures"/>
        <w:tabs>
          <w:tab w:val="right" w:pos="9061"/>
        </w:tabs>
        <w:rPr>
          <w:ins w:id="183" w:author="Benjamin Pannell" w:date="2014-10-22T19:53:00Z"/>
          <w:rFonts w:eastAsiaTheme="minorEastAsia"/>
          <w:noProof/>
          <w:sz w:val="22"/>
          <w:lang w:eastAsia="en-ZA"/>
        </w:rPr>
      </w:pPr>
      <w:ins w:id="184"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"_Toc401770976"</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14 C-Library Keyboard Code Example</w:t>
        </w:r>
        <w:r>
          <w:rPr>
            <w:noProof/>
            <w:webHidden/>
          </w:rPr>
          <w:tab/>
        </w:r>
        <w:r>
          <w:rPr>
            <w:noProof/>
            <w:webHidden/>
          </w:rPr>
          <w:fldChar w:fldCharType="begin"/>
        </w:r>
        <w:r>
          <w:rPr>
            <w:noProof/>
            <w:webHidden/>
          </w:rPr>
          <w:instrText xml:space="preserve"> PAGEREF _Toc401770976 \h </w:instrText>
        </w:r>
        <w:r>
          <w:rPr>
            <w:noProof/>
            <w:webHidden/>
          </w:rPr>
        </w:r>
      </w:ins>
      <w:r>
        <w:rPr>
          <w:noProof/>
          <w:webHidden/>
        </w:rPr>
        <w:fldChar w:fldCharType="separate"/>
      </w:r>
      <w:ins w:id="185" w:author="Benjamin Pannell" w:date="2014-10-22T19:53:00Z">
        <w:r>
          <w:rPr>
            <w:noProof/>
            <w:webHidden/>
          </w:rPr>
          <w:t>25</w:t>
        </w:r>
        <w:r>
          <w:rPr>
            <w:noProof/>
            <w:webHidden/>
          </w:rPr>
          <w:fldChar w:fldCharType="end"/>
        </w:r>
        <w:r w:rsidRPr="002E0541">
          <w:rPr>
            <w:rStyle w:val="Hyperlink"/>
            <w:noProof/>
          </w:rPr>
          <w:fldChar w:fldCharType="end"/>
        </w:r>
      </w:ins>
    </w:p>
    <w:p w14:paraId="2844472E" w14:textId="77777777" w:rsidR="00E54E63" w:rsidRDefault="00E54E63">
      <w:pPr>
        <w:pStyle w:val="TableofFigures"/>
        <w:tabs>
          <w:tab w:val="right" w:pos="9061"/>
        </w:tabs>
        <w:rPr>
          <w:ins w:id="186" w:author="Benjamin Pannell" w:date="2014-10-22T19:53:00Z"/>
          <w:rFonts w:eastAsiaTheme="minorEastAsia"/>
          <w:noProof/>
          <w:sz w:val="22"/>
          <w:lang w:eastAsia="en-ZA"/>
        </w:rPr>
      </w:pPr>
      <w:ins w:id="187"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"_Toc401770977"</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15 C-Library Text Code Example</w:t>
        </w:r>
        <w:r>
          <w:rPr>
            <w:noProof/>
            <w:webHidden/>
          </w:rPr>
          <w:tab/>
        </w:r>
        <w:r>
          <w:rPr>
            <w:noProof/>
            <w:webHidden/>
          </w:rPr>
          <w:fldChar w:fldCharType="begin"/>
        </w:r>
        <w:r>
          <w:rPr>
            <w:noProof/>
            <w:webHidden/>
          </w:rPr>
          <w:instrText xml:space="preserve"> PAGEREF _Toc401770977 \h </w:instrText>
        </w:r>
        <w:r>
          <w:rPr>
            <w:noProof/>
            <w:webHidden/>
          </w:rPr>
        </w:r>
      </w:ins>
      <w:r>
        <w:rPr>
          <w:noProof/>
          <w:webHidden/>
        </w:rPr>
        <w:fldChar w:fldCharType="separate"/>
      </w:r>
      <w:ins w:id="188" w:author="Benjamin Pannell" w:date="2014-10-22T19:53:00Z">
        <w:r>
          <w:rPr>
            <w:noProof/>
            <w:webHidden/>
          </w:rPr>
          <w:t>25</w:t>
        </w:r>
        <w:r>
          <w:rPr>
            <w:noProof/>
            <w:webHidden/>
          </w:rPr>
          <w:fldChar w:fldCharType="end"/>
        </w:r>
        <w:r w:rsidRPr="002E0541">
          <w:rPr>
            <w:rStyle w:val="Hyperlink"/>
            <w:noProof/>
          </w:rPr>
          <w:fldChar w:fldCharType="end"/>
        </w:r>
      </w:ins>
    </w:p>
    <w:p w14:paraId="5E6B78EA" w14:textId="77777777" w:rsidR="00E54E63" w:rsidRDefault="00E54E63">
      <w:pPr>
        <w:pStyle w:val="TableofFigures"/>
        <w:tabs>
          <w:tab w:val="right" w:pos="9061"/>
        </w:tabs>
        <w:rPr>
          <w:ins w:id="189" w:author="Benjamin Pannell" w:date="2014-10-22T19:53:00Z"/>
          <w:rFonts w:eastAsiaTheme="minorEastAsia"/>
          <w:noProof/>
          <w:sz w:val="22"/>
          <w:lang w:eastAsia="en-ZA"/>
        </w:rPr>
      </w:pPr>
      <w:ins w:id="190"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"_Toc401770978"</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15 C-Library API Definition</w:t>
        </w:r>
        <w:r>
          <w:rPr>
            <w:noProof/>
            <w:webHidden/>
          </w:rPr>
          <w:tab/>
        </w:r>
        <w:r>
          <w:rPr>
            <w:noProof/>
            <w:webHidden/>
          </w:rPr>
          <w:fldChar w:fldCharType="begin"/>
        </w:r>
        <w:r>
          <w:rPr>
            <w:noProof/>
            <w:webHidden/>
          </w:rPr>
          <w:instrText xml:space="preserve"> PAGEREF _Toc401770978 \h </w:instrText>
        </w:r>
        <w:r>
          <w:rPr>
            <w:noProof/>
            <w:webHidden/>
          </w:rPr>
        </w:r>
      </w:ins>
      <w:r>
        <w:rPr>
          <w:noProof/>
          <w:webHidden/>
        </w:rPr>
        <w:fldChar w:fldCharType="separate"/>
      </w:r>
      <w:ins w:id="191" w:author="Benjamin Pannell" w:date="2014-10-22T19:53:00Z">
        <w:r>
          <w:rPr>
            <w:noProof/>
            <w:webHidden/>
          </w:rPr>
          <w:t>27</w:t>
        </w:r>
        <w:r>
          <w:rPr>
            <w:noProof/>
            <w:webHidden/>
          </w:rPr>
          <w:fldChar w:fldCharType="end"/>
        </w:r>
        <w:r w:rsidRPr="002E0541">
          <w:rPr>
            <w:rStyle w:val="Hyperlink"/>
            <w:noProof/>
          </w:rPr>
          <w:fldChar w:fldCharType="end"/>
        </w:r>
      </w:ins>
    </w:p>
    <w:p w14:paraId="5C0A949A" w14:textId="77777777" w:rsidR="00E54E63" w:rsidRDefault="00E54E63">
      <w:pPr>
        <w:pStyle w:val="TableofFigures"/>
        <w:tabs>
          <w:tab w:val="right" w:pos="9061"/>
        </w:tabs>
        <w:rPr>
          <w:ins w:id="192" w:author="Benjamin Pannell" w:date="2014-10-22T19:53:00Z"/>
          <w:rFonts w:eastAsiaTheme="minorEastAsia"/>
          <w:noProof/>
          <w:sz w:val="22"/>
          <w:lang w:eastAsia="en-ZA"/>
        </w:rPr>
      </w:pPr>
      <w:ins w:id="193"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"_Toc401770979"</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16 Node.js Library API</w:t>
        </w:r>
        <w:r>
          <w:rPr>
            <w:noProof/>
            <w:webHidden/>
          </w:rPr>
          <w:tab/>
        </w:r>
        <w:r>
          <w:rPr>
            <w:noProof/>
            <w:webHidden/>
          </w:rPr>
          <w:fldChar w:fldCharType="begin"/>
        </w:r>
        <w:r>
          <w:rPr>
            <w:noProof/>
            <w:webHidden/>
          </w:rPr>
          <w:instrText xml:space="preserve"> PAGEREF _Toc401770979 \h </w:instrText>
        </w:r>
        <w:r>
          <w:rPr>
            <w:noProof/>
            <w:webHidden/>
          </w:rPr>
        </w:r>
      </w:ins>
      <w:r>
        <w:rPr>
          <w:noProof/>
          <w:webHidden/>
        </w:rPr>
        <w:fldChar w:fldCharType="separate"/>
      </w:r>
      <w:ins w:id="194" w:author="Benjamin Pannell" w:date="2014-10-22T19:53:00Z">
        <w:r>
          <w:rPr>
            <w:noProof/>
            <w:webHidden/>
          </w:rPr>
          <w:t>28</w:t>
        </w:r>
        <w:r>
          <w:rPr>
            <w:noProof/>
            <w:webHidden/>
          </w:rPr>
          <w:fldChar w:fldCharType="end"/>
        </w:r>
        <w:r w:rsidRPr="002E0541">
          <w:rPr>
            <w:rStyle w:val="Hyperlink"/>
            <w:noProof/>
          </w:rPr>
          <w:fldChar w:fldCharType="end"/>
        </w:r>
      </w:ins>
    </w:p>
    <w:p w14:paraId="1CF3D1DB" w14:textId="77777777" w:rsidR="00E54E63" w:rsidRDefault="00E54E63">
      <w:pPr>
        <w:pStyle w:val="TableofFigures"/>
        <w:tabs>
          <w:tab w:val="right" w:pos="9061"/>
        </w:tabs>
        <w:rPr>
          <w:ins w:id="195" w:author="Benjamin Pannell" w:date="2014-10-22T19:53:00Z"/>
          <w:rFonts w:eastAsiaTheme="minorEastAsia"/>
          <w:noProof/>
          <w:sz w:val="22"/>
          <w:lang w:eastAsia="en-ZA"/>
        </w:rPr>
      </w:pPr>
      <w:ins w:id="196"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"_Toc401770980"</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17 Node.js Library Example</w:t>
        </w:r>
        <w:r>
          <w:rPr>
            <w:noProof/>
            <w:webHidden/>
          </w:rPr>
          <w:tab/>
        </w:r>
        <w:r>
          <w:rPr>
            <w:noProof/>
            <w:webHidden/>
          </w:rPr>
          <w:fldChar w:fldCharType="begin"/>
        </w:r>
        <w:r>
          <w:rPr>
            <w:noProof/>
            <w:webHidden/>
          </w:rPr>
          <w:instrText xml:space="preserve"> PAGEREF _Toc401770980 \h </w:instrText>
        </w:r>
        <w:r>
          <w:rPr>
            <w:noProof/>
            <w:webHidden/>
          </w:rPr>
        </w:r>
      </w:ins>
      <w:r>
        <w:rPr>
          <w:noProof/>
          <w:webHidden/>
        </w:rPr>
        <w:fldChar w:fldCharType="separate"/>
      </w:r>
      <w:ins w:id="197" w:author="Benjamin Pannell" w:date="2014-10-22T19:53:00Z">
        <w:r>
          <w:rPr>
            <w:noProof/>
            <w:webHidden/>
          </w:rPr>
          <w:t>29</w:t>
        </w:r>
        <w:r>
          <w:rPr>
            <w:noProof/>
            <w:webHidden/>
          </w:rPr>
          <w:fldChar w:fldCharType="end"/>
        </w:r>
        <w:r w:rsidRPr="002E0541">
          <w:rPr>
            <w:rStyle w:val="Hyperlink"/>
            <w:noProof/>
          </w:rPr>
          <w:fldChar w:fldCharType="end"/>
        </w:r>
      </w:ins>
    </w:p>
    <w:p w14:paraId="50C68657" w14:textId="77777777" w:rsidR="00E54E63" w:rsidRDefault="00E54E63">
      <w:pPr>
        <w:pStyle w:val="TableofFigures"/>
        <w:tabs>
          <w:tab w:val="right" w:pos="9061"/>
        </w:tabs>
        <w:rPr>
          <w:ins w:id="198" w:author="Benjamin Pannell" w:date="2014-10-22T19:53:00Z"/>
          <w:rFonts w:eastAsiaTheme="minorEastAsia"/>
          <w:noProof/>
          <w:sz w:val="22"/>
          <w:lang w:eastAsia="en-ZA"/>
        </w:rPr>
      </w:pPr>
      <w:ins w:id="199"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"_Toc401770981"</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18 Isotope Keyboard Emulation Command Line API</w:t>
        </w:r>
        <w:r>
          <w:rPr>
            <w:noProof/>
            <w:webHidden/>
          </w:rPr>
          <w:tab/>
        </w:r>
        <w:r>
          <w:rPr>
            <w:noProof/>
            <w:webHidden/>
          </w:rPr>
          <w:fldChar w:fldCharType="begin"/>
        </w:r>
        <w:r>
          <w:rPr>
            <w:noProof/>
            <w:webHidden/>
          </w:rPr>
          <w:instrText xml:space="preserve"> PAGEREF _Toc401770981 \h </w:instrText>
        </w:r>
        <w:r>
          <w:rPr>
            <w:noProof/>
            <w:webHidden/>
          </w:rPr>
        </w:r>
      </w:ins>
      <w:r>
        <w:rPr>
          <w:noProof/>
          <w:webHidden/>
        </w:rPr>
        <w:fldChar w:fldCharType="separate"/>
      </w:r>
      <w:ins w:id="200" w:author="Benjamin Pannell" w:date="2014-10-22T19:53:00Z">
        <w:r>
          <w:rPr>
            <w:noProof/>
            <w:webHidden/>
          </w:rPr>
          <w:t>30</w:t>
        </w:r>
        <w:r>
          <w:rPr>
            <w:noProof/>
            <w:webHidden/>
          </w:rPr>
          <w:fldChar w:fldCharType="end"/>
        </w:r>
        <w:r w:rsidRPr="002E0541">
          <w:rPr>
            <w:rStyle w:val="Hyperlink"/>
            <w:noProof/>
          </w:rPr>
          <w:fldChar w:fldCharType="end"/>
        </w:r>
      </w:ins>
    </w:p>
    <w:p w14:paraId="6B1C91E4" w14:textId="77777777" w:rsidR="00E54E63" w:rsidRDefault="00E54E63">
      <w:pPr>
        <w:pStyle w:val="TableofFigures"/>
        <w:tabs>
          <w:tab w:val="right" w:pos="9061"/>
        </w:tabs>
        <w:rPr>
          <w:ins w:id="201" w:author="Benjamin Pannell" w:date="2014-10-22T19:53:00Z"/>
          <w:rFonts w:eastAsiaTheme="minorEastAsia"/>
          <w:noProof/>
          <w:sz w:val="22"/>
          <w:lang w:eastAsia="en-ZA"/>
        </w:rPr>
      </w:pPr>
      <w:ins w:id="202"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"_Toc401770982"</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19 Isotope Mouse Emulation Command Line API</w:t>
        </w:r>
        <w:r>
          <w:rPr>
            <w:noProof/>
            <w:webHidden/>
          </w:rPr>
          <w:tab/>
        </w:r>
        <w:r>
          <w:rPr>
            <w:noProof/>
            <w:webHidden/>
          </w:rPr>
          <w:fldChar w:fldCharType="begin"/>
        </w:r>
        <w:r>
          <w:rPr>
            <w:noProof/>
            <w:webHidden/>
          </w:rPr>
          <w:instrText xml:space="preserve"> PAGEREF _Toc401770982 \h </w:instrText>
        </w:r>
        <w:r>
          <w:rPr>
            <w:noProof/>
            <w:webHidden/>
          </w:rPr>
        </w:r>
      </w:ins>
      <w:r>
        <w:rPr>
          <w:noProof/>
          <w:webHidden/>
        </w:rPr>
        <w:fldChar w:fldCharType="separate"/>
      </w:r>
      <w:ins w:id="203" w:author="Benjamin Pannell" w:date="2014-10-22T19:53:00Z">
        <w:r>
          <w:rPr>
            <w:noProof/>
            <w:webHidden/>
          </w:rPr>
          <w:t>30</w:t>
        </w:r>
        <w:r>
          <w:rPr>
            <w:noProof/>
            <w:webHidden/>
          </w:rPr>
          <w:fldChar w:fldCharType="end"/>
        </w:r>
        <w:r w:rsidRPr="002E0541">
          <w:rPr>
            <w:rStyle w:val="Hyperlink"/>
            <w:noProof/>
          </w:rPr>
          <w:fldChar w:fldCharType="end"/>
        </w:r>
      </w:ins>
    </w:p>
    <w:p w14:paraId="4215D34F" w14:textId="77777777" w:rsidR="00E54E63" w:rsidRDefault="00E54E63">
      <w:pPr>
        <w:pStyle w:val="TableofFigures"/>
        <w:tabs>
          <w:tab w:val="right" w:pos="9061"/>
        </w:tabs>
        <w:rPr>
          <w:ins w:id="204" w:author="Benjamin Pannell" w:date="2014-10-22T19:53:00Z"/>
          <w:rFonts w:eastAsiaTheme="minorEastAsia"/>
          <w:noProof/>
          <w:sz w:val="22"/>
          <w:lang w:eastAsia="en-ZA"/>
        </w:rPr>
      </w:pPr>
      <w:ins w:id="205"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"_Toc401770983"</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20 Isotope Text Transcription Command Line API</w:t>
        </w:r>
        <w:r>
          <w:rPr>
            <w:noProof/>
            <w:webHidden/>
          </w:rPr>
          <w:tab/>
        </w:r>
        <w:r>
          <w:rPr>
            <w:noProof/>
            <w:webHidden/>
          </w:rPr>
          <w:fldChar w:fldCharType="begin"/>
        </w:r>
        <w:r>
          <w:rPr>
            <w:noProof/>
            <w:webHidden/>
          </w:rPr>
          <w:instrText xml:space="preserve"> PAGEREF _Toc401770983 \h </w:instrText>
        </w:r>
        <w:r>
          <w:rPr>
            <w:noProof/>
            <w:webHidden/>
          </w:rPr>
        </w:r>
      </w:ins>
      <w:r>
        <w:rPr>
          <w:noProof/>
          <w:webHidden/>
        </w:rPr>
        <w:fldChar w:fldCharType="separate"/>
      </w:r>
      <w:ins w:id="206" w:author="Benjamin Pannell" w:date="2014-10-22T19:53:00Z">
        <w:r>
          <w:rPr>
            <w:noProof/>
            <w:webHidden/>
          </w:rPr>
          <w:t>31</w:t>
        </w:r>
        <w:r>
          <w:rPr>
            <w:noProof/>
            <w:webHidden/>
          </w:rPr>
          <w:fldChar w:fldCharType="end"/>
        </w:r>
        <w:r w:rsidRPr="002E0541">
          <w:rPr>
            <w:rStyle w:val="Hyperlink"/>
            <w:noProof/>
          </w:rPr>
          <w:fldChar w:fldCharType="end"/>
        </w:r>
      </w:ins>
    </w:p>
    <w:p w14:paraId="5A5864B9" w14:textId="77777777" w:rsidR="00E54E63" w:rsidRDefault="00E54E63">
      <w:pPr>
        <w:pStyle w:val="TableofFigures"/>
        <w:tabs>
          <w:tab w:val="right" w:pos="9061"/>
        </w:tabs>
        <w:rPr>
          <w:ins w:id="207" w:author="Benjamin Pannell" w:date="2014-10-22T19:53:00Z"/>
          <w:rFonts w:eastAsiaTheme="minorEastAsia"/>
          <w:noProof/>
          <w:sz w:val="22"/>
          <w:lang w:eastAsia="en-ZA"/>
        </w:rPr>
      </w:pPr>
      <w:ins w:id="208"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"_Toc401770984"</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20 UART Byte Transmission Levels. Image courtesy of embedded [22].</w:t>
        </w:r>
        <w:r>
          <w:rPr>
            <w:noProof/>
            <w:webHidden/>
          </w:rPr>
          <w:tab/>
        </w:r>
        <w:r>
          <w:rPr>
            <w:noProof/>
            <w:webHidden/>
          </w:rPr>
          <w:fldChar w:fldCharType="begin"/>
        </w:r>
        <w:r>
          <w:rPr>
            <w:noProof/>
            <w:webHidden/>
          </w:rPr>
          <w:instrText xml:space="preserve"> PAGEREF _Toc401770984 \h </w:instrText>
        </w:r>
        <w:r>
          <w:rPr>
            <w:noProof/>
            <w:webHidden/>
          </w:rPr>
        </w:r>
      </w:ins>
      <w:r>
        <w:rPr>
          <w:noProof/>
          <w:webHidden/>
        </w:rPr>
        <w:fldChar w:fldCharType="separate"/>
      </w:r>
      <w:ins w:id="209" w:author="Benjamin Pannell" w:date="2014-10-22T19:53:00Z">
        <w:r>
          <w:rPr>
            <w:noProof/>
            <w:webHidden/>
          </w:rPr>
          <w:t>33</w:t>
        </w:r>
        <w:r>
          <w:rPr>
            <w:noProof/>
            <w:webHidden/>
          </w:rPr>
          <w:fldChar w:fldCharType="end"/>
        </w:r>
        <w:r w:rsidRPr="002E0541">
          <w:rPr>
            <w:rStyle w:val="Hyperlink"/>
            <w:noProof/>
          </w:rPr>
          <w:fldChar w:fldCharType="end"/>
        </w:r>
      </w:ins>
    </w:p>
    <w:p w14:paraId="0C1D040C" w14:textId="77777777" w:rsidR="00E54E63" w:rsidRDefault="00E54E63">
      <w:pPr>
        <w:pStyle w:val="TableofFigures"/>
        <w:tabs>
          <w:tab w:val="right" w:pos="9061"/>
        </w:tabs>
        <w:rPr>
          <w:ins w:id="210" w:author="Benjamin Pannell" w:date="2014-10-22T19:53:00Z"/>
          <w:rFonts w:eastAsiaTheme="minorEastAsia"/>
          <w:noProof/>
          <w:sz w:val="22"/>
          <w:lang w:eastAsia="en-ZA"/>
        </w:rPr>
      </w:pPr>
      <w:ins w:id="211"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"_Toc401770985"</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21 Example Header Parsing</w:t>
        </w:r>
        <w:r>
          <w:rPr>
            <w:noProof/>
            <w:webHidden/>
          </w:rPr>
          <w:tab/>
        </w:r>
        <w:r>
          <w:rPr>
            <w:noProof/>
            <w:webHidden/>
          </w:rPr>
          <w:fldChar w:fldCharType="begin"/>
        </w:r>
        <w:r>
          <w:rPr>
            <w:noProof/>
            <w:webHidden/>
          </w:rPr>
          <w:instrText xml:space="preserve"> PAGEREF _Toc401770985 \h </w:instrText>
        </w:r>
        <w:r>
          <w:rPr>
            <w:noProof/>
            <w:webHidden/>
          </w:rPr>
        </w:r>
      </w:ins>
      <w:r>
        <w:rPr>
          <w:noProof/>
          <w:webHidden/>
        </w:rPr>
        <w:fldChar w:fldCharType="separate"/>
      </w:r>
      <w:ins w:id="212" w:author="Benjamin Pannell" w:date="2014-10-22T19:53:00Z">
        <w:r>
          <w:rPr>
            <w:noProof/>
            <w:webHidden/>
          </w:rPr>
          <w:t>37</w:t>
        </w:r>
        <w:r>
          <w:rPr>
            <w:noProof/>
            <w:webHidden/>
          </w:rPr>
          <w:fldChar w:fldCharType="end"/>
        </w:r>
        <w:r w:rsidRPr="002E0541">
          <w:rPr>
            <w:rStyle w:val="Hyperlink"/>
            <w:noProof/>
          </w:rPr>
          <w:fldChar w:fldCharType="end"/>
        </w:r>
      </w:ins>
    </w:p>
    <w:p w14:paraId="5030F6FB" w14:textId="77777777" w:rsidR="00E54E63" w:rsidRDefault="00E54E63">
      <w:pPr>
        <w:pStyle w:val="TableofFigures"/>
        <w:tabs>
          <w:tab w:val="right" w:pos="9061"/>
        </w:tabs>
        <w:rPr>
          <w:ins w:id="213" w:author="Benjamin Pannell" w:date="2014-10-22T19:53:00Z"/>
          <w:rFonts w:eastAsiaTheme="minorEastAsia"/>
          <w:noProof/>
          <w:sz w:val="22"/>
          <w:lang w:eastAsia="en-ZA"/>
        </w:rPr>
      </w:pPr>
      <w:ins w:id="214"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"_Toc401770986"</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22 Example Keyboard Command Breakdown</w:t>
        </w:r>
        <w:r>
          <w:rPr>
            <w:noProof/>
            <w:webHidden/>
          </w:rPr>
          <w:tab/>
        </w:r>
        <w:r>
          <w:rPr>
            <w:noProof/>
            <w:webHidden/>
          </w:rPr>
          <w:fldChar w:fldCharType="begin"/>
        </w:r>
        <w:r>
          <w:rPr>
            <w:noProof/>
            <w:webHidden/>
          </w:rPr>
          <w:instrText xml:space="preserve"> PAGEREF _Toc401770986 \h </w:instrText>
        </w:r>
        <w:r>
          <w:rPr>
            <w:noProof/>
            <w:webHidden/>
          </w:rPr>
        </w:r>
      </w:ins>
      <w:r>
        <w:rPr>
          <w:noProof/>
          <w:webHidden/>
        </w:rPr>
        <w:fldChar w:fldCharType="separate"/>
      </w:r>
      <w:ins w:id="215" w:author="Benjamin Pannell" w:date="2014-10-22T19:53:00Z">
        <w:r>
          <w:rPr>
            <w:noProof/>
            <w:webHidden/>
          </w:rPr>
          <w:t>38</w:t>
        </w:r>
        <w:r>
          <w:rPr>
            <w:noProof/>
            <w:webHidden/>
          </w:rPr>
          <w:fldChar w:fldCharType="end"/>
        </w:r>
        <w:r w:rsidRPr="002E0541">
          <w:rPr>
            <w:rStyle w:val="Hyperlink"/>
            <w:noProof/>
          </w:rPr>
          <w:fldChar w:fldCharType="end"/>
        </w:r>
      </w:ins>
    </w:p>
    <w:p w14:paraId="017FE4FD" w14:textId="77777777" w:rsidR="00E54E63" w:rsidRDefault="00E54E63">
      <w:pPr>
        <w:pStyle w:val="TableofFigures"/>
        <w:tabs>
          <w:tab w:val="right" w:pos="9061"/>
        </w:tabs>
        <w:rPr>
          <w:ins w:id="216" w:author="Benjamin Pannell" w:date="2014-10-22T19:53:00Z"/>
          <w:rFonts w:eastAsiaTheme="minorEastAsia"/>
          <w:noProof/>
          <w:sz w:val="22"/>
          <w:lang w:eastAsia="en-ZA"/>
        </w:rPr>
      </w:pPr>
      <w:ins w:id="217"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"_Toc401770987"</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23 Example Mouse Command Breakdown</w:t>
        </w:r>
        <w:r>
          <w:rPr>
            <w:noProof/>
            <w:webHidden/>
          </w:rPr>
          <w:tab/>
        </w:r>
        <w:r>
          <w:rPr>
            <w:noProof/>
            <w:webHidden/>
          </w:rPr>
          <w:fldChar w:fldCharType="begin"/>
        </w:r>
        <w:r>
          <w:rPr>
            <w:noProof/>
            <w:webHidden/>
          </w:rPr>
          <w:instrText xml:space="preserve"> PAGEREF _Toc401770987 \h </w:instrText>
        </w:r>
        <w:r>
          <w:rPr>
            <w:noProof/>
            <w:webHidden/>
          </w:rPr>
        </w:r>
      </w:ins>
      <w:r>
        <w:rPr>
          <w:noProof/>
          <w:webHidden/>
        </w:rPr>
        <w:fldChar w:fldCharType="separate"/>
      </w:r>
      <w:ins w:id="218" w:author="Benjamin Pannell" w:date="2014-10-22T19:53:00Z">
        <w:r>
          <w:rPr>
            <w:noProof/>
            <w:webHidden/>
          </w:rPr>
          <w:t>39</w:t>
        </w:r>
        <w:r>
          <w:rPr>
            <w:noProof/>
            <w:webHidden/>
          </w:rPr>
          <w:fldChar w:fldCharType="end"/>
        </w:r>
        <w:r w:rsidRPr="002E0541">
          <w:rPr>
            <w:rStyle w:val="Hyperlink"/>
            <w:noProof/>
          </w:rPr>
          <w:fldChar w:fldCharType="end"/>
        </w:r>
      </w:ins>
    </w:p>
    <w:p w14:paraId="22805D4F" w14:textId="77777777" w:rsidR="00E54E63" w:rsidRDefault="00E54E63">
      <w:pPr>
        <w:pStyle w:val="TableofFigures"/>
        <w:tabs>
          <w:tab w:val="right" w:pos="9061"/>
        </w:tabs>
        <w:rPr>
          <w:ins w:id="219" w:author="Benjamin Pannell" w:date="2014-10-22T19:53:00Z"/>
          <w:rFonts w:eastAsiaTheme="minorEastAsia"/>
          <w:noProof/>
          <w:sz w:val="22"/>
          <w:lang w:eastAsia="en-ZA"/>
        </w:rPr>
      </w:pPr>
      <w:ins w:id="220"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"_Toc401770988"</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24 Axis Packing Algorithm (C/C++)</w:t>
        </w:r>
        <w:r>
          <w:rPr>
            <w:noProof/>
            <w:webHidden/>
          </w:rPr>
          <w:tab/>
        </w:r>
        <w:r>
          <w:rPr>
            <w:noProof/>
            <w:webHidden/>
          </w:rPr>
          <w:fldChar w:fldCharType="begin"/>
        </w:r>
        <w:r>
          <w:rPr>
            <w:noProof/>
            <w:webHidden/>
          </w:rPr>
          <w:instrText xml:space="preserve"> PAGEREF _Toc401770988 \h </w:instrText>
        </w:r>
        <w:r>
          <w:rPr>
            <w:noProof/>
            <w:webHidden/>
          </w:rPr>
        </w:r>
      </w:ins>
      <w:r>
        <w:rPr>
          <w:noProof/>
          <w:webHidden/>
        </w:rPr>
        <w:fldChar w:fldCharType="separate"/>
      </w:r>
      <w:ins w:id="221" w:author="Benjamin Pannell" w:date="2014-10-22T19:53:00Z">
        <w:r>
          <w:rPr>
            <w:noProof/>
            <w:webHidden/>
          </w:rPr>
          <w:t>40</w:t>
        </w:r>
        <w:r>
          <w:rPr>
            <w:noProof/>
            <w:webHidden/>
          </w:rPr>
          <w:fldChar w:fldCharType="end"/>
        </w:r>
        <w:r w:rsidRPr="002E0541">
          <w:rPr>
            <w:rStyle w:val="Hyperlink"/>
            <w:noProof/>
          </w:rPr>
          <w:fldChar w:fldCharType="end"/>
        </w:r>
      </w:ins>
    </w:p>
    <w:p w14:paraId="3188574C" w14:textId="77777777" w:rsidR="00E54E63" w:rsidRDefault="00E54E63">
      <w:pPr>
        <w:pStyle w:val="TableofFigures"/>
        <w:tabs>
          <w:tab w:val="right" w:pos="9061"/>
        </w:tabs>
        <w:rPr>
          <w:ins w:id="222" w:author="Benjamin Pannell" w:date="2014-10-22T19:53:00Z"/>
          <w:rFonts w:eastAsiaTheme="minorEastAsia"/>
          <w:noProof/>
          <w:sz w:val="22"/>
          <w:lang w:eastAsia="en-ZA"/>
        </w:rPr>
      </w:pPr>
      <w:ins w:id="223"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"_Toc401770989"</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25 Text Input Command Execution Timing</w:t>
        </w:r>
        <w:r>
          <w:rPr>
            <w:noProof/>
            <w:webHidden/>
          </w:rPr>
          <w:tab/>
        </w:r>
        <w:r>
          <w:rPr>
            <w:noProof/>
            <w:webHidden/>
          </w:rPr>
          <w:fldChar w:fldCharType="begin"/>
        </w:r>
        <w:r>
          <w:rPr>
            <w:noProof/>
            <w:webHidden/>
          </w:rPr>
          <w:instrText xml:space="preserve"> PAGEREF _Toc401770989 \h </w:instrText>
        </w:r>
        <w:r>
          <w:rPr>
            <w:noProof/>
            <w:webHidden/>
          </w:rPr>
        </w:r>
      </w:ins>
      <w:r>
        <w:rPr>
          <w:noProof/>
          <w:webHidden/>
        </w:rPr>
        <w:fldChar w:fldCharType="separate"/>
      </w:r>
      <w:ins w:id="224" w:author="Benjamin Pannell" w:date="2014-10-22T19:53:00Z">
        <w:r>
          <w:rPr>
            <w:noProof/>
            <w:webHidden/>
          </w:rPr>
          <w:t>41</w:t>
        </w:r>
        <w:r>
          <w:rPr>
            <w:noProof/>
            <w:webHidden/>
          </w:rPr>
          <w:fldChar w:fldCharType="end"/>
        </w:r>
        <w:r w:rsidRPr="002E0541">
          <w:rPr>
            <w:rStyle w:val="Hyperlink"/>
            <w:noProof/>
          </w:rPr>
          <w:fldChar w:fldCharType="end"/>
        </w:r>
      </w:ins>
    </w:p>
    <w:p w14:paraId="5689DB68" w14:textId="77777777" w:rsidR="00E54E63" w:rsidRDefault="00E54E63">
      <w:pPr>
        <w:pStyle w:val="TableofFigures"/>
        <w:tabs>
          <w:tab w:val="right" w:pos="9061"/>
        </w:tabs>
        <w:rPr>
          <w:ins w:id="225" w:author="Benjamin Pannell" w:date="2014-10-22T19:53:00Z"/>
          <w:rFonts w:eastAsiaTheme="minorEastAsia"/>
          <w:noProof/>
          <w:sz w:val="22"/>
          <w:lang w:eastAsia="en-ZA"/>
        </w:rPr>
      </w:pPr>
      <w:ins w:id="226"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"_Toc401770990"</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26 Linux Commands Executed for Text Transcription Accuracy Test</w:t>
        </w:r>
        <w:r>
          <w:rPr>
            <w:noProof/>
            <w:webHidden/>
          </w:rPr>
          <w:tab/>
        </w:r>
        <w:r>
          <w:rPr>
            <w:noProof/>
            <w:webHidden/>
          </w:rPr>
          <w:fldChar w:fldCharType="begin"/>
        </w:r>
        <w:r>
          <w:rPr>
            <w:noProof/>
            <w:webHidden/>
          </w:rPr>
          <w:instrText xml:space="preserve"> PAGEREF _Toc401770990 \h </w:instrText>
        </w:r>
        <w:r>
          <w:rPr>
            <w:noProof/>
            <w:webHidden/>
          </w:rPr>
        </w:r>
      </w:ins>
      <w:r>
        <w:rPr>
          <w:noProof/>
          <w:webHidden/>
        </w:rPr>
        <w:fldChar w:fldCharType="separate"/>
      </w:r>
      <w:ins w:id="227" w:author="Benjamin Pannell" w:date="2014-10-22T19:53:00Z">
        <w:r>
          <w:rPr>
            <w:noProof/>
            <w:webHidden/>
          </w:rPr>
          <w:t>42</w:t>
        </w:r>
        <w:r>
          <w:rPr>
            <w:noProof/>
            <w:webHidden/>
          </w:rPr>
          <w:fldChar w:fldCharType="end"/>
        </w:r>
        <w:r w:rsidRPr="002E0541">
          <w:rPr>
            <w:rStyle w:val="Hyperlink"/>
            <w:noProof/>
          </w:rPr>
          <w:fldChar w:fldCharType="end"/>
        </w:r>
      </w:ins>
    </w:p>
    <w:p w14:paraId="01B31058" w14:textId="77777777" w:rsidR="00E54E63" w:rsidRDefault="00E54E63">
      <w:pPr>
        <w:pStyle w:val="TableofFigures"/>
        <w:tabs>
          <w:tab w:val="right" w:pos="9061"/>
        </w:tabs>
        <w:rPr>
          <w:ins w:id="228" w:author="Benjamin Pannell" w:date="2014-10-22T19:53:00Z"/>
          <w:rFonts w:eastAsiaTheme="minorEastAsia"/>
          <w:noProof/>
          <w:sz w:val="22"/>
          <w:lang w:eastAsia="en-ZA"/>
        </w:rPr>
      </w:pPr>
      <w:ins w:id="229" w:author="Benjamin Pannell" w:date="2014-10-22T19:53:00Z">
        <w:r w:rsidRPr="002E0541">
          <w:rPr>
            <w:rStyle w:val="Hyperlink"/>
            <w:noProof/>
          </w:rPr>
          <w:fldChar w:fldCharType="begin"/>
        </w:r>
        <w:r w:rsidRPr="002E0541">
          <w:rPr>
            <w:rStyle w:val="Hyperlink"/>
            <w:noProof/>
          </w:rPr>
          <w:instrText xml:space="preserve"> </w:instrText>
        </w:r>
        <w:r>
          <w:rPr>
            <w:noProof/>
          </w:rPr>
          <w:instrText>HYPERLINK \l "_Toc401770991"</w:instrText>
        </w:r>
        <w:r w:rsidRPr="002E0541">
          <w:rPr>
            <w:rStyle w:val="Hyperlink"/>
            <w:noProof/>
          </w:rPr>
          <w:instrText xml:space="preserve"> </w:instrText>
        </w:r>
        <w:r w:rsidRPr="002E0541">
          <w:rPr>
            <w:rStyle w:val="Hyperlink"/>
            <w:noProof/>
          </w:rPr>
        </w:r>
        <w:r w:rsidRPr="002E0541">
          <w:rPr>
            <w:rStyle w:val="Hyperlink"/>
            <w:noProof/>
          </w:rPr>
          <w:fldChar w:fldCharType="separate"/>
        </w:r>
        <w:r w:rsidRPr="002E0541">
          <w:rPr>
            <w:rStyle w:val="Hyperlink"/>
            <w:noProof/>
          </w:rPr>
          <w:t>Figure 27 Test Output for Exceptional Emulation Rate</w:t>
        </w:r>
        <w:r>
          <w:rPr>
            <w:noProof/>
            <w:webHidden/>
          </w:rPr>
          <w:tab/>
        </w:r>
        <w:r>
          <w:rPr>
            <w:noProof/>
            <w:webHidden/>
          </w:rPr>
          <w:fldChar w:fldCharType="begin"/>
        </w:r>
        <w:r>
          <w:rPr>
            <w:noProof/>
            <w:webHidden/>
          </w:rPr>
          <w:instrText xml:space="preserve"> PAGEREF _Toc401770991 \h </w:instrText>
        </w:r>
        <w:r>
          <w:rPr>
            <w:noProof/>
            <w:webHidden/>
          </w:rPr>
        </w:r>
      </w:ins>
      <w:r>
        <w:rPr>
          <w:noProof/>
          <w:webHidden/>
        </w:rPr>
        <w:fldChar w:fldCharType="separate"/>
      </w:r>
      <w:ins w:id="230" w:author="Benjamin Pannell" w:date="2014-10-22T19:53:00Z">
        <w:r>
          <w:rPr>
            <w:noProof/>
            <w:webHidden/>
          </w:rPr>
          <w:t>42</w:t>
        </w:r>
        <w:r>
          <w:rPr>
            <w:noProof/>
            <w:webHidden/>
          </w:rPr>
          <w:fldChar w:fldCharType="end"/>
        </w:r>
        <w:r w:rsidRPr="002E0541">
          <w:rPr>
            <w:rStyle w:val="Hyperlink"/>
            <w:noProof/>
          </w:rPr>
          <w:fldChar w:fldCharType="end"/>
        </w:r>
      </w:ins>
    </w:p>
    <w:p w14:paraId="58FD6381" w14:textId="77777777" w:rsidR="00ED731E" w:rsidDel="00B46BDF" w:rsidRDefault="00ED731E">
      <w:pPr>
        <w:pStyle w:val="TableofFigures"/>
        <w:tabs>
          <w:tab w:val="right" w:pos="9061"/>
        </w:tabs>
        <w:rPr>
          <w:del w:id="231" w:author="Benjamin Pannell" w:date="2014-10-22T17:10:00Z"/>
          <w:rFonts w:eastAsiaTheme="minorEastAsia"/>
          <w:noProof/>
          <w:sz w:val="22"/>
          <w:lang w:eastAsia="en-ZA"/>
        </w:rPr>
      </w:pPr>
      <w:del w:id="232" w:author="Benjamin Pannell" w:date="2014-10-22T17:10:00Z">
        <w:r w:rsidRPr="00B46BDF" w:rsidDel="00B46BDF">
          <w:rPr>
            <w:noProof/>
            <w:rPrChange w:id="233" w:author="Benjamin Pannell" w:date="2014-10-22T17:10:00Z">
              <w:rPr>
                <w:rStyle w:val="Hyperlink"/>
                <w:noProof/>
              </w:rPr>
            </w:rPrChange>
          </w:rPr>
          <w:delText>Figure 1 USB Standard-A Plug. Image courtesy of Evan-Amos.</w:delText>
        </w:r>
        <w:r w:rsidDel="00B46BDF">
          <w:rPr>
            <w:noProof/>
            <w:webHidden/>
          </w:rPr>
          <w:tab/>
          <w:delText>8</w:delText>
        </w:r>
      </w:del>
    </w:p>
    <w:p w14:paraId="0BDF3404" w14:textId="77777777" w:rsidR="00ED731E" w:rsidDel="00B46BDF" w:rsidRDefault="00ED731E">
      <w:pPr>
        <w:pStyle w:val="TableofFigures"/>
        <w:tabs>
          <w:tab w:val="right" w:pos="9061"/>
        </w:tabs>
        <w:rPr>
          <w:del w:id="234" w:author="Benjamin Pannell" w:date="2014-10-22T17:10:00Z"/>
          <w:rFonts w:eastAsiaTheme="minorEastAsia"/>
          <w:noProof/>
          <w:sz w:val="22"/>
          <w:lang w:eastAsia="en-ZA"/>
        </w:rPr>
      </w:pPr>
      <w:del w:id="235" w:author="Benjamin Pannell" w:date="2014-10-22T17:10:00Z">
        <w:r w:rsidRPr="00B46BDF" w:rsidDel="00B46BDF">
          <w:rPr>
            <w:noProof/>
            <w:rPrChange w:id="236" w:author="Benjamin Pannell" w:date="2014-10-22T17:10:00Z">
              <w:rPr>
                <w:rStyle w:val="Hyperlink"/>
                <w:noProof/>
              </w:rPr>
            </w:rPrChange>
          </w:rPr>
          <w:delText>Figure 2 USB Mini-B Plug. Image courtesy of Winford Engineering LLC.</w:delText>
        </w:r>
        <w:r w:rsidDel="00B46BDF">
          <w:rPr>
            <w:noProof/>
            <w:webHidden/>
          </w:rPr>
          <w:tab/>
          <w:delText>8</w:delText>
        </w:r>
      </w:del>
    </w:p>
    <w:p w14:paraId="0CDB435D" w14:textId="77777777" w:rsidR="00ED731E" w:rsidDel="00B46BDF" w:rsidRDefault="00ED731E">
      <w:pPr>
        <w:pStyle w:val="TableofFigures"/>
        <w:tabs>
          <w:tab w:val="right" w:pos="9061"/>
        </w:tabs>
        <w:rPr>
          <w:del w:id="237" w:author="Benjamin Pannell" w:date="2014-10-22T17:10:00Z"/>
          <w:rFonts w:eastAsiaTheme="minorEastAsia"/>
          <w:noProof/>
          <w:sz w:val="22"/>
          <w:lang w:eastAsia="en-ZA"/>
        </w:rPr>
      </w:pPr>
      <w:del w:id="238" w:author="Benjamin Pannell" w:date="2014-10-22T17:10:00Z">
        <w:r w:rsidRPr="00B46BDF" w:rsidDel="00B46BDF">
          <w:rPr>
            <w:noProof/>
            <w:rPrChange w:id="239" w:author="Benjamin Pannell" w:date="2014-10-22T17:10:00Z">
              <w:rPr>
                <w:rStyle w:val="Hyperlink"/>
                <w:noProof/>
              </w:rPr>
            </w:rPrChange>
          </w:rPr>
          <w:delText>Figure 3 USB Micro-B Plug. Image courtesy of Winford Engineering LLC.</w:delText>
        </w:r>
        <w:r w:rsidDel="00B46BDF">
          <w:rPr>
            <w:noProof/>
            <w:webHidden/>
          </w:rPr>
          <w:tab/>
          <w:delText>9</w:delText>
        </w:r>
      </w:del>
    </w:p>
    <w:p w14:paraId="52B40C51" w14:textId="77777777" w:rsidR="00ED731E" w:rsidDel="00B46BDF" w:rsidRDefault="00ED731E">
      <w:pPr>
        <w:pStyle w:val="TableofFigures"/>
        <w:tabs>
          <w:tab w:val="right" w:pos="9061"/>
        </w:tabs>
        <w:rPr>
          <w:del w:id="240" w:author="Benjamin Pannell" w:date="2014-10-22T17:10:00Z"/>
          <w:rFonts w:eastAsiaTheme="minorEastAsia"/>
          <w:noProof/>
          <w:sz w:val="22"/>
          <w:lang w:eastAsia="en-ZA"/>
        </w:rPr>
      </w:pPr>
      <w:del w:id="241" w:author="Benjamin Pannell" w:date="2014-10-22T17:10:00Z">
        <w:r w:rsidRPr="00B46BDF" w:rsidDel="00B46BDF">
          <w:rPr>
            <w:noProof/>
            <w:rPrChange w:id="242" w:author="Benjamin Pannell" w:date="2014-10-22T17:10:00Z">
              <w:rPr>
                <w:rStyle w:val="Hyperlink"/>
                <w:noProof/>
              </w:rPr>
            </w:rPrChange>
          </w:rPr>
          <w:delText>Figure 4 Arduino Nano. Image courtesy of Arduino SA [5]</w:delText>
        </w:r>
        <w:r w:rsidDel="00B46BDF">
          <w:rPr>
            <w:noProof/>
            <w:webHidden/>
          </w:rPr>
          <w:tab/>
          <w:delText>10</w:delText>
        </w:r>
      </w:del>
    </w:p>
    <w:p w14:paraId="60496ED8" w14:textId="77777777" w:rsidR="00ED731E" w:rsidDel="00B46BDF" w:rsidRDefault="00ED731E">
      <w:pPr>
        <w:pStyle w:val="TableofFigures"/>
        <w:tabs>
          <w:tab w:val="right" w:pos="9061"/>
        </w:tabs>
        <w:rPr>
          <w:del w:id="243" w:author="Benjamin Pannell" w:date="2014-10-22T17:10:00Z"/>
          <w:rFonts w:eastAsiaTheme="minorEastAsia"/>
          <w:noProof/>
          <w:sz w:val="22"/>
          <w:lang w:eastAsia="en-ZA"/>
        </w:rPr>
      </w:pPr>
      <w:del w:id="244" w:author="Benjamin Pannell" w:date="2014-10-22T17:10:00Z">
        <w:r w:rsidRPr="00B46BDF" w:rsidDel="00B46BDF">
          <w:rPr>
            <w:noProof/>
            <w:rPrChange w:id="245" w:author="Benjamin Pannell" w:date="2014-10-22T17:10:00Z">
              <w:rPr>
                <w:rStyle w:val="Hyperlink"/>
                <w:noProof/>
              </w:rPr>
            </w:rPrChange>
          </w:rPr>
          <w:delText>Figure 5 PJRC Teensy 2.0. Image courtesy of PJRC [6]</w:delText>
        </w:r>
        <w:r w:rsidDel="00B46BDF">
          <w:rPr>
            <w:noProof/>
            <w:webHidden/>
          </w:rPr>
          <w:tab/>
          <w:delText>11</w:delText>
        </w:r>
      </w:del>
    </w:p>
    <w:p w14:paraId="7C2E3220" w14:textId="77777777" w:rsidR="00ED731E" w:rsidDel="00B46BDF" w:rsidRDefault="00ED731E">
      <w:pPr>
        <w:pStyle w:val="TableofFigures"/>
        <w:tabs>
          <w:tab w:val="right" w:pos="9061"/>
        </w:tabs>
        <w:rPr>
          <w:del w:id="246" w:author="Benjamin Pannell" w:date="2014-10-22T17:10:00Z"/>
          <w:rFonts w:eastAsiaTheme="minorEastAsia"/>
          <w:noProof/>
          <w:sz w:val="22"/>
          <w:lang w:eastAsia="en-ZA"/>
        </w:rPr>
      </w:pPr>
      <w:del w:id="247" w:author="Benjamin Pannell" w:date="2014-10-22T17:10:00Z">
        <w:r w:rsidRPr="00B46BDF" w:rsidDel="00B46BDF">
          <w:rPr>
            <w:noProof/>
            <w:rPrChange w:id="248" w:author="Benjamin Pannell" w:date="2014-10-22T17:10:00Z">
              <w:rPr>
                <w:rStyle w:val="Hyperlink"/>
                <w:noProof/>
              </w:rPr>
            </w:rPrChange>
          </w:rPr>
          <w:delText>Figure 6 TXB0104 Bi-Directional Level Shifter. Image courtesy of Adafruit Industries [11]</w:delText>
        </w:r>
        <w:r w:rsidDel="00B46BDF">
          <w:rPr>
            <w:noProof/>
            <w:webHidden/>
          </w:rPr>
          <w:tab/>
          <w:delText>13</w:delText>
        </w:r>
      </w:del>
    </w:p>
    <w:p w14:paraId="1345F7C7" w14:textId="77777777" w:rsidR="00ED731E" w:rsidDel="00B46BDF" w:rsidRDefault="00ED731E">
      <w:pPr>
        <w:pStyle w:val="TableofFigures"/>
        <w:tabs>
          <w:tab w:val="right" w:pos="9061"/>
        </w:tabs>
        <w:rPr>
          <w:del w:id="249" w:author="Benjamin Pannell" w:date="2014-10-22T17:10:00Z"/>
          <w:rFonts w:eastAsiaTheme="minorEastAsia"/>
          <w:noProof/>
          <w:sz w:val="22"/>
          <w:lang w:eastAsia="en-ZA"/>
        </w:rPr>
      </w:pPr>
      <w:del w:id="250" w:author="Benjamin Pannell" w:date="2014-10-22T17:10:00Z">
        <w:r w:rsidRPr="00B46BDF" w:rsidDel="00B46BDF">
          <w:rPr>
            <w:noProof/>
            <w:rPrChange w:id="251" w:author="Benjamin Pannell" w:date="2014-10-22T17:10:00Z">
              <w:rPr>
                <w:rStyle w:val="Hyperlink"/>
                <w:noProof/>
              </w:rPr>
            </w:rPrChange>
          </w:rPr>
          <w:delText>Figure 7 Adafruit Prototyping Pi Plate Kit for Raspberry Pi. Image courtesy of Adafruit Industries [12]</w:delText>
        </w:r>
        <w:r w:rsidDel="00B46BDF">
          <w:rPr>
            <w:noProof/>
            <w:webHidden/>
          </w:rPr>
          <w:tab/>
          <w:delText>14</w:delText>
        </w:r>
      </w:del>
    </w:p>
    <w:p w14:paraId="7E3F5465" w14:textId="77777777" w:rsidR="00ED731E" w:rsidDel="00B46BDF" w:rsidRDefault="00ED731E">
      <w:pPr>
        <w:pStyle w:val="TableofFigures"/>
        <w:tabs>
          <w:tab w:val="right" w:pos="9061"/>
        </w:tabs>
        <w:rPr>
          <w:del w:id="252" w:author="Benjamin Pannell" w:date="2014-10-22T17:10:00Z"/>
          <w:rFonts w:eastAsiaTheme="minorEastAsia"/>
          <w:noProof/>
          <w:sz w:val="22"/>
          <w:lang w:eastAsia="en-ZA"/>
        </w:rPr>
      </w:pPr>
      <w:del w:id="253" w:author="Benjamin Pannell" w:date="2014-10-22T17:10:00Z">
        <w:r w:rsidRPr="00B46BDF" w:rsidDel="00B46BDF">
          <w:rPr>
            <w:noProof/>
            <w:rPrChange w:id="254" w:author="Benjamin Pannell" w:date="2014-10-22T17:10:00Z">
              <w:rPr>
                <w:rStyle w:val="Hyperlink"/>
                <w:noProof/>
              </w:rPr>
            </w:rPrChange>
          </w:rPr>
          <w:delText>Figure 8 Raspberry Pi Model B. Image courtesy of Adafruit Industries [15]</w:delText>
        </w:r>
        <w:r w:rsidDel="00B46BDF">
          <w:rPr>
            <w:noProof/>
            <w:webHidden/>
          </w:rPr>
          <w:tab/>
          <w:delText>16</w:delText>
        </w:r>
      </w:del>
    </w:p>
    <w:p w14:paraId="5E95B55A" w14:textId="77777777" w:rsidR="00ED731E" w:rsidDel="00B46BDF" w:rsidRDefault="00ED731E">
      <w:pPr>
        <w:pStyle w:val="TableofFigures"/>
        <w:tabs>
          <w:tab w:val="right" w:pos="9061"/>
        </w:tabs>
        <w:rPr>
          <w:del w:id="255" w:author="Benjamin Pannell" w:date="2014-10-22T17:10:00Z"/>
          <w:rFonts w:eastAsiaTheme="minorEastAsia"/>
          <w:noProof/>
          <w:sz w:val="22"/>
          <w:lang w:eastAsia="en-ZA"/>
        </w:rPr>
      </w:pPr>
      <w:del w:id="256" w:author="Benjamin Pannell" w:date="2014-10-22T17:10:00Z">
        <w:r w:rsidRPr="00B46BDF" w:rsidDel="00B46BDF">
          <w:rPr>
            <w:noProof/>
            <w:rPrChange w:id="257" w:author="Benjamin Pannell" w:date="2014-10-22T17:10:00Z">
              <w:rPr>
                <w:rStyle w:val="Hyperlink"/>
                <w:noProof/>
              </w:rPr>
            </w:rPrChange>
          </w:rPr>
          <w:delText>Figure 9 System Architecture</w:delText>
        </w:r>
        <w:r w:rsidDel="00B46BDF">
          <w:rPr>
            <w:noProof/>
            <w:webHidden/>
          </w:rPr>
          <w:tab/>
          <w:delText>17</w:delText>
        </w:r>
      </w:del>
    </w:p>
    <w:p w14:paraId="305B37E8" w14:textId="77777777" w:rsidR="00ED731E" w:rsidDel="00B46BDF" w:rsidRDefault="00ED731E">
      <w:pPr>
        <w:pStyle w:val="TableofFigures"/>
        <w:tabs>
          <w:tab w:val="right" w:pos="9061"/>
        </w:tabs>
        <w:rPr>
          <w:del w:id="258" w:author="Benjamin Pannell" w:date="2014-10-22T17:10:00Z"/>
          <w:rFonts w:eastAsiaTheme="minorEastAsia"/>
          <w:noProof/>
          <w:sz w:val="22"/>
          <w:lang w:eastAsia="en-ZA"/>
        </w:rPr>
      </w:pPr>
      <w:del w:id="259" w:author="Benjamin Pannell" w:date="2014-10-22T17:10:00Z">
        <w:r w:rsidRPr="00B46BDF" w:rsidDel="00B46BDF">
          <w:rPr>
            <w:noProof/>
            <w:rPrChange w:id="260" w:author="Benjamin Pannell" w:date="2014-10-22T17:10:00Z">
              <w:rPr>
                <w:rStyle w:val="Hyperlink"/>
                <w:noProof/>
              </w:rPr>
            </w:rPrChange>
          </w:rPr>
          <w:delText>Figure 10 Slave Device Command Process</w:delText>
        </w:r>
        <w:r w:rsidDel="00B46BDF">
          <w:rPr>
            <w:noProof/>
            <w:webHidden/>
          </w:rPr>
          <w:tab/>
          <w:delText>18</w:delText>
        </w:r>
      </w:del>
    </w:p>
    <w:p w14:paraId="367C7C93" w14:textId="77777777" w:rsidR="00ED731E" w:rsidDel="00B46BDF" w:rsidRDefault="00ED731E">
      <w:pPr>
        <w:pStyle w:val="TableofFigures"/>
        <w:tabs>
          <w:tab w:val="right" w:pos="9061"/>
        </w:tabs>
        <w:rPr>
          <w:del w:id="261" w:author="Benjamin Pannell" w:date="2014-10-22T17:10:00Z"/>
          <w:rFonts w:eastAsiaTheme="minorEastAsia"/>
          <w:noProof/>
          <w:sz w:val="22"/>
          <w:lang w:eastAsia="en-ZA"/>
        </w:rPr>
      </w:pPr>
      <w:del w:id="262" w:author="Benjamin Pannell" w:date="2014-10-22T17:10:00Z">
        <w:r w:rsidRPr="00B46BDF" w:rsidDel="00B46BDF">
          <w:rPr>
            <w:noProof/>
            <w:rPrChange w:id="263" w:author="Benjamin Pannell" w:date="2014-10-22T17:10:00Z">
              <w:rPr>
                <w:rStyle w:val="Hyperlink"/>
                <w:noProof/>
              </w:rPr>
            </w:rPrChange>
          </w:rPr>
          <w:delText>Figure 11 USB Emulation Example – Ctrl+A</w:delText>
        </w:r>
        <w:r w:rsidDel="00B46BDF">
          <w:rPr>
            <w:noProof/>
            <w:webHidden/>
          </w:rPr>
          <w:tab/>
          <w:delText>19</w:delText>
        </w:r>
      </w:del>
    </w:p>
    <w:p w14:paraId="60C3DD34" w14:textId="77777777" w:rsidR="00ED731E" w:rsidDel="00B46BDF" w:rsidRDefault="00ED731E">
      <w:pPr>
        <w:pStyle w:val="TableofFigures"/>
        <w:tabs>
          <w:tab w:val="right" w:pos="9061"/>
        </w:tabs>
        <w:rPr>
          <w:del w:id="264" w:author="Benjamin Pannell" w:date="2014-10-22T17:10:00Z"/>
          <w:rFonts w:eastAsiaTheme="minorEastAsia"/>
          <w:noProof/>
          <w:sz w:val="22"/>
          <w:lang w:eastAsia="en-ZA"/>
        </w:rPr>
      </w:pPr>
      <w:del w:id="265" w:author="Benjamin Pannell" w:date="2014-10-22T17:10:00Z">
        <w:r w:rsidRPr="00B46BDF" w:rsidDel="00B46BDF">
          <w:rPr>
            <w:noProof/>
            <w:rPrChange w:id="266" w:author="Benjamin Pannell" w:date="2014-10-22T17:10:00Z">
              <w:rPr>
                <w:rStyle w:val="Hyperlink"/>
                <w:noProof/>
              </w:rPr>
            </w:rPrChange>
          </w:rPr>
          <w:delText>Figure 12 Master Device Library Process</w:delText>
        </w:r>
        <w:r w:rsidDel="00B46BDF">
          <w:rPr>
            <w:noProof/>
            <w:webHidden/>
          </w:rPr>
          <w:tab/>
          <w:delText>20</w:delText>
        </w:r>
      </w:del>
    </w:p>
    <w:p w14:paraId="550A10DF" w14:textId="77777777" w:rsidR="00ED731E" w:rsidDel="00B46BDF" w:rsidRDefault="00ED731E">
      <w:pPr>
        <w:pStyle w:val="TableofFigures"/>
        <w:tabs>
          <w:tab w:val="right" w:pos="9061"/>
        </w:tabs>
        <w:rPr>
          <w:del w:id="267" w:author="Benjamin Pannell" w:date="2014-10-22T17:10:00Z"/>
          <w:rFonts w:eastAsiaTheme="minorEastAsia"/>
          <w:noProof/>
          <w:sz w:val="22"/>
          <w:lang w:eastAsia="en-ZA"/>
        </w:rPr>
      </w:pPr>
      <w:del w:id="268" w:author="Benjamin Pannell" w:date="2014-10-22T17:10:00Z">
        <w:r w:rsidRPr="00B46BDF" w:rsidDel="00B46BDF">
          <w:rPr>
            <w:noProof/>
            <w:rPrChange w:id="269" w:author="Benjamin Pannell" w:date="2014-10-22T17:10:00Z">
              <w:rPr>
                <w:rStyle w:val="Hyperlink"/>
                <w:noProof/>
              </w:rPr>
            </w:rPrChange>
          </w:rPr>
          <w:delText>Figure 13 C-Library API Definition</w:delText>
        </w:r>
        <w:r w:rsidDel="00B46BDF">
          <w:rPr>
            <w:noProof/>
            <w:webHidden/>
          </w:rPr>
          <w:tab/>
          <w:delText>21</w:delText>
        </w:r>
      </w:del>
    </w:p>
    <w:p w14:paraId="7E3613F3" w14:textId="77777777" w:rsidR="00ED731E" w:rsidDel="00B46BDF" w:rsidRDefault="00ED731E">
      <w:pPr>
        <w:pStyle w:val="TableofFigures"/>
        <w:tabs>
          <w:tab w:val="right" w:pos="9061"/>
        </w:tabs>
        <w:rPr>
          <w:del w:id="270" w:author="Benjamin Pannell" w:date="2014-10-22T17:10:00Z"/>
          <w:rFonts w:eastAsiaTheme="minorEastAsia"/>
          <w:noProof/>
          <w:sz w:val="22"/>
          <w:lang w:eastAsia="en-ZA"/>
        </w:rPr>
      </w:pPr>
      <w:del w:id="271" w:author="Benjamin Pannell" w:date="2014-10-22T17:10:00Z">
        <w:r w:rsidRPr="00B46BDF" w:rsidDel="00B46BDF">
          <w:rPr>
            <w:noProof/>
            <w:rPrChange w:id="272" w:author="Benjamin Pannell" w:date="2014-10-22T17:10:00Z">
              <w:rPr>
                <w:rStyle w:val="Hyperlink"/>
                <w:noProof/>
              </w:rPr>
            </w:rPrChange>
          </w:rPr>
          <w:delText>Figure 14 C-Library Example</w:delText>
        </w:r>
        <w:r w:rsidDel="00B46BDF">
          <w:rPr>
            <w:noProof/>
            <w:webHidden/>
          </w:rPr>
          <w:tab/>
          <w:delText>21</w:delText>
        </w:r>
      </w:del>
    </w:p>
    <w:p w14:paraId="7BA8426A" w14:textId="77777777" w:rsidR="00ED731E" w:rsidDel="00B46BDF" w:rsidRDefault="00ED731E">
      <w:pPr>
        <w:pStyle w:val="TableofFigures"/>
        <w:tabs>
          <w:tab w:val="right" w:pos="9061"/>
        </w:tabs>
        <w:rPr>
          <w:del w:id="273" w:author="Benjamin Pannell" w:date="2014-10-22T17:10:00Z"/>
          <w:rFonts w:eastAsiaTheme="minorEastAsia"/>
          <w:noProof/>
          <w:sz w:val="22"/>
          <w:lang w:eastAsia="en-ZA"/>
        </w:rPr>
      </w:pPr>
      <w:del w:id="274" w:author="Benjamin Pannell" w:date="2014-10-22T17:10:00Z">
        <w:r w:rsidRPr="00B46BDF" w:rsidDel="00B46BDF">
          <w:rPr>
            <w:noProof/>
            <w:rPrChange w:id="275" w:author="Benjamin Pannell" w:date="2014-10-22T17:10:00Z">
              <w:rPr>
                <w:rStyle w:val="Hyperlink"/>
                <w:noProof/>
              </w:rPr>
            </w:rPrChange>
          </w:rPr>
          <w:delText>Figure 15 Node.js Library API</w:delText>
        </w:r>
        <w:r w:rsidDel="00B46BDF">
          <w:rPr>
            <w:noProof/>
            <w:webHidden/>
          </w:rPr>
          <w:tab/>
          <w:delText>22</w:delText>
        </w:r>
      </w:del>
    </w:p>
    <w:p w14:paraId="0108E781" w14:textId="77777777" w:rsidR="00ED731E" w:rsidDel="00B46BDF" w:rsidRDefault="00ED731E">
      <w:pPr>
        <w:pStyle w:val="TableofFigures"/>
        <w:tabs>
          <w:tab w:val="right" w:pos="9061"/>
        </w:tabs>
        <w:rPr>
          <w:del w:id="276" w:author="Benjamin Pannell" w:date="2014-10-22T17:10:00Z"/>
          <w:rFonts w:eastAsiaTheme="minorEastAsia"/>
          <w:noProof/>
          <w:sz w:val="22"/>
          <w:lang w:eastAsia="en-ZA"/>
        </w:rPr>
      </w:pPr>
      <w:del w:id="277" w:author="Benjamin Pannell" w:date="2014-10-22T17:10:00Z">
        <w:r w:rsidRPr="00B46BDF" w:rsidDel="00B46BDF">
          <w:rPr>
            <w:noProof/>
            <w:rPrChange w:id="278" w:author="Benjamin Pannell" w:date="2014-10-22T17:10:00Z">
              <w:rPr>
                <w:rStyle w:val="Hyperlink"/>
                <w:noProof/>
              </w:rPr>
            </w:rPrChange>
          </w:rPr>
          <w:delText>Figure 16 Node.js Library Example</w:delText>
        </w:r>
        <w:r w:rsidDel="00B46BDF">
          <w:rPr>
            <w:noProof/>
            <w:webHidden/>
          </w:rPr>
          <w:tab/>
          <w:delText>23</w:delText>
        </w:r>
      </w:del>
    </w:p>
    <w:p w14:paraId="4DA5F13E" w14:textId="77777777" w:rsidR="00ED731E" w:rsidDel="00B46BDF" w:rsidRDefault="00ED731E">
      <w:pPr>
        <w:pStyle w:val="TableofFigures"/>
        <w:tabs>
          <w:tab w:val="right" w:pos="9061"/>
        </w:tabs>
        <w:rPr>
          <w:del w:id="279" w:author="Benjamin Pannell" w:date="2014-10-22T17:10:00Z"/>
          <w:rFonts w:eastAsiaTheme="minorEastAsia"/>
          <w:noProof/>
          <w:sz w:val="22"/>
          <w:lang w:eastAsia="en-ZA"/>
        </w:rPr>
      </w:pPr>
      <w:del w:id="280" w:author="Benjamin Pannell" w:date="2014-10-22T17:10:00Z">
        <w:r w:rsidRPr="00B46BDF" w:rsidDel="00B46BDF">
          <w:rPr>
            <w:noProof/>
            <w:rPrChange w:id="281" w:author="Benjamin Pannell" w:date="2014-10-22T17:10:00Z">
              <w:rPr>
                <w:rStyle w:val="Hyperlink"/>
                <w:noProof/>
              </w:rPr>
            </w:rPrChange>
          </w:rPr>
          <w:delText>Figure 17 Example Header Parsing</w:delText>
        </w:r>
        <w:r w:rsidDel="00B46BDF">
          <w:rPr>
            <w:noProof/>
            <w:webHidden/>
          </w:rPr>
          <w:tab/>
          <w:delText>26</w:delText>
        </w:r>
      </w:del>
    </w:p>
    <w:p w14:paraId="7224A5E6" w14:textId="77777777" w:rsidR="00ED731E" w:rsidDel="00B46BDF" w:rsidRDefault="00ED731E">
      <w:pPr>
        <w:pStyle w:val="TableofFigures"/>
        <w:tabs>
          <w:tab w:val="right" w:pos="9061"/>
        </w:tabs>
        <w:rPr>
          <w:del w:id="282" w:author="Benjamin Pannell" w:date="2014-10-22T17:10:00Z"/>
          <w:rFonts w:eastAsiaTheme="minorEastAsia"/>
          <w:noProof/>
          <w:sz w:val="22"/>
          <w:lang w:eastAsia="en-ZA"/>
        </w:rPr>
      </w:pPr>
      <w:del w:id="283" w:author="Benjamin Pannell" w:date="2014-10-22T17:10:00Z">
        <w:r w:rsidRPr="00B46BDF" w:rsidDel="00B46BDF">
          <w:rPr>
            <w:noProof/>
            <w:rPrChange w:id="284" w:author="Benjamin Pannell" w:date="2014-10-22T17:10:00Z">
              <w:rPr>
                <w:rStyle w:val="Hyperlink"/>
                <w:noProof/>
              </w:rPr>
            </w:rPrChange>
          </w:rPr>
          <w:delText>Figure 18 Example Keyboard Command Breakdown</w:delText>
        </w:r>
        <w:r w:rsidDel="00B46BDF">
          <w:rPr>
            <w:noProof/>
            <w:webHidden/>
          </w:rPr>
          <w:tab/>
          <w:delText>27</w:delText>
        </w:r>
      </w:del>
    </w:p>
    <w:p w14:paraId="02FD4DB6" w14:textId="77777777" w:rsidR="00ED731E" w:rsidDel="00B46BDF" w:rsidRDefault="00ED731E">
      <w:pPr>
        <w:pStyle w:val="TableofFigures"/>
        <w:tabs>
          <w:tab w:val="right" w:pos="9061"/>
        </w:tabs>
        <w:rPr>
          <w:del w:id="285" w:author="Benjamin Pannell" w:date="2014-10-22T17:10:00Z"/>
          <w:rFonts w:eastAsiaTheme="minorEastAsia"/>
          <w:noProof/>
          <w:sz w:val="22"/>
          <w:lang w:eastAsia="en-ZA"/>
        </w:rPr>
      </w:pPr>
      <w:del w:id="286" w:author="Benjamin Pannell" w:date="2014-10-22T17:10:00Z">
        <w:r w:rsidRPr="00B46BDF" w:rsidDel="00B46BDF">
          <w:rPr>
            <w:noProof/>
            <w:rPrChange w:id="287" w:author="Benjamin Pannell" w:date="2014-10-22T17:10:00Z">
              <w:rPr>
                <w:rStyle w:val="Hyperlink"/>
                <w:noProof/>
              </w:rPr>
            </w:rPrChange>
          </w:rPr>
          <w:delText>Figure 19 Example Mouse Command Breakdown</w:delText>
        </w:r>
        <w:r w:rsidDel="00B46BDF">
          <w:rPr>
            <w:noProof/>
            <w:webHidden/>
          </w:rPr>
          <w:tab/>
          <w:delText>28</w:delText>
        </w:r>
      </w:del>
    </w:p>
    <w:p w14:paraId="4A9AFAFC" w14:textId="77777777" w:rsidR="00ED731E" w:rsidDel="00B46BDF" w:rsidRDefault="00ED731E">
      <w:pPr>
        <w:pStyle w:val="TableofFigures"/>
        <w:tabs>
          <w:tab w:val="right" w:pos="9061"/>
        </w:tabs>
        <w:rPr>
          <w:del w:id="288" w:author="Benjamin Pannell" w:date="2014-10-22T17:10:00Z"/>
          <w:rFonts w:eastAsiaTheme="minorEastAsia"/>
          <w:noProof/>
          <w:sz w:val="22"/>
          <w:lang w:eastAsia="en-ZA"/>
        </w:rPr>
      </w:pPr>
      <w:del w:id="289" w:author="Benjamin Pannell" w:date="2014-10-22T17:10:00Z">
        <w:r w:rsidRPr="00B46BDF" w:rsidDel="00B46BDF">
          <w:rPr>
            <w:noProof/>
            <w:rPrChange w:id="290" w:author="Benjamin Pannell" w:date="2014-10-22T17:10:00Z">
              <w:rPr>
                <w:rStyle w:val="Hyperlink"/>
                <w:noProof/>
              </w:rPr>
            </w:rPrChange>
          </w:rPr>
          <w:delText>Figure 20 Axis Packing Algorithm (C/C++)</w:delText>
        </w:r>
        <w:r w:rsidDel="00B46BDF">
          <w:rPr>
            <w:noProof/>
            <w:webHidden/>
          </w:rPr>
          <w:tab/>
          <w:delText>29</w:delText>
        </w:r>
      </w:del>
    </w:p>
    <w:p w14:paraId="369B7469" w14:textId="77777777" w:rsidR="00ED731E" w:rsidDel="00B46BDF" w:rsidRDefault="00ED731E">
      <w:pPr>
        <w:pStyle w:val="TableofFigures"/>
        <w:tabs>
          <w:tab w:val="right" w:pos="9061"/>
        </w:tabs>
        <w:rPr>
          <w:del w:id="291" w:author="Benjamin Pannell" w:date="2014-10-22T17:10:00Z"/>
          <w:rFonts w:eastAsiaTheme="minorEastAsia"/>
          <w:noProof/>
          <w:sz w:val="22"/>
          <w:lang w:eastAsia="en-ZA"/>
        </w:rPr>
      </w:pPr>
      <w:del w:id="292" w:author="Benjamin Pannell" w:date="2014-10-22T17:10:00Z">
        <w:r w:rsidRPr="00B46BDF" w:rsidDel="00B46BDF">
          <w:rPr>
            <w:noProof/>
            <w:rPrChange w:id="293" w:author="Benjamin Pannell" w:date="2014-10-22T17:10:00Z">
              <w:rPr>
                <w:rStyle w:val="Hyperlink"/>
                <w:noProof/>
              </w:rPr>
            </w:rPrChange>
          </w:rPr>
          <w:delText>Figure 21 Circuit Diagram</w:delText>
        </w:r>
        <w:r w:rsidDel="00B46BDF">
          <w:rPr>
            <w:noProof/>
            <w:webHidden/>
          </w:rPr>
          <w:tab/>
          <w:delText>36</w:delText>
        </w:r>
      </w:del>
    </w:p>
    <w:p w14:paraId="74C9CE70" w14:textId="77777777" w:rsidR="006D0F4E" w:rsidRDefault="00114EDB" w:rsidP="006D0F4E">
      <w:r>
        <w:rPr>
          <w:b/>
          <w:bCs/>
          <w:noProof/>
          <w:lang w:val="en-US"/>
        </w:rPr>
        <w:fldChar w:fldCharType="end"/>
      </w:r>
    </w:p>
    <w:p w14:paraId="7D01972B" w14:textId="77777777" w:rsidR="006D0F4E" w:rsidRDefault="006D0F4E" w:rsidP="006D0F4E">
      <w:pPr>
        <w:pStyle w:val="Heading1"/>
      </w:pPr>
      <w:bookmarkStart w:id="294" w:name="_Toc395540506"/>
      <w:bookmarkStart w:id="295" w:name="_Toc401770995"/>
      <w:r>
        <w:t>Tables</w:t>
      </w:r>
      <w:bookmarkEnd w:id="294"/>
      <w:bookmarkEnd w:id="295"/>
    </w:p>
    <w:p w14:paraId="1BAC5623" w14:textId="77777777" w:rsidR="00E54E63" w:rsidRDefault="006D0F4E">
      <w:pPr>
        <w:pStyle w:val="TableofFigures"/>
        <w:tabs>
          <w:tab w:val="right" w:pos="9061"/>
        </w:tabs>
        <w:rPr>
          <w:ins w:id="296" w:author="Benjamin Pannell" w:date="2014-10-22T19:53:00Z"/>
          <w:rFonts w:eastAsiaTheme="minorEastAsia"/>
          <w:noProof/>
          <w:sz w:val="22"/>
          <w:lang w:eastAsia="en-ZA"/>
        </w:rPr>
      </w:pPr>
      <w:r>
        <w:fldChar w:fldCharType="begin"/>
      </w:r>
      <w:r>
        <w:instrText xml:space="preserve"> TOC \h \z \c "Table" </w:instrText>
      </w:r>
      <w:r>
        <w:fldChar w:fldCharType="separate"/>
      </w:r>
      <w:ins w:id="297" w:author="Benjamin Pannell" w:date="2014-10-22T19:53:00Z">
        <w:r w:rsidR="00E54E63" w:rsidRPr="00DF6F95">
          <w:rPr>
            <w:rStyle w:val="Hyperlink"/>
            <w:noProof/>
          </w:rPr>
          <w:fldChar w:fldCharType="begin"/>
        </w:r>
        <w:r w:rsidR="00E54E63" w:rsidRPr="00DF6F95">
          <w:rPr>
            <w:rStyle w:val="Hyperlink"/>
            <w:noProof/>
          </w:rPr>
          <w:instrText xml:space="preserve"> </w:instrText>
        </w:r>
        <w:r w:rsidR="00E54E63">
          <w:rPr>
            <w:noProof/>
          </w:rPr>
          <w:instrText>HYPERLINK \l "_Toc401770952"</w:instrText>
        </w:r>
        <w:r w:rsidR="00E54E63" w:rsidRPr="00DF6F95">
          <w:rPr>
            <w:rStyle w:val="Hyperlink"/>
            <w:noProof/>
          </w:rPr>
          <w:instrText xml:space="preserve"> </w:instrText>
        </w:r>
        <w:r w:rsidR="00E54E63" w:rsidRPr="00DF6F95">
          <w:rPr>
            <w:rStyle w:val="Hyperlink"/>
            <w:noProof/>
          </w:rPr>
        </w:r>
        <w:r w:rsidR="00E54E63" w:rsidRPr="00DF6F95">
          <w:rPr>
            <w:rStyle w:val="Hyperlink"/>
            <w:noProof/>
          </w:rPr>
          <w:fldChar w:fldCharType="separate"/>
        </w:r>
        <w:r w:rsidR="00E54E63" w:rsidRPr="00DF6F95">
          <w:rPr>
            <w:rStyle w:val="Hyperlink"/>
            <w:noProof/>
          </w:rPr>
          <w:t>Table 1 Packet Structure</w:t>
        </w:r>
        <w:r w:rsidR="00E54E63">
          <w:rPr>
            <w:noProof/>
            <w:webHidden/>
          </w:rPr>
          <w:tab/>
        </w:r>
        <w:r w:rsidR="00E54E63">
          <w:rPr>
            <w:noProof/>
            <w:webHidden/>
          </w:rPr>
          <w:fldChar w:fldCharType="begin"/>
        </w:r>
        <w:r w:rsidR="00E54E63">
          <w:rPr>
            <w:noProof/>
            <w:webHidden/>
          </w:rPr>
          <w:instrText xml:space="preserve"> PAGEREF _Toc401770952 \h </w:instrText>
        </w:r>
        <w:r w:rsidR="00E54E63">
          <w:rPr>
            <w:noProof/>
            <w:webHidden/>
          </w:rPr>
        </w:r>
      </w:ins>
      <w:r w:rsidR="00E54E63">
        <w:rPr>
          <w:noProof/>
          <w:webHidden/>
        </w:rPr>
        <w:fldChar w:fldCharType="separate"/>
      </w:r>
      <w:ins w:id="298" w:author="Benjamin Pannell" w:date="2014-10-22T19:53:00Z">
        <w:r w:rsidR="00E54E63">
          <w:rPr>
            <w:noProof/>
            <w:webHidden/>
          </w:rPr>
          <w:t>37</w:t>
        </w:r>
        <w:r w:rsidR="00E54E63">
          <w:rPr>
            <w:noProof/>
            <w:webHidden/>
          </w:rPr>
          <w:fldChar w:fldCharType="end"/>
        </w:r>
        <w:r w:rsidR="00E54E63" w:rsidRPr="00DF6F95">
          <w:rPr>
            <w:rStyle w:val="Hyperlink"/>
            <w:noProof/>
          </w:rPr>
          <w:fldChar w:fldCharType="end"/>
        </w:r>
      </w:ins>
    </w:p>
    <w:p w14:paraId="3D714685" w14:textId="77777777" w:rsidR="00E54E63" w:rsidRDefault="00E54E63">
      <w:pPr>
        <w:pStyle w:val="TableofFigures"/>
        <w:tabs>
          <w:tab w:val="right" w:pos="9061"/>
        </w:tabs>
        <w:rPr>
          <w:ins w:id="299" w:author="Benjamin Pannell" w:date="2014-10-22T19:53:00Z"/>
          <w:rFonts w:eastAsiaTheme="minorEastAsia"/>
          <w:noProof/>
          <w:sz w:val="22"/>
          <w:lang w:eastAsia="en-ZA"/>
        </w:rPr>
      </w:pPr>
      <w:ins w:id="300"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"_Toc401770953"</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2 Packet Command Types</w:t>
        </w:r>
        <w:r>
          <w:rPr>
            <w:noProof/>
            <w:webHidden/>
          </w:rPr>
          <w:tab/>
        </w:r>
        <w:r>
          <w:rPr>
            <w:noProof/>
            <w:webHidden/>
          </w:rPr>
          <w:fldChar w:fldCharType="begin"/>
        </w:r>
        <w:r>
          <w:rPr>
            <w:noProof/>
            <w:webHidden/>
          </w:rPr>
          <w:instrText xml:space="preserve"> PAGEREF _Toc401770953 \h </w:instrText>
        </w:r>
        <w:r>
          <w:rPr>
            <w:noProof/>
            <w:webHidden/>
          </w:rPr>
        </w:r>
      </w:ins>
      <w:r>
        <w:rPr>
          <w:noProof/>
          <w:webHidden/>
        </w:rPr>
        <w:fldChar w:fldCharType="separate"/>
      </w:r>
      <w:ins w:id="301" w:author="Benjamin Pannell" w:date="2014-10-22T19:53:00Z">
        <w:r>
          <w:rPr>
            <w:noProof/>
            <w:webHidden/>
          </w:rPr>
          <w:t>37</w:t>
        </w:r>
        <w:r>
          <w:rPr>
            <w:noProof/>
            <w:webHidden/>
          </w:rPr>
          <w:fldChar w:fldCharType="end"/>
        </w:r>
        <w:r w:rsidRPr="00DF6F95">
          <w:rPr>
            <w:rStyle w:val="Hyperlink"/>
            <w:noProof/>
          </w:rPr>
          <w:fldChar w:fldCharType="end"/>
        </w:r>
      </w:ins>
    </w:p>
    <w:p w14:paraId="3DAB32EF" w14:textId="77777777" w:rsidR="00E54E63" w:rsidRDefault="00E54E63">
      <w:pPr>
        <w:pStyle w:val="TableofFigures"/>
        <w:tabs>
          <w:tab w:val="right" w:pos="9061"/>
        </w:tabs>
        <w:rPr>
          <w:ins w:id="302" w:author="Benjamin Pannell" w:date="2014-10-22T19:53:00Z"/>
          <w:rFonts w:eastAsiaTheme="minorEastAsia"/>
          <w:noProof/>
          <w:sz w:val="22"/>
          <w:lang w:eastAsia="en-ZA"/>
        </w:rPr>
      </w:pPr>
      <w:ins w:id="303"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"_Toc401770954"</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3 Keyboard Command Packet Format</w:t>
        </w:r>
        <w:r>
          <w:rPr>
            <w:noProof/>
            <w:webHidden/>
          </w:rPr>
          <w:tab/>
        </w:r>
        <w:r>
          <w:rPr>
            <w:noProof/>
            <w:webHidden/>
          </w:rPr>
          <w:fldChar w:fldCharType="begin"/>
        </w:r>
        <w:r>
          <w:rPr>
            <w:noProof/>
            <w:webHidden/>
          </w:rPr>
          <w:instrText xml:space="preserve"> PAGEREF _Toc401770954 \h </w:instrText>
        </w:r>
        <w:r>
          <w:rPr>
            <w:noProof/>
            <w:webHidden/>
          </w:rPr>
        </w:r>
      </w:ins>
      <w:r>
        <w:rPr>
          <w:noProof/>
          <w:webHidden/>
        </w:rPr>
        <w:fldChar w:fldCharType="separate"/>
      </w:r>
      <w:ins w:id="304" w:author="Benjamin Pannell" w:date="2014-10-22T19:53:00Z">
        <w:r>
          <w:rPr>
            <w:noProof/>
            <w:webHidden/>
          </w:rPr>
          <w:t>38</w:t>
        </w:r>
        <w:r>
          <w:rPr>
            <w:noProof/>
            <w:webHidden/>
          </w:rPr>
          <w:fldChar w:fldCharType="end"/>
        </w:r>
        <w:r w:rsidRPr="00DF6F95">
          <w:rPr>
            <w:rStyle w:val="Hyperlink"/>
            <w:noProof/>
          </w:rPr>
          <w:fldChar w:fldCharType="end"/>
        </w:r>
      </w:ins>
    </w:p>
    <w:p w14:paraId="6BCDD3C3" w14:textId="77777777" w:rsidR="00E54E63" w:rsidRDefault="00E54E63">
      <w:pPr>
        <w:pStyle w:val="TableofFigures"/>
        <w:tabs>
          <w:tab w:val="right" w:pos="9061"/>
        </w:tabs>
        <w:rPr>
          <w:ins w:id="305" w:author="Benjamin Pannell" w:date="2014-10-22T19:53:00Z"/>
          <w:rFonts w:eastAsiaTheme="minorEastAsia"/>
          <w:noProof/>
          <w:sz w:val="22"/>
          <w:lang w:eastAsia="en-ZA"/>
        </w:rPr>
      </w:pPr>
      <w:ins w:id="306"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"_Toc401770955"</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4 Example Keyboard Emulation Packets</w:t>
        </w:r>
        <w:r>
          <w:rPr>
            <w:noProof/>
            <w:webHidden/>
          </w:rPr>
          <w:tab/>
        </w:r>
        <w:r>
          <w:rPr>
            <w:noProof/>
            <w:webHidden/>
          </w:rPr>
          <w:fldChar w:fldCharType="begin"/>
        </w:r>
        <w:r>
          <w:rPr>
            <w:noProof/>
            <w:webHidden/>
          </w:rPr>
          <w:instrText xml:space="preserve"> PAGEREF _Toc401770955 \h </w:instrText>
        </w:r>
        <w:r>
          <w:rPr>
            <w:noProof/>
            <w:webHidden/>
          </w:rPr>
        </w:r>
      </w:ins>
      <w:r>
        <w:rPr>
          <w:noProof/>
          <w:webHidden/>
        </w:rPr>
        <w:fldChar w:fldCharType="separate"/>
      </w:r>
      <w:ins w:id="307" w:author="Benjamin Pannell" w:date="2014-10-22T19:53:00Z">
        <w:r>
          <w:rPr>
            <w:noProof/>
            <w:webHidden/>
          </w:rPr>
          <w:t>38</w:t>
        </w:r>
        <w:r>
          <w:rPr>
            <w:noProof/>
            <w:webHidden/>
          </w:rPr>
          <w:fldChar w:fldCharType="end"/>
        </w:r>
        <w:r w:rsidRPr="00DF6F95">
          <w:rPr>
            <w:rStyle w:val="Hyperlink"/>
            <w:noProof/>
          </w:rPr>
          <w:fldChar w:fldCharType="end"/>
        </w:r>
      </w:ins>
    </w:p>
    <w:p w14:paraId="5241D0FB" w14:textId="77777777" w:rsidR="00E54E63" w:rsidRDefault="00E54E63">
      <w:pPr>
        <w:pStyle w:val="TableofFigures"/>
        <w:tabs>
          <w:tab w:val="right" w:pos="9061"/>
        </w:tabs>
        <w:rPr>
          <w:ins w:id="308" w:author="Benjamin Pannell" w:date="2014-10-22T19:53:00Z"/>
          <w:rFonts w:eastAsiaTheme="minorEastAsia"/>
          <w:noProof/>
          <w:sz w:val="22"/>
          <w:lang w:eastAsia="en-ZA"/>
        </w:rPr>
      </w:pPr>
      <w:ins w:id="309"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"_Toc401770956"</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5 Mouse Command Packet Format</w:t>
        </w:r>
        <w:r>
          <w:rPr>
            <w:noProof/>
            <w:webHidden/>
          </w:rPr>
          <w:tab/>
        </w:r>
        <w:r>
          <w:rPr>
            <w:noProof/>
            <w:webHidden/>
          </w:rPr>
          <w:fldChar w:fldCharType="begin"/>
        </w:r>
        <w:r>
          <w:rPr>
            <w:noProof/>
            <w:webHidden/>
          </w:rPr>
          <w:instrText xml:space="preserve"> PAGEREF _Toc401770956 \h </w:instrText>
        </w:r>
        <w:r>
          <w:rPr>
            <w:noProof/>
            <w:webHidden/>
          </w:rPr>
        </w:r>
      </w:ins>
      <w:r>
        <w:rPr>
          <w:noProof/>
          <w:webHidden/>
        </w:rPr>
        <w:fldChar w:fldCharType="separate"/>
      </w:r>
      <w:ins w:id="310" w:author="Benjamin Pannell" w:date="2014-10-22T19:53:00Z">
        <w:r>
          <w:rPr>
            <w:noProof/>
            <w:webHidden/>
          </w:rPr>
          <w:t>39</w:t>
        </w:r>
        <w:r>
          <w:rPr>
            <w:noProof/>
            <w:webHidden/>
          </w:rPr>
          <w:fldChar w:fldCharType="end"/>
        </w:r>
        <w:r w:rsidRPr="00DF6F95">
          <w:rPr>
            <w:rStyle w:val="Hyperlink"/>
            <w:noProof/>
          </w:rPr>
          <w:fldChar w:fldCharType="end"/>
        </w:r>
      </w:ins>
    </w:p>
    <w:p w14:paraId="41FB11D0" w14:textId="77777777" w:rsidR="00E54E63" w:rsidRDefault="00E54E63">
      <w:pPr>
        <w:pStyle w:val="TableofFigures"/>
        <w:tabs>
          <w:tab w:val="right" w:pos="9061"/>
        </w:tabs>
        <w:rPr>
          <w:ins w:id="311" w:author="Benjamin Pannell" w:date="2014-10-22T19:53:00Z"/>
          <w:rFonts w:eastAsiaTheme="minorEastAsia"/>
          <w:noProof/>
          <w:sz w:val="22"/>
          <w:lang w:eastAsia="en-ZA"/>
        </w:rPr>
      </w:pPr>
      <w:ins w:id="312"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"_Toc401770957"</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6 Mouse Button Flags</w:t>
        </w:r>
        <w:r>
          <w:rPr>
            <w:noProof/>
            <w:webHidden/>
          </w:rPr>
          <w:tab/>
        </w:r>
        <w:r>
          <w:rPr>
            <w:noProof/>
            <w:webHidden/>
          </w:rPr>
          <w:fldChar w:fldCharType="begin"/>
        </w:r>
        <w:r>
          <w:rPr>
            <w:noProof/>
            <w:webHidden/>
          </w:rPr>
          <w:instrText xml:space="preserve"> PAGEREF _Toc401770957 \h </w:instrText>
        </w:r>
        <w:r>
          <w:rPr>
            <w:noProof/>
            <w:webHidden/>
          </w:rPr>
        </w:r>
      </w:ins>
      <w:r>
        <w:rPr>
          <w:noProof/>
          <w:webHidden/>
        </w:rPr>
        <w:fldChar w:fldCharType="separate"/>
      </w:r>
      <w:ins w:id="313" w:author="Benjamin Pannell" w:date="2014-10-22T19:53:00Z">
        <w:r>
          <w:rPr>
            <w:noProof/>
            <w:webHidden/>
          </w:rPr>
          <w:t>39</w:t>
        </w:r>
        <w:r>
          <w:rPr>
            <w:noProof/>
            <w:webHidden/>
          </w:rPr>
          <w:fldChar w:fldCharType="end"/>
        </w:r>
        <w:r w:rsidRPr="00DF6F95">
          <w:rPr>
            <w:rStyle w:val="Hyperlink"/>
            <w:noProof/>
          </w:rPr>
          <w:fldChar w:fldCharType="end"/>
        </w:r>
      </w:ins>
    </w:p>
    <w:p w14:paraId="57E7303A" w14:textId="77777777" w:rsidR="00E54E63" w:rsidRDefault="00E54E63">
      <w:pPr>
        <w:pStyle w:val="TableofFigures"/>
        <w:tabs>
          <w:tab w:val="right" w:pos="9061"/>
        </w:tabs>
        <w:rPr>
          <w:ins w:id="314" w:author="Benjamin Pannell" w:date="2014-10-22T19:53:00Z"/>
          <w:rFonts w:eastAsiaTheme="minorEastAsia"/>
          <w:noProof/>
          <w:sz w:val="22"/>
          <w:lang w:eastAsia="en-ZA"/>
        </w:rPr>
      </w:pPr>
      <w:ins w:id="315"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"_Toc401770958"</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7 Example Mouse Emulation Packets</w:t>
        </w:r>
        <w:r>
          <w:rPr>
            <w:noProof/>
            <w:webHidden/>
          </w:rPr>
          <w:tab/>
        </w:r>
        <w:r>
          <w:rPr>
            <w:noProof/>
            <w:webHidden/>
          </w:rPr>
          <w:fldChar w:fldCharType="begin"/>
        </w:r>
        <w:r>
          <w:rPr>
            <w:noProof/>
            <w:webHidden/>
          </w:rPr>
          <w:instrText xml:space="preserve"> PAGEREF _Toc401770958 \h </w:instrText>
        </w:r>
        <w:r>
          <w:rPr>
            <w:noProof/>
            <w:webHidden/>
          </w:rPr>
        </w:r>
      </w:ins>
      <w:r>
        <w:rPr>
          <w:noProof/>
          <w:webHidden/>
        </w:rPr>
        <w:fldChar w:fldCharType="separate"/>
      </w:r>
      <w:ins w:id="316" w:author="Benjamin Pannell" w:date="2014-10-22T19:53:00Z">
        <w:r>
          <w:rPr>
            <w:noProof/>
            <w:webHidden/>
          </w:rPr>
          <w:t>39</w:t>
        </w:r>
        <w:r>
          <w:rPr>
            <w:noProof/>
            <w:webHidden/>
          </w:rPr>
          <w:fldChar w:fldCharType="end"/>
        </w:r>
        <w:r w:rsidRPr="00DF6F95">
          <w:rPr>
            <w:rStyle w:val="Hyperlink"/>
            <w:noProof/>
          </w:rPr>
          <w:fldChar w:fldCharType="end"/>
        </w:r>
      </w:ins>
    </w:p>
    <w:p w14:paraId="5B320ED7" w14:textId="77777777" w:rsidR="00E54E63" w:rsidRDefault="00E54E63">
      <w:pPr>
        <w:pStyle w:val="TableofFigures"/>
        <w:tabs>
          <w:tab w:val="right" w:pos="9061"/>
        </w:tabs>
        <w:rPr>
          <w:ins w:id="317" w:author="Benjamin Pannell" w:date="2014-10-22T19:53:00Z"/>
          <w:rFonts w:eastAsiaTheme="minorEastAsia"/>
          <w:noProof/>
          <w:sz w:val="22"/>
          <w:lang w:eastAsia="en-ZA"/>
        </w:rPr>
      </w:pPr>
      <w:ins w:id="318"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"_Toc401770959"</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8 Joystick Command Packet Format</w:t>
        </w:r>
        <w:r>
          <w:rPr>
            <w:noProof/>
            <w:webHidden/>
          </w:rPr>
          <w:tab/>
        </w:r>
        <w:r>
          <w:rPr>
            <w:noProof/>
            <w:webHidden/>
          </w:rPr>
          <w:fldChar w:fldCharType="begin"/>
        </w:r>
        <w:r>
          <w:rPr>
            <w:noProof/>
            <w:webHidden/>
          </w:rPr>
          <w:instrText xml:space="preserve"> PAGEREF _Toc401770959 \h </w:instrText>
        </w:r>
        <w:r>
          <w:rPr>
            <w:noProof/>
            <w:webHidden/>
          </w:rPr>
        </w:r>
      </w:ins>
      <w:r>
        <w:rPr>
          <w:noProof/>
          <w:webHidden/>
        </w:rPr>
        <w:fldChar w:fldCharType="separate"/>
      </w:r>
      <w:ins w:id="319" w:author="Benjamin Pannell" w:date="2014-10-22T19:53:00Z">
        <w:r>
          <w:rPr>
            <w:noProof/>
            <w:webHidden/>
          </w:rPr>
          <w:t>40</w:t>
        </w:r>
        <w:r>
          <w:rPr>
            <w:noProof/>
            <w:webHidden/>
          </w:rPr>
          <w:fldChar w:fldCharType="end"/>
        </w:r>
        <w:r w:rsidRPr="00DF6F95">
          <w:rPr>
            <w:rStyle w:val="Hyperlink"/>
            <w:noProof/>
          </w:rPr>
          <w:fldChar w:fldCharType="end"/>
        </w:r>
      </w:ins>
    </w:p>
    <w:p w14:paraId="2A702BEB" w14:textId="77777777" w:rsidR="00E54E63" w:rsidRDefault="00E54E63">
      <w:pPr>
        <w:pStyle w:val="TableofFigures"/>
        <w:tabs>
          <w:tab w:val="right" w:pos="9061"/>
        </w:tabs>
        <w:rPr>
          <w:ins w:id="320" w:author="Benjamin Pannell" w:date="2014-10-22T19:53:00Z"/>
          <w:rFonts w:eastAsiaTheme="minorEastAsia"/>
          <w:noProof/>
          <w:sz w:val="22"/>
          <w:lang w:eastAsia="en-ZA"/>
        </w:rPr>
      </w:pPr>
      <w:ins w:id="321"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"_Toc401770960"</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9 Joystick Hat Switch Position Values</w:t>
        </w:r>
        <w:r>
          <w:rPr>
            <w:noProof/>
            <w:webHidden/>
          </w:rPr>
          <w:tab/>
        </w:r>
        <w:r>
          <w:rPr>
            <w:noProof/>
            <w:webHidden/>
          </w:rPr>
          <w:fldChar w:fldCharType="begin"/>
        </w:r>
        <w:r>
          <w:rPr>
            <w:noProof/>
            <w:webHidden/>
          </w:rPr>
          <w:instrText xml:space="preserve"> PAGEREF _Toc401770960 \h </w:instrText>
        </w:r>
        <w:r>
          <w:rPr>
            <w:noProof/>
            <w:webHidden/>
          </w:rPr>
        </w:r>
      </w:ins>
      <w:r>
        <w:rPr>
          <w:noProof/>
          <w:webHidden/>
        </w:rPr>
        <w:fldChar w:fldCharType="separate"/>
      </w:r>
      <w:ins w:id="322" w:author="Benjamin Pannell" w:date="2014-10-22T19:53:00Z">
        <w:r>
          <w:rPr>
            <w:noProof/>
            <w:webHidden/>
          </w:rPr>
          <w:t>40</w:t>
        </w:r>
        <w:r>
          <w:rPr>
            <w:noProof/>
            <w:webHidden/>
          </w:rPr>
          <w:fldChar w:fldCharType="end"/>
        </w:r>
        <w:r w:rsidRPr="00DF6F95">
          <w:rPr>
            <w:rStyle w:val="Hyperlink"/>
            <w:noProof/>
          </w:rPr>
          <w:fldChar w:fldCharType="end"/>
        </w:r>
      </w:ins>
    </w:p>
    <w:p w14:paraId="2C5199BC" w14:textId="77777777" w:rsidR="00E54E63" w:rsidRDefault="00E54E63">
      <w:pPr>
        <w:pStyle w:val="TableofFigures"/>
        <w:tabs>
          <w:tab w:val="right" w:pos="9061"/>
        </w:tabs>
        <w:rPr>
          <w:ins w:id="323" w:author="Benjamin Pannell" w:date="2014-10-22T19:53:00Z"/>
          <w:rFonts w:eastAsiaTheme="minorEastAsia"/>
          <w:noProof/>
          <w:sz w:val="22"/>
          <w:lang w:eastAsia="en-ZA"/>
        </w:rPr>
      </w:pPr>
      <w:ins w:id="324" w:author="Benjamin Pannell" w:date="2014-10-22T19:53:00Z">
        <w:r w:rsidRPr="00DF6F95">
          <w:rPr>
            <w:rStyle w:val="Hyperlink"/>
            <w:noProof/>
          </w:rPr>
          <w:lastRenderedPageBreak/>
          <w:fldChar w:fldCharType="begin"/>
        </w:r>
        <w:r w:rsidRPr="00DF6F95">
          <w:rPr>
            <w:rStyle w:val="Hyperlink"/>
            <w:noProof/>
          </w:rPr>
          <w:instrText xml:space="preserve"> </w:instrText>
        </w:r>
        <w:r>
          <w:rPr>
            <w:noProof/>
          </w:rPr>
          <w:instrText>HYPERLINK \l "_Toc401770961"</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10 Component List</w:t>
        </w:r>
        <w:r>
          <w:rPr>
            <w:noProof/>
            <w:webHidden/>
          </w:rPr>
          <w:tab/>
        </w:r>
        <w:r>
          <w:rPr>
            <w:noProof/>
            <w:webHidden/>
          </w:rPr>
          <w:fldChar w:fldCharType="begin"/>
        </w:r>
        <w:r>
          <w:rPr>
            <w:noProof/>
            <w:webHidden/>
          </w:rPr>
          <w:instrText xml:space="preserve"> PAGEREF _Toc401770961 \h </w:instrText>
        </w:r>
        <w:r>
          <w:rPr>
            <w:noProof/>
            <w:webHidden/>
          </w:rPr>
        </w:r>
      </w:ins>
      <w:r>
        <w:rPr>
          <w:noProof/>
          <w:webHidden/>
        </w:rPr>
        <w:fldChar w:fldCharType="separate"/>
      </w:r>
      <w:ins w:id="325" w:author="Benjamin Pannell" w:date="2014-10-22T19:53:00Z">
        <w:r>
          <w:rPr>
            <w:noProof/>
            <w:webHidden/>
          </w:rPr>
          <w:t>51</w:t>
        </w:r>
        <w:r>
          <w:rPr>
            <w:noProof/>
            <w:webHidden/>
          </w:rPr>
          <w:fldChar w:fldCharType="end"/>
        </w:r>
        <w:r w:rsidRPr="00DF6F95">
          <w:rPr>
            <w:rStyle w:val="Hyperlink"/>
            <w:noProof/>
          </w:rPr>
          <w:fldChar w:fldCharType="end"/>
        </w:r>
      </w:ins>
    </w:p>
    <w:p w14:paraId="51838016" w14:textId="77777777" w:rsidR="00E54E63" w:rsidRDefault="00E54E63">
      <w:pPr>
        <w:pStyle w:val="TableofFigures"/>
        <w:tabs>
          <w:tab w:val="right" w:pos="9061"/>
        </w:tabs>
        <w:rPr>
          <w:ins w:id="326" w:author="Benjamin Pannell" w:date="2014-10-22T19:53:00Z"/>
          <w:rFonts w:eastAsiaTheme="minorEastAsia"/>
          <w:noProof/>
          <w:sz w:val="22"/>
          <w:lang w:eastAsia="en-ZA"/>
        </w:rPr>
      </w:pPr>
      <w:ins w:id="327" w:author="Benjamin Pannell" w:date="2014-10-22T19:53:00Z">
        <w:r w:rsidRPr="00DF6F95">
          <w:rPr>
            <w:rStyle w:val="Hyperlink"/>
            <w:noProof/>
          </w:rPr>
          <w:fldChar w:fldCharType="begin"/>
        </w:r>
        <w:r w:rsidRPr="00DF6F95">
          <w:rPr>
            <w:rStyle w:val="Hyperlink"/>
            <w:noProof/>
          </w:rPr>
          <w:instrText xml:space="preserve"> </w:instrText>
        </w:r>
        <w:r>
          <w:rPr>
            <w:noProof/>
          </w:rPr>
          <w:instrText>HYPERLINK \l "_Toc401770962"</w:instrText>
        </w:r>
        <w:r w:rsidRPr="00DF6F95">
          <w:rPr>
            <w:rStyle w:val="Hyperlink"/>
            <w:noProof/>
          </w:rPr>
          <w:instrText xml:space="preserve"> </w:instrText>
        </w:r>
        <w:r w:rsidRPr="00DF6F95">
          <w:rPr>
            <w:rStyle w:val="Hyperlink"/>
            <w:noProof/>
          </w:rPr>
        </w:r>
        <w:r w:rsidRPr="00DF6F95">
          <w:rPr>
            <w:rStyle w:val="Hyperlink"/>
            <w:noProof/>
          </w:rPr>
          <w:fldChar w:fldCharType="separate"/>
        </w:r>
        <w:r w:rsidRPr="00DF6F95">
          <w:rPr>
            <w:rStyle w:val="Hyperlink"/>
            <w:noProof/>
          </w:rPr>
          <w:t>Table 11 Component Websites</w:t>
        </w:r>
        <w:r>
          <w:rPr>
            <w:noProof/>
            <w:webHidden/>
          </w:rPr>
          <w:tab/>
        </w:r>
        <w:r>
          <w:rPr>
            <w:noProof/>
            <w:webHidden/>
          </w:rPr>
          <w:fldChar w:fldCharType="begin"/>
        </w:r>
        <w:r>
          <w:rPr>
            <w:noProof/>
            <w:webHidden/>
          </w:rPr>
          <w:instrText xml:space="preserve"> PAGEREF _Toc401770962 \h </w:instrText>
        </w:r>
        <w:r>
          <w:rPr>
            <w:noProof/>
            <w:webHidden/>
          </w:rPr>
        </w:r>
      </w:ins>
      <w:r>
        <w:rPr>
          <w:noProof/>
          <w:webHidden/>
        </w:rPr>
        <w:fldChar w:fldCharType="separate"/>
      </w:r>
      <w:ins w:id="328" w:author="Benjamin Pannell" w:date="2014-10-22T19:53:00Z">
        <w:r>
          <w:rPr>
            <w:noProof/>
            <w:webHidden/>
          </w:rPr>
          <w:t>51</w:t>
        </w:r>
        <w:r>
          <w:rPr>
            <w:noProof/>
            <w:webHidden/>
          </w:rPr>
          <w:fldChar w:fldCharType="end"/>
        </w:r>
        <w:r w:rsidRPr="00DF6F95">
          <w:rPr>
            <w:rStyle w:val="Hyperlink"/>
            <w:noProof/>
          </w:rPr>
          <w:fldChar w:fldCharType="end"/>
        </w:r>
      </w:ins>
    </w:p>
    <w:p w14:paraId="15B1B5B8" w14:textId="77777777" w:rsidR="0085700F" w:rsidDel="00B46BDF" w:rsidRDefault="0085700F">
      <w:pPr>
        <w:pStyle w:val="TableofFigures"/>
        <w:tabs>
          <w:tab w:val="right" w:pos="9061"/>
        </w:tabs>
        <w:rPr>
          <w:del w:id="329" w:author="Benjamin Pannell" w:date="2014-10-22T17:10:00Z"/>
          <w:rFonts w:eastAsiaTheme="minorEastAsia"/>
          <w:noProof/>
          <w:sz w:val="22"/>
          <w:lang w:eastAsia="en-ZA"/>
        </w:rPr>
      </w:pPr>
      <w:del w:id="330" w:author="Benjamin Pannell" w:date="2014-10-22T17:10:00Z">
        <w:r w:rsidRPr="00B46BDF" w:rsidDel="00B46BDF">
          <w:rPr>
            <w:noProof/>
            <w:rPrChange w:id="331" w:author="Benjamin Pannell" w:date="2014-10-22T17:10:00Z">
              <w:rPr>
                <w:rStyle w:val="Hyperlink"/>
                <w:noProof/>
              </w:rPr>
            </w:rPrChange>
          </w:rPr>
          <w:delText>Table 1 Packet Structure</w:delText>
        </w:r>
        <w:r w:rsidDel="00B46BDF">
          <w:rPr>
            <w:noProof/>
            <w:webHidden/>
          </w:rPr>
          <w:tab/>
          <w:delText>26</w:delText>
        </w:r>
      </w:del>
    </w:p>
    <w:p w14:paraId="5D950A64" w14:textId="77777777" w:rsidR="0085700F" w:rsidDel="00B46BDF" w:rsidRDefault="0085700F">
      <w:pPr>
        <w:pStyle w:val="TableofFigures"/>
        <w:tabs>
          <w:tab w:val="right" w:pos="9061"/>
        </w:tabs>
        <w:rPr>
          <w:del w:id="332" w:author="Benjamin Pannell" w:date="2014-10-22T17:10:00Z"/>
          <w:rFonts w:eastAsiaTheme="minorEastAsia"/>
          <w:noProof/>
          <w:sz w:val="22"/>
          <w:lang w:eastAsia="en-ZA"/>
        </w:rPr>
      </w:pPr>
      <w:del w:id="333" w:author="Benjamin Pannell" w:date="2014-10-22T17:10:00Z">
        <w:r w:rsidRPr="00B46BDF" w:rsidDel="00B46BDF">
          <w:rPr>
            <w:noProof/>
            <w:rPrChange w:id="334" w:author="Benjamin Pannell" w:date="2014-10-22T17:10:00Z">
              <w:rPr>
                <w:rStyle w:val="Hyperlink"/>
                <w:noProof/>
              </w:rPr>
            </w:rPrChange>
          </w:rPr>
          <w:delText>Table 2 Packet Command Types</w:delText>
        </w:r>
        <w:r w:rsidDel="00B46BDF">
          <w:rPr>
            <w:noProof/>
            <w:webHidden/>
          </w:rPr>
          <w:tab/>
          <w:delText>26</w:delText>
        </w:r>
      </w:del>
    </w:p>
    <w:p w14:paraId="39BC8129" w14:textId="77777777" w:rsidR="0085700F" w:rsidDel="00B46BDF" w:rsidRDefault="0085700F">
      <w:pPr>
        <w:pStyle w:val="TableofFigures"/>
        <w:tabs>
          <w:tab w:val="right" w:pos="9061"/>
        </w:tabs>
        <w:rPr>
          <w:del w:id="335" w:author="Benjamin Pannell" w:date="2014-10-22T17:10:00Z"/>
          <w:rFonts w:eastAsiaTheme="minorEastAsia"/>
          <w:noProof/>
          <w:sz w:val="22"/>
          <w:lang w:eastAsia="en-ZA"/>
        </w:rPr>
      </w:pPr>
      <w:del w:id="336" w:author="Benjamin Pannell" w:date="2014-10-22T17:10:00Z">
        <w:r w:rsidRPr="00B46BDF" w:rsidDel="00B46BDF">
          <w:rPr>
            <w:noProof/>
            <w:rPrChange w:id="337" w:author="Benjamin Pannell" w:date="2014-10-22T17:10:00Z">
              <w:rPr>
                <w:rStyle w:val="Hyperlink"/>
                <w:noProof/>
              </w:rPr>
            </w:rPrChange>
          </w:rPr>
          <w:delText>Table 3 Keyboard Command Packet Format</w:delText>
        </w:r>
        <w:r w:rsidDel="00B46BDF">
          <w:rPr>
            <w:noProof/>
            <w:webHidden/>
          </w:rPr>
          <w:tab/>
          <w:delText>27</w:delText>
        </w:r>
      </w:del>
    </w:p>
    <w:p w14:paraId="0FB3CBC7" w14:textId="77777777" w:rsidR="0085700F" w:rsidDel="00B46BDF" w:rsidRDefault="0085700F">
      <w:pPr>
        <w:pStyle w:val="TableofFigures"/>
        <w:tabs>
          <w:tab w:val="right" w:pos="9061"/>
        </w:tabs>
        <w:rPr>
          <w:del w:id="338" w:author="Benjamin Pannell" w:date="2014-10-22T17:10:00Z"/>
          <w:rFonts w:eastAsiaTheme="minorEastAsia"/>
          <w:noProof/>
          <w:sz w:val="22"/>
          <w:lang w:eastAsia="en-ZA"/>
        </w:rPr>
      </w:pPr>
      <w:del w:id="339" w:author="Benjamin Pannell" w:date="2014-10-22T17:10:00Z">
        <w:r w:rsidRPr="00B46BDF" w:rsidDel="00B46BDF">
          <w:rPr>
            <w:noProof/>
            <w:rPrChange w:id="340" w:author="Benjamin Pannell" w:date="2014-10-22T17:10:00Z">
              <w:rPr>
                <w:rStyle w:val="Hyperlink"/>
                <w:noProof/>
              </w:rPr>
            </w:rPrChange>
          </w:rPr>
          <w:delText>Table 4 Example Keyboard Emulation Packets</w:delText>
        </w:r>
        <w:r w:rsidDel="00B46BDF">
          <w:rPr>
            <w:noProof/>
            <w:webHidden/>
          </w:rPr>
          <w:tab/>
          <w:delText>27</w:delText>
        </w:r>
      </w:del>
    </w:p>
    <w:p w14:paraId="7F9D4883" w14:textId="77777777" w:rsidR="0085700F" w:rsidDel="00B46BDF" w:rsidRDefault="0085700F">
      <w:pPr>
        <w:pStyle w:val="TableofFigures"/>
        <w:tabs>
          <w:tab w:val="right" w:pos="9061"/>
        </w:tabs>
        <w:rPr>
          <w:del w:id="341" w:author="Benjamin Pannell" w:date="2014-10-22T17:10:00Z"/>
          <w:rFonts w:eastAsiaTheme="minorEastAsia"/>
          <w:noProof/>
          <w:sz w:val="22"/>
          <w:lang w:eastAsia="en-ZA"/>
        </w:rPr>
      </w:pPr>
      <w:del w:id="342" w:author="Benjamin Pannell" w:date="2014-10-22T17:10:00Z">
        <w:r w:rsidRPr="00B46BDF" w:rsidDel="00B46BDF">
          <w:rPr>
            <w:noProof/>
            <w:rPrChange w:id="343" w:author="Benjamin Pannell" w:date="2014-10-22T17:10:00Z">
              <w:rPr>
                <w:rStyle w:val="Hyperlink"/>
                <w:noProof/>
              </w:rPr>
            </w:rPrChange>
          </w:rPr>
          <w:delText>Table 5 Mouse Command Packet Format</w:delText>
        </w:r>
        <w:r w:rsidDel="00B46BDF">
          <w:rPr>
            <w:noProof/>
            <w:webHidden/>
          </w:rPr>
          <w:tab/>
          <w:delText>28</w:delText>
        </w:r>
      </w:del>
    </w:p>
    <w:p w14:paraId="4FF3C4C5" w14:textId="77777777" w:rsidR="0085700F" w:rsidDel="00B46BDF" w:rsidRDefault="0085700F">
      <w:pPr>
        <w:pStyle w:val="TableofFigures"/>
        <w:tabs>
          <w:tab w:val="right" w:pos="9061"/>
        </w:tabs>
        <w:rPr>
          <w:del w:id="344" w:author="Benjamin Pannell" w:date="2014-10-22T17:10:00Z"/>
          <w:rFonts w:eastAsiaTheme="minorEastAsia"/>
          <w:noProof/>
          <w:sz w:val="22"/>
          <w:lang w:eastAsia="en-ZA"/>
        </w:rPr>
      </w:pPr>
      <w:del w:id="345" w:author="Benjamin Pannell" w:date="2014-10-22T17:10:00Z">
        <w:r w:rsidRPr="00B46BDF" w:rsidDel="00B46BDF">
          <w:rPr>
            <w:noProof/>
            <w:rPrChange w:id="346" w:author="Benjamin Pannell" w:date="2014-10-22T17:10:00Z">
              <w:rPr>
                <w:rStyle w:val="Hyperlink"/>
                <w:noProof/>
              </w:rPr>
            </w:rPrChange>
          </w:rPr>
          <w:delText>Table 6 Mouse Button Flags</w:delText>
        </w:r>
        <w:r w:rsidDel="00B46BDF">
          <w:rPr>
            <w:noProof/>
            <w:webHidden/>
          </w:rPr>
          <w:tab/>
          <w:delText>28</w:delText>
        </w:r>
      </w:del>
    </w:p>
    <w:p w14:paraId="55D0AB15" w14:textId="77777777" w:rsidR="0085700F" w:rsidDel="00B46BDF" w:rsidRDefault="0085700F">
      <w:pPr>
        <w:pStyle w:val="TableofFigures"/>
        <w:tabs>
          <w:tab w:val="right" w:pos="9061"/>
        </w:tabs>
        <w:rPr>
          <w:del w:id="347" w:author="Benjamin Pannell" w:date="2014-10-22T17:10:00Z"/>
          <w:rFonts w:eastAsiaTheme="minorEastAsia"/>
          <w:noProof/>
          <w:sz w:val="22"/>
          <w:lang w:eastAsia="en-ZA"/>
        </w:rPr>
      </w:pPr>
      <w:del w:id="348" w:author="Benjamin Pannell" w:date="2014-10-22T17:10:00Z">
        <w:r w:rsidRPr="00B46BDF" w:rsidDel="00B46BDF">
          <w:rPr>
            <w:noProof/>
            <w:rPrChange w:id="349" w:author="Benjamin Pannell" w:date="2014-10-22T17:10:00Z">
              <w:rPr>
                <w:rStyle w:val="Hyperlink"/>
                <w:noProof/>
              </w:rPr>
            </w:rPrChange>
          </w:rPr>
          <w:delText>Table 7 Example Mouse Emulation Packets</w:delText>
        </w:r>
        <w:r w:rsidDel="00B46BDF">
          <w:rPr>
            <w:noProof/>
            <w:webHidden/>
          </w:rPr>
          <w:tab/>
          <w:delText>28</w:delText>
        </w:r>
      </w:del>
    </w:p>
    <w:p w14:paraId="41402596" w14:textId="77777777" w:rsidR="0085700F" w:rsidDel="00B46BDF" w:rsidRDefault="0085700F">
      <w:pPr>
        <w:pStyle w:val="TableofFigures"/>
        <w:tabs>
          <w:tab w:val="right" w:pos="9061"/>
        </w:tabs>
        <w:rPr>
          <w:del w:id="350" w:author="Benjamin Pannell" w:date="2014-10-22T17:10:00Z"/>
          <w:rFonts w:eastAsiaTheme="minorEastAsia"/>
          <w:noProof/>
          <w:sz w:val="22"/>
          <w:lang w:eastAsia="en-ZA"/>
        </w:rPr>
      </w:pPr>
      <w:del w:id="351" w:author="Benjamin Pannell" w:date="2014-10-22T17:10:00Z">
        <w:r w:rsidRPr="00B46BDF" w:rsidDel="00B46BDF">
          <w:rPr>
            <w:noProof/>
            <w:rPrChange w:id="352" w:author="Benjamin Pannell" w:date="2014-10-22T17:10:00Z">
              <w:rPr>
                <w:rStyle w:val="Hyperlink"/>
                <w:noProof/>
              </w:rPr>
            </w:rPrChange>
          </w:rPr>
          <w:delText>Table 8 Joystick Command Packet Format</w:delText>
        </w:r>
        <w:r w:rsidDel="00B46BDF">
          <w:rPr>
            <w:noProof/>
            <w:webHidden/>
          </w:rPr>
          <w:tab/>
          <w:delText>29</w:delText>
        </w:r>
      </w:del>
    </w:p>
    <w:p w14:paraId="54EEC6FB" w14:textId="77777777" w:rsidR="0085700F" w:rsidDel="00B46BDF" w:rsidRDefault="0085700F">
      <w:pPr>
        <w:pStyle w:val="TableofFigures"/>
        <w:tabs>
          <w:tab w:val="right" w:pos="9061"/>
        </w:tabs>
        <w:rPr>
          <w:del w:id="353" w:author="Benjamin Pannell" w:date="2014-10-22T17:10:00Z"/>
          <w:rFonts w:eastAsiaTheme="minorEastAsia"/>
          <w:noProof/>
          <w:sz w:val="22"/>
          <w:lang w:eastAsia="en-ZA"/>
        </w:rPr>
      </w:pPr>
      <w:del w:id="354" w:author="Benjamin Pannell" w:date="2014-10-22T17:10:00Z">
        <w:r w:rsidRPr="00B46BDF" w:rsidDel="00B46BDF">
          <w:rPr>
            <w:noProof/>
            <w:rPrChange w:id="355" w:author="Benjamin Pannell" w:date="2014-10-22T17:10:00Z">
              <w:rPr>
                <w:rStyle w:val="Hyperlink"/>
                <w:noProof/>
              </w:rPr>
            </w:rPrChange>
          </w:rPr>
          <w:delText>Table 9 Joystick Hat Switch Position Values</w:delText>
        </w:r>
        <w:r w:rsidDel="00B46BDF">
          <w:rPr>
            <w:noProof/>
            <w:webHidden/>
          </w:rPr>
          <w:tab/>
          <w:delText>29</w:delText>
        </w:r>
      </w:del>
    </w:p>
    <w:p w14:paraId="67545CB4" w14:textId="77777777" w:rsidR="0085700F" w:rsidDel="00B46BDF" w:rsidRDefault="0085700F">
      <w:pPr>
        <w:pStyle w:val="TableofFigures"/>
        <w:tabs>
          <w:tab w:val="right" w:pos="9061"/>
        </w:tabs>
        <w:rPr>
          <w:del w:id="356" w:author="Benjamin Pannell" w:date="2014-10-22T17:10:00Z"/>
          <w:rFonts w:eastAsiaTheme="minorEastAsia"/>
          <w:noProof/>
          <w:sz w:val="22"/>
          <w:lang w:eastAsia="en-ZA"/>
        </w:rPr>
      </w:pPr>
      <w:del w:id="357" w:author="Benjamin Pannell" w:date="2014-10-22T17:10:00Z">
        <w:r w:rsidRPr="00B46BDF" w:rsidDel="00B46BDF">
          <w:rPr>
            <w:noProof/>
            <w:rPrChange w:id="358" w:author="Benjamin Pannell" w:date="2014-10-22T17:10:00Z">
              <w:rPr>
                <w:rStyle w:val="Hyperlink"/>
                <w:noProof/>
              </w:rPr>
            </w:rPrChange>
          </w:rPr>
          <w:delText>Table 12 UART Protocol Packet Structure</w:delText>
        </w:r>
        <w:r w:rsidDel="00B46BDF">
          <w:rPr>
            <w:noProof/>
            <w:webHidden/>
          </w:rPr>
          <w:tab/>
          <w:delText>39</w:delText>
        </w:r>
      </w:del>
    </w:p>
    <w:p w14:paraId="2A755735" w14:textId="77777777" w:rsidR="0085700F" w:rsidDel="00B46BDF" w:rsidRDefault="0085700F">
      <w:pPr>
        <w:pStyle w:val="TableofFigures"/>
        <w:tabs>
          <w:tab w:val="right" w:pos="9061"/>
        </w:tabs>
        <w:rPr>
          <w:del w:id="359" w:author="Benjamin Pannell" w:date="2014-10-22T17:10:00Z"/>
          <w:rFonts w:eastAsiaTheme="minorEastAsia"/>
          <w:noProof/>
          <w:sz w:val="22"/>
          <w:lang w:eastAsia="en-ZA"/>
        </w:rPr>
      </w:pPr>
      <w:del w:id="360" w:author="Benjamin Pannell" w:date="2014-10-22T17:10:00Z">
        <w:r w:rsidRPr="00B46BDF" w:rsidDel="00B46BDF">
          <w:rPr>
            <w:noProof/>
            <w:rPrChange w:id="361" w:author="Benjamin Pannell" w:date="2014-10-22T17:10:00Z">
              <w:rPr>
                <w:rStyle w:val="Hyperlink"/>
                <w:noProof/>
              </w:rPr>
            </w:rPrChange>
          </w:rPr>
          <w:delText>Table 13 UART Protocol OP Codes</w:delText>
        </w:r>
        <w:r w:rsidDel="00B46BDF">
          <w:rPr>
            <w:noProof/>
            <w:webHidden/>
          </w:rPr>
          <w:tab/>
          <w:delText>39</w:delText>
        </w:r>
      </w:del>
    </w:p>
    <w:p w14:paraId="729F62B8" w14:textId="77777777" w:rsidR="0085700F" w:rsidDel="00B46BDF" w:rsidRDefault="0085700F">
      <w:pPr>
        <w:pStyle w:val="TableofFigures"/>
        <w:tabs>
          <w:tab w:val="right" w:pos="9061"/>
        </w:tabs>
        <w:rPr>
          <w:del w:id="362" w:author="Benjamin Pannell" w:date="2014-10-22T17:10:00Z"/>
          <w:rFonts w:eastAsiaTheme="minorEastAsia"/>
          <w:noProof/>
          <w:sz w:val="22"/>
          <w:lang w:eastAsia="en-ZA"/>
        </w:rPr>
      </w:pPr>
      <w:del w:id="363" w:author="Benjamin Pannell" w:date="2014-10-22T17:10:00Z">
        <w:r w:rsidRPr="00B46BDF" w:rsidDel="00B46BDF">
          <w:rPr>
            <w:noProof/>
            <w:rPrChange w:id="364" w:author="Benjamin Pannell" w:date="2014-10-22T17:10:00Z">
              <w:rPr>
                <w:rStyle w:val="Hyperlink"/>
                <w:noProof/>
              </w:rPr>
            </w:rPrChange>
          </w:rPr>
          <w:delText>Table 10 Component List</w:delText>
        </w:r>
        <w:r w:rsidDel="00B46BDF">
          <w:rPr>
            <w:noProof/>
            <w:webHidden/>
          </w:rPr>
          <w:tab/>
          <w:delText>46</w:delText>
        </w:r>
      </w:del>
    </w:p>
    <w:p w14:paraId="679B1E35" w14:textId="77777777" w:rsidR="0085700F" w:rsidDel="00B46BDF" w:rsidRDefault="0085700F">
      <w:pPr>
        <w:pStyle w:val="TableofFigures"/>
        <w:tabs>
          <w:tab w:val="right" w:pos="9061"/>
        </w:tabs>
        <w:rPr>
          <w:del w:id="365" w:author="Benjamin Pannell" w:date="2014-10-22T17:10:00Z"/>
          <w:rFonts w:eastAsiaTheme="minorEastAsia"/>
          <w:noProof/>
          <w:sz w:val="22"/>
          <w:lang w:eastAsia="en-ZA"/>
        </w:rPr>
      </w:pPr>
      <w:del w:id="366" w:author="Benjamin Pannell" w:date="2014-10-22T17:10:00Z">
        <w:r w:rsidRPr="00B46BDF" w:rsidDel="00B46BDF">
          <w:rPr>
            <w:noProof/>
            <w:rPrChange w:id="367" w:author="Benjamin Pannell" w:date="2014-10-22T17:10:00Z">
              <w:rPr>
                <w:rStyle w:val="Hyperlink"/>
                <w:noProof/>
              </w:rPr>
            </w:rPrChange>
          </w:rPr>
          <w:delText>Table 11 Component Websites</w:delText>
        </w:r>
        <w:r w:rsidDel="00B46BDF">
          <w:rPr>
            <w:noProof/>
            <w:webHidden/>
          </w:rPr>
          <w:tab/>
          <w:delText>46</w:delText>
        </w:r>
      </w:del>
    </w:p>
    <w:p w14:paraId="0DAAE2ED" w14:textId="77777777" w:rsidR="004551DC" w:rsidRDefault="006D0F4E" w:rsidP="00E932EB">
      <w:pPr>
        <w:pStyle w:val="TableofFigures"/>
        <w:tabs>
          <w:tab w:val="right" w:pos="9061"/>
        </w:tabs>
      </w:pPr>
      <w:r>
        <w:fldChar w:fldCharType="end"/>
      </w:r>
      <w:bookmarkStart w:id="368"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369" w:name="_Toc401770996"/>
      <w:r>
        <w:lastRenderedPageBreak/>
        <w:t>Symbols</w:t>
      </w:r>
      <w:bookmarkEnd w:id="368"/>
      <w:bookmarkEnd w:id="369"/>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rPr>
          <w:ins w:id="370" w:author="Benjamin Pannell" w:date="2014-10-22T19:53:00Z"/>
        </w:rPr>
      </w:pPr>
      <w:r w:rsidRPr="004D1715">
        <w:rPr>
          <w:b/>
        </w:rPr>
        <w:t>Human Interface Device</w:t>
      </w:r>
      <w:r>
        <w:t xml:space="preserve"> – A subset of the USB protocol which makes allowance for the use of devices through which humans can interact with their computers, removing the need for dedicated drivers.</w:t>
      </w:r>
      <w:ins w:id="371" w:author="Benjamin Pannell" w:date="2014-10-22T19:53:00Z">
        <w:r w:rsidR="00CC1BAE" w:rsidRPr="00CC1BAE">
          <w:t xml:space="preserve"> </w:t>
        </w:r>
      </w:ins>
    </w:p>
    <w:p w14:paraId="043BE054" w14:textId="77720624" w:rsidR="008F2408" w:rsidRDefault="00CC1BAE" w:rsidP="004D1715">
      <w:pPr>
        <w:spacing w:after="0"/>
      </w:pPr>
      <w:ins w:id="372" w:author="Benjamin Pannell" w:date="2014-10-22T19:53:00Z">
        <w:r>
          <w:rPr>
            <w:b/>
          </w:rPr>
          <w:t>Master Device</w:t>
        </w:r>
        <w:r>
          <w:t xml:space="preserve"> – The device responsible for generation of the emulation instructions. For example, the Raspberry Pi.</w:t>
        </w:r>
      </w:ins>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rPr>
          <w:ins w:id="373" w:author="Benjamin Pannell" w:date="2014-10-22T19:53:00Z"/>
        </w:rPr>
      </w:pPr>
      <w:r w:rsidRPr="004D1715">
        <w:rPr>
          <w:b/>
        </w:rPr>
        <w:t>Random Access Memory</w:t>
      </w:r>
      <w:r>
        <w:t xml:space="preserve"> – High speed memory used to store data which is currently in use on the system, including the instructions of running processes and the information they are interacting with.</w:t>
      </w:r>
      <w:ins w:id="374" w:author="Benjamin Pannell" w:date="2014-10-22T19:53:00Z">
        <w:r w:rsidR="00CC1BAE" w:rsidRPr="00CC1BAE">
          <w:t xml:space="preserve"> </w:t>
        </w:r>
      </w:ins>
    </w:p>
    <w:p w14:paraId="338CD3B8" w14:textId="5622FEA9" w:rsidR="00CC1BAE" w:rsidRDefault="00CC1BAE" w:rsidP="00CC1BAE">
      <w:pPr>
        <w:spacing w:after="0"/>
        <w:rPr>
          <w:ins w:id="375" w:author="Benjamin Pannell" w:date="2014-10-22T19:53:00Z"/>
        </w:rPr>
      </w:pPr>
      <w:ins w:id="376" w:author="Benjamin Pannell" w:date="2014-10-22T19:53:00Z">
        <w:r>
          <w:rPr>
            <w:b/>
          </w:rPr>
          <w:t>Slave Device</w:t>
        </w:r>
        <w:r>
          <w:t xml:space="preserve"> – The device responsible for interpretation of emulation instructions, and the emulation of user input on the Target Device. In this project, a Teensy 2.0.</w:t>
        </w:r>
        <w:r w:rsidRPr="00CC1BAE">
          <w:t xml:space="preserve"> </w:t>
        </w:r>
      </w:ins>
    </w:p>
    <w:p w14:paraId="5D4A738C" w14:textId="1D5C428E" w:rsidR="008F2408" w:rsidRDefault="00CC1BAE" w:rsidP="004D1715">
      <w:pPr>
        <w:spacing w:after="0"/>
      </w:pPr>
      <w:ins w:id="377" w:author="Benjamin Pannell" w:date="2014-10-22T19:53:00Z">
        <w:r>
          <w:rPr>
            <w:b/>
          </w:rPr>
          <w:t>Target Device</w:t>
        </w:r>
        <w:r>
          <w:t xml:space="preserve"> – The device to which emulated input is directed, usually a personal computer of some kind.</w:t>
        </w:r>
      </w:ins>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Pr="0065173D" w:rsidRDefault="00C00BDA" w:rsidP="00CC1BAE">
      <w:pPr>
        <w:spacing w:after="0"/>
        <w:rPr>
          <w:rPrChange w:id="378" w:author="Benjamin Pannell" w:date="2014-10-22T19:52:00Z">
            <w:rPr/>
          </w:rPrChange>
        </w:rPr>
        <w:pPrChange w:id="379" w:author="Benjamin Pannell" w:date="2014-10-22T19:53:00Z">
          <w:pPr>
            <w:spacing w:after="0"/>
          </w:pPr>
        </w:pPrChange>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66C51E72" w14:textId="77777777" w:rsidR="00C66450" w:rsidRDefault="00BB3419">
      <w:pPr>
        <w:rPr>
          <w:ins w:id="380" w:author="Benjamin Pannell" w:date="2014-10-22T19:23:00Z"/>
          <w:noProof/>
        </w:rPr>
        <w:sectPr w:rsidR="00C66450" w:rsidSect="00DB1D70">
          <w:footerReference w:type="first" r:id="rId10"/>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332DDE8C" w14:textId="77777777" w:rsidR="00C66450" w:rsidRDefault="00C66450">
      <w:pPr>
        <w:pStyle w:val="Index1"/>
        <w:tabs>
          <w:tab w:val="right" w:leader="dot" w:pos="9061"/>
        </w:tabs>
        <w:rPr>
          <w:ins w:id="381" w:author="Benjamin Pannell" w:date="2014-10-22T19:23:00Z"/>
          <w:noProof/>
        </w:rPr>
      </w:pPr>
      <w:ins w:id="382" w:author="Benjamin Pannell" w:date="2014-10-22T19:23:00Z">
        <w:r>
          <w:rPr>
            <w:noProof/>
          </w:rPr>
          <w:lastRenderedPageBreak/>
          <w:t>API</w:t>
        </w:r>
        <w:r>
          <w:rPr>
            <w:noProof/>
          </w:rPr>
          <w:tab/>
        </w:r>
        <w:r w:rsidRPr="00937CCB">
          <w:rPr>
            <w:i/>
            <w:noProof/>
          </w:rPr>
          <w:t>See</w:t>
        </w:r>
        <w:r>
          <w:rPr>
            <w:noProof/>
          </w:rPr>
          <w:t xml:space="preserve"> Application Programming Interface</w:t>
        </w:r>
      </w:ins>
    </w:p>
    <w:p w14:paraId="01BF6041" w14:textId="77777777" w:rsidR="00C66450" w:rsidRDefault="00C66450">
      <w:pPr>
        <w:pStyle w:val="Index1"/>
        <w:tabs>
          <w:tab w:val="right" w:leader="dot" w:pos="9061"/>
        </w:tabs>
        <w:rPr>
          <w:ins w:id="383" w:author="Benjamin Pannell" w:date="2014-10-22T19:23:00Z"/>
          <w:noProof/>
        </w:rPr>
      </w:pPr>
      <w:ins w:id="384" w:author="Benjamin Pannell" w:date="2014-10-22T19:23:00Z">
        <w:r>
          <w:rPr>
            <w:noProof/>
          </w:rPr>
          <w:t>ASIC</w:t>
        </w:r>
        <w:r>
          <w:rPr>
            <w:noProof/>
          </w:rPr>
          <w:tab/>
        </w:r>
        <w:r w:rsidRPr="00937CCB">
          <w:rPr>
            <w:i/>
            <w:noProof/>
          </w:rPr>
          <w:t>See</w:t>
        </w:r>
        <w:r>
          <w:rPr>
            <w:noProof/>
          </w:rPr>
          <w:t xml:space="preserve"> Application Specific Integrated Circuit</w:t>
        </w:r>
      </w:ins>
    </w:p>
    <w:p w14:paraId="25DC445A" w14:textId="77777777" w:rsidR="00C66450" w:rsidRDefault="00C66450">
      <w:pPr>
        <w:pStyle w:val="Index1"/>
        <w:tabs>
          <w:tab w:val="right" w:leader="dot" w:pos="9061"/>
        </w:tabs>
        <w:rPr>
          <w:ins w:id="385" w:author="Benjamin Pannell" w:date="2014-10-22T19:23:00Z"/>
          <w:noProof/>
        </w:rPr>
      </w:pPr>
      <w:ins w:id="386" w:author="Benjamin Pannell" w:date="2014-10-22T19:23:00Z">
        <w:r>
          <w:rPr>
            <w:noProof/>
          </w:rPr>
          <w:t>BJT</w:t>
        </w:r>
        <w:r>
          <w:rPr>
            <w:noProof/>
          </w:rPr>
          <w:tab/>
        </w:r>
        <w:r w:rsidRPr="00937CCB">
          <w:rPr>
            <w:i/>
            <w:noProof/>
          </w:rPr>
          <w:t>See</w:t>
        </w:r>
        <w:r>
          <w:rPr>
            <w:noProof/>
          </w:rPr>
          <w:t xml:space="preserve"> Bipolar Junction Transistor</w:t>
        </w:r>
      </w:ins>
    </w:p>
    <w:p w14:paraId="0E370705" w14:textId="77777777" w:rsidR="00C66450" w:rsidRDefault="00C66450">
      <w:pPr>
        <w:pStyle w:val="Index1"/>
        <w:tabs>
          <w:tab w:val="right" w:leader="dot" w:pos="9061"/>
        </w:tabs>
        <w:rPr>
          <w:ins w:id="387" w:author="Benjamin Pannell" w:date="2014-10-22T19:23:00Z"/>
          <w:noProof/>
        </w:rPr>
      </w:pPr>
      <w:ins w:id="388" w:author="Benjamin Pannell" w:date="2014-10-22T19:23:00Z">
        <w:r>
          <w:rPr>
            <w:noProof/>
          </w:rPr>
          <w:t>CPU</w:t>
        </w:r>
        <w:r>
          <w:rPr>
            <w:noProof/>
          </w:rPr>
          <w:tab/>
        </w:r>
        <w:r w:rsidRPr="00937CCB">
          <w:rPr>
            <w:i/>
            <w:noProof/>
          </w:rPr>
          <w:t>See</w:t>
        </w:r>
        <w:r>
          <w:rPr>
            <w:noProof/>
          </w:rPr>
          <w:t xml:space="preserve"> Central Processing Unit</w:t>
        </w:r>
      </w:ins>
    </w:p>
    <w:p w14:paraId="7014F885" w14:textId="77777777" w:rsidR="00C66450" w:rsidRDefault="00C66450">
      <w:pPr>
        <w:pStyle w:val="Index1"/>
        <w:tabs>
          <w:tab w:val="right" w:leader="dot" w:pos="9061"/>
        </w:tabs>
        <w:rPr>
          <w:ins w:id="389" w:author="Benjamin Pannell" w:date="2014-10-22T19:23:00Z"/>
          <w:noProof/>
        </w:rPr>
      </w:pPr>
      <w:ins w:id="390" w:author="Benjamin Pannell" w:date="2014-10-22T19:23:00Z">
        <w:r>
          <w:rPr>
            <w:noProof/>
          </w:rPr>
          <w:t>FET</w:t>
        </w:r>
        <w:r>
          <w:rPr>
            <w:noProof/>
          </w:rPr>
          <w:tab/>
        </w:r>
        <w:r w:rsidRPr="00937CCB">
          <w:rPr>
            <w:i/>
            <w:noProof/>
          </w:rPr>
          <w:t>See</w:t>
        </w:r>
        <w:r>
          <w:rPr>
            <w:noProof/>
          </w:rPr>
          <w:t xml:space="preserve"> Field Effect Transistor</w:t>
        </w:r>
      </w:ins>
    </w:p>
    <w:p w14:paraId="6F8EFEE0" w14:textId="77777777" w:rsidR="00C66450" w:rsidRDefault="00C66450">
      <w:pPr>
        <w:pStyle w:val="Index1"/>
        <w:tabs>
          <w:tab w:val="right" w:leader="dot" w:pos="9061"/>
        </w:tabs>
        <w:rPr>
          <w:ins w:id="391" w:author="Benjamin Pannell" w:date="2014-10-22T19:23:00Z"/>
          <w:noProof/>
        </w:rPr>
      </w:pPr>
      <w:ins w:id="392" w:author="Benjamin Pannell" w:date="2014-10-22T19:23:00Z">
        <w:r>
          <w:rPr>
            <w:noProof/>
          </w:rPr>
          <w:t>FTDI</w:t>
        </w:r>
        <w:r>
          <w:rPr>
            <w:noProof/>
          </w:rPr>
          <w:tab/>
        </w:r>
        <w:r w:rsidRPr="00937CCB">
          <w:rPr>
            <w:i/>
            <w:noProof/>
          </w:rPr>
          <w:t>See</w:t>
        </w:r>
        <w:r>
          <w:rPr>
            <w:noProof/>
          </w:rPr>
          <w:t xml:space="preserve"> Future Technology Devices International</w:t>
        </w:r>
      </w:ins>
    </w:p>
    <w:p w14:paraId="5BD4BB41" w14:textId="77777777" w:rsidR="00C66450" w:rsidRDefault="00C66450">
      <w:pPr>
        <w:pStyle w:val="Index1"/>
        <w:tabs>
          <w:tab w:val="right" w:leader="dot" w:pos="9061"/>
        </w:tabs>
        <w:rPr>
          <w:ins w:id="393" w:author="Benjamin Pannell" w:date="2014-10-22T19:23:00Z"/>
          <w:noProof/>
        </w:rPr>
      </w:pPr>
      <w:ins w:id="394" w:author="Benjamin Pannell" w:date="2014-10-22T19:23:00Z">
        <w:r>
          <w:rPr>
            <w:noProof/>
          </w:rPr>
          <w:t>HID</w:t>
        </w:r>
        <w:r>
          <w:rPr>
            <w:noProof/>
          </w:rPr>
          <w:tab/>
        </w:r>
        <w:r w:rsidRPr="00937CCB">
          <w:rPr>
            <w:i/>
            <w:noProof/>
          </w:rPr>
          <w:t>See</w:t>
        </w:r>
        <w:r>
          <w:rPr>
            <w:noProof/>
          </w:rPr>
          <w:t xml:space="preserve"> Human Interface Device</w:t>
        </w:r>
      </w:ins>
    </w:p>
    <w:p w14:paraId="0B208B67" w14:textId="77777777" w:rsidR="00C66450" w:rsidRDefault="00C66450">
      <w:pPr>
        <w:pStyle w:val="Index1"/>
        <w:tabs>
          <w:tab w:val="right" w:leader="dot" w:pos="9061"/>
        </w:tabs>
        <w:rPr>
          <w:ins w:id="395" w:author="Benjamin Pannell" w:date="2014-10-22T19:23:00Z"/>
          <w:noProof/>
        </w:rPr>
      </w:pPr>
      <w:ins w:id="396" w:author="Benjamin Pannell" w:date="2014-10-22T19:23:00Z">
        <w:r>
          <w:rPr>
            <w:noProof/>
          </w:rPr>
          <w:t>PCB</w:t>
        </w:r>
        <w:r>
          <w:rPr>
            <w:noProof/>
          </w:rPr>
          <w:tab/>
        </w:r>
        <w:r w:rsidRPr="00937CCB">
          <w:rPr>
            <w:i/>
            <w:noProof/>
          </w:rPr>
          <w:t>See</w:t>
        </w:r>
        <w:r>
          <w:rPr>
            <w:noProof/>
          </w:rPr>
          <w:t xml:space="preserve"> Printed Circuit Board</w:t>
        </w:r>
      </w:ins>
    </w:p>
    <w:p w14:paraId="7A909946" w14:textId="77777777" w:rsidR="00C66450" w:rsidRDefault="00C66450">
      <w:pPr>
        <w:pStyle w:val="Index1"/>
        <w:tabs>
          <w:tab w:val="right" w:leader="dot" w:pos="9061"/>
        </w:tabs>
        <w:rPr>
          <w:ins w:id="397" w:author="Benjamin Pannell" w:date="2014-10-22T19:23:00Z"/>
          <w:noProof/>
        </w:rPr>
      </w:pPr>
      <w:ins w:id="398" w:author="Benjamin Pannell" w:date="2014-10-22T19:23:00Z">
        <w:r>
          <w:rPr>
            <w:noProof/>
          </w:rPr>
          <w:lastRenderedPageBreak/>
          <w:t>RAM</w:t>
        </w:r>
        <w:r>
          <w:rPr>
            <w:noProof/>
          </w:rPr>
          <w:tab/>
        </w:r>
        <w:r w:rsidRPr="00937CCB">
          <w:rPr>
            <w:i/>
            <w:noProof/>
          </w:rPr>
          <w:t>See</w:t>
        </w:r>
        <w:r>
          <w:rPr>
            <w:noProof/>
          </w:rPr>
          <w:t xml:space="preserve"> Random Access Memory</w:t>
        </w:r>
      </w:ins>
    </w:p>
    <w:p w14:paraId="18550EBD" w14:textId="77777777" w:rsidR="00C66450" w:rsidRDefault="00C66450">
      <w:pPr>
        <w:pStyle w:val="Index1"/>
        <w:tabs>
          <w:tab w:val="right" w:leader="dot" w:pos="9061"/>
        </w:tabs>
        <w:rPr>
          <w:ins w:id="399" w:author="Benjamin Pannell" w:date="2014-10-22T19:23:00Z"/>
          <w:noProof/>
        </w:rPr>
      </w:pPr>
      <w:ins w:id="400" w:author="Benjamin Pannell" w:date="2014-10-22T19:23:00Z">
        <w:r>
          <w:rPr>
            <w:noProof/>
          </w:rPr>
          <w:t>UART</w:t>
        </w:r>
        <w:r>
          <w:rPr>
            <w:noProof/>
          </w:rPr>
          <w:tab/>
        </w:r>
        <w:r w:rsidRPr="00937CCB">
          <w:rPr>
            <w:i/>
            <w:noProof/>
          </w:rPr>
          <w:t>See</w:t>
        </w:r>
        <w:r>
          <w:rPr>
            <w:noProof/>
          </w:rPr>
          <w:t xml:space="preserve"> Universal Asynchronous Reciever Transmitter</w:t>
        </w:r>
      </w:ins>
    </w:p>
    <w:p w14:paraId="12232954" w14:textId="77777777" w:rsidR="00C66450" w:rsidRDefault="00C66450">
      <w:pPr>
        <w:pStyle w:val="Index1"/>
        <w:tabs>
          <w:tab w:val="right" w:leader="dot" w:pos="9061"/>
        </w:tabs>
        <w:rPr>
          <w:ins w:id="401" w:author="Benjamin Pannell" w:date="2014-10-22T19:23:00Z"/>
          <w:noProof/>
        </w:rPr>
      </w:pPr>
      <w:ins w:id="402" w:author="Benjamin Pannell" w:date="2014-10-22T19:23:00Z">
        <w:r>
          <w:rPr>
            <w:noProof/>
          </w:rPr>
          <w:t>USB</w:t>
        </w:r>
        <w:r>
          <w:rPr>
            <w:noProof/>
          </w:rPr>
          <w:tab/>
        </w:r>
        <w:r w:rsidRPr="00937CCB">
          <w:rPr>
            <w:i/>
            <w:noProof/>
          </w:rPr>
          <w:t>See</w:t>
        </w:r>
        <w:r>
          <w:rPr>
            <w:noProof/>
          </w:rPr>
          <w:t xml:space="preserve"> Universal Serial Bus</w:t>
        </w:r>
      </w:ins>
    </w:p>
    <w:p w14:paraId="18FAC0DA" w14:textId="77777777" w:rsidR="00C66450" w:rsidRDefault="00C66450">
      <w:pPr>
        <w:rPr>
          <w:ins w:id="403" w:author="Benjamin Pannell" w:date="2014-10-22T19:23:00Z"/>
          <w:noProof/>
        </w:rPr>
        <w:sectPr w:rsidR="00C66450" w:rsidSect="00C66450">
          <w:type w:val="continuous"/>
          <w:pgSz w:w="11906" w:h="16838"/>
          <w:pgMar w:top="1418" w:right="1134" w:bottom="1418" w:left="1701" w:header="709" w:footer="709" w:gutter="0"/>
          <w:cols w:space="720"/>
          <w:titlePg/>
          <w:docGrid w:linePitch="360"/>
          <w:sectPrChange w:id="404" w:author="Benjamin Pannell" w:date="2014-10-22T19:23:00Z">
            <w:sectPr w:rsidR="00C66450" w:rsidSect="00C66450">
              <w:pgMar w:top="1418" w:right="1134" w:bottom="1418" w:left="1701" w:header="709" w:footer="709" w:gutter="0"/>
              <w:cols w:space="708"/>
            </w:sectPr>
          </w:sectPrChange>
        </w:sectPr>
      </w:pPr>
    </w:p>
    <w:p w14:paraId="01AB7A6B" w14:textId="77777777" w:rsidR="00DB1D70" w:rsidDel="00B46BDF" w:rsidRDefault="00DB1D70">
      <w:pPr>
        <w:rPr>
          <w:del w:id="405" w:author="Benjamin Pannell" w:date="2014-10-22T17:10:00Z"/>
          <w:noProof/>
        </w:rPr>
        <w:sectPr w:rsidR="00DB1D70" w:rsidDel="00B46BDF" w:rsidSect="00C66450">
          <w:type w:val="continuous"/>
          <w:pgSz w:w="11906" w:h="16838"/>
          <w:pgMar w:top="1418" w:right="1134" w:bottom="1418" w:left="1701" w:header="709" w:footer="709" w:gutter="0"/>
          <w:cols w:space="708"/>
          <w:titlePg/>
          <w:docGrid w:linePitch="360"/>
          <w:sectPrChange w:id="406" w:author="Benjamin Pannell" w:date="2014-10-22T19:23:00Z">
            <w:sectPr w:rsidR="00DB1D70" w:rsidDel="00B46BDF" w:rsidSect="00C66450">
              <w:pgMar w:top="1418" w:right="1134" w:bottom="1418" w:left="1701" w:header="709" w:footer="709" w:gutter="0"/>
            </w:sectPr>
          </w:sectPrChange>
        </w:sectPr>
      </w:pPr>
    </w:p>
    <w:p w14:paraId="2A841132" w14:textId="77777777" w:rsidR="00DB1D70" w:rsidDel="00B46BDF" w:rsidRDefault="00DB1D70">
      <w:pPr>
        <w:pStyle w:val="Index1"/>
        <w:tabs>
          <w:tab w:val="right" w:pos="9061"/>
        </w:tabs>
        <w:rPr>
          <w:del w:id="407" w:author="Benjamin Pannell" w:date="2014-10-22T17:10:00Z"/>
          <w:noProof/>
        </w:rPr>
      </w:pPr>
      <w:del w:id="408" w:author="Benjamin Pannell" w:date="2014-10-22T17:10:00Z">
        <w:r w:rsidDel="00B46BDF">
          <w:rPr>
            <w:noProof/>
          </w:rPr>
          <w:delText>API</w:delText>
        </w:r>
        <w:r w:rsidDel="00B46BDF">
          <w:rPr>
            <w:noProof/>
          </w:rPr>
          <w:tab/>
        </w:r>
        <w:r w:rsidRPr="009336C6" w:rsidDel="00B46BDF">
          <w:rPr>
            <w:i/>
            <w:noProof/>
          </w:rPr>
          <w:delText>See</w:delText>
        </w:r>
        <w:r w:rsidDel="00B46BDF">
          <w:rPr>
            <w:noProof/>
          </w:rPr>
          <w:delText xml:space="preserve"> Application Programming Interface</w:delText>
        </w:r>
      </w:del>
    </w:p>
    <w:p w14:paraId="27947918" w14:textId="77777777" w:rsidR="00DB1D70" w:rsidDel="00B46BDF" w:rsidRDefault="00DB1D70">
      <w:pPr>
        <w:pStyle w:val="Index1"/>
        <w:tabs>
          <w:tab w:val="right" w:pos="9061"/>
        </w:tabs>
        <w:rPr>
          <w:del w:id="409" w:author="Benjamin Pannell" w:date="2014-10-22T17:10:00Z"/>
          <w:noProof/>
        </w:rPr>
      </w:pPr>
      <w:del w:id="410" w:author="Benjamin Pannell" w:date="2014-10-22T17:10:00Z">
        <w:r w:rsidDel="00B46BDF">
          <w:rPr>
            <w:noProof/>
          </w:rPr>
          <w:delText>ASIC</w:delText>
        </w:r>
        <w:r w:rsidDel="00B46BDF">
          <w:rPr>
            <w:noProof/>
          </w:rPr>
          <w:tab/>
        </w:r>
        <w:r w:rsidRPr="009336C6" w:rsidDel="00B46BDF">
          <w:rPr>
            <w:i/>
            <w:noProof/>
          </w:rPr>
          <w:delText>See</w:delText>
        </w:r>
        <w:r w:rsidDel="00B46BDF">
          <w:rPr>
            <w:noProof/>
          </w:rPr>
          <w:delText xml:space="preserve"> Application Specific Integrated Circuit</w:delText>
        </w:r>
      </w:del>
    </w:p>
    <w:p w14:paraId="05F6549B" w14:textId="77777777" w:rsidR="00DB1D70" w:rsidDel="00B46BDF" w:rsidRDefault="00DB1D70">
      <w:pPr>
        <w:pStyle w:val="Index1"/>
        <w:tabs>
          <w:tab w:val="right" w:pos="9061"/>
        </w:tabs>
        <w:rPr>
          <w:del w:id="411" w:author="Benjamin Pannell" w:date="2014-10-22T17:10:00Z"/>
          <w:noProof/>
        </w:rPr>
      </w:pPr>
      <w:del w:id="412" w:author="Benjamin Pannell" w:date="2014-10-22T17:10:00Z">
        <w:r w:rsidDel="00B46BDF">
          <w:rPr>
            <w:noProof/>
          </w:rPr>
          <w:delText>BJT</w:delText>
        </w:r>
        <w:r w:rsidDel="00B46BDF">
          <w:rPr>
            <w:noProof/>
          </w:rPr>
          <w:tab/>
        </w:r>
        <w:r w:rsidRPr="009336C6" w:rsidDel="00B46BDF">
          <w:rPr>
            <w:i/>
            <w:noProof/>
          </w:rPr>
          <w:delText>See</w:delText>
        </w:r>
        <w:r w:rsidDel="00B46BDF">
          <w:rPr>
            <w:noProof/>
          </w:rPr>
          <w:delText xml:space="preserve"> Bipolar Junction Transistor</w:delText>
        </w:r>
      </w:del>
    </w:p>
    <w:p w14:paraId="56186B57" w14:textId="77777777" w:rsidR="00DB1D70" w:rsidDel="00B46BDF" w:rsidRDefault="00DB1D70">
      <w:pPr>
        <w:pStyle w:val="Index1"/>
        <w:tabs>
          <w:tab w:val="right" w:pos="9061"/>
        </w:tabs>
        <w:rPr>
          <w:del w:id="413" w:author="Benjamin Pannell" w:date="2014-10-22T17:10:00Z"/>
          <w:noProof/>
        </w:rPr>
      </w:pPr>
      <w:del w:id="414" w:author="Benjamin Pannell" w:date="2014-10-22T17:10:00Z">
        <w:r w:rsidDel="00B46BDF">
          <w:rPr>
            <w:noProof/>
          </w:rPr>
          <w:delText>CPU</w:delText>
        </w:r>
        <w:r w:rsidDel="00B46BDF">
          <w:rPr>
            <w:noProof/>
          </w:rPr>
          <w:tab/>
        </w:r>
        <w:r w:rsidRPr="009336C6" w:rsidDel="00B46BDF">
          <w:rPr>
            <w:i/>
            <w:noProof/>
          </w:rPr>
          <w:delText>See</w:delText>
        </w:r>
        <w:r w:rsidDel="00B46BDF">
          <w:rPr>
            <w:noProof/>
          </w:rPr>
          <w:delText xml:space="preserve"> Central Processing Unit</w:delText>
        </w:r>
      </w:del>
    </w:p>
    <w:p w14:paraId="01DAC8D1" w14:textId="77777777" w:rsidR="00DB1D70" w:rsidDel="00B46BDF" w:rsidRDefault="00DB1D70">
      <w:pPr>
        <w:pStyle w:val="Index1"/>
        <w:tabs>
          <w:tab w:val="right" w:pos="9061"/>
        </w:tabs>
        <w:rPr>
          <w:del w:id="415" w:author="Benjamin Pannell" w:date="2014-10-22T17:10:00Z"/>
          <w:noProof/>
        </w:rPr>
      </w:pPr>
      <w:del w:id="416" w:author="Benjamin Pannell" w:date="2014-10-22T17:10:00Z">
        <w:r w:rsidDel="00B46BDF">
          <w:rPr>
            <w:noProof/>
          </w:rPr>
          <w:delText>FET</w:delText>
        </w:r>
        <w:r w:rsidDel="00B46BDF">
          <w:rPr>
            <w:noProof/>
          </w:rPr>
          <w:tab/>
        </w:r>
        <w:r w:rsidRPr="009336C6" w:rsidDel="00B46BDF">
          <w:rPr>
            <w:i/>
            <w:noProof/>
          </w:rPr>
          <w:delText>See</w:delText>
        </w:r>
        <w:r w:rsidDel="00B46BDF">
          <w:rPr>
            <w:noProof/>
          </w:rPr>
          <w:delText xml:space="preserve"> Field Effect Transistor</w:delText>
        </w:r>
      </w:del>
    </w:p>
    <w:p w14:paraId="4156B618" w14:textId="77777777" w:rsidR="00DB1D70" w:rsidDel="00B46BDF" w:rsidRDefault="00DB1D70">
      <w:pPr>
        <w:pStyle w:val="Index1"/>
        <w:tabs>
          <w:tab w:val="right" w:pos="9061"/>
        </w:tabs>
        <w:rPr>
          <w:del w:id="417" w:author="Benjamin Pannell" w:date="2014-10-22T17:10:00Z"/>
          <w:noProof/>
        </w:rPr>
      </w:pPr>
      <w:del w:id="418" w:author="Benjamin Pannell" w:date="2014-10-22T17:10:00Z">
        <w:r w:rsidDel="00B46BDF">
          <w:rPr>
            <w:noProof/>
          </w:rPr>
          <w:delText>FTDI</w:delText>
        </w:r>
        <w:r w:rsidDel="00B46BDF">
          <w:rPr>
            <w:noProof/>
          </w:rPr>
          <w:tab/>
        </w:r>
        <w:r w:rsidRPr="009336C6" w:rsidDel="00B46BDF">
          <w:rPr>
            <w:i/>
            <w:noProof/>
          </w:rPr>
          <w:delText>See</w:delText>
        </w:r>
        <w:r w:rsidDel="00B46BDF">
          <w:rPr>
            <w:noProof/>
          </w:rPr>
          <w:delText xml:space="preserve"> Future Technology Devices International</w:delText>
        </w:r>
      </w:del>
    </w:p>
    <w:p w14:paraId="36948B17" w14:textId="77777777" w:rsidR="00DB1D70" w:rsidDel="00B46BDF" w:rsidRDefault="00DB1D70">
      <w:pPr>
        <w:pStyle w:val="Index1"/>
        <w:tabs>
          <w:tab w:val="right" w:pos="9061"/>
        </w:tabs>
        <w:rPr>
          <w:del w:id="419" w:author="Benjamin Pannell" w:date="2014-10-22T17:10:00Z"/>
          <w:noProof/>
        </w:rPr>
      </w:pPr>
      <w:del w:id="420" w:author="Benjamin Pannell" w:date="2014-10-22T17:10:00Z">
        <w:r w:rsidDel="00B46BDF">
          <w:rPr>
            <w:noProof/>
          </w:rPr>
          <w:delText>HID</w:delText>
        </w:r>
        <w:r w:rsidDel="00B46BDF">
          <w:rPr>
            <w:noProof/>
          </w:rPr>
          <w:tab/>
        </w:r>
        <w:r w:rsidRPr="009336C6" w:rsidDel="00B46BDF">
          <w:rPr>
            <w:i/>
            <w:noProof/>
          </w:rPr>
          <w:delText>See</w:delText>
        </w:r>
        <w:r w:rsidDel="00B46BDF">
          <w:rPr>
            <w:noProof/>
          </w:rPr>
          <w:delText xml:space="preserve"> Human Interface Device</w:delText>
        </w:r>
      </w:del>
    </w:p>
    <w:p w14:paraId="7BA8D010" w14:textId="77777777" w:rsidR="00DB1D70" w:rsidDel="00B46BDF" w:rsidRDefault="00DB1D70">
      <w:pPr>
        <w:pStyle w:val="Index1"/>
        <w:tabs>
          <w:tab w:val="right" w:pos="9061"/>
        </w:tabs>
        <w:rPr>
          <w:del w:id="421" w:author="Benjamin Pannell" w:date="2014-10-22T17:10:00Z"/>
          <w:noProof/>
        </w:rPr>
      </w:pPr>
      <w:del w:id="422" w:author="Benjamin Pannell" w:date="2014-10-22T17:10:00Z">
        <w:r w:rsidDel="00B46BDF">
          <w:rPr>
            <w:noProof/>
          </w:rPr>
          <w:delText>PCB</w:delText>
        </w:r>
        <w:r w:rsidDel="00B46BDF">
          <w:rPr>
            <w:noProof/>
          </w:rPr>
          <w:tab/>
        </w:r>
        <w:r w:rsidRPr="009336C6" w:rsidDel="00B46BDF">
          <w:rPr>
            <w:i/>
            <w:noProof/>
          </w:rPr>
          <w:delText>See</w:delText>
        </w:r>
        <w:r w:rsidDel="00B46BDF">
          <w:rPr>
            <w:noProof/>
          </w:rPr>
          <w:delText xml:space="preserve"> Printed Circuit Board</w:delText>
        </w:r>
      </w:del>
    </w:p>
    <w:p w14:paraId="1642E66F" w14:textId="77777777" w:rsidR="00DB1D70" w:rsidDel="00B46BDF" w:rsidRDefault="00DB1D70">
      <w:pPr>
        <w:pStyle w:val="Index1"/>
        <w:tabs>
          <w:tab w:val="right" w:pos="9061"/>
        </w:tabs>
        <w:rPr>
          <w:del w:id="423" w:author="Benjamin Pannell" w:date="2014-10-22T17:10:00Z"/>
          <w:noProof/>
        </w:rPr>
      </w:pPr>
      <w:del w:id="424" w:author="Benjamin Pannell" w:date="2014-10-22T17:10:00Z">
        <w:r w:rsidDel="00B46BDF">
          <w:rPr>
            <w:noProof/>
          </w:rPr>
          <w:delText>RAM</w:delText>
        </w:r>
        <w:r w:rsidDel="00B46BDF">
          <w:rPr>
            <w:noProof/>
          </w:rPr>
          <w:tab/>
        </w:r>
        <w:r w:rsidRPr="009336C6" w:rsidDel="00B46BDF">
          <w:rPr>
            <w:i/>
            <w:noProof/>
          </w:rPr>
          <w:delText>See</w:delText>
        </w:r>
        <w:r w:rsidDel="00B46BDF">
          <w:rPr>
            <w:noProof/>
          </w:rPr>
          <w:delText xml:space="preserve"> Random Access Memory</w:delText>
        </w:r>
      </w:del>
    </w:p>
    <w:p w14:paraId="1F8EE41A" w14:textId="77777777" w:rsidR="00DB1D70" w:rsidDel="00B46BDF" w:rsidRDefault="00DB1D70">
      <w:pPr>
        <w:pStyle w:val="Index1"/>
        <w:tabs>
          <w:tab w:val="right" w:pos="9061"/>
        </w:tabs>
        <w:rPr>
          <w:del w:id="425" w:author="Benjamin Pannell" w:date="2014-10-22T17:10:00Z"/>
          <w:noProof/>
        </w:rPr>
      </w:pPr>
      <w:del w:id="426" w:author="Benjamin Pannell" w:date="2014-10-22T17:10:00Z">
        <w:r w:rsidDel="00B46BDF">
          <w:rPr>
            <w:noProof/>
          </w:rPr>
          <w:delText>UART</w:delText>
        </w:r>
        <w:r w:rsidDel="00B46BDF">
          <w:rPr>
            <w:noProof/>
          </w:rPr>
          <w:tab/>
        </w:r>
        <w:r w:rsidRPr="009336C6" w:rsidDel="00B46BDF">
          <w:rPr>
            <w:i/>
            <w:noProof/>
          </w:rPr>
          <w:delText>See</w:delText>
        </w:r>
        <w:r w:rsidDel="00B46BDF">
          <w:rPr>
            <w:noProof/>
          </w:rPr>
          <w:delText xml:space="preserve"> Universal Asynchronous Reciever Transmitter</w:delText>
        </w:r>
      </w:del>
    </w:p>
    <w:p w14:paraId="47D180A1" w14:textId="77777777" w:rsidR="00DB1D70" w:rsidDel="00B46BDF" w:rsidRDefault="00DB1D70">
      <w:pPr>
        <w:pStyle w:val="Index1"/>
        <w:tabs>
          <w:tab w:val="right" w:pos="9061"/>
        </w:tabs>
        <w:rPr>
          <w:del w:id="427" w:author="Benjamin Pannell" w:date="2014-10-22T17:10:00Z"/>
          <w:noProof/>
        </w:rPr>
      </w:pPr>
      <w:del w:id="428" w:author="Benjamin Pannell" w:date="2014-10-22T17:10:00Z">
        <w:r w:rsidDel="00B46BDF">
          <w:rPr>
            <w:noProof/>
          </w:rPr>
          <w:delText>USB</w:delText>
        </w:r>
        <w:r w:rsidDel="00B46BDF">
          <w:rPr>
            <w:noProof/>
          </w:rPr>
          <w:tab/>
        </w:r>
        <w:r w:rsidRPr="009336C6" w:rsidDel="00B46BDF">
          <w:rPr>
            <w:i/>
            <w:noProof/>
          </w:rPr>
          <w:delText>See</w:delText>
        </w:r>
        <w:r w:rsidDel="00B46BDF">
          <w:rPr>
            <w:noProof/>
          </w:rPr>
          <w:delText xml:space="preserve"> Universal Serial Bus</w:delText>
        </w:r>
      </w:del>
    </w:p>
    <w:p w14:paraId="4B406965" w14:textId="77777777" w:rsidR="00DB1D70" w:rsidDel="00B46BDF" w:rsidRDefault="00DB1D70">
      <w:pPr>
        <w:rPr>
          <w:del w:id="429" w:author="Benjamin Pannell" w:date="2014-10-22T17:10:00Z"/>
          <w:noProof/>
        </w:rPr>
        <w:sectPr w:rsidR="00DB1D70" w:rsidDel="00B46BDF" w:rsidSect="00DB1D70">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fldChar w:fldCharType="end"/>
      </w:r>
      <w:r>
        <w:br w:type="page"/>
      </w:r>
    </w:p>
    <w:p w14:paraId="1447218A" w14:textId="77777777" w:rsidR="006D0F4E" w:rsidRDefault="006D0F4E" w:rsidP="006D0F4E">
      <w:pPr>
        <w:pStyle w:val="Heading1"/>
      </w:pPr>
      <w:bookmarkStart w:id="430" w:name="_Toc395540508"/>
      <w:bookmarkStart w:id="431" w:name="_Ref401169933"/>
      <w:bookmarkStart w:id="432" w:name="_Toc401770997"/>
      <w:r>
        <w:lastRenderedPageBreak/>
        <w:t>Introduction</w:t>
      </w:r>
      <w:bookmarkEnd w:id="430"/>
      <w:bookmarkEnd w:id="431"/>
      <w:bookmarkEnd w:id="432"/>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5322A6EF"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del w:id="433" w:author="Benjamin Pannell" w:date="2014-10-20T11:17:00Z">
        <w:r w:rsidDel="00A57B9D">
          <w:delText>As a result they are often</w:delText>
        </w:r>
      </w:del>
      <w:ins w:id="434" w:author="Benjamin Pannell" w:date="2014-10-20T11:17:00Z">
        <w:r w:rsidR="00A57B9D">
          <w:t>At the time of writing several state-of-the-art systems were</w:t>
        </w:r>
      </w:ins>
      <w:r>
        <w:t xml:space="preserve"> built </w:t>
      </w:r>
      <w:r w:rsidR="00550332">
        <w:t>using a combination of</w:t>
      </w:r>
      <w:r>
        <w:t xml:space="preserve"> advanced neural networks</w:t>
      </w:r>
      <w:r w:rsidR="00550332">
        <w:t xml:space="preserve"> and HMMs to help improve feature detection across very large datasets</w:t>
      </w:r>
      <w:ins w:id="435" w:author="Benjamin Pannell" w:date="2014-10-20T11:18:00Z">
        <w:r w:rsidR="00C41221">
          <w:t>. An example of this type of system is that developed by</w:t>
        </w:r>
      </w:ins>
      <w:del w:id="436" w:author="Benjamin Pannell" w:date="2014-10-20T11:18:00Z">
        <w:r w:rsidDel="00C41221">
          <w:delText>, such as those which</w:delText>
        </w:r>
      </w:del>
      <w:r>
        <w:t xml:space="preserve"> Google </w:t>
      </w:r>
      <w:del w:id="437" w:author="Benjamin Pannell" w:date="2014-10-20T11:18:00Z">
        <w:r w:rsidDel="00C41221">
          <w:delText xml:space="preserve">acquired </w:delText>
        </w:r>
      </w:del>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ins w:id="438" w:author="Benjamin Pannell" w:date="2014-10-22T19:23:00Z">
            <w:r w:rsidR="00C66450" w:rsidRPr="00C66450">
              <w:rPr>
                <w:noProof/>
                <w:rPrChange w:id="439" w:author="Benjamin Pannell" w:date="2014-10-22T19:23:00Z">
                  <w:rPr>
                    <w:rFonts w:eastAsia="Times New Roman"/>
                  </w:rPr>
                </w:rPrChange>
              </w:rPr>
              <w:t>[1]</w:t>
            </w:r>
          </w:ins>
          <w:del w:id="440" w:author="Benjamin Pannell" w:date="2014-10-22T17:10:00Z">
            <w:r w:rsidR="004F00DD" w:rsidRPr="004F00DD" w:rsidDel="00B46BDF">
              <w:rPr>
                <w:noProof/>
              </w:rPr>
              <w:delText>[1]</w:delText>
            </w:r>
          </w:del>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del w:id="441" w:author="Benjamin Pannell" w:date="2014-10-20T11:19:00Z">
        <w:r w:rsidR="00FC1BC9" w:rsidDel="00C41221">
          <w:delText xml:space="preserve"> In practice however, these limitations are minor in nature.</w:delText>
        </w:r>
      </w:del>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3394CA51" w:rsidR="00B1266A" w:rsidRDefault="00B1266A" w:rsidP="006D0F4E">
      <w:r>
        <w:t xml:space="preserve">This project hopes to enable the development of a device which addresses both issues in an elegant and universally compatible manner, namely through the emulation of input devices. This will allow speech recognition to be performed either on a hardware processor attached to the user’s computer or </w:t>
      </w:r>
      <w:ins w:id="442" w:author="Benjamin Pannell" w:date="2014-10-20T11:19:00Z">
        <w:r w:rsidR="00CF436F">
          <w:t>i</w:t>
        </w:r>
      </w:ins>
      <w:del w:id="443" w:author="Benjamin Pannell" w:date="2014-10-20T11:19:00Z">
        <w:r w:rsidDel="00CF436F">
          <w:delText>o</w:delText>
        </w:r>
      </w:del>
      <w:r>
        <w:t>n the cloud with this device as a proxy. As the solution is hardware based, piracy will be impossible and the revenue stream of the producer will be more secure.</w:t>
      </w:r>
    </w:p>
    <w:p w14:paraId="0A96ECE7" w14:textId="279FBD07" w:rsidR="00B1266A" w:rsidRDefault="00B1266A" w:rsidP="006D0F4E">
      <w:r>
        <w:t xml:space="preserve">In addition to this, the ability to easily </w:t>
      </w:r>
      <w:del w:id="444" w:author="Benjamin Pannell" w:date="2014-10-20T11:21:00Z">
        <w:r w:rsidDel="00CB1BBA">
          <w:delText xml:space="preserve">move </w:delText>
        </w:r>
      </w:del>
      <w:ins w:id="445" w:author="Benjamin Pannell" w:date="2014-10-20T11:21:00Z">
        <w:r w:rsidR="00CB1BBA">
          <w:t xml:space="preserve">connect </w:t>
        </w:r>
      </w:ins>
      <w:r>
        <w:t xml:space="preserve">the device </w:t>
      </w:r>
      <w:del w:id="446" w:author="Benjamin Pannell" w:date="2014-10-20T11:21:00Z">
        <w:r w:rsidDel="00CB1BBA">
          <w:delText xml:space="preserve">between </w:delText>
        </w:r>
      </w:del>
      <w:ins w:id="447" w:author="Benjamin Pannell" w:date="2014-10-20T11:21:00Z">
        <w:r w:rsidR="00CB1BBA">
          <w:t xml:space="preserve">to </w:t>
        </w:r>
      </w:ins>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31A00A95"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del w:id="448" w:author="Benjamin Pannell" w:date="2014-10-20T11:23:00Z">
        <w:r w:rsidR="009F7FE5" w:rsidDel="006505E7">
          <w:delText xml:space="preserve">chip </w:delText>
        </w:r>
      </w:del>
      <w:ins w:id="449" w:author="Benjamin Pannell" w:date="2014-10-20T11:23:00Z">
        <w:r w:rsidR="006505E7">
          <w:t xml:space="preserve">device </w:t>
        </w:r>
      </w:ins>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450" w:name="_Ref401170204"/>
      <w:bookmarkStart w:id="451" w:name="_Ref401170456"/>
      <w:bookmarkStart w:id="452" w:name="_Toc395540509"/>
      <w:bookmarkStart w:id="453" w:name="_Toc401770998"/>
      <w:r>
        <w:lastRenderedPageBreak/>
        <w:t>Univer</w:t>
      </w:r>
      <w:ins w:id="454" w:author="Benjamin Pannell" w:date="2014-10-22T19:40:00Z">
        <w:r w:rsidR="00016D3F">
          <w:t>s</w:t>
        </w:r>
      </w:ins>
      <w:r>
        <w:t>al Serial Bus Background</w:t>
      </w:r>
      <w:bookmarkEnd w:id="450"/>
      <w:bookmarkEnd w:id="451"/>
      <w:bookmarkEnd w:id="453"/>
    </w:p>
    <w:p w14:paraId="1547DB9D" w14:textId="4DD68660"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ins w:id="455" w:author="Benjamin Pannell" w:date="2014-10-20T11:23:00Z">
        <w:r w:rsidR="00A56FB4">
          <w:t>.</w:t>
        </w:r>
      </w:ins>
      <w:del w:id="456" w:author="Benjamin Pannell" w:date="2014-10-20T11:23:00Z">
        <w:r w:rsidR="00CB3BAF" w:rsidDel="00A56FB4">
          <w:delText xml:space="preserve"> –</w:delText>
        </w:r>
      </w:del>
      <w:r w:rsidR="00CB3BAF">
        <w:t xml:space="preserve"> </w:t>
      </w:r>
      <w:del w:id="457" w:author="Benjamin Pannell" w:date="2014-10-20T11:23:00Z">
        <w:r w:rsidR="00CB3BAF" w:rsidDel="00A56FB4">
          <w:delText xml:space="preserve">which </w:delText>
        </w:r>
      </w:del>
      <w:ins w:id="458" w:author="Benjamin Pannell" w:date="2014-10-20T11:23:00Z">
        <w:r w:rsidR="00A56FB4">
          <w:t xml:space="preserve">These classes </w:t>
        </w:r>
      </w:ins>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ins w:id="459" w:author="Benjamin Pannell" w:date="2014-10-20T11:24:00Z">
        <w:r w:rsidR="00A56FB4">
          <w:t xml:space="preserve"> The result is that the USB device classes are well supported by all current major operating systems.</w:t>
        </w:r>
      </w:ins>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C34BF9">
        <w:t xml:space="preserve">Figure </w:t>
      </w:r>
      <w:r w:rsidR="00C34BF9">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C34BF9">
        <w:t xml:space="preserve">Figure </w:t>
      </w:r>
      <w:r w:rsidR="00C34BF9">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C34BF9">
        <w:t xml:space="preserve">Figure </w:t>
      </w:r>
      <w:r w:rsidR="00C34BF9">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6035D68A" w:rsidR="0037720F" w:rsidRDefault="0037720F" w:rsidP="00E932EB">
      <w:pPr>
        <w:pStyle w:val="Caption"/>
      </w:pPr>
      <w:bookmarkStart w:id="460" w:name="_Ref400533871"/>
      <w:bookmarkStart w:id="461" w:name="_Toc401770963"/>
      <w:r>
        <w:t xml:space="preserve">Figure </w:t>
      </w:r>
      <w:ins w:id="462" w:author="Benjamin Pannell" w:date="2014-10-22T19:22:00Z">
        <w:r w:rsidR="00C66450">
          <w:fldChar w:fldCharType="begin"/>
        </w:r>
        <w:r w:rsidR="00C66450">
          <w:instrText xml:space="preserve"> SEQ Figure \* ARABIC </w:instrText>
        </w:r>
      </w:ins>
      <w:r w:rsidR="00C66450">
        <w:fldChar w:fldCharType="separate"/>
      </w:r>
      <w:ins w:id="463" w:author="Benjamin Pannell" w:date="2014-10-22T19:34:00Z">
        <w:r w:rsidR="00AC4B28">
          <w:rPr>
            <w:noProof/>
          </w:rPr>
          <w:t>1</w:t>
        </w:r>
      </w:ins>
      <w:ins w:id="464" w:author="Benjamin Pannell" w:date="2014-10-22T19:22:00Z">
        <w:r w:rsidR="00C66450">
          <w:fldChar w:fldCharType="end"/>
        </w:r>
      </w:ins>
      <w:del w:id="465" w:author="Benjamin Pannell" w:date="2014-10-22T19:22:00Z">
        <w:r w:rsidDel="00C66450">
          <w:fldChar w:fldCharType="begin"/>
        </w:r>
        <w:r w:rsidDel="00C66450">
          <w:delInstrText xml:space="preserve"> SEQ Figure \* ARABIC </w:delInstrText>
        </w:r>
        <w:r w:rsidDel="00C66450">
          <w:fldChar w:fldCharType="separate"/>
        </w:r>
      </w:del>
      <w:ins w:id="466" w:author="Benjamin Pannell" w:date="2014-10-22T19:23:00Z">
        <w:r w:rsidR="00C66450">
          <w:rPr>
            <w:noProof/>
          </w:rPr>
          <w:t>1</w:t>
        </w:r>
      </w:ins>
      <w:del w:id="467" w:author="Benjamin Pannell" w:date="2014-10-22T19:22:00Z">
        <w:r w:rsidR="00C66450" w:rsidDel="00C66450">
          <w:rPr>
            <w:noProof/>
          </w:rPr>
          <w:delText>1</w:delText>
        </w:r>
        <w:r w:rsidDel="00C66450">
          <w:fldChar w:fldCharType="end"/>
        </w:r>
      </w:del>
      <w:bookmarkEnd w:id="460"/>
      <w:r>
        <w:t xml:space="preserve"> USB Standard-A Plug. Image courtesy of Evan-Amos.</w:t>
      </w:r>
      <w:bookmarkEnd w:id="461"/>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682A6816" w:rsidR="0037720F" w:rsidRDefault="0037720F" w:rsidP="00E932EB">
      <w:pPr>
        <w:pStyle w:val="Caption"/>
      </w:pPr>
      <w:bookmarkStart w:id="468" w:name="_Ref400534246"/>
      <w:bookmarkStart w:id="469" w:name="_Ref400534242"/>
      <w:bookmarkStart w:id="470" w:name="_Toc401770964"/>
      <w:r>
        <w:t xml:space="preserve">Figure </w:t>
      </w:r>
      <w:ins w:id="471" w:author="Benjamin Pannell" w:date="2014-10-22T19:22:00Z">
        <w:r w:rsidR="00C66450">
          <w:fldChar w:fldCharType="begin"/>
        </w:r>
        <w:r w:rsidR="00C66450">
          <w:instrText xml:space="preserve"> SEQ Figure \* ARABIC </w:instrText>
        </w:r>
      </w:ins>
      <w:r w:rsidR="00C66450">
        <w:fldChar w:fldCharType="separate"/>
      </w:r>
      <w:ins w:id="472" w:author="Benjamin Pannell" w:date="2014-10-22T19:22:00Z">
        <w:r w:rsidR="00C66450">
          <w:rPr>
            <w:noProof/>
          </w:rPr>
          <w:t>2</w:t>
        </w:r>
        <w:r w:rsidR="00C66450">
          <w:fldChar w:fldCharType="end"/>
        </w:r>
      </w:ins>
      <w:del w:id="473" w:author="Benjamin Pannell" w:date="2014-10-22T19:22:00Z">
        <w:r w:rsidDel="00C66450">
          <w:fldChar w:fldCharType="begin"/>
        </w:r>
        <w:r w:rsidDel="00C66450">
          <w:delInstrText xml:space="preserve"> SEQ Figure \* ARABIC </w:delInstrText>
        </w:r>
        <w:r w:rsidDel="00C66450">
          <w:fldChar w:fldCharType="separate"/>
        </w:r>
        <w:r w:rsidR="00C66450" w:rsidDel="00C66450">
          <w:rPr>
            <w:noProof/>
          </w:rPr>
          <w:delText>2</w:delText>
        </w:r>
        <w:r w:rsidDel="00C66450">
          <w:fldChar w:fldCharType="end"/>
        </w:r>
      </w:del>
      <w:bookmarkEnd w:id="468"/>
      <w:r>
        <w:t xml:space="preserve"> USB Mini-B Plug. Image courtesy of </w:t>
      </w:r>
      <w:proofErr w:type="spellStart"/>
      <w:r>
        <w:t>Winford</w:t>
      </w:r>
      <w:proofErr w:type="spellEnd"/>
      <w:r>
        <w:t xml:space="preserve"> Engineering LLC.</w:t>
      </w:r>
      <w:bookmarkEnd w:id="469"/>
      <w:bookmarkEnd w:id="470"/>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5FF28CE8" w:rsidR="0037720F" w:rsidRDefault="0037720F" w:rsidP="00E932EB">
      <w:pPr>
        <w:pStyle w:val="Caption"/>
      </w:pPr>
      <w:bookmarkStart w:id="474" w:name="_Ref400534262"/>
      <w:bookmarkStart w:id="475" w:name="_Toc401770965"/>
      <w:r>
        <w:t xml:space="preserve">Figure </w:t>
      </w:r>
      <w:ins w:id="476" w:author="Benjamin Pannell" w:date="2014-10-22T19:22:00Z">
        <w:r w:rsidR="00C66450">
          <w:fldChar w:fldCharType="begin"/>
        </w:r>
        <w:r w:rsidR="00C66450">
          <w:instrText xml:space="preserve"> SEQ Figure \* ARABIC </w:instrText>
        </w:r>
      </w:ins>
      <w:r w:rsidR="00C66450">
        <w:fldChar w:fldCharType="separate"/>
      </w:r>
      <w:ins w:id="477" w:author="Benjamin Pannell" w:date="2014-10-22T19:22:00Z">
        <w:r w:rsidR="00C66450">
          <w:rPr>
            <w:noProof/>
          </w:rPr>
          <w:t>3</w:t>
        </w:r>
        <w:r w:rsidR="00C66450">
          <w:fldChar w:fldCharType="end"/>
        </w:r>
      </w:ins>
      <w:del w:id="478" w:author="Benjamin Pannell" w:date="2014-10-22T19:22:00Z">
        <w:r w:rsidDel="00C66450">
          <w:fldChar w:fldCharType="begin"/>
        </w:r>
        <w:r w:rsidDel="00C66450">
          <w:delInstrText xml:space="preserve"> SEQ Figure \* ARABIC </w:delInstrText>
        </w:r>
        <w:r w:rsidDel="00C66450">
          <w:fldChar w:fldCharType="separate"/>
        </w:r>
        <w:r w:rsidR="00C66450" w:rsidDel="00C66450">
          <w:rPr>
            <w:noProof/>
          </w:rPr>
          <w:delText>3</w:delText>
        </w:r>
        <w:r w:rsidDel="00C66450">
          <w:fldChar w:fldCharType="end"/>
        </w:r>
      </w:del>
      <w:bookmarkEnd w:id="474"/>
      <w:r>
        <w:t xml:space="preserve"> USB Micro-B Plug. Image courtesy of </w:t>
      </w:r>
      <w:proofErr w:type="spellStart"/>
      <w:r>
        <w:t>Winford</w:t>
      </w:r>
      <w:proofErr w:type="spellEnd"/>
      <w:r>
        <w:t xml:space="preserve"> Engineering LLC.</w:t>
      </w:r>
      <w:bookmarkEnd w:id="475"/>
    </w:p>
    <w:p w14:paraId="55C5F5A6" w14:textId="6FAE14E7"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ins w:id="479" w:author="Benjamin Pannell" w:date="2014-10-22T19:04:00Z">
            <w:r w:rsidR="00C34BF9" w:rsidRPr="00C34BF9">
              <w:rPr>
                <w:noProof/>
                <w:rPrChange w:id="480" w:author="Benjamin Pannell" w:date="2014-10-22T19:04:00Z">
                  <w:rPr>
                    <w:rFonts w:eastAsia="Times New Roman"/>
                  </w:rPr>
                </w:rPrChange>
              </w:rPr>
              <w:t>[2]</w:t>
            </w:r>
          </w:ins>
          <w:del w:id="481" w:author="Benjamin Pannell" w:date="2014-10-22T17:10:00Z">
            <w:r w:rsidR="004F00DD" w:rsidRPr="004F00DD" w:rsidDel="00B46BDF">
              <w:rPr>
                <w:noProof/>
              </w:rPr>
              <w:delText>[2]</w:delText>
            </w:r>
          </w:del>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482" w:name="_Ref401169922"/>
      <w:bookmarkStart w:id="483" w:name="_Toc401770999"/>
      <w:r>
        <w:lastRenderedPageBreak/>
        <w:t>Pre-Design Investigation</w:t>
      </w:r>
      <w:bookmarkEnd w:id="452"/>
      <w:bookmarkEnd w:id="482"/>
      <w:bookmarkEnd w:id="483"/>
    </w:p>
    <w:p w14:paraId="6AFE5826" w14:textId="541D2800" w:rsidR="00681A68" w:rsidRDefault="00024867" w:rsidP="002548F6">
      <w:r>
        <w:t>Prior to beginning</w:t>
      </w:r>
      <w:ins w:id="484" w:author="Benjamin Pannell" w:date="2014-10-20T11:24:00Z">
        <w:r w:rsidR="00CA40A2">
          <w:t xml:space="preserve"> the</w:t>
        </w:r>
      </w:ins>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485" w:name="_Toc395540510"/>
      <w:r>
        <w:t>Custom ASIC Design</w:t>
      </w:r>
      <w:bookmarkEnd w:id="485"/>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xml:space="preserve">. ASICs </w:t>
      </w:r>
      <w:proofErr w:type="spellStart"/>
      <w:r w:rsidR="000A073D">
        <w:t>are</w:t>
      </w:r>
      <w:r>
        <w:t>difficult</w:t>
      </w:r>
      <w:proofErr w:type="spellEnd"/>
      <w:r>
        <w:t xml:space="preserve">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486" w:name="_Toc395540511"/>
      <w:r>
        <w:t>Programmable USB Slave Device</w:t>
      </w:r>
      <w:bookmarkEnd w:id="486"/>
    </w:p>
    <w:p w14:paraId="0F5A1218" w14:textId="1834814F" w:rsidR="00F536DB" w:rsidRDefault="00F536DB" w:rsidP="00063968">
      <w:r>
        <w:t>There are a number of USB interface chips available on the market</w:t>
      </w:r>
      <w:del w:id="487" w:author="Benjamin Pannell" w:date="2014-10-20T11:25:00Z">
        <w:r w:rsidDel="00CA40A2">
          <w:delText>,</w:delText>
        </w:r>
      </w:del>
      <w:r>
        <w:t xml:space="preserve"> </w:t>
      </w:r>
      <w:r w:rsidR="0059586D">
        <w:t>for example</w:t>
      </w:r>
      <w:ins w:id="488" w:author="Benjamin Pannell" w:date="2014-10-20T11:25:00Z">
        <w:r w:rsidR="00CA40A2">
          <w:t xml:space="preserve">, </w:t>
        </w:r>
      </w:ins>
      <w:del w:id="489" w:author="Benjamin Pannell" w:date="2014-10-20T11:25:00Z">
        <w:r w:rsidR="0059586D" w:rsidDel="00CA40A2">
          <w:delText xml:space="preserve"> – </w:delText>
        </w:r>
      </w:del>
      <w:r w:rsidR="0059586D">
        <w:t>the well-known</w:t>
      </w:r>
      <w:r>
        <w:t xml:space="preserve"> FT232R </w:t>
      </w:r>
      <w:sdt>
        <w:sdtPr>
          <w:id w:val="1042937079"/>
          <w:citation/>
        </w:sdtPr>
        <w:sdtContent>
          <w:r>
            <w:fldChar w:fldCharType="begin"/>
          </w:r>
          <w:r>
            <w:instrText xml:space="preserve"> CITATION FTD14 \l 7177 </w:instrText>
          </w:r>
          <w:r>
            <w:fldChar w:fldCharType="separate"/>
          </w:r>
          <w:ins w:id="490" w:author="Benjamin Pannell" w:date="2014-10-22T19:04:00Z">
            <w:r w:rsidR="00C34BF9" w:rsidRPr="00C34BF9">
              <w:rPr>
                <w:noProof/>
                <w:rPrChange w:id="491" w:author="Benjamin Pannell" w:date="2014-10-22T19:04:00Z">
                  <w:rPr>
                    <w:rFonts w:eastAsia="Times New Roman"/>
                  </w:rPr>
                </w:rPrChange>
              </w:rPr>
              <w:t>[3]</w:t>
            </w:r>
          </w:ins>
          <w:del w:id="492" w:author="Benjamin Pannell" w:date="2014-10-22T17:10:00Z">
            <w:r w:rsidR="004F00DD" w:rsidRPr="004F00DD" w:rsidDel="00B46BDF">
              <w:rPr>
                <w:noProof/>
              </w:rPr>
              <w:delText>[3]</w:delText>
            </w:r>
          </w:del>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ins w:id="493" w:author="Benjamin Pannell" w:date="2014-10-20T11:25:00Z">
        <w:r w:rsidR="00CA40A2">
          <w:t>,</w:t>
        </w:r>
      </w:ins>
      <w:del w:id="494" w:author="Benjamin Pannell" w:date="2014-10-20T11:25:00Z">
        <w:r w:rsidR="0059586D" w:rsidDel="00CA40A2">
          <w:delText xml:space="preserve"> -</w:delText>
        </w:r>
      </w:del>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ins w:id="495" w:author="Benjamin Pannell" w:date="2014-10-22T19:04:00Z">
            <w:r w:rsidR="00C34BF9" w:rsidRPr="00C34BF9">
              <w:rPr>
                <w:noProof/>
                <w:rPrChange w:id="496" w:author="Benjamin Pannell" w:date="2014-10-22T19:04:00Z">
                  <w:rPr>
                    <w:rFonts w:eastAsia="Times New Roman"/>
                  </w:rPr>
                </w:rPrChange>
              </w:rPr>
              <w:t>[4]</w:t>
            </w:r>
          </w:ins>
          <w:del w:id="497" w:author="Benjamin Pannell" w:date="2014-10-22T17:10:00Z">
            <w:r w:rsidR="004F00DD" w:rsidRPr="004F00DD" w:rsidDel="00B46BDF">
              <w:rPr>
                <w:noProof/>
              </w:rPr>
              <w:delText>[4]</w:delText>
            </w:r>
          </w:del>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498"/>
      <w:r>
        <w:t>individual chips</w:t>
      </w:r>
      <w:r w:rsidR="005E3CCE">
        <w:t xml:space="preserve"> in their unpackaged state</w:t>
      </w:r>
      <w:r>
        <w:t xml:space="preserve"> </w:t>
      </w:r>
      <w:commentRangeEnd w:id="498"/>
      <w:r w:rsidR="00886533">
        <w:rPr>
          <w:rStyle w:val="CommentReference"/>
        </w:rPr>
        <w:commentReference w:id="498"/>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499" w:name="_Toc395540512"/>
      <w:r>
        <w:t>Microprocessor with USB Interface</w:t>
      </w:r>
      <w:bookmarkEnd w:id="499"/>
    </w:p>
    <w:p w14:paraId="0138C4A6" w14:textId="67F7F4D4"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ins w:id="500" w:author="Benjamin Pannell" w:date="2014-10-22T19:04:00Z">
            <w:r w:rsidR="00C34BF9" w:rsidRPr="00C34BF9">
              <w:rPr>
                <w:noProof/>
                <w:rPrChange w:id="501" w:author="Benjamin Pannell" w:date="2014-10-22T19:04:00Z">
                  <w:rPr>
                    <w:rFonts w:eastAsia="Times New Roman"/>
                  </w:rPr>
                </w:rPrChange>
              </w:rPr>
              <w:t>[5]</w:t>
            </w:r>
          </w:ins>
          <w:del w:id="502" w:author="Benjamin Pannell" w:date="2014-10-22T17:10:00Z">
            <w:r w:rsidR="004F00DD" w:rsidRPr="004F00DD" w:rsidDel="00B46BDF">
              <w:rPr>
                <w:noProof/>
              </w:rPr>
              <w:delText>[5]</w:delText>
            </w:r>
          </w:del>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 xml:space="preserve">the basis of the Arduino </w:t>
      </w:r>
      <w:proofErr w:type="spellStart"/>
      <w:r>
        <w:t>Nano</w:t>
      </w:r>
      <w:proofErr w:type="spellEnd"/>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ins w:id="503" w:author="Benjamin Pannell" w:date="2014-10-22T19:04:00Z">
            <w:r w:rsidR="00C34BF9" w:rsidRPr="00C34BF9">
              <w:rPr>
                <w:noProof/>
                <w:rPrChange w:id="504" w:author="Benjamin Pannell" w:date="2014-10-22T19:04:00Z">
                  <w:rPr>
                    <w:rFonts w:eastAsia="Times New Roman"/>
                  </w:rPr>
                </w:rPrChange>
              </w:rPr>
              <w:t>[6]</w:t>
            </w:r>
          </w:ins>
          <w:del w:id="505" w:author="Benjamin Pannell" w:date="2014-10-22T17:10:00Z">
            <w:r w:rsidR="004F00DD" w:rsidRPr="004F00DD" w:rsidDel="00B46BDF">
              <w:rPr>
                <w:noProof/>
              </w:rPr>
              <w:delText>[6]</w:delText>
            </w:r>
          </w:del>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716FDB0C" w:rsidR="00486D08" w:rsidRDefault="00486D08" w:rsidP="00486D08">
      <w:pPr>
        <w:pStyle w:val="Caption"/>
      </w:pPr>
      <w:bookmarkStart w:id="506" w:name="_Toc401770966"/>
      <w:r>
        <w:t xml:space="preserve">Figure </w:t>
      </w:r>
      <w:ins w:id="507" w:author="Benjamin Pannell" w:date="2014-10-22T19:22:00Z">
        <w:r w:rsidR="00C66450">
          <w:fldChar w:fldCharType="begin"/>
        </w:r>
        <w:r w:rsidR="00C66450">
          <w:instrText xml:space="preserve"> SEQ Figure \* ARABIC </w:instrText>
        </w:r>
      </w:ins>
      <w:r w:rsidR="00C66450">
        <w:fldChar w:fldCharType="separate"/>
      </w:r>
      <w:ins w:id="508" w:author="Benjamin Pannell" w:date="2014-10-22T19:22:00Z">
        <w:r w:rsidR="00C66450">
          <w:rPr>
            <w:noProof/>
          </w:rPr>
          <w:t>4</w:t>
        </w:r>
        <w:r w:rsidR="00C66450">
          <w:fldChar w:fldCharType="end"/>
        </w:r>
      </w:ins>
      <w:del w:id="509"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r w:rsidR="00C66450" w:rsidDel="00C66450">
          <w:rPr>
            <w:noProof/>
          </w:rPr>
          <w:delText>4</w:delText>
        </w:r>
        <w:r w:rsidR="00B24485" w:rsidDel="00C66450">
          <w:rPr>
            <w:noProof/>
          </w:rPr>
          <w:fldChar w:fldCharType="end"/>
        </w:r>
      </w:del>
      <w:r>
        <w:t xml:space="preserve"> Arduino </w:t>
      </w:r>
      <w:proofErr w:type="spellStart"/>
      <w:r>
        <w:t>Nano</w:t>
      </w:r>
      <w:proofErr w:type="spellEnd"/>
      <w:r>
        <w:t>. Image courtesy of Arduino SA</w:t>
      </w:r>
      <w:sdt>
        <w:sdtPr>
          <w:id w:val="1679466870"/>
          <w:citation/>
        </w:sdtPr>
        <w:sdtContent>
          <w:r w:rsidR="0059586D">
            <w:fldChar w:fldCharType="begin"/>
          </w:r>
          <w:r w:rsidR="0059586D">
            <w:instrText xml:space="preserve"> CITATION Ard11 \l 7177 </w:instrText>
          </w:r>
          <w:r w:rsidR="0059586D">
            <w:fldChar w:fldCharType="separate"/>
          </w:r>
          <w:ins w:id="510" w:author="Benjamin Pannell" w:date="2014-10-22T19:04:00Z">
            <w:r w:rsidR="00C34BF9">
              <w:rPr>
                <w:noProof/>
              </w:rPr>
              <w:t xml:space="preserve"> </w:t>
            </w:r>
            <w:r w:rsidR="00C34BF9" w:rsidRPr="00C34BF9">
              <w:rPr>
                <w:noProof/>
                <w:rPrChange w:id="511" w:author="Benjamin Pannell" w:date="2014-10-22T19:04:00Z">
                  <w:rPr>
                    <w:rFonts w:eastAsia="Times New Roman"/>
                  </w:rPr>
                </w:rPrChange>
              </w:rPr>
              <w:t>[6]</w:t>
            </w:r>
          </w:ins>
          <w:del w:id="512" w:author="Benjamin Pannell" w:date="2014-10-22T17:10:00Z">
            <w:r w:rsidR="004F00DD" w:rsidDel="00B46BDF">
              <w:rPr>
                <w:noProof/>
              </w:rPr>
              <w:delText xml:space="preserve"> </w:delText>
            </w:r>
            <w:r w:rsidR="004F00DD" w:rsidRPr="004F00DD" w:rsidDel="00B46BDF">
              <w:rPr>
                <w:noProof/>
              </w:rPr>
              <w:delText>[6]</w:delText>
            </w:r>
          </w:del>
          <w:r w:rsidR="0059586D">
            <w:fldChar w:fldCharType="end"/>
          </w:r>
        </w:sdtContent>
      </w:sdt>
      <w:bookmarkEnd w:id="506"/>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513" w:name="_Toc395540513"/>
      <w:r>
        <w:t>Conclusion</w:t>
      </w:r>
      <w:bookmarkEnd w:id="513"/>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w:t>
      </w:r>
      <w:proofErr w:type="spellStart"/>
      <w:r w:rsidR="00A81159">
        <w:t>centering</w:t>
      </w:r>
      <w:proofErr w:type="spellEnd"/>
      <w:r>
        <w:t xml:space="preserve"> the </w:t>
      </w:r>
      <w:r w:rsidR="00A81159">
        <w:t xml:space="preserve">design </w:t>
      </w:r>
      <w:proofErr w:type="gramStart"/>
      <w:r w:rsidR="00A81159">
        <w:t>around</w:t>
      </w:r>
      <w:proofErr w:type="gramEnd"/>
      <w:r w:rsidR="00A81159">
        <w:t xml:space="preserve"> the </w:t>
      </w:r>
      <w:r>
        <w:t>ATmega32u4 would provide the best prototyping platform for the project with the best prospects for future expansion, while remaining accessible and low cost.</w:t>
      </w:r>
    </w:p>
    <w:p w14:paraId="27B1B7E9" w14:textId="66BC6865" w:rsidR="00001D7F" w:rsidRDefault="0019536C" w:rsidP="0019536C">
      <w:r>
        <w:t xml:space="preserve">In selecting the ideal prototyping platform, it was </w:t>
      </w:r>
      <w:r w:rsidR="001A2F7F">
        <w:t xml:space="preserve">noted </w:t>
      </w:r>
      <w:r>
        <w:t xml:space="preserve">that the Arduino </w:t>
      </w:r>
      <w:proofErr w:type="spellStart"/>
      <w:r>
        <w:t>Nano</w:t>
      </w:r>
      <w:proofErr w:type="spellEnd"/>
      <w:r>
        <w:t xml:space="preserve"> </w:t>
      </w:r>
      <w:sdt>
        <w:sdtPr>
          <w:id w:val="-1721050795"/>
          <w:citation/>
        </w:sdtPr>
        <w:sdtContent>
          <w:r>
            <w:fldChar w:fldCharType="begin"/>
          </w:r>
          <w:r>
            <w:instrText xml:space="preserve"> CITATION Ard11 \l 7177 </w:instrText>
          </w:r>
          <w:r>
            <w:fldChar w:fldCharType="separate"/>
          </w:r>
          <w:ins w:id="514" w:author="Benjamin Pannell" w:date="2014-10-22T19:04:00Z">
            <w:r w:rsidR="00C34BF9" w:rsidRPr="00C34BF9">
              <w:rPr>
                <w:noProof/>
                <w:rPrChange w:id="515" w:author="Benjamin Pannell" w:date="2014-10-22T19:04:00Z">
                  <w:rPr>
                    <w:rFonts w:eastAsia="Times New Roman"/>
                  </w:rPr>
                </w:rPrChange>
              </w:rPr>
              <w:t>[6]</w:t>
            </w:r>
          </w:ins>
          <w:del w:id="516" w:author="Benjamin Pannell" w:date="2014-10-22T17:10:00Z">
            <w:r w:rsidR="004F00DD" w:rsidRPr="004F00DD" w:rsidDel="00B46BDF">
              <w:rPr>
                <w:noProof/>
              </w:rPr>
              <w:delText>[6]</w:delText>
            </w:r>
          </w:del>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ins w:id="517" w:author="Benjamin Pannell" w:date="2014-10-22T19:04:00Z">
            <w:r w:rsidR="00C34BF9" w:rsidRPr="00C34BF9">
              <w:rPr>
                <w:noProof/>
                <w:rPrChange w:id="518" w:author="Benjamin Pannell" w:date="2014-10-22T19:04:00Z">
                  <w:rPr>
                    <w:rFonts w:eastAsia="Times New Roman"/>
                  </w:rPr>
                </w:rPrChange>
              </w:rPr>
              <w:t>[7]</w:t>
            </w:r>
          </w:ins>
          <w:del w:id="519" w:author="Benjamin Pannell" w:date="2014-10-22T17:10:00Z">
            <w:r w:rsidR="004F00DD" w:rsidRPr="004F00DD" w:rsidDel="00B46BDF">
              <w:rPr>
                <w:noProof/>
              </w:rPr>
              <w:delText>[7]</w:delText>
            </w:r>
          </w:del>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w:t>
      </w:r>
      <w:proofErr w:type="spellStart"/>
      <w:r w:rsidR="00877C67">
        <w:rPr>
          <w:rFonts w:eastAsiaTheme="minorEastAsia"/>
        </w:rPr>
        <w:t>Nano</w:t>
      </w:r>
      <w:proofErr w:type="spellEnd"/>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0C33A6D2" w:rsidR="006B4056" w:rsidRPr="006B4056" w:rsidRDefault="006B4056" w:rsidP="006B4056">
      <w:pPr>
        <w:pStyle w:val="Caption"/>
      </w:pPr>
      <w:bookmarkStart w:id="520" w:name="_Toc401770967"/>
      <w:r>
        <w:t xml:space="preserve">Figure </w:t>
      </w:r>
      <w:ins w:id="521" w:author="Benjamin Pannell" w:date="2014-10-22T19:22:00Z">
        <w:r w:rsidR="00C66450">
          <w:fldChar w:fldCharType="begin"/>
        </w:r>
        <w:r w:rsidR="00C66450">
          <w:instrText xml:space="preserve"> SEQ Figure \* ARABIC </w:instrText>
        </w:r>
      </w:ins>
      <w:r w:rsidR="00C66450">
        <w:fldChar w:fldCharType="separate"/>
      </w:r>
      <w:ins w:id="522" w:author="Benjamin Pannell" w:date="2014-10-22T19:22:00Z">
        <w:r w:rsidR="00C66450">
          <w:rPr>
            <w:noProof/>
          </w:rPr>
          <w:t>5</w:t>
        </w:r>
        <w:r w:rsidR="00C66450">
          <w:fldChar w:fldCharType="end"/>
        </w:r>
      </w:ins>
      <w:del w:id="523"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r w:rsidR="00C66450" w:rsidDel="00C66450">
          <w:rPr>
            <w:noProof/>
          </w:rPr>
          <w:delText>5</w:delText>
        </w:r>
        <w:r w:rsidR="00B24485" w:rsidDel="00C66450">
          <w:rPr>
            <w:noProof/>
          </w:rPr>
          <w:fldChar w:fldCharType="end"/>
        </w:r>
      </w:del>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ins w:id="524" w:author="Benjamin Pannell" w:date="2014-10-22T19:04:00Z">
            <w:r w:rsidR="00C34BF9">
              <w:rPr>
                <w:noProof/>
              </w:rPr>
              <w:t xml:space="preserve"> </w:t>
            </w:r>
            <w:r w:rsidR="00C34BF9" w:rsidRPr="00C34BF9">
              <w:rPr>
                <w:noProof/>
                <w:rPrChange w:id="525" w:author="Benjamin Pannell" w:date="2014-10-22T19:04:00Z">
                  <w:rPr>
                    <w:rFonts w:eastAsia="Times New Roman"/>
                  </w:rPr>
                </w:rPrChange>
              </w:rPr>
              <w:t>[7]</w:t>
            </w:r>
          </w:ins>
          <w:del w:id="526" w:author="Benjamin Pannell" w:date="2014-10-22T17:10:00Z">
            <w:r w:rsidR="004F00DD" w:rsidDel="00B46BDF">
              <w:rPr>
                <w:noProof/>
              </w:rPr>
              <w:delText xml:space="preserve"> </w:delText>
            </w:r>
            <w:r w:rsidR="004F00DD" w:rsidRPr="004F00DD" w:rsidDel="00B46BDF">
              <w:rPr>
                <w:noProof/>
              </w:rPr>
              <w:delText>[7]</w:delText>
            </w:r>
          </w:del>
          <w:r w:rsidR="0059586D">
            <w:fldChar w:fldCharType="end"/>
          </w:r>
        </w:sdtContent>
      </w:sdt>
      <w:bookmarkEnd w:id="520"/>
    </w:p>
    <w:p w14:paraId="4A90EADE" w14:textId="77777777" w:rsidR="00001D7F" w:rsidRDefault="00EE6A83" w:rsidP="003F74B4">
      <w:pPr>
        <w:pStyle w:val="Heading1"/>
      </w:pPr>
      <w:r>
        <w:br w:type="page"/>
      </w:r>
      <w:bookmarkStart w:id="527" w:name="_Ref401170219"/>
      <w:bookmarkStart w:id="528" w:name="_Ref401170330"/>
      <w:bookmarkStart w:id="529" w:name="_Toc395540514"/>
      <w:bookmarkStart w:id="530" w:name="_Toc401771000"/>
      <w:r w:rsidR="00001D7F">
        <w:lastRenderedPageBreak/>
        <w:t>Demonstration Device Selection</w:t>
      </w:r>
      <w:bookmarkEnd w:id="527"/>
      <w:bookmarkEnd w:id="528"/>
      <w:bookmarkEnd w:id="530"/>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66B18B8A" w:rsidR="00001D7F" w:rsidRDefault="00001D7F" w:rsidP="003F74B4">
      <w:r>
        <w:t xml:space="preserve">Following on the work performed by Christian </w:t>
      </w:r>
      <w:proofErr w:type="spellStart"/>
      <w:r>
        <w:t>Truter</w:t>
      </w:r>
      <w:proofErr w:type="spellEnd"/>
      <w:r>
        <w:t xml:space="preserve">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ins w:id="531" w:author="Benjamin Pannell" w:date="2014-10-22T19:04:00Z">
            <w:r w:rsidR="00C34BF9" w:rsidRPr="00C34BF9">
              <w:rPr>
                <w:noProof/>
                <w:rPrChange w:id="532" w:author="Benjamin Pannell" w:date="2014-10-22T19:04:00Z">
                  <w:rPr>
                    <w:rFonts w:eastAsia="Times New Roman"/>
                  </w:rPr>
                </w:rPrChange>
              </w:rPr>
              <w:t>[8]</w:t>
            </w:r>
          </w:ins>
          <w:del w:id="533" w:author="Benjamin Pannell" w:date="2014-10-22T17:10:00Z">
            <w:r w:rsidR="004F00DD" w:rsidRPr="004F00DD" w:rsidDel="00B46BDF">
              <w:rPr>
                <w:noProof/>
              </w:rPr>
              <w:delText>[8]</w:delText>
            </w:r>
          </w:del>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580A4F3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ins w:id="534" w:author="Benjamin Pannell" w:date="2014-10-22T19:04:00Z">
            <w:r w:rsidR="00C34BF9" w:rsidRPr="00C34BF9">
              <w:rPr>
                <w:noProof/>
                <w:rPrChange w:id="535" w:author="Benjamin Pannell" w:date="2014-10-22T19:04:00Z">
                  <w:rPr>
                    <w:rFonts w:eastAsia="Times New Roman"/>
                  </w:rPr>
                </w:rPrChange>
              </w:rPr>
              <w:t>[9]</w:t>
            </w:r>
          </w:ins>
          <w:del w:id="536" w:author="Benjamin Pannell" w:date="2014-10-22T17:10:00Z">
            <w:r w:rsidR="004F00DD" w:rsidRPr="004F00DD" w:rsidDel="00B46BDF">
              <w:rPr>
                <w:noProof/>
              </w:rPr>
              <w:delText>[9]</w:delText>
            </w:r>
          </w:del>
          <w:r>
            <w:fldChar w:fldCharType="end"/>
          </w:r>
        </w:sdtContent>
      </w:sdt>
      <w:r>
        <w:t xml:space="preserve"> including the </w:t>
      </w:r>
      <w:proofErr w:type="spellStart"/>
      <w:r>
        <w:t>BeagleBone</w:t>
      </w:r>
      <w:proofErr w:type="spellEnd"/>
      <w:r>
        <w:t xml:space="preserve"> Black </w:t>
      </w:r>
      <w:sdt>
        <w:sdtPr>
          <w:id w:val="-931043642"/>
          <w:citation/>
        </w:sdtPr>
        <w:sdtContent>
          <w:r>
            <w:fldChar w:fldCharType="begin"/>
          </w:r>
          <w:r>
            <w:instrText xml:space="preserve"> CITATION Ada144 \l 7177 </w:instrText>
          </w:r>
          <w:r>
            <w:fldChar w:fldCharType="separate"/>
          </w:r>
          <w:ins w:id="537" w:author="Benjamin Pannell" w:date="2014-10-22T19:04:00Z">
            <w:r w:rsidR="00C34BF9" w:rsidRPr="00C34BF9">
              <w:rPr>
                <w:noProof/>
                <w:rPrChange w:id="538" w:author="Benjamin Pannell" w:date="2014-10-22T19:04:00Z">
                  <w:rPr>
                    <w:rFonts w:eastAsia="Times New Roman"/>
                  </w:rPr>
                </w:rPrChange>
              </w:rPr>
              <w:t>[10]</w:t>
            </w:r>
          </w:ins>
          <w:del w:id="539" w:author="Benjamin Pannell" w:date="2014-10-22T17:10:00Z">
            <w:r w:rsidR="004F00DD" w:rsidRPr="004F00DD" w:rsidDel="00B46BDF">
              <w:rPr>
                <w:noProof/>
              </w:rPr>
              <w:delText>[10]</w:delText>
            </w:r>
          </w:del>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ins w:id="540" w:author="Benjamin Pannell" w:date="2014-10-22T19:04:00Z">
            <w:r w:rsidR="00C34BF9" w:rsidRPr="00C34BF9">
              <w:rPr>
                <w:noProof/>
                <w:rPrChange w:id="541" w:author="Benjamin Pannell" w:date="2014-10-22T19:04:00Z">
                  <w:rPr>
                    <w:rFonts w:eastAsia="Times New Roman"/>
                  </w:rPr>
                </w:rPrChange>
              </w:rPr>
              <w:t>[11]</w:t>
            </w:r>
          </w:ins>
          <w:del w:id="542" w:author="Benjamin Pannell" w:date="2014-10-22T17:10:00Z">
            <w:r w:rsidR="004F00DD" w:rsidRPr="004F00DD" w:rsidDel="00B46BDF">
              <w:rPr>
                <w:noProof/>
              </w:rPr>
              <w:delText>[11]</w:delText>
            </w:r>
          </w:del>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ins w:id="543" w:author="Benjamin Pannell" w:date="2014-10-22T19:04:00Z">
            <w:r w:rsidR="00C34BF9" w:rsidRPr="00C34BF9">
              <w:rPr>
                <w:noProof/>
                <w:rPrChange w:id="544" w:author="Benjamin Pannell" w:date="2014-10-22T19:04:00Z">
                  <w:rPr>
                    <w:rFonts w:eastAsia="Times New Roman"/>
                  </w:rPr>
                </w:rPrChange>
              </w:rPr>
              <w:t>[12]</w:t>
            </w:r>
          </w:ins>
          <w:del w:id="545" w:author="Benjamin Pannell" w:date="2014-10-22T17:10:00Z">
            <w:r w:rsidR="004F00DD" w:rsidRPr="004F00DD" w:rsidDel="00B46BDF">
              <w:rPr>
                <w:noProof/>
              </w:rPr>
              <w:delText>[12]</w:delText>
            </w:r>
          </w:del>
          <w:r w:rsidR="00775F34">
            <w:fldChar w:fldCharType="end"/>
          </w:r>
        </w:sdtContent>
      </w:sdt>
      <w:r w:rsidR="00775F34">
        <w:t xml:space="preserve"> </w:t>
      </w:r>
      <w:r w:rsidR="006E6A4C">
        <w:t xml:space="preserve">and </w:t>
      </w:r>
      <w:proofErr w:type="spellStart"/>
      <w:r w:rsidR="006E6A4C">
        <w:t>HummingBoard</w:t>
      </w:r>
      <w:proofErr w:type="spellEnd"/>
      <w:r w:rsidR="006E6A4C">
        <w:t xml:space="preserve"> </w:t>
      </w:r>
      <w:sdt>
        <w:sdtPr>
          <w:id w:val="1167284598"/>
          <w:citation/>
        </w:sdtPr>
        <w:sdtContent>
          <w:r w:rsidR="006E6A4C">
            <w:fldChar w:fldCharType="begin"/>
          </w:r>
          <w:r w:rsidR="006E6A4C">
            <w:instrText xml:space="preserve"> CITATION Sol14 \l 7177 </w:instrText>
          </w:r>
          <w:r w:rsidR="006E6A4C">
            <w:fldChar w:fldCharType="separate"/>
          </w:r>
          <w:ins w:id="546" w:author="Benjamin Pannell" w:date="2014-10-22T19:04:00Z">
            <w:r w:rsidR="00C34BF9" w:rsidRPr="00C34BF9">
              <w:rPr>
                <w:noProof/>
                <w:rPrChange w:id="547" w:author="Benjamin Pannell" w:date="2014-10-22T19:04:00Z">
                  <w:rPr>
                    <w:rFonts w:eastAsia="Times New Roman"/>
                  </w:rPr>
                </w:rPrChange>
              </w:rPr>
              <w:t>[13]</w:t>
            </w:r>
          </w:ins>
          <w:del w:id="548" w:author="Benjamin Pannell" w:date="2014-10-22T17:10:00Z">
            <w:r w:rsidR="004F00DD" w:rsidRPr="004F00DD" w:rsidDel="00B46BDF">
              <w:rPr>
                <w:noProof/>
              </w:rPr>
              <w:delText>[13]</w:delText>
            </w:r>
          </w:del>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7777777" w:rsidR="00494B12" w:rsidRDefault="006E6A4C" w:rsidP="003F74B4">
      <w:r>
        <w:t xml:space="preserve">Of these devices, one of the primary concerns within the scope of this project was the cost effectiveness of the prototyping platform. While options such as the </w:t>
      </w:r>
      <w:proofErr w:type="spellStart"/>
      <w:r>
        <w:t>HummingBoard</w:t>
      </w:r>
      <w:proofErr w:type="spellEnd"/>
      <w:r>
        <w:t xml:space="preserve"> </w:t>
      </w:r>
      <w:sdt>
        <w:sdtPr>
          <w:id w:val="1272203428"/>
          <w:citation/>
        </w:sdtPr>
        <w:sdtContent>
          <w:r>
            <w:fldChar w:fldCharType="begin"/>
          </w:r>
          <w:r>
            <w:instrText xml:space="preserve"> CITATION Sol14 \l 7177 </w:instrText>
          </w:r>
          <w:r>
            <w:fldChar w:fldCharType="separate"/>
          </w:r>
          <w:ins w:id="549" w:author="Benjamin Pannell" w:date="2014-10-22T19:04:00Z">
            <w:r w:rsidR="00C34BF9" w:rsidRPr="00C34BF9">
              <w:rPr>
                <w:noProof/>
                <w:rPrChange w:id="550" w:author="Benjamin Pannell" w:date="2014-10-22T19:04:00Z">
                  <w:rPr>
                    <w:rFonts w:eastAsia="Times New Roman"/>
                  </w:rPr>
                </w:rPrChange>
              </w:rPr>
              <w:t>[13]</w:t>
            </w:r>
          </w:ins>
          <w:del w:id="551" w:author="Benjamin Pannell" w:date="2014-10-22T17:10:00Z">
            <w:r w:rsidR="004F00DD" w:rsidRPr="004F00DD" w:rsidDel="00B46BDF">
              <w:rPr>
                <w:noProof/>
              </w:rPr>
              <w:delText>[13]</w:delText>
            </w:r>
          </w:del>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ins w:id="552" w:author="Benjamin Pannell" w:date="2014-10-22T19:04:00Z">
            <w:r w:rsidR="00C34BF9" w:rsidRPr="00C34BF9">
              <w:rPr>
                <w:noProof/>
                <w:rPrChange w:id="553" w:author="Benjamin Pannell" w:date="2014-10-22T19:04:00Z">
                  <w:rPr>
                    <w:rFonts w:eastAsia="Times New Roman"/>
                  </w:rPr>
                </w:rPrChange>
              </w:rPr>
              <w:t>[14]</w:t>
            </w:r>
          </w:ins>
          <w:del w:id="554" w:author="Benjamin Pannell" w:date="2014-10-22T17:10:00Z">
            <w:r w:rsidR="004F00DD" w:rsidRPr="004F00DD" w:rsidDel="00B46BDF">
              <w:rPr>
                <w:noProof/>
              </w:rPr>
              <w:delText>[14]</w:delText>
            </w:r>
          </w:del>
          <w:r>
            <w:fldChar w:fldCharType="end"/>
          </w:r>
        </w:sdtContent>
      </w:sdt>
      <w:r>
        <w:t xml:space="preserve">, this additional processing power would not make any significant contribution to this project. In addition to this, </w:t>
      </w:r>
      <w:r w:rsidR="00494B12">
        <w:t xml:space="preserve">the popularity of the Raspberry Pi has served to ensure that devices such as the </w:t>
      </w:r>
      <w:proofErr w:type="spellStart"/>
      <w:r w:rsidR="00494B12">
        <w:t>HummingBoard</w:t>
      </w:r>
      <w:proofErr w:type="spellEnd"/>
      <w:r w:rsidR="00494B12">
        <w:t xml:space="preserve">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555"/>
      </w:r>
      <w:r w:rsidR="00001D7F">
        <w:br w:type="page"/>
      </w:r>
    </w:p>
    <w:p w14:paraId="4117AA27" w14:textId="77777777" w:rsidR="008B1EA1" w:rsidRDefault="008B1EA1" w:rsidP="008B1EA1">
      <w:pPr>
        <w:pStyle w:val="Heading1"/>
      </w:pPr>
      <w:bookmarkStart w:id="556" w:name="_Ref401170096"/>
      <w:bookmarkStart w:id="557" w:name="_Ref401170222"/>
      <w:bookmarkStart w:id="558" w:name="_Toc401771001"/>
      <w:r>
        <w:lastRenderedPageBreak/>
        <w:t>Device Design</w:t>
      </w:r>
      <w:bookmarkEnd w:id="529"/>
      <w:bookmarkEnd w:id="556"/>
      <w:bookmarkEnd w:id="557"/>
      <w:bookmarkEnd w:id="558"/>
    </w:p>
    <w:p w14:paraId="43E76BC4" w14:textId="77777777"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ins w:id="559" w:author="Benjamin Pannell" w:date="2014-10-22T19:04:00Z">
            <w:r w:rsidR="00C34BF9" w:rsidRPr="00C34BF9">
              <w:rPr>
                <w:noProof/>
                <w:rPrChange w:id="560" w:author="Benjamin Pannell" w:date="2014-10-22T19:04:00Z">
                  <w:rPr>
                    <w:rFonts w:eastAsia="Times New Roman"/>
                  </w:rPr>
                </w:rPrChange>
              </w:rPr>
              <w:t>[14]</w:t>
            </w:r>
          </w:ins>
          <w:del w:id="561" w:author="Benjamin Pannell" w:date="2014-10-22T17:10:00Z">
            <w:r w:rsidR="004F00DD" w:rsidRPr="004F00DD" w:rsidDel="00B46BDF">
              <w:rPr>
                <w:noProof/>
              </w:rPr>
              <w:delText>[14]</w:delText>
            </w:r>
          </w:del>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ins w:id="562" w:author="Benjamin Pannell" w:date="2014-10-22T19:04:00Z">
            <w:r w:rsidR="00C34BF9" w:rsidRPr="00C34BF9">
              <w:rPr>
                <w:noProof/>
                <w:rPrChange w:id="563" w:author="Benjamin Pannell" w:date="2014-10-22T19:04:00Z">
                  <w:rPr>
                    <w:rFonts w:eastAsia="Times New Roman"/>
                  </w:rPr>
                </w:rPrChange>
              </w:rPr>
              <w:t>[7]</w:t>
            </w:r>
          </w:ins>
          <w:del w:id="564" w:author="Benjamin Pannell" w:date="2014-10-22T17:10:00Z">
            <w:r w:rsidR="004F00DD" w:rsidRPr="004F00DD" w:rsidDel="00B46BDF">
              <w:rPr>
                <w:noProof/>
              </w:rPr>
              <w:delText>[7]</w:delText>
            </w:r>
          </w:del>
          <w:r>
            <w:fldChar w:fldCharType="end"/>
          </w:r>
        </w:sdtContent>
      </w:sdt>
      <w:r>
        <w:t>.</w:t>
      </w:r>
    </w:p>
    <w:p w14:paraId="201E10A0" w14:textId="77777777"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ins w:id="565" w:author="Benjamin Pannell" w:date="2014-10-22T19:04:00Z">
            <w:r w:rsidR="00C34BF9" w:rsidRPr="00C34BF9">
              <w:rPr>
                <w:noProof/>
                <w:rPrChange w:id="566" w:author="Benjamin Pannell" w:date="2014-10-22T19:04:00Z">
                  <w:rPr>
                    <w:rFonts w:eastAsia="Times New Roman"/>
                  </w:rPr>
                </w:rPrChange>
              </w:rPr>
              <w:t>[14]</w:t>
            </w:r>
          </w:ins>
          <w:del w:id="567" w:author="Benjamin Pannell" w:date="2014-10-22T17:10:00Z">
            <w:r w:rsidR="004F00DD" w:rsidRPr="004F00DD" w:rsidDel="00B46BDF">
              <w:rPr>
                <w:noProof/>
              </w:rPr>
              <w:delText>[14]</w:delText>
            </w:r>
          </w:del>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ins w:id="568" w:author="Benjamin Pannell" w:date="2014-10-22T19:04:00Z">
            <w:r w:rsidR="00C34BF9" w:rsidRPr="00C34BF9">
              <w:rPr>
                <w:noProof/>
                <w:rPrChange w:id="569" w:author="Benjamin Pannell" w:date="2014-10-22T19:04:00Z">
                  <w:rPr>
                    <w:rFonts w:eastAsia="Times New Roman"/>
                  </w:rPr>
                </w:rPrChange>
              </w:rPr>
              <w:t>[7]</w:t>
            </w:r>
          </w:ins>
          <w:del w:id="570" w:author="Benjamin Pannell" w:date="2014-10-22T17:10:00Z">
            <w:r w:rsidR="004F00DD" w:rsidRPr="004F00DD" w:rsidDel="00B46BDF">
              <w:rPr>
                <w:noProof/>
              </w:rPr>
              <w:delText>[7]</w:delText>
            </w:r>
          </w:del>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ins w:id="571" w:author="Benjamin Pannell" w:date="2014-10-22T19:04:00Z">
            <w:r w:rsidR="00C34BF9" w:rsidRPr="00C34BF9">
              <w:rPr>
                <w:noProof/>
                <w:rPrChange w:id="572" w:author="Benjamin Pannell" w:date="2014-10-22T19:04:00Z">
                  <w:rPr>
                    <w:rFonts w:eastAsia="Times New Roman"/>
                  </w:rPr>
                </w:rPrChange>
              </w:rPr>
              <w:t>[14]</w:t>
            </w:r>
          </w:ins>
          <w:del w:id="573" w:author="Benjamin Pannell" w:date="2014-10-22T17:10:00Z">
            <w:r w:rsidR="004F00DD" w:rsidRPr="004F00DD" w:rsidDel="00B46BDF">
              <w:rPr>
                <w:noProof/>
              </w:rPr>
              <w:delText>[14]</w:delText>
            </w:r>
          </w:del>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ins w:id="574" w:author="Benjamin Pannell" w:date="2014-10-22T19:04:00Z">
            <w:r w:rsidR="00C34BF9" w:rsidRPr="00C34BF9">
              <w:rPr>
                <w:noProof/>
                <w:rPrChange w:id="575" w:author="Benjamin Pannell" w:date="2014-10-22T19:04:00Z">
                  <w:rPr>
                    <w:rFonts w:eastAsia="Times New Roman"/>
                  </w:rPr>
                </w:rPrChange>
              </w:rPr>
              <w:t>[7]</w:t>
            </w:r>
          </w:ins>
          <w:del w:id="576" w:author="Benjamin Pannell" w:date="2014-10-22T17:10:00Z">
            <w:r w:rsidR="004F00DD" w:rsidRPr="004F00DD" w:rsidDel="00B46BDF">
              <w:rPr>
                <w:noProof/>
              </w:rPr>
              <w:delText>[7]</w:delText>
            </w:r>
          </w:del>
          <w:r>
            <w:fldChar w:fldCharType="end"/>
          </w:r>
        </w:sdtContent>
      </w:sdt>
      <w:r>
        <w:t xml:space="preserve"> directly to one another.</w:t>
      </w:r>
    </w:p>
    <w:p w14:paraId="3C709C79" w14:textId="6AE65039"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ins w:id="577" w:author="Benjamin Pannell" w:date="2014-10-22T19:04:00Z">
            <w:r w:rsidR="00C34BF9" w:rsidRPr="00C34BF9">
              <w:rPr>
                <w:noProof/>
                <w:rPrChange w:id="578" w:author="Benjamin Pannell" w:date="2014-10-22T19:04:00Z">
                  <w:rPr>
                    <w:rFonts w:eastAsia="Times New Roman"/>
                  </w:rPr>
                </w:rPrChange>
              </w:rPr>
              <w:t>[14]</w:t>
            </w:r>
          </w:ins>
          <w:del w:id="579" w:author="Benjamin Pannell" w:date="2014-10-22T17:10:00Z">
            <w:r w:rsidR="004F00DD" w:rsidRPr="004F00DD" w:rsidDel="00B46BDF">
              <w:rPr>
                <w:noProof/>
              </w:rPr>
              <w:delText>[14]</w:delText>
            </w:r>
          </w:del>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ins w:id="580" w:author="Benjamin Pannell" w:date="2014-10-22T19:04:00Z">
            <w:r w:rsidR="00C34BF9" w:rsidRPr="00C34BF9">
              <w:rPr>
                <w:noProof/>
                <w:rPrChange w:id="581" w:author="Benjamin Pannell" w:date="2014-10-22T19:04:00Z">
                  <w:rPr>
                    <w:rFonts w:eastAsia="Times New Roman"/>
                  </w:rPr>
                </w:rPrChange>
              </w:rPr>
              <w:t>[7]</w:t>
            </w:r>
          </w:ins>
          <w:del w:id="582" w:author="Benjamin Pannell" w:date="2014-10-22T17:10:00Z">
            <w:r w:rsidR="004F00DD" w:rsidRPr="004F00DD" w:rsidDel="00B46BDF">
              <w:rPr>
                <w:noProof/>
              </w:rPr>
              <w:delText>[7]</w:delText>
            </w:r>
          </w:del>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ins w:id="583" w:author="Benjamin Pannell" w:date="2014-10-22T19:04:00Z">
            <w:r w:rsidR="00C34BF9" w:rsidRPr="00C34BF9">
              <w:rPr>
                <w:noProof/>
                <w:rPrChange w:id="584" w:author="Benjamin Pannell" w:date="2014-10-22T19:04:00Z">
                  <w:rPr>
                    <w:rFonts w:eastAsia="Times New Roman"/>
                  </w:rPr>
                </w:rPrChange>
              </w:rPr>
              <w:t>[15]</w:t>
            </w:r>
          </w:ins>
          <w:del w:id="585" w:author="Benjamin Pannell" w:date="2014-10-22T17:10:00Z">
            <w:r w:rsidR="004F00DD" w:rsidRPr="004F00DD" w:rsidDel="00B46BDF">
              <w:rPr>
                <w:noProof/>
              </w:rPr>
              <w:delText>[15]</w:delText>
            </w:r>
          </w:del>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del w:id="586" w:author="Benjamin Pannell" w:date="2014-10-20T11:59:00Z">
        <w:r w:rsidR="003B385B" w:rsidDel="00511D8D">
          <w:delText>The BJT or FET booster and voltage divider would also need to be tailored to the voltages of each device, reducing the ease with which the system could be adapted to new host hardware.</w:delText>
        </w:r>
      </w:del>
    </w:p>
    <w:p w14:paraId="472F9956" w14:textId="5B9A6AA2" w:rsidR="003B385B" w:rsidRPr="003F74B4" w:rsidRDefault="00C66450"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ins w:id="587" w:author="Benjamin Pannell" w:date="2014-10-22T19:04:00Z">
            <w:r w:rsidR="00C34BF9">
              <w:rPr>
                <w:rFonts w:eastAsiaTheme="minorEastAsia"/>
                <w:noProof/>
              </w:rPr>
              <w:t xml:space="preserve"> </w:t>
            </w:r>
            <w:r w:rsidR="00C34BF9" w:rsidRPr="00C34BF9">
              <w:rPr>
                <w:rFonts w:eastAsiaTheme="minorEastAsia"/>
                <w:noProof/>
                <w:rPrChange w:id="588" w:author="Benjamin Pannell" w:date="2014-10-22T19:04:00Z">
                  <w:rPr>
                    <w:rFonts w:eastAsia="Times New Roman"/>
                  </w:rPr>
                </w:rPrChange>
              </w:rPr>
              <w:t>[16]</w:t>
            </w:r>
          </w:ins>
          <w:del w:id="589" w:author="Benjamin Pannell" w:date="2014-10-22T17:10:00Z">
            <w:r w:rsidR="004F00DD" w:rsidDel="00B46BDF">
              <w:rPr>
                <w:rFonts w:eastAsiaTheme="minorEastAsia"/>
                <w:noProof/>
              </w:rPr>
              <w:delText xml:space="preserve"> </w:delText>
            </w:r>
            <w:r w:rsidR="004F00DD" w:rsidRPr="004F00DD" w:rsidDel="00B46BDF">
              <w:rPr>
                <w:rFonts w:eastAsiaTheme="minorEastAsia"/>
                <w:noProof/>
              </w:rPr>
              <w:delText>[16]</w:delText>
            </w:r>
          </w:del>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7777777" w:rsidR="003B385B" w:rsidRDefault="00C66450" w:rsidP="008B1EA1">
      <w:pPr>
        <w:rPr>
          <w:ins w:id="590" w:author="Benjamin Pannell" w:date="2014-10-20T12:07:00Z"/>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ins w:id="591" w:author="Benjamin Pannell" w:date="2014-10-22T19:04:00Z">
            <w:r w:rsidR="00C34BF9">
              <w:rPr>
                <w:rFonts w:eastAsiaTheme="minorEastAsia"/>
                <w:noProof/>
              </w:rPr>
              <w:t xml:space="preserve"> </w:t>
            </w:r>
            <w:r w:rsidR="00C34BF9" w:rsidRPr="00C34BF9">
              <w:rPr>
                <w:rFonts w:eastAsiaTheme="minorEastAsia"/>
                <w:noProof/>
                <w:rPrChange w:id="592" w:author="Benjamin Pannell" w:date="2014-10-22T19:04:00Z">
                  <w:rPr>
                    <w:rFonts w:eastAsia="Times New Roman"/>
                  </w:rPr>
                </w:rPrChange>
              </w:rPr>
              <w:t>[17]</w:t>
            </w:r>
          </w:ins>
          <w:del w:id="593" w:author="Benjamin Pannell" w:date="2014-10-22T17:10:00Z">
            <w:r w:rsidR="004F00DD" w:rsidDel="00B46BDF">
              <w:rPr>
                <w:rFonts w:eastAsiaTheme="minorEastAsia"/>
                <w:noProof/>
              </w:rPr>
              <w:delText xml:space="preserve"> </w:delText>
            </w:r>
            <w:r w:rsidR="004F00DD" w:rsidRPr="004F00DD" w:rsidDel="00B46BDF">
              <w:rPr>
                <w:rFonts w:eastAsiaTheme="minorEastAsia"/>
                <w:noProof/>
              </w:rPr>
              <w:delText>[17]</w:delText>
            </w:r>
          </w:del>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6D825771" w:rsidR="00511D8D" w:rsidRDefault="00511D8D" w:rsidP="008B1EA1">
      <w:pPr>
        <w:rPr>
          <w:ins w:id="594" w:author="Benjamin Pannell" w:date="2014-10-20T11:58:00Z"/>
          <w:rFonts w:eastAsiaTheme="minorEastAsia"/>
          <w:noProof/>
        </w:rPr>
      </w:pPr>
      <w:ins w:id="595" w:author="Benjamin Pannell" w:date="2014-10-20T12:08:00Z">
        <w:r>
          <w:rPr>
            <w:rFonts w:eastAsiaTheme="minorEastAsia"/>
            <w:noProof/>
          </w:rPr>
          <w:t>These frequency limitations impose restrictions on the physical protocol</w:t>
        </w:r>
      </w:ins>
      <w:ins w:id="596" w:author="Benjamin Pannell" w:date="2014-10-20T12:09:00Z">
        <w:r w:rsidR="00EA7E09">
          <w:rPr>
            <w:rFonts w:eastAsiaTheme="minorEastAsia"/>
            <w:noProof/>
          </w:rPr>
          <w:t>s</w:t>
        </w:r>
      </w:ins>
      <w:ins w:id="597" w:author="Benjamin Pannell" w:date="2014-10-20T12:08:00Z">
        <w:r>
          <w:rPr>
            <w:rFonts w:eastAsiaTheme="minorEastAsia"/>
            <w:noProof/>
          </w:rPr>
          <w:t xml:space="preserve"> which may </w:t>
        </w:r>
        <w:r w:rsidR="00EA7E09">
          <w:rPr>
            <w:rFonts w:eastAsiaTheme="minorEastAsia"/>
            <w:noProof/>
          </w:rPr>
          <w:t xml:space="preserve">be used, however does not affect the use of </w:t>
        </w:r>
      </w:ins>
      <w:ins w:id="598" w:author="Benjamin Pannell" w:date="2014-10-20T12:10:00Z">
        <w:r w:rsidR="00EA7E09">
          <w:rPr>
            <w:rFonts w:eastAsiaTheme="minorEastAsia"/>
            <w:noProof/>
          </w:rPr>
          <w:t xml:space="preserve">any </w:t>
        </w:r>
      </w:ins>
      <w:ins w:id="599" w:author="Benjamin Pannell" w:date="2014-10-20T12:12:00Z">
        <w:r w:rsidR="00E81099">
          <w:rPr>
            <w:rFonts w:eastAsiaTheme="minorEastAsia"/>
            <w:noProof/>
          </w:rPr>
          <w:t xml:space="preserve">common </w:t>
        </w:r>
      </w:ins>
      <w:ins w:id="600" w:author="Benjamin Pannell" w:date="2014-10-20T12:10:00Z">
        <w:r w:rsidR="00EA7E09">
          <w:rPr>
            <w:rFonts w:eastAsiaTheme="minorEastAsia"/>
            <w:noProof/>
          </w:rPr>
          <w:t>UART bau</w:t>
        </w:r>
        <w:r w:rsidR="00E81099">
          <w:rPr>
            <w:rFonts w:eastAsiaTheme="minorEastAsia"/>
            <w:noProof/>
          </w:rPr>
          <w:t>d rate</w:t>
        </w:r>
        <w:r w:rsidR="00EA7E09">
          <w:rPr>
            <w:rFonts w:eastAsiaTheme="minorEastAsia"/>
            <w:noProof/>
          </w:rPr>
          <w:t>.</w:t>
        </w:r>
      </w:ins>
    </w:p>
    <w:p w14:paraId="619428BB" w14:textId="495011D4" w:rsidR="00511D8D" w:rsidRPr="00511D8D" w:rsidRDefault="00511D8D" w:rsidP="008B1EA1">
      <w:pPr>
        <w:rPr>
          <w:rPrChange w:id="601" w:author="Benjamin Pannell" w:date="2014-10-20T11:59:00Z">
            <w:rPr>
              <w:rFonts w:eastAsiaTheme="minorEastAsia"/>
            </w:rPr>
          </w:rPrChange>
        </w:rPr>
      </w:pPr>
      <w:ins w:id="602" w:author="Benjamin Pannell" w:date="2014-10-20T11:59:00Z">
        <w:r>
          <w:t>The BJT or FET booster and voltage divider would also need to be tailored to the voltages of each device, reducing the ease with which the system could be adapted to new host hardware.</w:t>
        </w:r>
      </w:ins>
    </w:p>
    <w:p w14:paraId="733F1325" w14:textId="77F6E131"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ins w:id="603" w:author="Benjamin Pannell" w:date="2014-10-22T19:04:00Z">
            <w:r w:rsidR="00C34BF9" w:rsidRPr="00C34BF9">
              <w:rPr>
                <w:noProof/>
                <w:rPrChange w:id="604" w:author="Benjamin Pannell" w:date="2014-10-22T19:04:00Z">
                  <w:rPr>
                    <w:rFonts w:eastAsia="Times New Roman"/>
                  </w:rPr>
                </w:rPrChange>
              </w:rPr>
              <w:t>[18]</w:t>
            </w:r>
          </w:ins>
          <w:del w:id="605" w:author="Benjamin Pannell" w:date="2014-10-22T17:10:00Z">
            <w:r w:rsidR="004F00DD" w:rsidRPr="004F00DD" w:rsidDel="00B46BDF">
              <w:rPr>
                <w:noProof/>
              </w:rPr>
              <w:delText>[18]</w:delText>
            </w:r>
          </w:del>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ins w:id="606" w:author="Benjamin Pannell" w:date="2014-10-22T19:04:00Z">
            <w:r w:rsidR="00C34BF9" w:rsidRPr="00C34BF9">
              <w:rPr>
                <w:noProof/>
                <w:rPrChange w:id="607" w:author="Benjamin Pannell" w:date="2014-10-22T19:04:00Z">
                  <w:rPr>
                    <w:rFonts w:eastAsia="Times New Roman"/>
                  </w:rPr>
                </w:rPrChange>
              </w:rPr>
              <w:t>[19]</w:t>
            </w:r>
          </w:ins>
          <w:del w:id="608" w:author="Benjamin Pannell" w:date="2014-10-22T17:10:00Z">
            <w:r w:rsidR="004F00DD" w:rsidRPr="004F00DD" w:rsidDel="00B46BDF">
              <w:rPr>
                <w:noProof/>
              </w:rPr>
              <w:delText>[19]</w:delText>
            </w:r>
          </w:del>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ins w:id="609" w:author="Benjamin Pannell" w:date="2014-10-22T19:04:00Z">
            <w:r w:rsidR="00C34BF9" w:rsidRPr="00C34BF9">
              <w:rPr>
                <w:noProof/>
                <w:rPrChange w:id="610" w:author="Benjamin Pannell" w:date="2014-10-22T19:04:00Z">
                  <w:rPr>
                    <w:rFonts w:eastAsia="Times New Roman"/>
                  </w:rPr>
                </w:rPrChange>
              </w:rPr>
              <w:t>[19]</w:t>
            </w:r>
          </w:ins>
          <w:del w:id="611" w:author="Benjamin Pannell" w:date="2014-10-22T17:10:00Z">
            <w:r w:rsidR="004F00DD" w:rsidRPr="004F00DD" w:rsidDel="00B46BDF">
              <w:rPr>
                <w:noProof/>
              </w:rPr>
              <w:delText>[19]</w:delText>
            </w:r>
          </w:del>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04429908" w:rsidR="00941EA4" w:rsidRDefault="00941EA4" w:rsidP="00941EA4">
      <w:pPr>
        <w:pStyle w:val="Caption"/>
      </w:pPr>
      <w:bookmarkStart w:id="612" w:name="_Toc401770968"/>
      <w:r>
        <w:t xml:space="preserve">Figure </w:t>
      </w:r>
      <w:ins w:id="613" w:author="Benjamin Pannell" w:date="2014-10-22T19:22:00Z">
        <w:r w:rsidR="00C66450">
          <w:fldChar w:fldCharType="begin"/>
        </w:r>
        <w:r w:rsidR="00C66450">
          <w:instrText xml:space="preserve"> SEQ Figure \* ARABIC </w:instrText>
        </w:r>
      </w:ins>
      <w:r w:rsidR="00C66450">
        <w:fldChar w:fldCharType="separate"/>
      </w:r>
      <w:ins w:id="614" w:author="Benjamin Pannell" w:date="2014-10-22T19:22:00Z">
        <w:r w:rsidR="00C66450">
          <w:rPr>
            <w:noProof/>
          </w:rPr>
          <w:t>6</w:t>
        </w:r>
        <w:r w:rsidR="00C66450">
          <w:fldChar w:fldCharType="end"/>
        </w:r>
      </w:ins>
      <w:del w:id="615"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r w:rsidR="00C66450" w:rsidDel="00C66450">
          <w:rPr>
            <w:noProof/>
          </w:rPr>
          <w:delText>6</w:delText>
        </w:r>
        <w:r w:rsidR="00B24485" w:rsidDel="00C66450">
          <w:rPr>
            <w:noProof/>
          </w:rPr>
          <w:fldChar w:fldCharType="end"/>
        </w:r>
      </w:del>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ins w:id="616" w:author="Benjamin Pannell" w:date="2014-10-22T19:04:00Z">
            <w:r w:rsidR="00C34BF9">
              <w:rPr>
                <w:noProof/>
              </w:rPr>
              <w:t xml:space="preserve"> </w:t>
            </w:r>
            <w:r w:rsidR="00C34BF9" w:rsidRPr="00C34BF9">
              <w:rPr>
                <w:noProof/>
                <w:rPrChange w:id="617" w:author="Benjamin Pannell" w:date="2014-10-22T19:04:00Z">
                  <w:rPr>
                    <w:rFonts w:eastAsia="Times New Roman"/>
                  </w:rPr>
                </w:rPrChange>
              </w:rPr>
              <w:t>[20]</w:t>
            </w:r>
          </w:ins>
          <w:del w:id="618" w:author="Benjamin Pannell" w:date="2014-10-22T17:10:00Z">
            <w:r w:rsidR="004F00DD" w:rsidDel="00B46BDF">
              <w:rPr>
                <w:noProof/>
              </w:rPr>
              <w:delText xml:space="preserve"> </w:delText>
            </w:r>
            <w:r w:rsidR="004F00DD" w:rsidRPr="004F00DD" w:rsidDel="00B46BDF">
              <w:rPr>
                <w:noProof/>
              </w:rPr>
              <w:delText>[20]</w:delText>
            </w:r>
          </w:del>
          <w:r w:rsidR="0059586D">
            <w:fldChar w:fldCharType="end"/>
          </w:r>
        </w:sdtContent>
      </w:sdt>
      <w:bookmarkEnd w:id="612"/>
    </w:p>
    <w:p w14:paraId="386DB766" w14:textId="77777777"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ins w:id="619" w:author="Benjamin Pannell" w:date="2014-10-22T19:04:00Z">
            <w:r w:rsidR="00C34BF9" w:rsidRPr="00C34BF9">
              <w:rPr>
                <w:noProof/>
                <w:rPrChange w:id="620" w:author="Benjamin Pannell" w:date="2014-10-22T19:04:00Z">
                  <w:rPr>
                    <w:rFonts w:eastAsia="Times New Roman"/>
                  </w:rPr>
                </w:rPrChange>
              </w:rPr>
              <w:t>[14]</w:t>
            </w:r>
          </w:ins>
          <w:del w:id="621" w:author="Benjamin Pannell" w:date="2014-10-22T17:10:00Z">
            <w:r w:rsidR="004F00DD" w:rsidRPr="004F00DD" w:rsidDel="00B46BDF">
              <w:rPr>
                <w:noProof/>
              </w:rPr>
              <w:delText>[14]</w:delText>
            </w:r>
          </w:del>
          <w:r>
            <w:fldChar w:fldCharType="end"/>
          </w:r>
        </w:sdtContent>
      </w:sdt>
      <w:r>
        <w:t xml:space="preserve"> it was decided that a platform specific prototyping board, in the form of the Adafruit </w:t>
      </w:r>
      <w:r w:rsidR="00047BAC">
        <w:t xml:space="preserve">Prototyping </w:t>
      </w:r>
      <w:proofErr w:type="spellStart"/>
      <w:r w:rsidR="00047BAC">
        <w:t>Pi</w:t>
      </w:r>
      <w:proofErr w:type="spellEnd"/>
      <w:r w:rsidR="00047BAC">
        <w:t xml:space="preserve"> Plate Kit </w:t>
      </w:r>
      <w:sdt>
        <w:sdtPr>
          <w:id w:val="-2059543082"/>
          <w:citation/>
        </w:sdtPr>
        <w:sdtContent>
          <w:r w:rsidR="00047BAC">
            <w:fldChar w:fldCharType="begin"/>
          </w:r>
          <w:r w:rsidR="00047BAC">
            <w:instrText xml:space="preserve"> CITATION Ada14 \l 7177 </w:instrText>
          </w:r>
          <w:r w:rsidR="00047BAC">
            <w:fldChar w:fldCharType="separate"/>
          </w:r>
          <w:ins w:id="622" w:author="Benjamin Pannell" w:date="2014-10-22T19:04:00Z">
            <w:r w:rsidR="00C34BF9" w:rsidRPr="00C34BF9">
              <w:rPr>
                <w:noProof/>
                <w:rPrChange w:id="623" w:author="Benjamin Pannell" w:date="2014-10-22T19:04:00Z">
                  <w:rPr>
                    <w:rFonts w:eastAsia="Times New Roman"/>
                  </w:rPr>
                </w:rPrChange>
              </w:rPr>
              <w:t>[21]</w:t>
            </w:r>
          </w:ins>
          <w:del w:id="624" w:author="Benjamin Pannell" w:date="2014-10-22T17:10:00Z">
            <w:r w:rsidR="004F00DD" w:rsidRPr="004F00DD" w:rsidDel="00B46BDF">
              <w:rPr>
                <w:noProof/>
              </w:rPr>
              <w:delText>[21]</w:delText>
            </w:r>
          </w:del>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ins w:id="625" w:author="Benjamin Pannell" w:date="2014-10-22T19:04:00Z">
            <w:r w:rsidR="00C34BF9" w:rsidRPr="00C34BF9">
              <w:rPr>
                <w:noProof/>
                <w:rPrChange w:id="626" w:author="Benjamin Pannell" w:date="2014-10-22T19:04:00Z">
                  <w:rPr>
                    <w:rFonts w:eastAsia="Times New Roman"/>
                  </w:rPr>
                </w:rPrChange>
              </w:rPr>
              <w:t>[14]</w:t>
            </w:r>
          </w:ins>
          <w:del w:id="627" w:author="Benjamin Pannell" w:date="2014-10-22T17:10:00Z">
            <w:r w:rsidR="004F00DD" w:rsidRPr="004F00DD" w:rsidDel="00B46BDF">
              <w:rPr>
                <w:noProof/>
              </w:rPr>
              <w:delText>[14]</w:delText>
            </w:r>
          </w:del>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ins w:id="628" w:author="Benjamin Pannell" w:date="2014-10-22T19:04:00Z">
            <w:r w:rsidR="00C34BF9" w:rsidRPr="00C34BF9">
              <w:rPr>
                <w:noProof/>
                <w:rPrChange w:id="629" w:author="Benjamin Pannell" w:date="2014-10-22T19:04:00Z">
                  <w:rPr>
                    <w:rFonts w:eastAsia="Times New Roman"/>
                  </w:rPr>
                </w:rPrChange>
              </w:rPr>
              <w:t>[7]</w:t>
            </w:r>
          </w:ins>
          <w:del w:id="630" w:author="Benjamin Pannell" w:date="2014-10-22T17:10:00Z">
            <w:r w:rsidR="004F00DD" w:rsidRPr="004F00DD" w:rsidDel="00B46BDF">
              <w:rPr>
                <w:noProof/>
              </w:rPr>
              <w:delText>[7]</w:delText>
            </w:r>
          </w:del>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ins w:id="631" w:author="Benjamin Pannell" w:date="2014-10-22T19:04:00Z">
            <w:r w:rsidR="00C34BF9" w:rsidRPr="00C34BF9">
              <w:rPr>
                <w:noProof/>
                <w:rPrChange w:id="632" w:author="Benjamin Pannell" w:date="2014-10-22T19:04:00Z">
                  <w:rPr>
                    <w:rFonts w:eastAsia="Times New Roman"/>
                  </w:rPr>
                </w:rPrChange>
              </w:rPr>
              <w:t>[18]</w:t>
            </w:r>
          </w:ins>
          <w:del w:id="633" w:author="Benjamin Pannell" w:date="2014-10-22T17:10:00Z">
            <w:r w:rsidR="004F00DD" w:rsidRPr="004F00DD" w:rsidDel="00B46BDF">
              <w:rPr>
                <w:noProof/>
              </w:rPr>
              <w:delText>[18]</w:delText>
            </w:r>
          </w:del>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05A89F06" w:rsidR="00BD0456" w:rsidRPr="00BD0456" w:rsidRDefault="00BD0456" w:rsidP="00BD0456">
      <w:pPr>
        <w:pStyle w:val="Caption"/>
      </w:pPr>
      <w:bookmarkStart w:id="634" w:name="_Toc401770969"/>
      <w:r>
        <w:t xml:space="preserve">Figure </w:t>
      </w:r>
      <w:ins w:id="635" w:author="Benjamin Pannell" w:date="2014-10-22T19:22:00Z">
        <w:r w:rsidR="00C66450">
          <w:fldChar w:fldCharType="begin"/>
        </w:r>
        <w:r w:rsidR="00C66450">
          <w:instrText xml:space="preserve"> SEQ Figure \* ARABIC </w:instrText>
        </w:r>
      </w:ins>
      <w:r w:rsidR="00C66450">
        <w:fldChar w:fldCharType="separate"/>
      </w:r>
      <w:ins w:id="636" w:author="Benjamin Pannell" w:date="2014-10-22T19:22:00Z">
        <w:r w:rsidR="00C66450">
          <w:rPr>
            <w:noProof/>
          </w:rPr>
          <w:t>7</w:t>
        </w:r>
        <w:r w:rsidR="00C66450">
          <w:fldChar w:fldCharType="end"/>
        </w:r>
      </w:ins>
      <w:del w:id="637"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r w:rsidR="00C66450" w:rsidDel="00C66450">
          <w:rPr>
            <w:noProof/>
          </w:rPr>
          <w:delText>7</w:delText>
        </w:r>
        <w:r w:rsidR="00B24485" w:rsidDel="00C66450">
          <w:rPr>
            <w:noProof/>
          </w:rPr>
          <w:fldChar w:fldCharType="end"/>
        </w:r>
      </w:del>
      <w:r>
        <w:t xml:space="preserve"> Adafruit Prototyping </w:t>
      </w:r>
      <w:proofErr w:type="spellStart"/>
      <w:r>
        <w:t>Pi</w:t>
      </w:r>
      <w:proofErr w:type="spellEnd"/>
      <w:r>
        <w:t xml:space="preserve">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ins w:id="638" w:author="Benjamin Pannell" w:date="2014-10-22T19:04:00Z">
            <w:r w:rsidR="00C34BF9" w:rsidRPr="00C34BF9">
              <w:rPr>
                <w:noProof/>
                <w:rPrChange w:id="639" w:author="Benjamin Pannell" w:date="2014-10-22T19:04:00Z">
                  <w:rPr>
                    <w:rFonts w:eastAsia="Times New Roman"/>
                  </w:rPr>
                </w:rPrChange>
              </w:rPr>
              <w:t>[21]</w:t>
            </w:r>
          </w:ins>
          <w:del w:id="640" w:author="Benjamin Pannell" w:date="2014-10-22T17:10:00Z">
            <w:r w:rsidR="004F00DD" w:rsidRPr="004F00DD" w:rsidDel="00B46BDF">
              <w:rPr>
                <w:noProof/>
              </w:rPr>
              <w:delText>[21]</w:delText>
            </w:r>
          </w:del>
          <w:r w:rsidR="0059586D">
            <w:fldChar w:fldCharType="end"/>
          </w:r>
        </w:sdtContent>
      </w:sdt>
      <w:bookmarkEnd w:id="634"/>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641" w:name="_Toc395540515"/>
      <w:r>
        <w:br w:type="page"/>
      </w:r>
    </w:p>
    <w:p w14:paraId="34552849" w14:textId="2E90748D" w:rsidR="0038004A" w:rsidRDefault="0038004A">
      <w:pPr>
        <w:pStyle w:val="Heading2"/>
      </w:pPr>
      <w:r>
        <w:lastRenderedPageBreak/>
        <w:t>Electrical Interface</w:t>
      </w:r>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r>
        <w:t xml:space="preserve">Hardware </w:t>
      </w:r>
      <w:r w:rsidR="00F33577">
        <w:t>Protocol Selection</w:t>
      </w:r>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r>
        <w:t>Voltage Level Translation</w:t>
      </w:r>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6E2209C7"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ins w:id="642" w:author="Benjamin Pannell" w:date="2014-10-22T19:04:00Z">
            <w:r w:rsidR="00C34BF9" w:rsidRPr="00C34BF9">
              <w:rPr>
                <w:noProof/>
                <w:rPrChange w:id="643" w:author="Benjamin Pannell" w:date="2014-10-22T19:04:00Z">
                  <w:rPr>
                    <w:rFonts w:eastAsia="Times New Roman"/>
                  </w:rPr>
                </w:rPrChange>
              </w:rPr>
              <w:t>[18]</w:t>
            </w:r>
          </w:ins>
          <w:del w:id="644" w:author="Benjamin Pannell" w:date="2014-10-22T17:10:00Z">
            <w:r w:rsidR="004F00DD" w:rsidRPr="004F00DD" w:rsidDel="00B46BDF">
              <w:rPr>
                <w:noProof/>
              </w:rPr>
              <w:delText>[18]</w:delText>
            </w:r>
          </w:del>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3B058FDA"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ins w:id="645" w:author="Benjamin Pannell" w:date="2014-10-22T19:04:00Z">
            <w:r w:rsidR="00C34BF9" w:rsidRPr="00C34BF9">
              <w:rPr>
                <w:noProof/>
                <w:rPrChange w:id="646" w:author="Benjamin Pannell" w:date="2014-10-22T19:04:00Z">
                  <w:rPr>
                    <w:rFonts w:eastAsia="Times New Roman"/>
                  </w:rPr>
                </w:rPrChange>
              </w:rPr>
              <w:t>[18]</w:t>
            </w:r>
          </w:ins>
          <w:del w:id="647" w:author="Benjamin Pannell" w:date="2014-10-22T17:10:00Z">
            <w:r w:rsidR="004F00DD" w:rsidRPr="004F00DD" w:rsidDel="00B46BDF">
              <w:rPr>
                <w:noProof/>
              </w:rPr>
              <w:delText>[18]</w:delText>
            </w:r>
          </w:del>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r>
        <w:t>Safety Precautions</w:t>
      </w:r>
      <w:bookmarkEnd w:id="641"/>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648" w:name="_Toc395540516"/>
      <w:r>
        <w:t>Raspberry Pi Selection</w:t>
      </w:r>
      <w:bookmarkEnd w:id="648"/>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2FF02289" w:rsidR="00CB219A" w:rsidRDefault="001A0DCF" w:rsidP="001A0DCF">
      <w:pPr>
        <w:pStyle w:val="Caption"/>
      </w:pPr>
      <w:bookmarkStart w:id="649" w:name="_Toc401770970"/>
      <w:r>
        <w:t xml:space="preserve">Figure </w:t>
      </w:r>
      <w:ins w:id="650" w:author="Benjamin Pannell" w:date="2014-10-22T19:22:00Z">
        <w:r w:rsidR="00C66450">
          <w:fldChar w:fldCharType="begin"/>
        </w:r>
        <w:r w:rsidR="00C66450">
          <w:instrText xml:space="preserve"> SEQ Figure \* ARABIC </w:instrText>
        </w:r>
      </w:ins>
      <w:r w:rsidR="00C66450">
        <w:fldChar w:fldCharType="separate"/>
      </w:r>
      <w:ins w:id="651" w:author="Benjamin Pannell" w:date="2014-10-22T19:22:00Z">
        <w:r w:rsidR="00C66450">
          <w:rPr>
            <w:noProof/>
          </w:rPr>
          <w:t>8</w:t>
        </w:r>
        <w:r w:rsidR="00C66450">
          <w:fldChar w:fldCharType="end"/>
        </w:r>
      </w:ins>
      <w:del w:id="652"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r w:rsidR="00C66450" w:rsidDel="00C66450">
          <w:rPr>
            <w:noProof/>
          </w:rPr>
          <w:delText>8</w:delText>
        </w:r>
        <w:r w:rsidR="00B24485" w:rsidDel="00C66450">
          <w:rPr>
            <w:noProof/>
          </w:rPr>
          <w:fldChar w:fldCharType="end"/>
        </w:r>
      </w:del>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ins w:id="653" w:author="Benjamin Pannell" w:date="2014-10-22T19:04:00Z">
            <w:r w:rsidR="00C34BF9">
              <w:rPr>
                <w:noProof/>
              </w:rPr>
              <w:t xml:space="preserve"> </w:t>
            </w:r>
            <w:r w:rsidR="00C34BF9" w:rsidRPr="00C34BF9">
              <w:rPr>
                <w:noProof/>
                <w:rPrChange w:id="654" w:author="Benjamin Pannell" w:date="2014-10-22T19:04:00Z">
                  <w:rPr>
                    <w:rFonts w:eastAsia="Times New Roman"/>
                  </w:rPr>
                </w:rPrChange>
              </w:rPr>
              <w:t>[9]</w:t>
            </w:r>
          </w:ins>
          <w:del w:id="655" w:author="Benjamin Pannell" w:date="2014-10-22T17:10:00Z">
            <w:r w:rsidR="004F00DD" w:rsidDel="00B46BDF">
              <w:rPr>
                <w:noProof/>
              </w:rPr>
              <w:delText xml:space="preserve"> </w:delText>
            </w:r>
            <w:r w:rsidR="004F00DD" w:rsidRPr="004F00DD" w:rsidDel="00B46BDF">
              <w:rPr>
                <w:noProof/>
              </w:rPr>
              <w:delText>[9]</w:delText>
            </w:r>
          </w:del>
          <w:r w:rsidR="000F3CD3">
            <w:fldChar w:fldCharType="end"/>
          </w:r>
        </w:sdtContent>
      </w:sdt>
      <w:bookmarkEnd w:id="649"/>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656" w:name="_Toc395540517"/>
      <w:r>
        <w:br w:type="page"/>
      </w:r>
    </w:p>
    <w:p w14:paraId="76180336" w14:textId="07F1410B" w:rsidR="00966A42" w:rsidRDefault="00966A42" w:rsidP="00E932EB">
      <w:pPr>
        <w:pStyle w:val="Heading2"/>
      </w:pPr>
      <w:r>
        <w:lastRenderedPageBreak/>
        <w:t>System Overview</w:t>
      </w:r>
    </w:p>
    <w:p w14:paraId="073E2792" w14:textId="537BE2B5" w:rsidR="00966A42" w:rsidRDefault="00966A42" w:rsidP="005C482F">
      <w:r>
        <w:t xml:space="preserve">The system architecture is outlined in </w:t>
      </w:r>
      <w:r>
        <w:fldChar w:fldCharType="begin"/>
      </w:r>
      <w:r>
        <w:instrText xml:space="preserve"> REF _Ref400536471 \h </w:instrText>
      </w:r>
      <w:r>
        <w:fldChar w:fldCharType="separate"/>
      </w:r>
      <w:r w:rsidR="00C34BF9">
        <w:t xml:space="preserve">Figure </w:t>
      </w:r>
      <w:r w:rsidR="00C34BF9">
        <w:rPr>
          <w:noProof/>
        </w:rPr>
        <w:t>9</w:t>
      </w:r>
      <w:r>
        <w:fldChar w:fldCharType="end"/>
      </w:r>
      <w:r>
        <w:t xml:space="preserve"> demonstrates the manner in which the device is structured</w:t>
      </w:r>
      <w:ins w:id="657" w:author="Benjamin Pannell" w:date="2014-10-20T12:13:00Z">
        <w:r w:rsidR="0091717D">
          <w:t>. This approach allows the Master Device to</w:t>
        </w:r>
      </w:ins>
      <w:ins w:id="658" w:author="Benjamin Pannell" w:date="2014-10-20T12:14:00Z">
        <w:r w:rsidR="0091717D">
          <w:t xml:space="preserve"> emulate user input on the Target Device through the use of the Emulation Slave Device.</w:t>
        </w:r>
      </w:ins>
      <w:del w:id="659" w:author="Benjamin Pannell" w:date="2014-10-20T12:13:00Z">
        <w:r w:rsidDel="0091717D">
          <w:delText xml:space="preserve"> to allow the Application Logic to direct input to the host PC.</w:delText>
        </w:r>
        <w:r w:rsidR="00AC296E" w:rsidDel="0091717D">
          <w:delText xml:space="preserve"> </w:delText>
        </w:r>
      </w:del>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286652" w14:textId="6DBFB7A2" w:rsidR="00AC296E" w:rsidRDefault="00966A42" w:rsidP="00E932EB">
      <w:pPr>
        <w:pStyle w:val="Caption"/>
        <w:rPr>
          <w:ins w:id="660" w:author="Benjamin Pannell" w:date="2014-10-20T12:23:00Z"/>
        </w:rPr>
      </w:pPr>
      <w:bookmarkStart w:id="661" w:name="_Ref400536471"/>
      <w:bookmarkStart w:id="662" w:name="_Toc401770971"/>
      <w:r>
        <w:t xml:space="preserve">Figure </w:t>
      </w:r>
      <w:ins w:id="663" w:author="Benjamin Pannell" w:date="2014-10-22T19:22:00Z">
        <w:r w:rsidR="00C66450">
          <w:fldChar w:fldCharType="begin"/>
        </w:r>
        <w:r w:rsidR="00C66450">
          <w:instrText xml:space="preserve"> SEQ Figure \* ARABIC </w:instrText>
        </w:r>
      </w:ins>
      <w:r w:rsidR="00C66450">
        <w:fldChar w:fldCharType="separate"/>
      </w:r>
      <w:ins w:id="664" w:author="Benjamin Pannell" w:date="2014-10-22T19:22:00Z">
        <w:r w:rsidR="00C66450">
          <w:rPr>
            <w:noProof/>
          </w:rPr>
          <w:t>9</w:t>
        </w:r>
        <w:r w:rsidR="00C66450">
          <w:fldChar w:fldCharType="end"/>
        </w:r>
      </w:ins>
      <w:del w:id="665" w:author="Benjamin Pannell" w:date="2014-10-22T19:22:00Z">
        <w:r w:rsidDel="00C66450">
          <w:fldChar w:fldCharType="begin"/>
        </w:r>
        <w:r w:rsidDel="00C66450">
          <w:delInstrText xml:space="preserve"> SEQ Figure \* ARABIC </w:delInstrText>
        </w:r>
        <w:r w:rsidDel="00C66450">
          <w:fldChar w:fldCharType="separate"/>
        </w:r>
        <w:r w:rsidR="00C66450" w:rsidDel="00C66450">
          <w:rPr>
            <w:noProof/>
          </w:rPr>
          <w:delText>9</w:delText>
        </w:r>
        <w:r w:rsidDel="00C66450">
          <w:fldChar w:fldCharType="end"/>
        </w:r>
      </w:del>
      <w:bookmarkEnd w:id="661"/>
      <w:r>
        <w:t xml:space="preserve"> System Architecture</w:t>
      </w:r>
      <w:bookmarkEnd w:id="662"/>
    </w:p>
    <w:p w14:paraId="1DC1B31D" w14:textId="6640BD10" w:rsidR="00C93124" w:rsidRDefault="00C93124">
      <w:pPr>
        <w:rPr>
          <w:ins w:id="666" w:author="Benjamin Pannell" w:date="2014-10-20T13:56:00Z"/>
        </w:rPr>
        <w:pPrChange w:id="667" w:author="Benjamin Pannell" w:date="2014-10-20T12:23:00Z">
          <w:pPr>
            <w:pStyle w:val="Caption"/>
          </w:pPr>
        </w:pPrChange>
      </w:pPr>
      <w:moveToRangeStart w:id="668" w:author="Benjamin Pannell" w:date="2014-10-20T12:23:00Z" w:name="move401571158"/>
      <w:moveTo w:id="669" w:author="Benjamin Pannell" w:date="2014-10-20T12:23:00Z">
        <w:r>
          <w:t xml:space="preserve">Within this architecture, the Teensy represents the </w:t>
        </w:r>
        <w:del w:id="670" w:author="Benjamin Pannell" w:date="2014-10-20T12:24:00Z">
          <w:r w:rsidDel="00C93124">
            <w:delText>emulation</w:delText>
          </w:r>
        </w:del>
      </w:moveTo>
      <w:ins w:id="671" w:author="Benjamin Pannell" w:date="2014-10-20T12:24:00Z">
        <w:r>
          <w:t>Emulation Slave</w:t>
        </w:r>
      </w:ins>
      <w:moveTo w:id="672" w:author="Benjamin Pannell" w:date="2014-10-20T12:23:00Z">
        <w:r>
          <w:t xml:space="preserve"> </w:t>
        </w:r>
        <w:del w:id="673" w:author="Benjamin Pannell" w:date="2014-10-20T12:24:00Z">
          <w:r w:rsidDel="00C93124">
            <w:delText>d</w:delText>
          </w:r>
        </w:del>
      </w:moveTo>
      <w:ins w:id="674" w:author="Benjamin Pannell" w:date="2014-10-20T12:24:00Z">
        <w:r>
          <w:t>D</w:t>
        </w:r>
      </w:ins>
      <w:moveTo w:id="675" w:author="Benjamin Pannell" w:date="2014-10-20T12:23:00Z">
        <w:r>
          <w:t xml:space="preserve">evice which receives commands from the Raspberry Pi </w:t>
        </w:r>
      </w:moveTo>
      <w:ins w:id="676" w:author="Benjamin Pannell" w:date="2014-10-20T12:24:00Z">
        <w:r>
          <w:t xml:space="preserve">(Master Device) </w:t>
        </w:r>
      </w:ins>
      <w:moveTo w:id="677" w:author="Benjamin Pannell" w:date="2014-10-20T12:23:00Z">
        <w:r>
          <w:t xml:space="preserve">over a UART connection, and is responsible for converting these commands into USB HID reports which may be submitted to the </w:t>
        </w:r>
        <w:del w:id="678" w:author="Benjamin Pannell" w:date="2014-10-20T12:24:00Z">
          <w:r w:rsidDel="00C93124">
            <w:delText>host PC.</w:delText>
          </w:r>
        </w:del>
      </w:moveTo>
      <w:ins w:id="679" w:author="Benjamin Pannell" w:date="2014-10-20T12:24:00Z">
        <w:r>
          <w:t>Target Device.</w:t>
        </w:r>
      </w:ins>
      <w:moveTo w:id="680" w:author="Benjamin Pannell" w:date="2014-10-20T12:23:00Z">
        <w:r>
          <w:t xml:space="preserve"> In this manner, emulation implementation details are abstracted away from the </w:t>
        </w:r>
        <w:del w:id="681" w:author="Benjamin Pannell" w:date="2014-10-20T12:24:00Z">
          <w:r w:rsidDel="00C93124">
            <w:delText>Raspberry Pi</w:delText>
          </w:r>
        </w:del>
      </w:moveTo>
      <w:ins w:id="682" w:author="Benjamin Pannell" w:date="2014-10-20T12:24:00Z">
        <w:r>
          <w:t>Master Device</w:t>
        </w:r>
      </w:ins>
      <w:moveTo w:id="683" w:author="Benjamin Pannell" w:date="2014-10-20T12:23:00Z">
        <w:r>
          <w:t xml:space="preserv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moveTo>
      <w:moveToRangeEnd w:id="668"/>
    </w:p>
    <w:p w14:paraId="7D7E9C64" w14:textId="52AF2BE6" w:rsidR="005C482F" w:rsidRPr="005C482F" w:rsidRDefault="005C482F">
      <w:pPr>
        <w:rPr>
          <w:ins w:id="684" w:author="Benjamin Pannell" w:date="2014-10-20T12:15:00Z"/>
        </w:rPr>
        <w:pPrChange w:id="685" w:author="Benjamin Pannell" w:date="2014-10-20T12:23:00Z">
          <w:pPr>
            <w:pStyle w:val="Caption"/>
          </w:pPr>
        </w:pPrChange>
      </w:pPr>
      <w:ins w:id="686" w:author="Benjamin Pannell" w:date="2014-10-20T13:57:00Z">
        <w:r>
          <w:fldChar w:fldCharType="begin"/>
        </w:r>
        <w:r>
          <w:instrText xml:space="preserve"> REF _Ref401576748 \h </w:instrText>
        </w:r>
      </w:ins>
      <w:r>
        <w:fldChar w:fldCharType="separate"/>
      </w:r>
      <w:ins w:id="687" w:author="Benjamin Pannell" w:date="2014-10-22T19:04:00Z">
        <w:r w:rsidR="00C34BF9">
          <w:t xml:space="preserve">Figure </w:t>
        </w:r>
        <w:r w:rsidR="00C34BF9">
          <w:rPr>
            <w:noProof/>
          </w:rPr>
          <w:t>10</w:t>
        </w:r>
      </w:ins>
      <w:ins w:id="688" w:author="Benjamin Pannell" w:date="2014-10-20T13:57:00Z">
        <w:r>
          <w:fldChar w:fldCharType="end"/>
        </w:r>
        <w:r>
          <w:t xml:space="preserve"> </w:t>
        </w:r>
      </w:ins>
      <w:ins w:id="689" w:author="Benjamin Pannell" w:date="2014-10-20T14:01:00Z">
        <w:r>
          <w:t>shows</w:t>
        </w:r>
      </w:ins>
      <w:ins w:id="690" w:author="Benjamin Pannell" w:date="2014-10-20T14:00:00Z">
        <w:r>
          <w:t xml:space="preserve"> </w:t>
        </w:r>
      </w:ins>
      <w:ins w:id="691" w:author="Benjamin Pannell" w:date="2014-10-20T13:57:00Z">
        <w:r>
          <w:t>the final emulation device circuit layout</w:t>
        </w:r>
      </w:ins>
      <w:ins w:id="692" w:author="Benjamin Pannell" w:date="2014-10-20T14:00:00Z">
        <w:r>
          <w:t xml:space="preserve">, demonstrating how the </w:t>
        </w:r>
      </w:ins>
      <w:proofErr w:type="spellStart"/>
      <w:ins w:id="693" w:author="Benjamin Pannell" w:date="2014-10-20T14:01:00Z">
        <w:r>
          <w:t>Teensy’s</w:t>
        </w:r>
        <w:proofErr w:type="spellEnd"/>
        <w:r>
          <w:t xml:space="preserve"> UART is passed through the TXB0104 prior to being connected to the Master Device – providing bi-directional voltage level translation.</w:t>
        </w:r>
      </w:ins>
    </w:p>
    <w:p w14:paraId="56C3FBF7" w14:textId="50677AD5" w:rsidR="0047570E" w:rsidRDefault="005C482F">
      <w:pPr>
        <w:jc w:val="center"/>
        <w:rPr>
          <w:ins w:id="694" w:author="Benjamin Pannell" w:date="2014-10-20T12:23:00Z"/>
        </w:rPr>
        <w:pPrChange w:id="695" w:author="Benjamin Pannell" w:date="2014-10-20T13:57:00Z">
          <w:pPr>
            <w:pStyle w:val="Caption"/>
          </w:pPr>
        </w:pPrChange>
      </w:pPr>
      <w:ins w:id="696" w:author="Benjamin Pannell" w:date="2014-10-20T13:56:00Z">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4">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ins>
    </w:p>
    <w:p w14:paraId="6448BFFE" w14:textId="202384E5" w:rsidR="00C93124" w:rsidRPr="005C482F" w:rsidDel="00C93124" w:rsidRDefault="00C93124">
      <w:pPr>
        <w:pStyle w:val="Caption"/>
        <w:rPr>
          <w:del w:id="697" w:author="Benjamin Pannell" w:date="2014-10-20T12:23:00Z"/>
        </w:rPr>
      </w:pPr>
      <w:bookmarkStart w:id="698" w:name="_Ref401576748"/>
      <w:bookmarkStart w:id="699" w:name="_Toc401770972"/>
      <w:ins w:id="700" w:author="Benjamin Pannell" w:date="2014-10-20T12:23:00Z">
        <w:r>
          <w:t xml:space="preserve">Figure </w:t>
        </w:r>
      </w:ins>
      <w:ins w:id="701" w:author="Benjamin Pannell" w:date="2014-10-22T19:22:00Z">
        <w:r w:rsidR="00C66450">
          <w:fldChar w:fldCharType="begin"/>
        </w:r>
        <w:r w:rsidR="00C66450">
          <w:instrText xml:space="preserve"> SEQ Figure \* ARABIC </w:instrText>
        </w:r>
      </w:ins>
      <w:r w:rsidR="00C66450">
        <w:fldChar w:fldCharType="separate"/>
      </w:r>
      <w:ins w:id="702" w:author="Benjamin Pannell" w:date="2014-10-22T19:22:00Z">
        <w:r w:rsidR="00C66450">
          <w:rPr>
            <w:noProof/>
          </w:rPr>
          <w:t>10</w:t>
        </w:r>
        <w:r w:rsidR="00C66450">
          <w:fldChar w:fldCharType="end"/>
        </w:r>
      </w:ins>
      <w:bookmarkEnd w:id="698"/>
      <w:ins w:id="703" w:author="Benjamin Pannell" w:date="2014-10-20T12:23:00Z">
        <w:r>
          <w:t xml:space="preserve"> Emulation Slave Device </w:t>
        </w:r>
      </w:ins>
      <w:ins w:id="704" w:author="Benjamin Pannell" w:date="2014-10-20T13:56:00Z">
        <w:r w:rsidR="005C482F">
          <w:t>Circuit Diagram</w:t>
        </w:r>
      </w:ins>
      <w:bookmarkEnd w:id="699"/>
    </w:p>
    <w:p w14:paraId="43E81BEA" w14:textId="040DBABE" w:rsidR="002A7583" w:rsidRPr="00E932EB" w:rsidRDefault="00AC296E">
      <w:pPr>
        <w:pStyle w:val="Caption"/>
        <w:pPrChange w:id="705" w:author="Benjamin Pannell" w:date="2014-10-20T13:56:00Z">
          <w:pPr/>
        </w:pPrChange>
      </w:pPr>
      <w:moveFromRangeStart w:id="706" w:author="Benjamin Pannell" w:date="2014-10-20T12:23:00Z" w:name="move401571158"/>
      <w:moveFrom w:id="707" w:author="Benjamin Pannell" w:date="2014-10-20T12:23:00Z">
        <w:r w:rsidDel="00C93124">
          <w:t>Within this architecture, the Teensy represents the emulation device which receives commands from the Raspberry Pi over a UART connection</w:t>
        </w:r>
        <w:r w:rsidR="0058238D" w:rsidDel="00C93124">
          <w:t>, and is responsible for converting these commands into USB HID reports which may be submitted to the host PC. In this manner, emulation implementation details are abstracted away from the Raspberry Pi to allow for simpler hardware and software design</w:t>
        </w:r>
        <w:r w:rsidR="00BA03C1" w:rsidDel="00C93124">
          <w:t xml:space="preserve"> as well as the minimization of configuration conflicts and incompatibilities.</w:t>
        </w:r>
        <w:r w:rsidR="000D6C66" w:rsidDel="00C93124">
          <w:t xml:space="preserve"> The design also simplifies replacement of the Raspberry Pi should an improved alternative become available in the future, requiring only superficial changes be made</w:t>
        </w:r>
        <w:r w:rsidR="00052DF9" w:rsidDel="00C93124">
          <w:t>.</w:t>
        </w:r>
      </w:moveFrom>
      <w:moveFromRangeEnd w:id="706"/>
      <w:r w:rsidR="002A7583">
        <w:br w:type="page"/>
      </w:r>
    </w:p>
    <w:p w14:paraId="48CC715E" w14:textId="6DD94990" w:rsidR="0012286C" w:rsidRDefault="0012286C">
      <w:pPr>
        <w:pStyle w:val="Heading1"/>
        <w:rPr>
          <w:ins w:id="708" w:author="Benjamin Pannell" w:date="2014-10-20T14:02:00Z"/>
        </w:rPr>
      </w:pPr>
      <w:bookmarkStart w:id="709" w:name="_Ref401170228"/>
      <w:bookmarkStart w:id="710" w:name="_Ref401170408"/>
      <w:bookmarkStart w:id="711" w:name="_Ref401170433"/>
      <w:bookmarkStart w:id="712" w:name="_Toc401771002"/>
      <w:r>
        <w:lastRenderedPageBreak/>
        <w:t>Software Design</w:t>
      </w:r>
      <w:bookmarkEnd w:id="709"/>
      <w:bookmarkEnd w:id="710"/>
      <w:bookmarkEnd w:id="711"/>
      <w:bookmarkEnd w:id="712"/>
    </w:p>
    <w:p w14:paraId="7E593F7B" w14:textId="39DC33B1" w:rsidR="00617F11" w:rsidRDefault="00617F11">
      <w:pPr>
        <w:pStyle w:val="Heading2"/>
        <w:rPr>
          <w:ins w:id="713" w:author="Benjamin Pannell" w:date="2014-10-20T14:02:00Z"/>
        </w:rPr>
        <w:pPrChange w:id="714" w:author="Benjamin Pannell" w:date="2014-10-20T14:02:00Z">
          <w:pPr>
            <w:pStyle w:val="Heading1"/>
          </w:pPr>
        </w:pPrChange>
      </w:pPr>
      <w:ins w:id="715" w:author="Benjamin Pannell" w:date="2014-10-20T14:02:00Z">
        <w:r>
          <w:t>Inter-Device Communication</w:t>
        </w:r>
      </w:ins>
    </w:p>
    <w:p w14:paraId="4FB7F1DB" w14:textId="5EB99426" w:rsidR="00617F11" w:rsidRDefault="00617F11">
      <w:pPr>
        <w:rPr>
          <w:ins w:id="716" w:author="Benjamin Pannell" w:date="2014-10-20T14:11:00Z"/>
        </w:rPr>
        <w:pPrChange w:id="717" w:author="Benjamin Pannell" w:date="2014-10-20T14:02:00Z">
          <w:pPr>
            <w:pStyle w:val="Heading1"/>
          </w:pPr>
        </w:pPrChange>
      </w:pPr>
      <w:ins w:id="718" w:author="Benjamin Pannell" w:date="2014-10-20T14:03:00Z">
        <w:r>
          <w:t xml:space="preserve">There are two physical communications channels which are utilized in this project. The first, USB, is used to allow the Emulation Slave Device to connect to, and communicate with, the Target Device. This channel is a </w:t>
        </w:r>
      </w:ins>
      <w:ins w:id="719" w:author="Benjamin Pannell" w:date="2014-10-20T14:07:00Z">
        <w:r>
          <w:t>half-</w:t>
        </w:r>
      </w:ins>
      <w:ins w:id="720" w:author="Benjamin Pannell" w:date="2014-10-20T14:03:00Z">
        <w:r>
          <w:t xml:space="preserve">duplex </w:t>
        </w:r>
      </w:ins>
      <w:ins w:id="721" w:author="Benjamin Pannell" w:date="2014-10-20T14:07:00Z">
        <w:r>
          <w:t xml:space="preserve">serial communication path initialized </w:t>
        </w:r>
      </w:ins>
      <w:ins w:id="722" w:author="Benjamin Pannell" w:date="2014-10-20T14:08:00Z">
        <w:r>
          <w:t>as an HID device (class 3 according to the USB specification)</w:t>
        </w:r>
      </w:ins>
      <w:ins w:id="723" w:author="Benjamin Pannell" w:date="2014-10-20T14:11:00Z">
        <w:r>
          <w:t xml:space="preserve"> allowing the emulation of keyboards, mice and joysticks.</w:t>
        </w:r>
      </w:ins>
      <w:ins w:id="724" w:author="Benjamin Pannell" w:date="2014-10-20T14:26:00Z">
        <w:r w:rsidR="009726BC">
          <w:t xml:space="preserve"> </w:t>
        </w:r>
      </w:ins>
      <w:ins w:id="725" w:author="Benjamin Pannell" w:date="2014-10-20T14:32:00Z">
        <w:r w:rsidR="009726BC">
          <w:t xml:space="preserve">USB communication is handled through the </w:t>
        </w:r>
        <w:proofErr w:type="spellStart"/>
        <w:r w:rsidR="009726BC">
          <w:t>Teensy’s</w:t>
        </w:r>
        <w:proofErr w:type="spellEnd"/>
        <w:r w:rsidR="009726BC">
          <w:t xml:space="preserve"> </w:t>
        </w:r>
      </w:ins>
      <w:ins w:id="726" w:author="Benjamin Pannell" w:date="2014-10-20T14:35:00Z">
        <w:r w:rsidR="009726BC">
          <w:t>included USB HID helper methods which provide low level HID emulation functionality.</w:t>
        </w:r>
      </w:ins>
    </w:p>
    <w:p w14:paraId="41A80B11" w14:textId="0F728F43" w:rsidR="00617F11" w:rsidRPr="009726BC" w:rsidRDefault="00617F11">
      <w:pPr>
        <w:rPr>
          <w:rPrChange w:id="727" w:author="Benjamin Pannell" w:date="2014-10-20T14:25:00Z">
            <w:rPr/>
          </w:rPrChange>
        </w:rPr>
        <w:pPrChange w:id="728" w:author="Benjamin Pannell" w:date="2014-10-20T14:02:00Z">
          <w:pPr>
            <w:pStyle w:val="Heading1"/>
          </w:pPr>
        </w:pPrChange>
      </w:pPr>
      <w:ins w:id="729" w:author="Benjamin Pannell" w:date="2014-10-20T14:12:00Z">
        <w:r>
          <w:t>The second channel connects the Emulation Slave Device to the Master Device via a Serial UART operating at 38 400 bits/second.</w:t>
        </w:r>
      </w:ins>
      <w:ins w:id="730" w:author="Benjamin Pannell" w:date="2014-10-20T14:16:00Z">
        <w:r w:rsidR="00F84485">
          <w:t xml:space="preserve"> This channel operates in full-duplex mode</w:t>
        </w:r>
      </w:ins>
      <w:ins w:id="731" w:author="Benjamin Pannell" w:date="2014-10-20T14:17:00Z">
        <w:r w:rsidR="00F84485">
          <w:t xml:space="preserve">, however at present only the downstream (Master Device to Slave Device) channel is utilized. </w:t>
        </w:r>
      </w:ins>
      <w:ins w:id="732" w:author="Benjamin Pannell" w:date="2014-10-20T14:19:00Z">
        <w:r w:rsidR="00F84485">
          <w:t>It is the responsibility of this channel to convey emulation commands (as defined in</w:t>
        </w:r>
      </w:ins>
      <w:ins w:id="733" w:author="Benjamin Pannell" w:date="2014-10-20T14:20:00Z">
        <w:r w:rsidR="00F84485">
          <w:t xml:space="preserve"> the</w:t>
        </w:r>
      </w:ins>
      <w:ins w:id="734" w:author="Benjamin Pannell" w:date="2014-10-20T14:19:00Z">
        <w:r w:rsidR="00F84485">
          <w:t xml:space="preserve"> </w:t>
        </w:r>
        <w:r w:rsidR="00F84485">
          <w:fldChar w:fldCharType="begin"/>
        </w:r>
        <w:r w:rsidR="00F84485">
          <w:instrText xml:space="preserve"> REF _Ref401578124 \h </w:instrText>
        </w:r>
      </w:ins>
      <w:r w:rsidR="00F84485">
        <w:fldChar w:fldCharType="separate"/>
      </w:r>
      <w:ins w:id="735" w:author="Benjamin Pannell" w:date="2014-10-20T14:19:00Z">
        <w:r w:rsidR="00F84485">
          <w:t>Communications Protocol</w:t>
        </w:r>
        <w:r w:rsidR="00F84485">
          <w:fldChar w:fldCharType="end"/>
        </w:r>
      </w:ins>
      <w:ins w:id="736" w:author="Benjamin Pannell" w:date="2014-10-20T14:20:00Z">
        <w:r w:rsidR="00F84485">
          <w:t>) to the Emulation Slave Device</w:t>
        </w:r>
      </w:ins>
      <w:ins w:id="737" w:author="Benjamin Pannell" w:date="2014-10-20T14:22:00Z">
        <w:r w:rsidR="00F84485">
          <w:t xml:space="preserve"> in a timely and reliable manner.</w:t>
        </w:r>
      </w:ins>
      <w:ins w:id="738" w:author="Benjamin Pannell" w:date="2014-10-20T14:24:00Z">
        <w:r w:rsidR="00F84485">
          <w:t xml:space="preserve"> Serial communication will be handled through the </w:t>
        </w:r>
        <w:proofErr w:type="spellStart"/>
        <w:r w:rsidR="00F84485" w:rsidRPr="009726BC">
          <w:rPr>
            <w:rPrChange w:id="739" w:author="Benjamin Pannell" w:date="2014-10-20T14:26:00Z">
              <w:rPr>
                <w:b/>
              </w:rPr>
            </w:rPrChange>
          </w:rPr>
          <w:t>termios</w:t>
        </w:r>
        <w:proofErr w:type="spellEnd"/>
        <w:r w:rsidR="00F84485">
          <w:t xml:space="preserve"> interface on the Master Device, a standard Linux </w:t>
        </w:r>
      </w:ins>
      <w:ins w:id="740" w:author="Benjamin Pannell" w:date="2014-10-20T14:25:00Z">
        <w:r w:rsidR="00F84485">
          <w:t xml:space="preserve">serial interface, while communication on the Teensy will be handled by the </w:t>
        </w:r>
        <w:r w:rsidR="009726BC">
          <w:t xml:space="preserve">included </w:t>
        </w:r>
        <w:r w:rsidR="009726BC" w:rsidRPr="009726BC">
          <w:rPr>
            <w:rPrChange w:id="741" w:author="Benjamin Pannell" w:date="2014-10-20T14:26:00Z">
              <w:rPr/>
            </w:rPrChange>
          </w:rPr>
          <w:t>Serial1</w:t>
        </w:r>
        <w:r w:rsidR="009726BC">
          <w:t xml:space="preserve"> wrapper.</w:t>
        </w:r>
      </w:ins>
    </w:p>
    <w:p w14:paraId="6625F57E" w14:textId="5048226A" w:rsidR="0012286C" w:rsidRDefault="00E6734B" w:rsidP="008C42D7">
      <w:pPr>
        <w:pStyle w:val="Heading2"/>
      </w:pPr>
      <w:r>
        <w:t xml:space="preserve">USB Emulation </w:t>
      </w:r>
      <w:ins w:id="742" w:author="Benjamin Pannell" w:date="2014-10-20T14:37:00Z">
        <w:r w:rsidR="00E338E8">
          <w:t xml:space="preserve">Slave </w:t>
        </w:r>
      </w:ins>
      <w:r w:rsidR="0012286C">
        <w:t>Device</w:t>
      </w:r>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BD6348E" w14:textId="17177914" w:rsidR="0012286C" w:rsidRDefault="0012286C" w:rsidP="008C42D7">
      <w:pPr>
        <w:pStyle w:val="Caption"/>
      </w:pPr>
      <w:bookmarkStart w:id="743" w:name="_Toc401770973"/>
      <w:r>
        <w:t xml:space="preserve">Figure </w:t>
      </w:r>
      <w:ins w:id="744" w:author="Benjamin Pannell" w:date="2014-10-22T19:22:00Z">
        <w:r w:rsidR="00C66450">
          <w:fldChar w:fldCharType="begin"/>
        </w:r>
        <w:r w:rsidR="00C66450">
          <w:instrText xml:space="preserve"> SEQ Figure \* ARABIC </w:instrText>
        </w:r>
      </w:ins>
      <w:r w:rsidR="00C66450">
        <w:fldChar w:fldCharType="separate"/>
      </w:r>
      <w:ins w:id="745" w:author="Benjamin Pannell" w:date="2014-10-22T19:22:00Z">
        <w:r w:rsidR="00C66450">
          <w:rPr>
            <w:noProof/>
          </w:rPr>
          <w:t>11</w:t>
        </w:r>
        <w:r w:rsidR="00C66450">
          <w:fldChar w:fldCharType="end"/>
        </w:r>
      </w:ins>
      <w:del w:id="746"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del>
      <w:del w:id="747" w:author="Benjamin Pannell" w:date="2014-10-22T17:09:00Z">
        <w:r w:rsidR="00F30034" w:rsidDel="00B30202">
          <w:rPr>
            <w:noProof/>
          </w:rPr>
          <w:delText>10</w:delText>
        </w:r>
      </w:del>
      <w:del w:id="748" w:author="Benjamin Pannell" w:date="2014-10-22T19:22:00Z">
        <w:r w:rsidR="00B24485" w:rsidDel="00C66450">
          <w:rPr>
            <w:noProof/>
          </w:rPr>
          <w:fldChar w:fldCharType="end"/>
        </w:r>
      </w:del>
      <w:r>
        <w:t xml:space="preserve"> Slave Device Command Process</w:t>
      </w:r>
      <w:bookmarkEnd w:id="743"/>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7CE5F42A" w:rsidR="00835209" w:rsidRDefault="00835209" w:rsidP="008C42D7">
      <w:r>
        <w:t xml:space="preserve">In order to maximize throughput, minimize processing time and boost flexibility it was decided that a binary protocol represented the best approach to command structuring. The design of this protocol, its structure and examples are available in </w:t>
      </w:r>
      <w:r>
        <w:fldChar w:fldCharType="begin"/>
      </w:r>
      <w:r>
        <w:instrText xml:space="preserve"> REF _Ref400396741 \h </w:instrText>
      </w:r>
      <w:r>
        <w:fldChar w:fldCharType="separate"/>
      </w:r>
      <w:r>
        <w:t>Appendix F: Communications Protocol</w:t>
      </w:r>
      <w:r>
        <w:fldChar w:fldCharType="end"/>
      </w:r>
      <w:r>
        <w:t>.</w:t>
      </w:r>
    </w:p>
    <w:p w14:paraId="6F056BD8" w14:textId="178E60E7" w:rsidR="00462D98" w:rsidRDefault="00462D98" w:rsidP="00E932EB">
      <w:pPr>
        <w:pStyle w:val="Heading3"/>
      </w:pPr>
      <w:r>
        <w:t>USB HID Emulation Capabilities</w:t>
      </w:r>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4F00DD" w:rsidRPr="004F00DD">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proofErr w:type="spellStart"/>
      <w:r w:rsidR="00EE6695" w:rsidRPr="00E932EB">
        <w:rPr>
          <w:rFonts w:ascii="Consolas" w:hAnsi="Consolas" w:cs="Consolas"/>
          <w:b/>
          <w:sz w:val="22"/>
        </w:rPr>
        <w:t>usb_init</w:t>
      </w:r>
      <w:proofErr w:type="spellEnd"/>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w:t>
      </w:r>
      <w:r w:rsidR="00EE6695">
        <w:rPr>
          <w:rFonts w:cs="Consolas"/>
        </w:rPr>
        <w:lastRenderedPageBreak/>
        <w:t>responsible for ensuring that the correct feature reports are sent to the host PC, allowing the Teensy to identify itself as an HID device.</w:t>
      </w:r>
    </w:p>
    <w:p w14:paraId="5D5DC257" w14:textId="0A7B7BE0" w:rsidR="00EE6695" w:rsidRDefault="00EE6695" w:rsidP="00E932EB">
      <w:r>
        <w:t xml:space="preserve">The Keyboard emulation layer is exposed through a </w:t>
      </w:r>
      <w:proofErr w:type="spellStart"/>
      <w:r w:rsidRPr="00E932EB">
        <w:rPr>
          <w:rFonts w:ascii="Consolas" w:hAnsi="Consolas" w:cs="Consolas"/>
          <w:b/>
          <w:sz w:val="22"/>
        </w:rPr>
        <w:t>keyboard_modifier_keys</w:t>
      </w:r>
      <w:proofErr w:type="spellEnd"/>
      <w:r w:rsidRPr="00E932EB">
        <w:rPr>
          <w:b/>
          <w:sz w:val="22"/>
        </w:rPr>
        <w:t xml:space="preserve"> </w:t>
      </w:r>
      <w:r>
        <w:t xml:space="preserve">variable which holds flags indicating the active modifier keys, as well as a </w:t>
      </w:r>
      <w:proofErr w:type="spellStart"/>
      <w:r w:rsidRPr="00E932EB">
        <w:rPr>
          <w:rFonts w:ascii="Consolas" w:hAnsi="Consolas" w:cs="Consolas"/>
          <w:b/>
          <w:sz w:val="22"/>
        </w:rPr>
        <w:t>keyboard_keys</w:t>
      </w:r>
      <w:proofErr w:type="spellEnd"/>
      <w:r>
        <w:t xml:space="preserve"> array which holds the six keys which may be sent at a time. Upon populating these variables, the </w:t>
      </w:r>
      <w:proofErr w:type="spellStart"/>
      <w:r w:rsidRPr="00E932EB">
        <w:rPr>
          <w:rFonts w:ascii="Consolas" w:hAnsi="Consolas" w:cs="Consolas"/>
          <w:b/>
          <w:sz w:val="22"/>
        </w:rPr>
        <w:t>usb_keyboard_send</w:t>
      </w:r>
      <w:proofErr w:type="spellEnd"/>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proofErr w:type="spellStart"/>
      <w:r w:rsidRPr="00E932EB">
        <w:rPr>
          <w:rFonts w:ascii="Consolas" w:hAnsi="Consolas" w:cs="Consolas"/>
          <w:b/>
          <w:sz w:val="22"/>
        </w:rPr>
        <w:t>usb_mouse_buttons</w:t>
      </w:r>
      <w:proofErr w:type="spellEnd"/>
      <w:r w:rsidRPr="00E932EB">
        <w:rPr>
          <w:sz w:val="22"/>
        </w:rPr>
        <w:t xml:space="preserve"> </w:t>
      </w:r>
      <w:r>
        <w:t xml:space="preserve">and </w:t>
      </w:r>
      <w:proofErr w:type="spellStart"/>
      <w:r w:rsidRPr="00E932EB">
        <w:rPr>
          <w:rFonts w:ascii="Consolas" w:hAnsi="Consolas" w:cs="Consolas"/>
          <w:b/>
          <w:sz w:val="22"/>
        </w:rPr>
        <w:t>usb_mouse_move</w:t>
      </w:r>
      <w:proofErr w:type="spellEnd"/>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r>
        <w:lastRenderedPageBreak/>
        <w:t>USB Emulation Example</w:t>
      </w:r>
    </w:p>
    <w:p w14:paraId="22C56B77" w14:textId="77777777" w:rsidR="00503EA4" w:rsidRDefault="00503EA4" w:rsidP="00E932EB">
      <w:r>
        <w:t xml:space="preserve">In this short example, the process of emulating a </w:t>
      </w:r>
      <w:proofErr w:type="spellStart"/>
      <w:r>
        <w:t>Ctrl+A</w:t>
      </w:r>
      <w:proofErr w:type="spellEnd"/>
      <w:r>
        <w:t xml:space="preserve"> (select all text on Windows and *NIX devices) is demonstrated through the use of the </w:t>
      </w:r>
      <w:proofErr w:type="spellStart"/>
      <w:r>
        <w:t>Teensy’s</w:t>
      </w:r>
      <w:proofErr w:type="spellEnd"/>
      <w:r>
        <w:t xml:space="preserve"> built in USB emulation layer.</w:t>
      </w:r>
    </w:p>
    <w:p w14:paraId="2E330B44" w14:textId="19385699" w:rsidR="00503EA4" w:rsidRPr="00E932EB" w:rsidRDefault="00503EA4" w:rsidP="00E932EB">
      <w:r>
        <w:t xml:space="preserve">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 </w:t>
      </w:r>
      <w:r>
        <w:fldChar w:fldCharType="begin"/>
      </w:r>
      <w:r>
        <w:instrText xml:space="preserve"> REF _Ref400539002 \h </w:instrText>
      </w:r>
      <w:r>
        <w:fldChar w:fldCharType="separate"/>
      </w:r>
      <w:r>
        <w:t>Appendix F: Communications Protocol</w:t>
      </w:r>
      <w:r>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07FF6E2E" w14:textId="2EC1D0E6" w:rsidR="00503EA4" w:rsidRPr="00E932EB" w:rsidRDefault="00503EA4" w:rsidP="00E932EB">
      <w:pPr>
        <w:pStyle w:val="Caption"/>
      </w:pPr>
      <w:bookmarkStart w:id="749" w:name="_Toc401770974"/>
      <w:r>
        <w:t xml:space="preserve">Figure </w:t>
      </w:r>
      <w:ins w:id="750" w:author="Benjamin Pannell" w:date="2014-10-22T19:22:00Z">
        <w:r w:rsidR="00C66450">
          <w:fldChar w:fldCharType="begin"/>
        </w:r>
        <w:r w:rsidR="00C66450">
          <w:instrText xml:space="preserve"> SEQ Figure \* ARABIC </w:instrText>
        </w:r>
      </w:ins>
      <w:r w:rsidR="00C66450">
        <w:fldChar w:fldCharType="separate"/>
      </w:r>
      <w:ins w:id="751" w:author="Benjamin Pannell" w:date="2014-10-22T19:22:00Z">
        <w:r w:rsidR="00C66450">
          <w:rPr>
            <w:noProof/>
          </w:rPr>
          <w:t>12</w:t>
        </w:r>
        <w:r w:rsidR="00C66450">
          <w:fldChar w:fldCharType="end"/>
        </w:r>
      </w:ins>
      <w:del w:id="752" w:author="Benjamin Pannell" w:date="2014-10-22T19:22:00Z">
        <w:r w:rsidDel="00C66450">
          <w:fldChar w:fldCharType="begin"/>
        </w:r>
        <w:r w:rsidDel="00C66450">
          <w:delInstrText xml:space="preserve"> SEQ Figure \* ARABIC </w:delInstrText>
        </w:r>
        <w:r w:rsidDel="00C66450">
          <w:fldChar w:fldCharType="separate"/>
        </w:r>
      </w:del>
      <w:del w:id="753" w:author="Benjamin Pannell" w:date="2014-10-22T17:09:00Z">
        <w:r w:rsidR="00F30034" w:rsidDel="00B30202">
          <w:rPr>
            <w:noProof/>
          </w:rPr>
          <w:delText>11</w:delText>
        </w:r>
      </w:del>
      <w:del w:id="754" w:author="Benjamin Pannell" w:date="2014-10-22T19:22:00Z">
        <w:r w:rsidDel="00C66450">
          <w:fldChar w:fldCharType="end"/>
        </w:r>
      </w:del>
      <w:r>
        <w:t xml:space="preserve"> USB Emulation Example – </w:t>
      </w:r>
      <w:proofErr w:type="spellStart"/>
      <w:r>
        <w:t>Ctrl+A</w:t>
      </w:r>
      <w:bookmarkEnd w:id="749"/>
      <w:proofErr w:type="spellEnd"/>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7A5D12E6" w:rsidR="0012286C" w:rsidRDefault="00E6734B" w:rsidP="008C42D7">
      <w:pPr>
        <w:pStyle w:val="Heading2"/>
      </w:pPr>
      <w:del w:id="755" w:author="Benjamin Pannell" w:date="2014-10-20T14:37:00Z">
        <w:r w:rsidDel="00E338E8">
          <w:lastRenderedPageBreak/>
          <w:delText xml:space="preserve">Emulation </w:delText>
        </w:r>
      </w:del>
      <w:r w:rsidR="0012286C">
        <w:t>Master Device</w:t>
      </w:r>
    </w:p>
    <w:p w14:paraId="4C0F93C1" w14:textId="79C1B71C"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ins w:id="756" w:author="Benjamin Pannell" w:date="2014-10-20T14:37:00Z">
        <w:r w:rsidR="00784F27">
          <w:t xml:space="preserve">were developed </w:t>
        </w:r>
      </w:ins>
      <w:del w:id="757" w:author="Benjamin Pannell" w:date="2014-10-20T14:37:00Z">
        <w:r w:rsidDel="00784F27">
          <w:delText xml:space="preserve">are available in a </w:delText>
        </w:r>
      </w:del>
      <w:ins w:id="758" w:author="Benjamin Pannell" w:date="2014-10-20T14:37:00Z">
        <w:r w:rsidR="00784F27">
          <w:t xml:space="preserve">for </w:t>
        </w:r>
      </w:ins>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7CA294B" w14:textId="46D2EE86" w:rsidR="00EB5736" w:rsidRDefault="00835209" w:rsidP="008C42D7">
      <w:pPr>
        <w:pStyle w:val="Caption"/>
      </w:pPr>
      <w:bookmarkStart w:id="759" w:name="_Toc401770975"/>
      <w:r>
        <w:t xml:space="preserve">Figure </w:t>
      </w:r>
      <w:ins w:id="760" w:author="Benjamin Pannell" w:date="2014-10-22T19:22:00Z">
        <w:r w:rsidR="00C66450">
          <w:fldChar w:fldCharType="begin"/>
        </w:r>
        <w:r w:rsidR="00C66450">
          <w:instrText xml:space="preserve"> SEQ Figure \* ARABIC </w:instrText>
        </w:r>
      </w:ins>
      <w:r w:rsidR="00C66450">
        <w:fldChar w:fldCharType="separate"/>
      </w:r>
      <w:ins w:id="761" w:author="Benjamin Pannell" w:date="2014-10-22T19:22:00Z">
        <w:r w:rsidR="00C66450">
          <w:rPr>
            <w:noProof/>
          </w:rPr>
          <w:t>13</w:t>
        </w:r>
        <w:r w:rsidR="00C66450">
          <w:fldChar w:fldCharType="end"/>
        </w:r>
      </w:ins>
      <w:del w:id="762"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del>
      <w:del w:id="763" w:author="Benjamin Pannell" w:date="2014-10-22T17:09:00Z">
        <w:r w:rsidR="00F30034" w:rsidDel="00B30202">
          <w:rPr>
            <w:noProof/>
          </w:rPr>
          <w:delText>12</w:delText>
        </w:r>
      </w:del>
      <w:del w:id="764" w:author="Benjamin Pannell" w:date="2014-10-22T19:22:00Z">
        <w:r w:rsidR="00B24485" w:rsidDel="00C66450">
          <w:rPr>
            <w:noProof/>
          </w:rPr>
          <w:fldChar w:fldCharType="end"/>
        </w:r>
      </w:del>
      <w:r>
        <w:t xml:space="preserve"> Master Device Library Process</w:t>
      </w:r>
      <w:bookmarkEnd w:id="759"/>
    </w:p>
    <w:p w14:paraId="729A34B2" w14:textId="6E473591" w:rsidR="00EB5736" w:rsidRPr="008C42D7" w:rsidRDefault="00EB5736" w:rsidP="008C42D7">
      <w:r>
        <w:t xml:space="preserve">At a base level, these libraries provide functions for emulating mouse key presses, movement and scrolling through a function like </w:t>
      </w:r>
      <w:proofErr w:type="spellStart"/>
      <w:r w:rsidRPr="008C42D7">
        <w:rPr>
          <w:rFonts w:ascii="Consolas" w:hAnsi="Consolas" w:cs="Consolas"/>
          <w:sz w:val="22"/>
        </w:rPr>
        <w:t>isotope_mouse</w:t>
      </w:r>
      <w:proofErr w:type="spellEnd"/>
      <w:r w:rsidRPr="008C42D7">
        <w:rPr>
          <w:rFonts w:ascii="Consolas" w:hAnsi="Consolas" w:cs="Consolas"/>
          <w:sz w:val="22"/>
        </w:rPr>
        <w:t xml:space="preserve">(buttons, </w:t>
      </w:r>
      <w:proofErr w:type="spellStart"/>
      <w:r w:rsidRPr="008C42D7">
        <w:rPr>
          <w:rFonts w:ascii="Consolas" w:hAnsi="Consolas" w:cs="Consolas"/>
          <w:sz w:val="22"/>
        </w:rPr>
        <w:t>deltaX</w:t>
      </w:r>
      <w:proofErr w:type="spellEnd"/>
      <w:r w:rsidRPr="008C42D7">
        <w:rPr>
          <w:rFonts w:ascii="Consolas" w:hAnsi="Consolas" w:cs="Consolas"/>
          <w:sz w:val="22"/>
        </w:rPr>
        <w:t xml:space="preserve">, </w:t>
      </w:r>
      <w:proofErr w:type="spellStart"/>
      <w:r w:rsidRPr="008C42D7">
        <w:rPr>
          <w:rFonts w:ascii="Consolas" w:hAnsi="Consolas" w:cs="Consolas"/>
          <w:sz w:val="22"/>
        </w:rPr>
        <w:t>deltaY</w:t>
      </w:r>
      <w:proofErr w:type="spellEnd"/>
      <w:r w:rsidRPr="008C42D7">
        <w:rPr>
          <w:rFonts w:ascii="Consolas" w:hAnsi="Consolas" w:cs="Consolas"/>
          <w:sz w:val="22"/>
        </w:rPr>
        <w:t xml:space="preserve">, </w:t>
      </w:r>
      <w:proofErr w:type="spellStart"/>
      <w:r w:rsidRPr="008C42D7">
        <w:rPr>
          <w:rFonts w:ascii="Consolas" w:hAnsi="Consolas" w:cs="Consolas"/>
          <w:sz w:val="22"/>
        </w:rPr>
        <w:t>deltaScroll</w:t>
      </w:r>
      <w:proofErr w:type="spellEnd"/>
      <w:r w:rsidRPr="008C42D7">
        <w:rPr>
          <w:rFonts w:ascii="Consolas" w:hAnsi="Consolas" w:cs="Consolas"/>
          <w:sz w:val="22"/>
        </w:rPr>
        <w:t>)</w:t>
      </w:r>
      <w:r>
        <w:t xml:space="preserve"> and the emulation of keyboard input through a function like </w:t>
      </w:r>
      <w:proofErr w:type="spellStart"/>
      <w:r w:rsidRPr="008C42D7">
        <w:rPr>
          <w:rFonts w:ascii="Consolas" w:hAnsi="Consolas" w:cs="Consolas"/>
          <w:sz w:val="22"/>
        </w:rPr>
        <w:t>isotope_keyboard</w:t>
      </w:r>
      <w:proofErr w:type="spellEnd"/>
      <w:r w:rsidRPr="008C42D7">
        <w:rPr>
          <w:rFonts w:ascii="Consolas" w:hAnsi="Consolas" w:cs="Consolas"/>
          <w:sz w:val="22"/>
        </w:rPr>
        <w:t>(modifiers,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322254EE" w:rsidR="00835209" w:rsidRDefault="00835209" w:rsidP="008C42D7">
      <w:r>
        <w:t xml:space="preserve">This approach allows complex functionality to be implemented at a library level while abstracting the details of the emulation away from the </w:t>
      </w:r>
      <w:del w:id="765" w:author="Benjamin Pannell" w:date="2014-10-20T14:38:00Z">
        <w:r w:rsidDel="00784F27">
          <w:delText xml:space="preserve">client </w:delText>
        </w:r>
      </w:del>
      <w:ins w:id="766" w:author="Benjamin Pannell" w:date="2014-10-20T14:38:00Z">
        <w:r w:rsidR="00784F27">
          <w:t xml:space="preserve">Master Device </w:t>
        </w:r>
      </w:ins>
      <w:r>
        <w:t xml:space="preserve">– vastly simplifying the task of maintenance and future extension, as well as allowing differentiation within </w:t>
      </w:r>
      <w:del w:id="767" w:author="Benjamin Pannell" w:date="2014-10-20T14:38:00Z">
        <w:r w:rsidDel="00784F27">
          <w:delText xml:space="preserve">client </w:delText>
        </w:r>
      </w:del>
      <w:r>
        <w:t>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r>
        <w:lastRenderedPageBreak/>
        <w:t>Library APIs</w:t>
      </w:r>
    </w:p>
    <w:p w14:paraId="453F9C08" w14:textId="75F794C4" w:rsidR="00177B63" w:rsidRDefault="00767E4F" w:rsidP="00E932EB">
      <w:pPr>
        <w:rPr>
          <w:ins w:id="768" w:author="Benjamin Pannell" w:date="2014-10-20T14:39:00Z"/>
        </w:rPr>
      </w:pPr>
      <w:r>
        <w:t xml:space="preserve">This section covers the various software libraries </w:t>
      </w:r>
      <w:del w:id="769" w:author="Benjamin Pannell" w:date="2014-10-20T14:38:00Z">
        <w:r w:rsidDel="00784F27">
          <w:delText xml:space="preserve">available to developers </w:delText>
        </w:r>
      </w:del>
      <w:ins w:id="770" w:author="Benjamin Pannell" w:date="2014-10-20T14:38:00Z">
        <w:r w:rsidR="00784F27">
          <w:t>developed</w:t>
        </w:r>
      </w:ins>
      <w:del w:id="771" w:author="Benjamin Pannell" w:date="2014-10-20T14:38:00Z">
        <w:r w:rsidDel="00784F27">
          <w:delText xml:space="preserve">wishing </w:delText>
        </w:r>
      </w:del>
      <w:ins w:id="772" w:author="Benjamin Pannell" w:date="2014-10-20T14:38:00Z">
        <w:r w:rsidR="00784F27">
          <w:t xml:space="preserve"> </w:t>
        </w:r>
      </w:ins>
      <w:r>
        <w:t xml:space="preserve">to </w:t>
      </w:r>
      <w:del w:id="773" w:author="Benjamin Pannell" w:date="2014-10-20T14:39:00Z">
        <w:r w:rsidDel="00784F27">
          <w:delText xml:space="preserve">make </w:delText>
        </w:r>
      </w:del>
      <w:ins w:id="774" w:author="Benjamin Pannell" w:date="2014-10-20T14:39:00Z">
        <w:r w:rsidR="00784F27">
          <w:t xml:space="preserve">simplify </w:t>
        </w:r>
      </w:ins>
      <w:ins w:id="775" w:author="Benjamin Pannell" w:date="2014-10-20T14:38:00Z">
        <w:r w:rsidR="00784F27">
          <w:t xml:space="preserve">the </w:t>
        </w:r>
      </w:ins>
      <w:r>
        <w:t xml:space="preserve">use of Isotope in </w:t>
      </w:r>
      <w:del w:id="776" w:author="Benjamin Pannell" w:date="2014-10-20T14:38:00Z">
        <w:r w:rsidDel="00784F27">
          <w:delText xml:space="preserve">their </w:delText>
        </w:r>
      </w:del>
      <w:r>
        <w:t>projects, as well as providing examples of their use. For more information on each API it is recommended you consult their bundled documentation which has been made available in</w:t>
      </w:r>
      <w:r w:rsidR="008B052F">
        <w:t xml:space="preserve"> </w:t>
      </w:r>
      <w:r w:rsidR="00B345CE">
        <w:fldChar w:fldCharType="begin"/>
      </w:r>
      <w:r w:rsidR="00B345CE">
        <w:instrText xml:space="preserve"> REF _Ref401165184 \h </w:instrText>
      </w:r>
      <w:r w:rsidR="00B345CE">
        <w:fldChar w:fldCharType="separate"/>
      </w:r>
      <w:r w:rsidR="00B345CE">
        <w:t>Appendix G: Library Documentation</w:t>
      </w:r>
      <w:r w:rsidR="00B345CE">
        <w:fldChar w:fldCharType="end"/>
      </w:r>
      <w:r>
        <w:t>.</w:t>
      </w:r>
    </w:p>
    <w:p w14:paraId="36130DD4" w14:textId="395A6B67" w:rsidR="00784F27" w:rsidRPr="00E932EB" w:rsidRDefault="00784F27" w:rsidP="00E932EB">
      <w:ins w:id="777" w:author="Benjamin Pannell" w:date="2014-10-20T14:39:00Z">
        <w:r>
          <w:t xml:space="preserve">Interface libraries have been developed </w:t>
        </w:r>
      </w:ins>
      <w:ins w:id="778" w:author="Benjamin Pannell" w:date="2014-10-20T14:42:00Z">
        <w:r>
          <w:t xml:space="preserve">independently </w:t>
        </w:r>
      </w:ins>
      <w:ins w:id="779" w:author="Benjamin Pannell" w:date="2014-10-20T14:39:00Z">
        <w:r>
          <w:t xml:space="preserve">in </w:t>
        </w:r>
      </w:ins>
      <w:ins w:id="780" w:author="Benjamin Pannell" w:date="2014-10-20T14:42:00Z">
        <w:r>
          <w:t>both C</w:t>
        </w:r>
      </w:ins>
      <w:ins w:id="781" w:author="Benjamin Pannell" w:date="2014-10-20T14:39:00Z">
        <w:r>
          <w:t xml:space="preserve"> and JavaScript</w:t>
        </w:r>
      </w:ins>
      <w:ins w:id="782" w:author="Benjamin Pannell" w:date="2014-10-20T14:41:00Z">
        <w:r>
          <w:t xml:space="preserve">, and a number of command line utilities to provide emulation have also been created for use from a </w:t>
        </w:r>
      </w:ins>
      <w:ins w:id="783" w:author="Benjamin Pannell" w:date="2014-10-20T14:43:00Z">
        <w:r>
          <w:t>terminal shell</w:t>
        </w:r>
      </w:ins>
      <w:ins w:id="784" w:author="Benjamin Pannell" w:date="2014-10-20T14:41:00Z">
        <w:r>
          <w:t>.</w:t>
        </w:r>
      </w:ins>
    </w:p>
    <w:p w14:paraId="4A12E495" w14:textId="77777777" w:rsidR="007D1909" w:rsidRDefault="007D1909">
      <w:pPr>
        <w:rPr>
          <w:ins w:id="785" w:author="Benjamin Pannell" w:date="2014-10-20T16:54:00Z"/>
          <w:rFonts w:asciiTheme="majorHAnsi" w:eastAsiaTheme="majorEastAsia" w:hAnsiTheme="majorHAnsi" w:cstheme="majorBidi"/>
          <w:color w:val="1F4D78" w:themeColor="accent1" w:themeShade="7F"/>
          <w:szCs w:val="24"/>
        </w:rPr>
      </w:pPr>
      <w:ins w:id="786" w:author="Benjamin Pannell" w:date="2014-10-20T16:54:00Z">
        <w:r>
          <w:br w:type="page"/>
        </w:r>
      </w:ins>
    </w:p>
    <w:p w14:paraId="46CDB24A" w14:textId="13233E1F" w:rsidR="00177B63" w:rsidRDefault="00177B63" w:rsidP="00E932EB">
      <w:pPr>
        <w:pStyle w:val="Heading3"/>
      </w:pPr>
      <w:r>
        <w:lastRenderedPageBreak/>
        <w:t>C-Library</w:t>
      </w:r>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pPr>
        <w:rPr>
          <w:ins w:id="787" w:author="Benjamin Pannell" w:date="2014-10-20T19:05:00Z"/>
        </w:rPr>
      </w:pPr>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rPr>
          <w:ins w:id="788" w:author="Benjamin Pannell" w:date="2014-10-20T19:05:00Z"/>
        </w:rPr>
      </w:pPr>
      <w:ins w:id="789" w:author="Benjamin Pannell" w:date="2014-10-20T19:05:00Z">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458CF4E" w14:textId="77777777" w:rsidR="00790804" w:rsidRPr="00E932EB" w:rsidRDefault="00790804"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4E15AB91" w14:textId="77777777" w:rsidR="00790804" w:rsidRPr="00E932EB" w:rsidRDefault="00790804" w:rsidP="00D209DD">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3063B76A"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7C8019E6"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gramStart"/>
                              <w:r w:rsidRPr="00E932EB">
                                <w:rPr>
                                  <w:rFonts w:ascii="Consolas" w:hAnsi="Consolas" w:cs="Consolas"/>
                                  <w:color w:val="4472C4" w:themeColor="accent5"/>
                                  <w:sz w:val="22"/>
                                </w:rPr>
                                <w:t>char</w:t>
                              </w:r>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keys[] = { KEYS_A };</w:t>
                              </w:r>
                            </w:p>
                            <w:p w14:paraId="596E75D4"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1);</w:t>
                              </w:r>
                            </w:p>
                            <w:p w14:paraId="7DAB27CB"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0);</w:t>
                              </w:r>
                            </w:p>
                            <w:p w14:paraId="2A229886" w14:textId="77777777" w:rsidR="00790804" w:rsidRPr="00E932EB"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0C42173D" w14:textId="77777777" w:rsidR="00790804" w:rsidRPr="00E932EB" w:rsidRDefault="00790804"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3458CF4E" w14:textId="77777777" w:rsidR="00790804" w:rsidRPr="00E932EB" w:rsidRDefault="00790804"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4E15AB91" w14:textId="77777777" w:rsidR="00790804" w:rsidRPr="00E932EB" w:rsidRDefault="00790804" w:rsidP="00D209DD">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3063B76A"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7C8019E6"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gramStart"/>
                        <w:r w:rsidRPr="00E932EB">
                          <w:rPr>
                            <w:rFonts w:ascii="Consolas" w:hAnsi="Consolas" w:cs="Consolas"/>
                            <w:color w:val="4472C4" w:themeColor="accent5"/>
                            <w:sz w:val="22"/>
                          </w:rPr>
                          <w:t>char</w:t>
                        </w:r>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keys[] = { KEYS_A };</w:t>
                        </w:r>
                      </w:p>
                      <w:p w14:paraId="596E75D4"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1);</w:t>
                        </w:r>
                      </w:p>
                      <w:p w14:paraId="7DAB27CB" w14:textId="77777777" w:rsidR="00790804"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0);</w:t>
                        </w:r>
                      </w:p>
                      <w:p w14:paraId="2A229886" w14:textId="77777777" w:rsidR="00790804" w:rsidRPr="00E932EB" w:rsidRDefault="00790804" w:rsidP="00D209DD">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0C42173D" w14:textId="77777777" w:rsidR="00790804" w:rsidRPr="00E932EB" w:rsidRDefault="00790804"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ins>
    </w:p>
    <w:p w14:paraId="12BC5CEC" w14:textId="7E7B9CC5" w:rsidR="00904713" w:rsidRDefault="00904713">
      <w:pPr>
        <w:pStyle w:val="Caption"/>
        <w:rPr>
          <w:ins w:id="790" w:author="Benjamin Pannell" w:date="2014-10-22T19:34:00Z"/>
        </w:rPr>
        <w:pPrChange w:id="791" w:author="Benjamin Pannell" w:date="2014-10-20T19:06:00Z">
          <w:pPr/>
        </w:pPrChange>
      </w:pPr>
      <w:bookmarkStart w:id="792" w:name="_Toc401770976"/>
      <w:ins w:id="793" w:author="Benjamin Pannell" w:date="2014-10-20T19:06:00Z">
        <w:r>
          <w:t xml:space="preserve">Figure </w:t>
        </w:r>
      </w:ins>
      <w:ins w:id="794" w:author="Benjamin Pannell" w:date="2014-10-22T19:22:00Z">
        <w:r w:rsidR="00C66450">
          <w:fldChar w:fldCharType="begin"/>
        </w:r>
        <w:r w:rsidR="00C66450">
          <w:instrText xml:space="preserve"> SEQ Figure \* ARABIC </w:instrText>
        </w:r>
      </w:ins>
      <w:r w:rsidR="00C66450">
        <w:fldChar w:fldCharType="separate"/>
      </w:r>
      <w:ins w:id="795" w:author="Benjamin Pannell" w:date="2014-10-22T19:22:00Z">
        <w:r w:rsidR="00C66450">
          <w:rPr>
            <w:noProof/>
          </w:rPr>
          <w:t>14</w:t>
        </w:r>
        <w:r w:rsidR="00C66450">
          <w:fldChar w:fldCharType="end"/>
        </w:r>
      </w:ins>
      <w:ins w:id="796" w:author="Benjamin Pannell" w:date="2014-10-20T19:06:00Z">
        <w:r>
          <w:t xml:space="preserve"> C-Library</w:t>
        </w:r>
      </w:ins>
      <w:ins w:id="797" w:author="Benjamin Pannell" w:date="2014-10-22T19:36:00Z">
        <w:r w:rsidR="00832ADF">
          <w:t xml:space="preserve"> Keyboard</w:t>
        </w:r>
      </w:ins>
      <w:ins w:id="798" w:author="Benjamin Pannell" w:date="2014-10-20T19:06:00Z">
        <w:r>
          <w:t xml:space="preserve"> Code Example</w:t>
        </w:r>
      </w:ins>
      <w:bookmarkEnd w:id="792"/>
    </w:p>
    <w:p w14:paraId="469BF211" w14:textId="77777777" w:rsidR="00AC4B28" w:rsidRDefault="00AC4B28" w:rsidP="00AC4B28">
      <w:pPr>
        <w:keepNext/>
        <w:jc w:val="center"/>
        <w:rPr>
          <w:ins w:id="799" w:author="Benjamin Pannell" w:date="2014-10-22T19:34:00Z"/>
        </w:rPr>
        <w:pPrChange w:id="800" w:author="Benjamin Pannell" w:date="2014-10-22T19:34:00Z">
          <w:pPr>
            <w:jc w:val="center"/>
          </w:pPr>
        </w:pPrChange>
      </w:pPr>
      <w:ins w:id="801" w:author="Benjamin Pannell" w:date="2014-10-22T19:34:00Z">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37B81D6" w14:textId="77777777" w:rsidR="00AC4B28" w:rsidRPr="00E932EB" w:rsidRDefault="00AC4B28"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2430BEFE" w14:textId="77777777" w:rsidR="00AC4B28" w:rsidRPr="00E932EB" w:rsidRDefault="00AC4B28" w:rsidP="00AC4B28">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7D1BDE5A" w14:textId="77777777" w:rsidR="00AC4B28" w:rsidRDefault="00AC4B28" w:rsidP="00AC4B28">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0633BE1A" w14:textId="77777777" w:rsidR="007D0178" w:rsidRDefault="00AC4B28" w:rsidP="00AC4B28">
                              <w:pPr>
                                <w:spacing w:after="0"/>
                                <w:rPr>
                                  <w:ins w:id="802" w:author="Benjamin Pannell" w:date="2014-10-22T19:36:00Z"/>
                                  <w:rFonts w:ascii="Consolas" w:hAnsi="Consolas" w:cs="Consolas"/>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c</w:t>
                              </w:r>
                              <w:ins w:id="803" w:author="Benjamin Pannell" w:date="2014-10-22T19:35:00Z">
                                <w:r>
                                  <w:rPr>
                                    <w:rFonts w:ascii="Consolas" w:hAnsi="Consolas" w:cs="Consolas"/>
                                    <w:color w:val="4472C4" w:themeColor="accent5"/>
                                    <w:sz w:val="22"/>
                                  </w:rPr>
                                  <w:t>onst</w:t>
                                </w:r>
                                <w:proofErr w:type="spellEnd"/>
                                <w:proofErr w:type="gramEnd"/>
                                <w:r>
                                  <w:rPr>
                                    <w:rFonts w:ascii="Consolas" w:hAnsi="Consolas" w:cs="Consolas"/>
                                    <w:color w:val="4472C4" w:themeColor="accent5"/>
                                    <w:sz w:val="22"/>
                                  </w:rPr>
                                  <w:t xml:space="preserve"> c</w:t>
                                </w:r>
                              </w:ins>
                              <w:r w:rsidRPr="00E932EB">
                                <w:rPr>
                                  <w:rFonts w:ascii="Consolas" w:hAnsi="Consolas" w:cs="Consolas"/>
                                  <w:color w:val="4472C4" w:themeColor="accent5"/>
                                  <w:sz w:val="22"/>
                                </w:rPr>
                                <w:t>har</w:t>
                              </w:r>
                              <w:ins w:id="804" w:author="Benjamin Pannell" w:date="2014-10-22T19:35:00Z">
                                <w:r>
                                  <w:rPr>
                                    <w:rFonts w:ascii="Consolas" w:hAnsi="Consolas" w:cs="Consolas"/>
                                    <w:color w:val="4472C4" w:themeColor="accent5"/>
                                    <w:sz w:val="22"/>
                                  </w:rPr>
                                  <w:t xml:space="preserve"> </w:t>
                                </w:r>
                                <w:r w:rsidRPr="00AC4B28">
                                  <w:rPr>
                                    <w:rFonts w:ascii="Consolas" w:hAnsi="Consolas" w:cs="Consolas"/>
                                    <w:sz w:val="22"/>
                                    <w:rPrChange w:id="805" w:author="Benjamin Pannell" w:date="2014-10-22T19:35:00Z">
                                      <w:rPr>
                                        <w:rFonts w:ascii="Consolas" w:hAnsi="Consolas" w:cs="Consolas"/>
                                        <w:color w:val="4472C4" w:themeColor="accent5"/>
                                        <w:sz w:val="22"/>
                                      </w:rPr>
                                    </w:rPrChange>
                                  </w:rPr>
                                  <w:t xml:space="preserve">*text = </w:t>
                                </w:r>
                                <w:r w:rsidRPr="00AC4B28">
                                  <w:rPr>
                                    <w:rFonts w:ascii="Consolas" w:hAnsi="Consolas" w:cs="Consolas"/>
                                    <w:color w:val="ED7D31" w:themeColor="accent2"/>
                                    <w:sz w:val="22"/>
                                    <w:rPrChange w:id="806" w:author="Benjamin Pannell" w:date="2014-10-22T19:35:00Z">
                                      <w:rPr>
                                        <w:rFonts w:ascii="Consolas" w:hAnsi="Consolas" w:cs="Consolas"/>
                                        <w:color w:val="4472C4" w:themeColor="accent5"/>
                                        <w:sz w:val="22"/>
                                      </w:rPr>
                                    </w:rPrChange>
                                  </w:rPr>
                                  <w:t>“Hello World!</w:t>
                                </w:r>
                                <w:r>
                                  <w:rPr>
                                    <w:rFonts w:ascii="Consolas" w:hAnsi="Consolas" w:cs="Consolas"/>
                                    <w:color w:val="ED7D31" w:themeColor="accent2"/>
                                    <w:sz w:val="22"/>
                                  </w:rPr>
                                  <w:t>\n</w:t>
                                </w:r>
                                <w:r w:rsidRPr="00AC4B28">
                                  <w:rPr>
                                    <w:rFonts w:ascii="Consolas" w:hAnsi="Consolas" w:cs="Consolas"/>
                                    <w:color w:val="ED7D31" w:themeColor="accent2"/>
                                    <w:sz w:val="22"/>
                                    <w:rPrChange w:id="807" w:author="Benjamin Pannell" w:date="2014-10-22T19:35:00Z">
                                      <w:rPr>
                                        <w:rFonts w:ascii="Consolas" w:hAnsi="Consolas" w:cs="Consolas"/>
                                        <w:color w:val="4472C4" w:themeColor="accent5"/>
                                        <w:sz w:val="22"/>
                                      </w:rPr>
                                    </w:rPrChange>
                                  </w:rPr>
                                  <w:t>”</w:t>
                                </w:r>
                                <w:r w:rsidRPr="00AC4B28">
                                  <w:rPr>
                                    <w:rFonts w:ascii="Consolas" w:hAnsi="Consolas" w:cs="Consolas"/>
                                    <w:sz w:val="22"/>
                                    <w:rPrChange w:id="808" w:author="Benjamin Pannell" w:date="2014-10-22T19:35:00Z">
                                      <w:rPr>
                                        <w:rFonts w:ascii="Consolas" w:hAnsi="Consolas" w:cs="Consolas"/>
                                        <w:color w:val="4472C4" w:themeColor="accent5"/>
                                        <w:sz w:val="22"/>
                                      </w:rPr>
                                    </w:rPrChange>
                                  </w:rPr>
                                  <w:t>;</w:t>
                                </w:r>
                              </w:ins>
                            </w:p>
                            <w:p w14:paraId="312E18DC" w14:textId="47C836C8" w:rsidR="00AC4B28" w:rsidRDefault="007D0178" w:rsidP="00AC4B28">
                              <w:pPr>
                                <w:spacing w:after="0"/>
                                <w:rPr>
                                  <w:rFonts w:ascii="Consolas" w:hAnsi="Consolas" w:cs="Consolas"/>
                                  <w:color w:val="000000" w:themeColor="text1"/>
                                  <w:sz w:val="22"/>
                                </w:rPr>
                              </w:pPr>
                              <w:ins w:id="809" w:author="Benjamin Pannell" w:date="2014-10-22T19:36:00Z">
                                <w:r>
                                  <w:rPr>
                                    <w:rFonts w:ascii="Consolas" w:hAnsi="Consolas" w:cs="Consolas"/>
                                    <w:sz w:val="22"/>
                                  </w:rPr>
                                  <w:tab/>
                                </w:r>
                                <w:proofErr w:type="spellStart"/>
                                <w:r>
                                  <w:rPr>
                                    <w:rFonts w:ascii="Consolas" w:hAnsi="Consolas" w:cs="Consolas"/>
                                    <w:sz w:val="22"/>
                                  </w:rPr>
                                  <w:t>isotope_maxRate</w:t>
                                </w:r>
                                <w:proofErr w:type="spellEnd"/>
                                <w:r>
                                  <w:rPr>
                                    <w:rFonts w:ascii="Consolas" w:hAnsi="Consolas" w:cs="Consolas"/>
                                    <w:sz w:val="22"/>
                                  </w:rPr>
                                  <w:t xml:space="preserve"> = 125;</w:t>
                                </w:r>
                              </w:ins>
                              <w:del w:id="810" w:author="Benjamin Pannell" w:date="2014-10-22T19:35:00Z">
                                <w:r w:rsidR="00AC4B28" w:rsidRPr="00E932EB" w:rsidDel="00AC4B28">
                                  <w:rPr>
                                    <w:rFonts w:ascii="Consolas" w:hAnsi="Consolas" w:cs="Consolas"/>
                                    <w:color w:val="4472C4" w:themeColor="accent5"/>
                                    <w:sz w:val="22"/>
                                  </w:rPr>
                                  <w:delText xml:space="preserve"> </w:delText>
                                </w:r>
                                <w:r w:rsidR="00AC4B28" w:rsidDel="00AC4B28">
                                  <w:rPr>
                                    <w:rFonts w:ascii="Consolas" w:hAnsi="Consolas" w:cs="Consolas"/>
                                    <w:color w:val="000000" w:themeColor="text1"/>
                                    <w:sz w:val="22"/>
                                  </w:rPr>
                                  <w:delText>keys[] = { KEYS_A };</w:delText>
                                </w:r>
                              </w:del>
                            </w:p>
                            <w:p w14:paraId="507C74A1" w14:textId="40C02C02" w:rsidR="00AC4B28" w:rsidDel="00AC4B28" w:rsidRDefault="00AC4B28" w:rsidP="00AC4B28">
                              <w:pPr>
                                <w:spacing w:after="0"/>
                                <w:rPr>
                                  <w:del w:id="811" w:author="Benjamin Pannell" w:date="2014-10-22T19:35:00Z"/>
                                  <w:rFonts w:ascii="Consolas" w:hAnsi="Consolas" w:cs="Consolas"/>
                                  <w:color w:val="000000" w:themeColor="text1"/>
                                  <w:sz w:val="22"/>
                                </w:rPr>
                                <w:pPrChange w:id="812" w:author="Benjamin Pannell" w:date="2014-10-22T19:35:00Z">
                                  <w:pPr>
                                    <w:spacing w:after="0"/>
                                  </w:pPr>
                                </w:pPrChange>
                              </w:pPr>
                              <w:r>
                                <w:rPr>
                                  <w:rFonts w:ascii="Consolas" w:hAnsi="Consolas" w:cs="Consolas"/>
                                  <w:color w:val="000000" w:themeColor="text1"/>
                                  <w:sz w:val="22"/>
                                </w:rPr>
                                <w:tab/>
                              </w:r>
                              <w:proofErr w:type="spellStart"/>
                              <w:proofErr w:type="gramStart"/>
                              <w:r>
                                <w:rPr>
                                  <w:rFonts w:ascii="Consolas" w:hAnsi="Consolas" w:cs="Consolas"/>
                                  <w:color w:val="000000" w:themeColor="text1"/>
                                  <w:sz w:val="22"/>
                                </w:rPr>
                                <w:t>isotope</w:t>
                              </w:r>
                              <w:proofErr w:type="gramEnd"/>
                              <w:r>
                                <w:rPr>
                                  <w:rFonts w:ascii="Consolas" w:hAnsi="Consolas" w:cs="Consolas"/>
                                  <w:color w:val="000000" w:themeColor="text1"/>
                                  <w:sz w:val="22"/>
                                </w:rPr>
                                <w:t>_</w:t>
                              </w:r>
                              <w:del w:id="813" w:author="Benjamin Pannell" w:date="2014-10-22T19:35:00Z">
                                <w:r w:rsidDel="00AC4B28">
                                  <w:rPr>
                                    <w:rFonts w:ascii="Consolas" w:hAnsi="Consolas" w:cs="Consolas"/>
                                    <w:color w:val="000000" w:themeColor="text1"/>
                                    <w:sz w:val="22"/>
                                  </w:rPr>
                                  <w:delText>keyboard</w:delText>
                                </w:r>
                              </w:del>
                              <w:ins w:id="814" w:author="Benjamin Pannell" w:date="2014-10-22T19:35:00Z">
                                <w:r>
                                  <w:rPr>
                                    <w:rFonts w:ascii="Consolas" w:hAnsi="Consolas" w:cs="Consolas"/>
                                    <w:color w:val="000000" w:themeColor="text1"/>
                                    <w:sz w:val="22"/>
                                  </w:rPr>
                                  <w:t>text</w:t>
                                </w:r>
                              </w:ins>
                              <w:proofErr w:type="spellEnd"/>
                              <w:r>
                                <w:rPr>
                                  <w:rFonts w:ascii="Consolas" w:hAnsi="Consolas" w:cs="Consolas"/>
                                  <w:color w:val="000000" w:themeColor="text1"/>
                                  <w:sz w:val="22"/>
                                </w:rPr>
                                <w:t xml:space="preserve">(isotope, </w:t>
                              </w:r>
                              <w:del w:id="815" w:author="Benjamin Pannell" w:date="2014-10-22T19:35:00Z">
                                <w:r w:rsidDel="00AC4B28">
                                  <w:rPr>
                                    <w:rFonts w:ascii="Consolas" w:hAnsi="Consolas" w:cs="Consolas"/>
                                    <w:color w:val="000000" w:themeColor="text1"/>
                                    <w:sz w:val="22"/>
                                  </w:rPr>
                                  <w:delText>0, keys, 1</w:delText>
                                </w:r>
                              </w:del>
                              <w:ins w:id="816" w:author="Benjamin Pannell" w:date="2014-10-22T19:35:00Z">
                                <w:r>
                                  <w:rPr>
                                    <w:rFonts w:ascii="Consolas" w:hAnsi="Consolas" w:cs="Consolas"/>
                                    <w:color w:val="000000" w:themeColor="text1"/>
                                    <w:sz w:val="22"/>
                                  </w:rPr>
                                  <w:t>text</w:t>
                                </w:r>
                              </w:ins>
                              <w:r>
                                <w:rPr>
                                  <w:rFonts w:ascii="Consolas" w:hAnsi="Consolas" w:cs="Consolas"/>
                                  <w:color w:val="000000" w:themeColor="text1"/>
                                  <w:sz w:val="22"/>
                                </w:rPr>
                                <w:t>);</w:t>
                              </w:r>
                            </w:p>
                            <w:p w14:paraId="519333FB" w14:textId="27651920" w:rsidR="00AC4B28" w:rsidRDefault="00AC4B28" w:rsidP="00AC4B28">
                              <w:pPr>
                                <w:spacing w:after="0"/>
                                <w:rPr>
                                  <w:rFonts w:ascii="Consolas" w:hAnsi="Consolas" w:cs="Consolas"/>
                                  <w:color w:val="000000" w:themeColor="text1"/>
                                  <w:sz w:val="22"/>
                                </w:rPr>
                                <w:pPrChange w:id="817" w:author="Benjamin Pannell" w:date="2014-10-22T19:35:00Z">
                                  <w:pPr>
                                    <w:spacing w:after="0"/>
                                  </w:pPr>
                                </w:pPrChange>
                              </w:pPr>
                              <w:del w:id="818" w:author="Benjamin Pannell" w:date="2014-10-22T19:35:00Z">
                                <w:r w:rsidDel="00AC4B28">
                                  <w:rPr>
                                    <w:rFonts w:ascii="Consolas" w:hAnsi="Consolas" w:cs="Consolas"/>
                                    <w:color w:val="000000" w:themeColor="text1"/>
                                    <w:sz w:val="22"/>
                                  </w:rPr>
                                  <w:tab/>
                                  <w:delText>isotope_keyboard(isotope, 0, keys, 0);</w:delText>
                                </w:r>
                              </w:del>
                            </w:p>
                            <w:p w14:paraId="173E08D1" w14:textId="77777777" w:rsidR="00AC4B28" w:rsidRPr="00E932EB" w:rsidRDefault="00AC4B28" w:rsidP="00AC4B28">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41E4EB3B" w14:textId="77777777" w:rsidR="00AC4B28" w:rsidRPr="00E932EB" w:rsidRDefault="00AC4B28"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337B81D6" w14:textId="77777777" w:rsidR="00AC4B28" w:rsidRPr="00E932EB" w:rsidRDefault="00AC4B28"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2430BEFE" w14:textId="77777777" w:rsidR="00AC4B28" w:rsidRPr="00E932EB" w:rsidRDefault="00AC4B28" w:rsidP="00AC4B28">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7D1BDE5A" w14:textId="77777777" w:rsidR="00AC4B28" w:rsidRDefault="00AC4B28" w:rsidP="00AC4B28">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0633BE1A" w14:textId="77777777" w:rsidR="007D0178" w:rsidRDefault="00AC4B28" w:rsidP="00AC4B28">
                        <w:pPr>
                          <w:spacing w:after="0"/>
                          <w:rPr>
                            <w:ins w:id="819" w:author="Benjamin Pannell" w:date="2014-10-22T19:36:00Z"/>
                            <w:rFonts w:ascii="Consolas" w:hAnsi="Consolas" w:cs="Consolas"/>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c</w:t>
                        </w:r>
                        <w:ins w:id="820" w:author="Benjamin Pannell" w:date="2014-10-22T19:35:00Z">
                          <w:r>
                            <w:rPr>
                              <w:rFonts w:ascii="Consolas" w:hAnsi="Consolas" w:cs="Consolas"/>
                              <w:color w:val="4472C4" w:themeColor="accent5"/>
                              <w:sz w:val="22"/>
                            </w:rPr>
                            <w:t>onst</w:t>
                          </w:r>
                          <w:proofErr w:type="spellEnd"/>
                          <w:proofErr w:type="gramEnd"/>
                          <w:r>
                            <w:rPr>
                              <w:rFonts w:ascii="Consolas" w:hAnsi="Consolas" w:cs="Consolas"/>
                              <w:color w:val="4472C4" w:themeColor="accent5"/>
                              <w:sz w:val="22"/>
                            </w:rPr>
                            <w:t xml:space="preserve"> c</w:t>
                          </w:r>
                        </w:ins>
                        <w:r w:rsidRPr="00E932EB">
                          <w:rPr>
                            <w:rFonts w:ascii="Consolas" w:hAnsi="Consolas" w:cs="Consolas"/>
                            <w:color w:val="4472C4" w:themeColor="accent5"/>
                            <w:sz w:val="22"/>
                          </w:rPr>
                          <w:t>har</w:t>
                        </w:r>
                        <w:ins w:id="821" w:author="Benjamin Pannell" w:date="2014-10-22T19:35:00Z">
                          <w:r>
                            <w:rPr>
                              <w:rFonts w:ascii="Consolas" w:hAnsi="Consolas" w:cs="Consolas"/>
                              <w:color w:val="4472C4" w:themeColor="accent5"/>
                              <w:sz w:val="22"/>
                            </w:rPr>
                            <w:t xml:space="preserve"> </w:t>
                          </w:r>
                          <w:r w:rsidRPr="00AC4B28">
                            <w:rPr>
                              <w:rFonts w:ascii="Consolas" w:hAnsi="Consolas" w:cs="Consolas"/>
                              <w:sz w:val="22"/>
                              <w:rPrChange w:id="822" w:author="Benjamin Pannell" w:date="2014-10-22T19:35:00Z">
                                <w:rPr>
                                  <w:rFonts w:ascii="Consolas" w:hAnsi="Consolas" w:cs="Consolas"/>
                                  <w:color w:val="4472C4" w:themeColor="accent5"/>
                                  <w:sz w:val="22"/>
                                </w:rPr>
                              </w:rPrChange>
                            </w:rPr>
                            <w:t xml:space="preserve">*text = </w:t>
                          </w:r>
                          <w:r w:rsidRPr="00AC4B28">
                            <w:rPr>
                              <w:rFonts w:ascii="Consolas" w:hAnsi="Consolas" w:cs="Consolas"/>
                              <w:color w:val="ED7D31" w:themeColor="accent2"/>
                              <w:sz w:val="22"/>
                              <w:rPrChange w:id="823" w:author="Benjamin Pannell" w:date="2014-10-22T19:35:00Z">
                                <w:rPr>
                                  <w:rFonts w:ascii="Consolas" w:hAnsi="Consolas" w:cs="Consolas"/>
                                  <w:color w:val="4472C4" w:themeColor="accent5"/>
                                  <w:sz w:val="22"/>
                                </w:rPr>
                              </w:rPrChange>
                            </w:rPr>
                            <w:t>“Hello World!</w:t>
                          </w:r>
                          <w:r>
                            <w:rPr>
                              <w:rFonts w:ascii="Consolas" w:hAnsi="Consolas" w:cs="Consolas"/>
                              <w:color w:val="ED7D31" w:themeColor="accent2"/>
                              <w:sz w:val="22"/>
                            </w:rPr>
                            <w:t>\n</w:t>
                          </w:r>
                          <w:r w:rsidRPr="00AC4B28">
                            <w:rPr>
                              <w:rFonts w:ascii="Consolas" w:hAnsi="Consolas" w:cs="Consolas"/>
                              <w:color w:val="ED7D31" w:themeColor="accent2"/>
                              <w:sz w:val="22"/>
                              <w:rPrChange w:id="824" w:author="Benjamin Pannell" w:date="2014-10-22T19:35:00Z">
                                <w:rPr>
                                  <w:rFonts w:ascii="Consolas" w:hAnsi="Consolas" w:cs="Consolas"/>
                                  <w:color w:val="4472C4" w:themeColor="accent5"/>
                                  <w:sz w:val="22"/>
                                </w:rPr>
                              </w:rPrChange>
                            </w:rPr>
                            <w:t>”</w:t>
                          </w:r>
                          <w:r w:rsidRPr="00AC4B28">
                            <w:rPr>
                              <w:rFonts w:ascii="Consolas" w:hAnsi="Consolas" w:cs="Consolas"/>
                              <w:sz w:val="22"/>
                              <w:rPrChange w:id="825" w:author="Benjamin Pannell" w:date="2014-10-22T19:35:00Z">
                                <w:rPr>
                                  <w:rFonts w:ascii="Consolas" w:hAnsi="Consolas" w:cs="Consolas"/>
                                  <w:color w:val="4472C4" w:themeColor="accent5"/>
                                  <w:sz w:val="22"/>
                                </w:rPr>
                              </w:rPrChange>
                            </w:rPr>
                            <w:t>;</w:t>
                          </w:r>
                        </w:ins>
                      </w:p>
                      <w:p w14:paraId="312E18DC" w14:textId="47C836C8" w:rsidR="00AC4B28" w:rsidRDefault="007D0178" w:rsidP="00AC4B28">
                        <w:pPr>
                          <w:spacing w:after="0"/>
                          <w:rPr>
                            <w:rFonts w:ascii="Consolas" w:hAnsi="Consolas" w:cs="Consolas"/>
                            <w:color w:val="000000" w:themeColor="text1"/>
                            <w:sz w:val="22"/>
                          </w:rPr>
                        </w:pPr>
                        <w:ins w:id="826" w:author="Benjamin Pannell" w:date="2014-10-22T19:36:00Z">
                          <w:r>
                            <w:rPr>
                              <w:rFonts w:ascii="Consolas" w:hAnsi="Consolas" w:cs="Consolas"/>
                              <w:sz w:val="22"/>
                            </w:rPr>
                            <w:tab/>
                          </w:r>
                          <w:proofErr w:type="spellStart"/>
                          <w:r>
                            <w:rPr>
                              <w:rFonts w:ascii="Consolas" w:hAnsi="Consolas" w:cs="Consolas"/>
                              <w:sz w:val="22"/>
                            </w:rPr>
                            <w:t>isotope_maxRate</w:t>
                          </w:r>
                          <w:proofErr w:type="spellEnd"/>
                          <w:r>
                            <w:rPr>
                              <w:rFonts w:ascii="Consolas" w:hAnsi="Consolas" w:cs="Consolas"/>
                              <w:sz w:val="22"/>
                            </w:rPr>
                            <w:t xml:space="preserve"> = 125;</w:t>
                          </w:r>
                        </w:ins>
                        <w:del w:id="827" w:author="Benjamin Pannell" w:date="2014-10-22T19:35:00Z">
                          <w:r w:rsidR="00AC4B28" w:rsidRPr="00E932EB" w:rsidDel="00AC4B28">
                            <w:rPr>
                              <w:rFonts w:ascii="Consolas" w:hAnsi="Consolas" w:cs="Consolas"/>
                              <w:color w:val="4472C4" w:themeColor="accent5"/>
                              <w:sz w:val="22"/>
                            </w:rPr>
                            <w:delText xml:space="preserve"> </w:delText>
                          </w:r>
                          <w:r w:rsidR="00AC4B28" w:rsidDel="00AC4B28">
                            <w:rPr>
                              <w:rFonts w:ascii="Consolas" w:hAnsi="Consolas" w:cs="Consolas"/>
                              <w:color w:val="000000" w:themeColor="text1"/>
                              <w:sz w:val="22"/>
                            </w:rPr>
                            <w:delText>keys[] = { KEYS_A };</w:delText>
                          </w:r>
                        </w:del>
                      </w:p>
                      <w:p w14:paraId="507C74A1" w14:textId="40C02C02" w:rsidR="00AC4B28" w:rsidDel="00AC4B28" w:rsidRDefault="00AC4B28" w:rsidP="00AC4B28">
                        <w:pPr>
                          <w:spacing w:after="0"/>
                          <w:rPr>
                            <w:del w:id="828" w:author="Benjamin Pannell" w:date="2014-10-22T19:35:00Z"/>
                            <w:rFonts w:ascii="Consolas" w:hAnsi="Consolas" w:cs="Consolas"/>
                            <w:color w:val="000000" w:themeColor="text1"/>
                            <w:sz w:val="22"/>
                          </w:rPr>
                          <w:pPrChange w:id="829" w:author="Benjamin Pannell" w:date="2014-10-22T19:35:00Z">
                            <w:pPr>
                              <w:spacing w:after="0"/>
                            </w:pPr>
                          </w:pPrChange>
                        </w:pPr>
                        <w:r>
                          <w:rPr>
                            <w:rFonts w:ascii="Consolas" w:hAnsi="Consolas" w:cs="Consolas"/>
                            <w:color w:val="000000" w:themeColor="text1"/>
                            <w:sz w:val="22"/>
                          </w:rPr>
                          <w:tab/>
                        </w:r>
                        <w:proofErr w:type="spellStart"/>
                        <w:proofErr w:type="gramStart"/>
                        <w:r>
                          <w:rPr>
                            <w:rFonts w:ascii="Consolas" w:hAnsi="Consolas" w:cs="Consolas"/>
                            <w:color w:val="000000" w:themeColor="text1"/>
                            <w:sz w:val="22"/>
                          </w:rPr>
                          <w:t>isotope</w:t>
                        </w:r>
                        <w:proofErr w:type="gramEnd"/>
                        <w:r>
                          <w:rPr>
                            <w:rFonts w:ascii="Consolas" w:hAnsi="Consolas" w:cs="Consolas"/>
                            <w:color w:val="000000" w:themeColor="text1"/>
                            <w:sz w:val="22"/>
                          </w:rPr>
                          <w:t>_</w:t>
                        </w:r>
                        <w:del w:id="830" w:author="Benjamin Pannell" w:date="2014-10-22T19:35:00Z">
                          <w:r w:rsidDel="00AC4B28">
                            <w:rPr>
                              <w:rFonts w:ascii="Consolas" w:hAnsi="Consolas" w:cs="Consolas"/>
                              <w:color w:val="000000" w:themeColor="text1"/>
                              <w:sz w:val="22"/>
                            </w:rPr>
                            <w:delText>keyboard</w:delText>
                          </w:r>
                        </w:del>
                        <w:ins w:id="831" w:author="Benjamin Pannell" w:date="2014-10-22T19:35:00Z">
                          <w:r>
                            <w:rPr>
                              <w:rFonts w:ascii="Consolas" w:hAnsi="Consolas" w:cs="Consolas"/>
                              <w:color w:val="000000" w:themeColor="text1"/>
                              <w:sz w:val="22"/>
                            </w:rPr>
                            <w:t>text</w:t>
                          </w:r>
                        </w:ins>
                        <w:proofErr w:type="spellEnd"/>
                        <w:r>
                          <w:rPr>
                            <w:rFonts w:ascii="Consolas" w:hAnsi="Consolas" w:cs="Consolas"/>
                            <w:color w:val="000000" w:themeColor="text1"/>
                            <w:sz w:val="22"/>
                          </w:rPr>
                          <w:t xml:space="preserve">(isotope, </w:t>
                        </w:r>
                        <w:del w:id="832" w:author="Benjamin Pannell" w:date="2014-10-22T19:35:00Z">
                          <w:r w:rsidDel="00AC4B28">
                            <w:rPr>
                              <w:rFonts w:ascii="Consolas" w:hAnsi="Consolas" w:cs="Consolas"/>
                              <w:color w:val="000000" w:themeColor="text1"/>
                              <w:sz w:val="22"/>
                            </w:rPr>
                            <w:delText>0, keys, 1</w:delText>
                          </w:r>
                        </w:del>
                        <w:ins w:id="833" w:author="Benjamin Pannell" w:date="2014-10-22T19:35:00Z">
                          <w:r>
                            <w:rPr>
                              <w:rFonts w:ascii="Consolas" w:hAnsi="Consolas" w:cs="Consolas"/>
                              <w:color w:val="000000" w:themeColor="text1"/>
                              <w:sz w:val="22"/>
                            </w:rPr>
                            <w:t>text</w:t>
                          </w:r>
                        </w:ins>
                        <w:r>
                          <w:rPr>
                            <w:rFonts w:ascii="Consolas" w:hAnsi="Consolas" w:cs="Consolas"/>
                            <w:color w:val="000000" w:themeColor="text1"/>
                            <w:sz w:val="22"/>
                          </w:rPr>
                          <w:t>);</w:t>
                        </w:r>
                      </w:p>
                      <w:p w14:paraId="519333FB" w14:textId="27651920" w:rsidR="00AC4B28" w:rsidRDefault="00AC4B28" w:rsidP="00AC4B28">
                        <w:pPr>
                          <w:spacing w:after="0"/>
                          <w:rPr>
                            <w:rFonts w:ascii="Consolas" w:hAnsi="Consolas" w:cs="Consolas"/>
                            <w:color w:val="000000" w:themeColor="text1"/>
                            <w:sz w:val="22"/>
                          </w:rPr>
                          <w:pPrChange w:id="834" w:author="Benjamin Pannell" w:date="2014-10-22T19:35:00Z">
                            <w:pPr>
                              <w:spacing w:after="0"/>
                            </w:pPr>
                          </w:pPrChange>
                        </w:pPr>
                        <w:del w:id="835" w:author="Benjamin Pannell" w:date="2014-10-22T19:35:00Z">
                          <w:r w:rsidDel="00AC4B28">
                            <w:rPr>
                              <w:rFonts w:ascii="Consolas" w:hAnsi="Consolas" w:cs="Consolas"/>
                              <w:color w:val="000000" w:themeColor="text1"/>
                              <w:sz w:val="22"/>
                            </w:rPr>
                            <w:tab/>
                            <w:delText>isotope_keyboard(isotope, 0, keys, 0);</w:delText>
                          </w:r>
                        </w:del>
                      </w:p>
                      <w:p w14:paraId="173E08D1" w14:textId="77777777" w:rsidR="00AC4B28" w:rsidRPr="00E932EB" w:rsidRDefault="00AC4B28" w:rsidP="00AC4B28">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41E4EB3B" w14:textId="77777777" w:rsidR="00AC4B28" w:rsidRPr="00E932EB" w:rsidRDefault="00AC4B28"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ins>
    </w:p>
    <w:p w14:paraId="7DC6175F" w14:textId="46CFB7FF" w:rsidR="00AC4B28" w:rsidRPr="00AC4B28" w:rsidRDefault="00AC4B28" w:rsidP="00AC4B28">
      <w:pPr>
        <w:pStyle w:val="Caption"/>
        <w:rPr>
          <w:ins w:id="836" w:author="Benjamin Pannell" w:date="2014-10-20T19:06:00Z"/>
          <w:rPrChange w:id="837" w:author="Benjamin Pannell" w:date="2014-10-22T19:34:00Z">
            <w:rPr>
              <w:ins w:id="838" w:author="Benjamin Pannell" w:date="2014-10-20T19:06:00Z"/>
            </w:rPr>
          </w:rPrChange>
        </w:rPr>
        <w:pPrChange w:id="839" w:author="Benjamin Pannell" w:date="2014-10-22T19:34:00Z">
          <w:pPr/>
        </w:pPrChange>
      </w:pPr>
      <w:bookmarkStart w:id="840" w:name="_Toc401770977"/>
      <w:ins w:id="841" w:author="Benjamin Pannell" w:date="2014-10-22T19:34:00Z">
        <w:r>
          <w:t xml:space="preserve">Figure </w:t>
        </w:r>
        <w:r>
          <w:fldChar w:fldCharType="begin"/>
        </w:r>
        <w:r>
          <w:instrText xml:space="preserve"> SEQ Figure \* ARABIC </w:instrText>
        </w:r>
      </w:ins>
      <w:r>
        <w:fldChar w:fldCharType="separate"/>
      </w:r>
      <w:ins w:id="842" w:author="Benjamin Pannell" w:date="2014-10-22T19:34:00Z">
        <w:r>
          <w:rPr>
            <w:noProof/>
          </w:rPr>
          <w:t>15</w:t>
        </w:r>
        <w:r>
          <w:fldChar w:fldCharType="end"/>
        </w:r>
        <w:r>
          <w:t xml:space="preserve"> C-</w:t>
        </w:r>
      </w:ins>
      <w:ins w:id="843" w:author="Benjamin Pannell" w:date="2014-10-22T19:35:00Z">
        <w:r>
          <w:t xml:space="preserve">Library </w:t>
        </w:r>
      </w:ins>
      <w:ins w:id="844" w:author="Benjamin Pannell" w:date="2014-10-22T19:36:00Z">
        <w:r w:rsidR="00832ADF">
          <w:t xml:space="preserve">Text </w:t>
        </w:r>
      </w:ins>
      <w:ins w:id="845" w:author="Benjamin Pannell" w:date="2014-10-22T19:35:00Z">
        <w:r w:rsidR="00832ADF">
          <w:t>Code Example</w:t>
        </w:r>
      </w:ins>
      <w:bookmarkEnd w:id="840"/>
    </w:p>
    <w:p w14:paraId="2C79EFFA" w14:textId="460FF518" w:rsidR="008B052F" w:rsidDel="00790804" w:rsidRDefault="00D209DD" w:rsidP="00790804">
      <w:pPr>
        <w:pBdr>
          <w:left w:val="single" w:sz="18" w:space="0" w:color="6CE26C"/>
        </w:pBdr>
        <w:shd w:val="clear" w:color="auto" w:fill="FFFFFF"/>
        <w:spacing w:line="210" w:lineRule="atLeast"/>
        <w:rPr>
          <w:del w:id="846" w:author="Benjamin Pannell" w:date="2014-10-20T19:05:00Z"/>
        </w:rPr>
        <w:pPrChange w:id="847" w:author="Benjamin Pannell" w:date="2014-10-22T19:33:00Z">
          <w:pPr>
            <w:jc w:val="center"/>
          </w:pPr>
        </w:pPrChange>
      </w:pPr>
      <w:ins w:id="848" w:author="Benjamin Pannell" w:date="2014-10-20T19:06:00Z">
        <w:r>
          <w:t xml:space="preserve">The full API is described in </w:t>
        </w:r>
      </w:ins>
      <w:ins w:id="849" w:author="Benjamin Pannell" w:date="2014-10-20T19:07:00Z">
        <w:r w:rsidR="00904713">
          <w:fldChar w:fldCharType="begin"/>
        </w:r>
        <w:r w:rsidR="00904713">
          <w:instrText xml:space="preserve"> REF _Ref401595360 \h </w:instrText>
        </w:r>
      </w:ins>
      <w:r w:rsidR="00904713">
        <w:fldChar w:fldCharType="separate"/>
      </w:r>
      <w:ins w:id="850" w:author="Benjamin Pannell" w:date="2014-10-20T19:07:00Z">
        <w:r w:rsidR="00904713">
          <w:t xml:space="preserve">Figure </w:t>
        </w:r>
        <w:r w:rsidR="00904713">
          <w:rPr>
            <w:noProof/>
          </w:rPr>
          <w:t>15</w:t>
        </w:r>
        <w:r w:rsidR="00904713">
          <w:fldChar w:fldCharType="end"/>
        </w:r>
        <w:r w:rsidR="00904713">
          <w:t>, including parameter descriptions and return values.</w:t>
        </w:r>
      </w:ins>
    </w:p>
    <w:p w14:paraId="6D3A731B" w14:textId="77777777" w:rsidR="00790804" w:rsidRPr="00790804" w:rsidRDefault="00790804" w:rsidP="00790804">
      <w:pPr>
        <w:rPr>
          <w:ins w:id="851" w:author="Benjamin Pannell" w:date="2014-10-22T19:33:00Z"/>
          <w:rFonts w:asciiTheme="majorHAnsi" w:eastAsiaTheme="majorEastAsia" w:hAnsiTheme="majorHAnsi" w:cstheme="majorBidi"/>
          <w:color w:val="1F4D78" w:themeColor="accent1" w:themeShade="7F"/>
          <w:szCs w:val="24"/>
          <w:rPrChange w:id="852" w:author="Benjamin Pannell" w:date="2014-10-22T19:33:00Z">
            <w:rPr>
              <w:ins w:id="853" w:author="Benjamin Pannell" w:date="2014-10-22T19:33:00Z"/>
            </w:rPr>
          </w:rPrChange>
        </w:rPr>
        <w:pPrChange w:id="854" w:author="Benjamin Pannell" w:date="2014-10-22T19:33:00Z">
          <w:pPr/>
        </w:pPrChange>
      </w:pPr>
    </w:p>
    <w:p w14:paraId="2D145FCF" w14:textId="77777777" w:rsidR="00790804" w:rsidRDefault="00790804">
      <w:pPr>
        <w:rPr>
          <w:ins w:id="855" w:author="Benjamin Pannell" w:date="2014-10-22T19:34:00Z"/>
          <w:rFonts w:ascii="Consolas" w:eastAsia="Times New Roman" w:hAnsi="Consolas" w:cs="Consolas"/>
          <w:color w:val="008200"/>
          <w:sz w:val="18"/>
          <w:szCs w:val="18"/>
          <w:bdr w:val="none" w:sz="0" w:space="0" w:color="auto" w:frame="1"/>
          <w:lang w:eastAsia="en-ZA"/>
        </w:rPr>
      </w:pPr>
      <w:ins w:id="856" w:author="Benjamin Pannell" w:date="2014-10-22T19:34:00Z">
        <w:r>
          <w:rPr>
            <w:rFonts w:ascii="Consolas" w:eastAsia="Times New Roman" w:hAnsi="Consolas" w:cs="Consolas"/>
            <w:color w:val="008200"/>
            <w:sz w:val="18"/>
            <w:szCs w:val="18"/>
            <w:bdr w:val="none" w:sz="0" w:space="0" w:color="auto" w:frame="1"/>
            <w:lang w:eastAsia="en-ZA"/>
          </w:rPr>
          <w:br w:type="page"/>
        </w:r>
      </w:ins>
    </w:p>
    <w:p w14:paraId="3C46161A" w14:textId="765EC765"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57" w:author="Benjamin Pannell" w:date="2014-10-22T19:33:00Z"/>
          <w:rFonts w:ascii="Consolas" w:eastAsia="Times New Roman" w:hAnsi="Consolas" w:cs="Consolas"/>
          <w:color w:val="5C5C5C"/>
          <w:sz w:val="18"/>
          <w:szCs w:val="18"/>
          <w:lang w:eastAsia="en-ZA"/>
        </w:rPr>
      </w:pPr>
      <w:ins w:id="858" w:author="Benjamin Pannell" w:date="2014-10-22T19:33:00Z">
        <w:r w:rsidRPr="00790804">
          <w:rPr>
            <w:rFonts w:ascii="Consolas" w:eastAsia="Times New Roman" w:hAnsi="Consolas" w:cs="Consolas"/>
            <w:color w:val="008200"/>
            <w:sz w:val="18"/>
            <w:szCs w:val="18"/>
            <w:bdr w:val="none" w:sz="0" w:space="0" w:color="auto" w:frame="1"/>
            <w:lang w:eastAsia="en-ZA"/>
          </w:rPr>
          <w:lastRenderedPageBreak/>
          <w:t>/**</w:t>
        </w:r>
        <w:r w:rsidRPr="00790804">
          <w:rPr>
            <w:rFonts w:ascii="Consolas" w:eastAsia="Times New Roman" w:hAnsi="Consolas" w:cs="Consolas"/>
            <w:color w:val="000000"/>
            <w:sz w:val="18"/>
            <w:szCs w:val="18"/>
            <w:bdr w:val="none" w:sz="0" w:space="0" w:color="auto" w:frame="1"/>
            <w:lang w:eastAsia="en-ZA"/>
          </w:rPr>
          <w:t> </w:t>
        </w:r>
      </w:ins>
    </w:p>
    <w:p w14:paraId="67CAC17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59" w:author="Benjamin Pannell" w:date="2014-10-22T19:33:00Z"/>
          <w:rFonts w:ascii="Consolas" w:eastAsia="Times New Roman" w:hAnsi="Consolas" w:cs="Consolas"/>
          <w:color w:val="5C5C5C"/>
          <w:sz w:val="18"/>
          <w:szCs w:val="18"/>
          <w:lang w:eastAsia="en-ZA"/>
        </w:rPr>
      </w:pPr>
      <w:ins w:id="860" w:author="Benjamin Pannell" w:date="2014-10-22T19:33:00Z">
        <w:r w:rsidRPr="00790804">
          <w:rPr>
            <w:rFonts w:ascii="Consolas" w:eastAsia="Times New Roman" w:hAnsi="Consolas" w:cs="Consolas"/>
            <w:color w:val="008200"/>
            <w:sz w:val="18"/>
            <w:szCs w:val="18"/>
            <w:bdr w:val="none" w:sz="0" w:space="0" w:color="auto" w:frame="1"/>
            <w:lang w:eastAsia="en-ZA"/>
          </w:rPr>
          <w:t> * Isotope C Library</w:t>
        </w:r>
        <w:r w:rsidRPr="00790804">
          <w:rPr>
            <w:rFonts w:ascii="Consolas" w:eastAsia="Times New Roman" w:hAnsi="Consolas" w:cs="Consolas"/>
            <w:color w:val="000000"/>
            <w:sz w:val="18"/>
            <w:szCs w:val="18"/>
            <w:bdr w:val="none" w:sz="0" w:space="0" w:color="auto" w:frame="1"/>
            <w:lang w:eastAsia="en-ZA"/>
          </w:rPr>
          <w:t> </w:t>
        </w:r>
      </w:ins>
    </w:p>
    <w:p w14:paraId="686D63F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61" w:author="Benjamin Pannell" w:date="2014-10-22T19:33:00Z"/>
          <w:rFonts w:ascii="Consolas" w:eastAsia="Times New Roman" w:hAnsi="Consolas" w:cs="Consolas"/>
          <w:color w:val="5C5C5C"/>
          <w:sz w:val="18"/>
          <w:szCs w:val="18"/>
          <w:lang w:eastAsia="en-ZA"/>
        </w:rPr>
      </w:pPr>
      <w:ins w:id="862" w:author="Benjamin Pannell" w:date="2014-10-22T19:33:00Z">
        <w:r w:rsidRPr="00790804">
          <w:rPr>
            <w:rFonts w:ascii="Consolas" w:eastAsia="Times New Roman" w:hAnsi="Consolas" w:cs="Consolas"/>
            <w:color w:val="008200"/>
            <w:sz w:val="18"/>
            <w:szCs w:val="18"/>
            <w:bdr w:val="none" w:sz="0" w:space="0" w:color="auto" w:frame="1"/>
            <w:lang w:eastAsia="en-ZA"/>
          </w:rPr>
          <w:t> * Provides a C interface between the Isotope emulation chip</w:t>
        </w:r>
        <w:r w:rsidRPr="00790804">
          <w:rPr>
            <w:rFonts w:ascii="Consolas" w:eastAsia="Times New Roman" w:hAnsi="Consolas" w:cs="Consolas"/>
            <w:color w:val="000000"/>
            <w:sz w:val="18"/>
            <w:szCs w:val="18"/>
            <w:bdr w:val="none" w:sz="0" w:space="0" w:color="auto" w:frame="1"/>
            <w:lang w:eastAsia="en-ZA"/>
          </w:rPr>
          <w:t> </w:t>
        </w:r>
      </w:ins>
    </w:p>
    <w:p w14:paraId="47A03A1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63" w:author="Benjamin Pannell" w:date="2014-10-22T19:33:00Z"/>
          <w:rFonts w:ascii="Consolas" w:eastAsia="Times New Roman" w:hAnsi="Consolas" w:cs="Consolas"/>
          <w:color w:val="5C5C5C"/>
          <w:sz w:val="18"/>
          <w:szCs w:val="18"/>
          <w:lang w:eastAsia="en-ZA"/>
        </w:rPr>
      </w:pPr>
      <w:ins w:id="864" w:author="Benjamin Pannell" w:date="2014-10-22T19:33:00Z">
        <w:r w:rsidRPr="00790804">
          <w:rPr>
            <w:rFonts w:ascii="Consolas" w:eastAsia="Times New Roman" w:hAnsi="Consolas" w:cs="Consolas"/>
            <w:color w:val="008200"/>
            <w:sz w:val="18"/>
            <w:szCs w:val="18"/>
            <w:bdr w:val="none" w:sz="0" w:space="0" w:color="auto" w:frame="1"/>
            <w:lang w:eastAsia="en-ZA"/>
          </w:rPr>
          <w:t> * and the local system, as well as a number of useful command</w:t>
        </w:r>
        <w:r w:rsidRPr="00790804">
          <w:rPr>
            <w:rFonts w:ascii="Consolas" w:eastAsia="Times New Roman" w:hAnsi="Consolas" w:cs="Consolas"/>
            <w:color w:val="000000"/>
            <w:sz w:val="18"/>
            <w:szCs w:val="18"/>
            <w:bdr w:val="none" w:sz="0" w:space="0" w:color="auto" w:frame="1"/>
            <w:lang w:eastAsia="en-ZA"/>
          </w:rPr>
          <w:t> </w:t>
        </w:r>
      </w:ins>
    </w:p>
    <w:p w14:paraId="68E0816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65" w:author="Benjamin Pannell" w:date="2014-10-22T19:33:00Z"/>
          <w:rFonts w:ascii="Consolas" w:eastAsia="Times New Roman" w:hAnsi="Consolas" w:cs="Consolas"/>
          <w:color w:val="5C5C5C"/>
          <w:sz w:val="18"/>
          <w:szCs w:val="18"/>
          <w:lang w:eastAsia="en-ZA"/>
        </w:rPr>
      </w:pPr>
      <w:ins w:id="866"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gramStart"/>
        <w:r w:rsidRPr="00790804">
          <w:rPr>
            <w:rFonts w:ascii="Consolas" w:eastAsia="Times New Roman" w:hAnsi="Consolas" w:cs="Consolas"/>
            <w:color w:val="008200"/>
            <w:sz w:val="18"/>
            <w:szCs w:val="18"/>
            <w:bdr w:val="none" w:sz="0" w:space="0" w:color="auto" w:frame="1"/>
            <w:lang w:eastAsia="en-ZA"/>
          </w:rPr>
          <w:t>wrappers</w:t>
        </w:r>
        <w:proofErr w:type="gramEnd"/>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07D052F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67" w:author="Benjamin Pannell" w:date="2014-10-22T19:33:00Z"/>
          <w:rFonts w:ascii="Consolas" w:eastAsia="Times New Roman" w:hAnsi="Consolas" w:cs="Consolas"/>
          <w:color w:val="5C5C5C"/>
          <w:sz w:val="18"/>
          <w:szCs w:val="18"/>
          <w:lang w:eastAsia="en-ZA"/>
        </w:rPr>
      </w:pPr>
      <w:ins w:id="868"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5E0B70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69" w:author="Benjamin Pannell" w:date="2014-10-22T19:33:00Z"/>
          <w:rFonts w:ascii="Consolas" w:eastAsia="Times New Roman" w:hAnsi="Consolas" w:cs="Consolas"/>
          <w:color w:val="5C5C5C"/>
          <w:sz w:val="18"/>
          <w:szCs w:val="18"/>
          <w:lang w:eastAsia="en-ZA"/>
        </w:rPr>
      </w:pPr>
      <w:ins w:id="870" w:author="Benjamin Pannell" w:date="2014-10-22T19:33:00Z">
        <w:r w:rsidRPr="00790804">
          <w:rPr>
            <w:rFonts w:ascii="Consolas" w:eastAsia="Times New Roman" w:hAnsi="Consolas" w:cs="Consolas"/>
            <w:color w:val="008200"/>
            <w:sz w:val="18"/>
            <w:szCs w:val="18"/>
            <w:bdr w:val="none" w:sz="0" w:space="0" w:color="auto" w:frame="1"/>
            <w:lang w:eastAsia="en-ZA"/>
          </w:rPr>
          <w:t> * Copyright Â© Benjamin Pannell 2014</w:t>
        </w:r>
        <w:r w:rsidRPr="00790804">
          <w:rPr>
            <w:rFonts w:ascii="Consolas" w:eastAsia="Times New Roman" w:hAnsi="Consolas" w:cs="Consolas"/>
            <w:color w:val="000000"/>
            <w:sz w:val="18"/>
            <w:szCs w:val="18"/>
            <w:bdr w:val="none" w:sz="0" w:space="0" w:color="auto" w:frame="1"/>
            <w:lang w:eastAsia="en-ZA"/>
          </w:rPr>
          <w:t> </w:t>
        </w:r>
      </w:ins>
    </w:p>
    <w:p w14:paraId="77E1DD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71" w:author="Benjamin Pannell" w:date="2014-10-22T19:33:00Z"/>
          <w:rFonts w:ascii="Consolas" w:eastAsia="Times New Roman" w:hAnsi="Consolas" w:cs="Consolas"/>
          <w:color w:val="5C5C5C"/>
          <w:sz w:val="18"/>
          <w:szCs w:val="18"/>
          <w:lang w:eastAsia="en-ZA"/>
        </w:rPr>
      </w:pPr>
      <w:ins w:id="872"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2EE90F1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73" w:author="Benjamin Pannell" w:date="2014-10-22T19:33:00Z"/>
          <w:rFonts w:ascii="Consolas" w:eastAsia="Times New Roman" w:hAnsi="Consolas" w:cs="Consolas"/>
          <w:color w:val="5C5C5C"/>
          <w:sz w:val="18"/>
          <w:szCs w:val="18"/>
          <w:lang w:eastAsia="en-ZA"/>
        </w:rPr>
      </w:pPr>
      <w:ins w:id="874"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3DF4AC03"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75" w:author="Benjamin Pannell" w:date="2014-10-22T19:33:00Z"/>
          <w:rFonts w:ascii="Consolas" w:eastAsia="Times New Roman" w:hAnsi="Consolas" w:cs="Consolas"/>
          <w:color w:val="5C5C5C"/>
          <w:sz w:val="18"/>
          <w:szCs w:val="18"/>
          <w:lang w:eastAsia="en-ZA"/>
        </w:rPr>
      </w:pPr>
      <w:ins w:id="876" w:author="Benjamin Pannell" w:date="2014-10-22T19:33:00Z">
        <w:r w:rsidRPr="00790804">
          <w:rPr>
            <w:rFonts w:ascii="Consolas" w:eastAsia="Times New Roman" w:hAnsi="Consolas" w:cs="Consolas"/>
            <w:color w:val="808080"/>
            <w:sz w:val="18"/>
            <w:szCs w:val="18"/>
            <w:bdr w:val="none" w:sz="0" w:space="0" w:color="auto" w:frame="1"/>
            <w:lang w:eastAsia="en-ZA"/>
          </w:rPr>
          <w:t>#</w:t>
        </w:r>
        <w:proofErr w:type="spellStart"/>
        <w:r w:rsidRPr="00790804">
          <w:rPr>
            <w:rFonts w:ascii="Consolas" w:eastAsia="Times New Roman" w:hAnsi="Consolas" w:cs="Consolas"/>
            <w:color w:val="808080"/>
            <w:sz w:val="18"/>
            <w:szCs w:val="18"/>
            <w:bdr w:val="none" w:sz="0" w:space="0" w:color="auto" w:frame="1"/>
            <w:lang w:eastAsia="en-ZA"/>
          </w:rPr>
          <w:t>ifndef</w:t>
        </w:r>
        <w:proofErr w:type="spellEnd"/>
        <w:r w:rsidRPr="00790804">
          <w:rPr>
            <w:rFonts w:ascii="Consolas" w:eastAsia="Times New Roman" w:hAnsi="Consolas" w:cs="Consolas"/>
            <w:color w:val="808080"/>
            <w:sz w:val="18"/>
            <w:szCs w:val="18"/>
            <w:bdr w:val="none" w:sz="0" w:space="0" w:color="auto" w:frame="1"/>
            <w:lang w:eastAsia="en-ZA"/>
          </w:rPr>
          <w:t> ISOTOPE_H</w:t>
        </w:r>
        <w:r w:rsidRPr="00790804">
          <w:rPr>
            <w:rFonts w:ascii="Consolas" w:eastAsia="Times New Roman" w:hAnsi="Consolas" w:cs="Consolas"/>
            <w:color w:val="000000"/>
            <w:sz w:val="18"/>
            <w:szCs w:val="18"/>
            <w:bdr w:val="none" w:sz="0" w:space="0" w:color="auto" w:frame="1"/>
            <w:lang w:eastAsia="en-ZA"/>
          </w:rPr>
          <w:t>  </w:t>
        </w:r>
      </w:ins>
    </w:p>
    <w:p w14:paraId="6E77D3F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77" w:author="Benjamin Pannell" w:date="2014-10-22T19:33:00Z"/>
          <w:rFonts w:ascii="Consolas" w:eastAsia="Times New Roman" w:hAnsi="Consolas" w:cs="Consolas"/>
          <w:color w:val="5C5C5C"/>
          <w:sz w:val="18"/>
          <w:szCs w:val="18"/>
          <w:lang w:eastAsia="en-ZA"/>
        </w:rPr>
      </w:pPr>
      <w:ins w:id="878" w:author="Benjamin Pannell" w:date="2014-10-22T19:33:00Z">
        <w:r w:rsidRPr="00790804">
          <w:rPr>
            <w:rFonts w:ascii="Consolas" w:eastAsia="Times New Roman" w:hAnsi="Consolas" w:cs="Consolas"/>
            <w:color w:val="808080"/>
            <w:sz w:val="18"/>
            <w:szCs w:val="18"/>
            <w:bdr w:val="none" w:sz="0" w:space="0" w:color="auto" w:frame="1"/>
            <w:lang w:eastAsia="en-ZA"/>
          </w:rPr>
          <w:t>#define ISOTOPE_H</w:t>
        </w:r>
        <w:r w:rsidRPr="00790804">
          <w:rPr>
            <w:rFonts w:ascii="Consolas" w:eastAsia="Times New Roman" w:hAnsi="Consolas" w:cs="Consolas"/>
            <w:color w:val="000000"/>
            <w:sz w:val="18"/>
            <w:szCs w:val="18"/>
            <w:bdr w:val="none" w:sz="0" w:space="0" w:color="auto" w:frame="1"/>
            <w:lang w:eastAsia="en-ZA"/>
          </w:rPr>
          <w:t>  </w:t>
        </w:r>
      </w:ins>
    </w:p>
    <w:p w14:paraId="060AB12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79" w:author="Benjamin Pannell" w:date="2014-10-22T19:33:00Z"/>
          <w:rFonts w:ascii="Consolas" w:eastAsia="Times New Roman" w:hAnsi="Consolas" w:cs="Consolas"/>
          <w:color w:val="5C5C5C"/>
          <w:sz w:val="18"/>
          <w:szCs w:val="18"/>
          <w:lang w:eastAsia="en-ZA"/>
        </w:rPr>
      </w:pPr>
      <w:ins w:id="880"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6339D3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81" w:author="Benjamin Pannell" w:date="2014-10-22T19:33:00Z"/>
          <w:rFonts w:ascii="Consolas" w:eastAsia="Times New Roman" w:hAnsi="Consolas" w:cs="Consolas"/>
          <w:color w:val="5C5C5C"/>
          <w:sz w:val="18"/>
          <w:szCs w:val="18"/>
          <w:lang w:eastAsia="en-ZA"/>
        </w:rPr>
      </w:pPr>
      <w:ins w:id="882"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3C7D05E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83" w:author="Benjamin Pannell" w:date="2014-10-22T19:33:00Z"/>
          <w:rFonts w:ascii="Consolas" w:eastAsia="Times New Roman" w:hAnsi="Consolas" w:cs="Consolas"/>
          <w:color w:val="5C5C5C"/>
          <w:sz w:val="18"/>
          <w:szCs w:val="18"/>
          <w:lang w:eastAsia="en-ZA"/>
        </w:rPr>
      </w:pPr>
      <w:ins w:id="884" w:author="Benjamin Pannell" w:date="2014-10-22T19:33:00Z">
        <w:r w:rsidRPr="00790804">
          <w:rPr>
            <w:rFonts w:ascii="Consolas" w:eastAsia="Times New Roman" w:hAnsi="Consolas" w:cs="Consolas"/>
            <w:color w:val="008200"/>
            <w:sz w:val="18"/>
            <w:szCs w:val="18"/>
            <w:bdr w:val="none" w:sz="0" w:space="0" w:color="auto" w:frame="1"/>
            <w:lang w:eastAsia="en-ZA"/>
          </w:rPr>
          <w:t> * Configures the maximum transmission rate in commands per second (Hz)</w:t>
        </w:r>
        <w:r w:rsidRPr="00790804">
          <w:rPr>
            <w:rFonts w:ascii="Consolas" w:eastAsia="Times New Roman" w:hAnsi="Consolas" w:cs="Consolas"/>
            <w:color w:val="000000"/>
            <w:sz w:val="18"/>
            <w:szCs w:val="18"/>
            <w:bdr w:val="none" w:sz="0" w:space="0" w:color="auto" w:frame="1"/>
            <w:lang w:eastAsia="en-ZA"/>
          </w:rPr>
          <w:t> </w:t>
        </w:r>
      </w:ins>
    </w:p>
    <w:p w14:paraId="2359302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85" w:author="Benjamin Pannell" w:date="2014-10-22T19:33:00Z"/>
          <w:rFonts w:ascii="Consolas" w:eastAsia="Times New Roman" w:hAnsi="Consolas" w:cs="Consolas"/>
          <w:color w:val="5C5C5C"/>
          <w:sz w:val="18"/>
          <w:szCs w:val="18"/>
          <w:lang w:eastAsia="en-ZA"/>
        </w:rPr>
      </w:pPr>
      <w:ins w:id="886"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gramStart"/>
        <w:r w:rsidRPr="00790804">
          <w:rPr>
            <w:rFonts w:ascii="Consolas" w:eastAsia="Times New Roman" w:hAnsi="Consolas" w:cs="Consolas"/>
            <w:color w:val="008200"/>
            <w:sz w:val="18"/>
            <w:szCs w:val="18"/>
            <w:bdr w:val="none" w:sz="0" w:space="0" w:color="auto" w:frame="1"/>
            <w:lang w:eastAsia="en-ZA"/>
          </w:rPr>
          <w:t>to</w:t>
        </w:r>
        <w:proofErr w:type="gramEnd"/>
        <w:r w:rsidRPr="00790804">
          <w:rPr>
            <w:rFonts w:ascii="Consolas" w:eastAsia="Times New Roman" w:hAnsi="Consolas" w:cs="Consolas"/>
            <w:color w:val="008200"/>
            <w:sz w:val="18"/>
            <w:szCs w:val="18"/>
            <w:bdr w:val="none" w:sz="0" w:space="0" w:color="auto" w:frame="1"/>
            <w:lang w:eastAsia="en-ZA"/>
          </w:rPr>
          <w:t> be used by this library. By default this is 500Hz to prevent issues</w:t>
        </w:r>
        <w:r w:rsidRPr="00790804">
          <w:rPr>
            <w:rFonts w:ascii="Consolas" w:eastAsia="Times New Roman" w:hAnsi="Consolas" w:cs="Consolas"/>
            <w:color w:val="000000"/>
            <w:sz w:val="18"/>
            <w:szCs w:val="18"/>
            <w:bdr w:val="none" w:sz="0" w:space="0" w:color="auto" w:frame="1"/>
            <w:lang w:eastAsia="en-ZA"/>
          </w:rPr>
          <w:t> </w:t>
        </w:r>
      </w:ins>
    </w:p>
    <w:p w14:paraId="2F987CC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87" w:author="Benjamin Pannell" w:date="2014-10-22T19:33:00Z"/>
          <w:rFonts w:ascii="Consolas" w:eastAsia="Times New Roman" w:hAnsi="Consolas" w:cs="Consolas"/>
          <w:color w:val="5C5C5C"/>
          <w:sz w:val="18"/>
          <w:szCs w:val="18"/>
          <w:lang w:eastAsia="en-ZA"/>
        </w:rPr>
      </w:pPr>
      <w:ins w:id="888"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gramStart"/>
        <w:r w:rsidRPr="00790804">
          <w:rPr>
            <w:rFonts w:ascii="Consolas" w:eastAsia="Times New Roman" w:hAnsi="Consolas" w:cs="Consolas"/>
            <w:color w:val="008200"/>
            <w:sz w:val="18"/>
            <w:szCs w:val="18"/>
            <w:bdr w:val="none" w:sz="0" w:space="0" w:color="auto" w:frame="1"/>
            <w:lang w:eastAsia="en-ZA"/>
          </w:rPr>
          <w:t>with</w:t>
        </w:r>
        <w:proofErr w:type="gramEnd"/>
        <w:r w:rsidRPr="00790804">
          <w:rPr>
            <w:rFonts w:ascii="Consolas" w:eastAsia="Times New Roman" w:hAnsi="Consolas" w:cs="Consolas"/>
            <w:color w:val="008200"/>
            <w:sz w:val="18"/>
            <w:szCs w:val="18"/>
            <w:bdr w:val="none" w:sz="0" w:space="0" w:color="auto" w:frame="1"/>
            <w:lang w:eastAsia="en-ZA"/>
          </w:rPr>
          <w:t> the USB HID protocol.</w:t>
        </w:r>
        <w:r w:rsidRPr="00790804">
          <w:rPr>
            <w:rFonts w:ascii="Consolas" w:eastAsia="Times New Roman" w:hAnsi="Consolas" w:cs="Consolas"/>
            <w:color w:val="000000"/>
            <w:sz w:val="18"/>
            <w:szCs w:val="18"/>
            <w:bdr w:val="none" w:sz="0" w:space="0" w:color="auto" w:frame="1"/>
            <w:lang w:eastAsia="en-ZA"/>
          </w:rPr>
          <w:t> </w:t>
        </w:r>
      </w:ins>
    </w:p>
    <w:p w14:paraId="07F8359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89" w:author="Benjamin Pannell" w:date="2014-10-22T19:33:00Z"/>
          <w:rFonts w:ascii="Consolas" w:eastAsia="Times New Roman" w:hAnsi="Consolas" w:cs="Consolas"/>
          <w:color w:val="5C5C5C"/>
          <w:sz w:val="18"/>
          <w:szCs w:val="18"/>
          <w:lang w:eastAsia="en-ZA"/>
        </w:rPr>
      </w:pPr>
      <w:ins w:id="890" w:author="Benjamin Pannell" w:date="2014-10-22T19:33:00Z">
        <w:r w:rsidRPr="00790804">
          <w:rPr>
            <w:rFonts w:ascii="Consolas" w:eastAsia="Times New Roman" w:hAnsi="Consolas" w:cs="Consolas"/>
            <w:color w:val="008200"/>
            <w:sz w:val="18"/>
            <w:szCs w:val="18"/>
            <w:bdr w:val="none" w:sz="0" w:space="0" w:color="auto" w:frame="1"/>
            <w:lang w:eastAsia="en-ZA"/>
          </w:rPr>
          <w:t> * May be set to 0 to disable rate limiting.</w:t>
        </w:r>
        <w:r w:rsidRPr="00790804">
          <w:rPr>
            <w:rFonts w:ascii="Consolas" w:eastAsia="Times New Roman" w:hAnsi="Consolas" w:cs="Consolas"/>
            <w:color w:val="000000"/>
            <w:sz w:val="18"/>
            <w:szCs w:val="18"/>
            <w:bdr w:val="none" w:sz="0" w:space="0" w:color="auto" w:frame="1"/>
            <w:lang w:eastAsia="en-ZA"/>
          </w:rPr>
          <w:t> </w:t>
        </w:r>
      </w:ins>
    </w:p>
    <w:p w14:paraId="582BA98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91" w:author="Benjamin Pannell" w:date="2014-10-22T19:33:00Z"/>
          <w:rFonts w:ascii="Consolas" w:eastAsia="Times New Roman" w:hAnsi="Consolas" w:cs="Consolas"/>
          <w:color w:val="5C5C5C"/>
          <w:sz w:val="18"/>
          <w:szCs w:val="18"/>
          <w:lang w:eastAsia="en-ZA"/>
        </w:rPr>
      </w:pPr>
      <w:ins w:id="892"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1E13A68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93" w:author="Benjamin Pannell" w:date="2014-10-22T19:33:00Z"/>
          <w:rFonts w:ascii="Consolas" w:eastAsia="Times New Roman" w:hAnsi="Consolas" w:cs="Consolas"/>
          <w:color w:val="5C5C5C"/>
          <w:sz w:val="18"/>
          <w:szCs w:val="18"/>
          <w:lang w:eastAsia="en-ZA"/>
        </w:rPr>
      </w:pPr>
      <w:proofErr w:type="spellStart"/>
      <w:ins w:id="894" w:author="Benjamin Pannell" w:date="2014-10-22T19:33:00Z">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w:t>
        </w:r>
        <w:proofErr w:type="spellStart"/>
        <w:r w:rsidRPr="00790804">
          <w:rPr>
            <w:rFonts w:ascii="Consolas" w:eastAsia="Times New Roman" w:hAnsi="Consolas" w:cs="Consolas"/>
            <w:color w:val="000000"/>
            <w:sz w:val="18"/>
            <w:szCs w:val="18"/>
            <w:bdr w:val="none" w:sz="0" w:space="0" w:color="auto" w:frame="1"/>
            <w:lang w:eastAsia="en-ZA"/>
          </w:rPr>
          <w:t>isotope_maxRate</w:t>
        </w:r>
        <w:proofErr w:type="spellEnd"/>
        <w:r w:rsidRPr="00790804">
          <w:rPr>
            <w:rFonts w:ascii="Consolas" w:eastAsia="Times New Roman" w:hAnsi="Consolas" w:cs="Consolas"/>
            <w:color w:val="000000"/>
            <w:sz w:val="18"/>
            <w:szCs w:val="18"/>
            <w:bdr w:val="none" w:sz="0" w:space="0" w:color="auto" w:frame="1"/>
            <w:lang w:eastAsia="en-ZA"/>
          </w:rPr>
          <w:t>;  </w:t>
        </w:r>
      </w:ins>
    </w:p>
    <w:p w14:paraId="72E8D7B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95" w:author="Benjamin Pannell" w:date="2014-10-22T19:33:00Z"/>
          <w:rFonts w:ascii="Consolas" w:eastAsia="Times New Roman" w:hAnsi="Consolas" w:cs="Consolas"/>
          <w:color w:val="5C5C5C"/>
          <w:sz w:val="18"/>
          <w:szCs w:val="18"/>
          <w:lang w:eastAsia="en-ZA"/>
        </w:rPr>
      </w:pPr>
      <w:ins w:id="896"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69A7A0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897" w:author="Benjamin Pannell" w:date="2014-10-22T19:33:00Z"/>
          <w:rFonts w:ascii="Consolas" w:eastAsia="Times New Roman" w:hAnsi="Consolas" w:cs="Consolas"/>
          <w:color w:val="5C5C5C"/>
          <w:sz w:val="18"/>
          <w:szCs w:val="18"/>
          <w:lang w:eastAsia="en-ZA"/>
        </w:rPr>
      </w:pPr>
      <w:ins w:id="898"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5EB7E5F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899" w:author="Benjamin Pannell" w:date="2014-10-22T19:33:00Z"/>
          <w:rFonts w:ascii="Consolas" w:eastAsia="Times New Roman" w:hAnsi="Consolas" w:cs="Consolas"/>
          <w:color w:val="5C5C5C"/>
          <w:sz w:val="18"/>
          <w:szCs w:val="18"/>
          <w:lang w:eastAsia="en-ZA"/>
        </w:rPr>
      </w:pPr>
      <w:ins w:id="900" w:author="Benjamin Pannell" w:date="2014-10-22T19:33:00Z">
        <w:r w:rsidRPr="00790804">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790804">
          <w:rPr>
            <w:rFonts w:ascii="Consolas" w:eastAsia="Times New Roman" w:hAnsi="Consolas" w:cs="Consolas"/>
            <w:color w:val="000000"/>
            <w:sz w:val="18"/>
            <w:szCs w:val="18"/>
            <w:bdr w:val="none" w:sz="0" w:space="0" w:color="auto" w:frame="1"/>
            <w:lang w:eastAsia="en-ZA"/>
          </w:rPr>
          <w:t> </w:t>
        </w:r>
      </w:ins>
    </w:p>
    <w:p w14:paraId="4FFD05F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01" w:author="Benjamin Pannell" w:date="2014-10-22T19:33:00Z"/>
          <w:rFonts w:ascii="Consolas" w:eastAsia="Times New Roman" w:hAnsi="Consolas" w:cs="Consolas"/>
          <w:color w:val="5C5C5C"/>
          <w:sz w:val="18"/>
          <w:szCs w:val="18"/>
          <w:lang w:eastAsia="en-ZA"/>
        </w:rPr>
      </w:pPr>
      <w:ins w:id="902" w:author="Benjamin Pannell" w:date="2014-10-22T19:33:00Z">
        <w:r w:rsidRPr="00790804">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790804">
          <w:rPr>
            <w:rFonts w:ascii="Consolas" w:eastAsia="Times New Roman" w:hAnsi="Consolas" w:cs="Consolas"/>
            <w:color w:val="000000"/>
            <w:sz w:val="18"/>
            <w:szCs w:val="18"/>
            <w:bdr w:val="none" w:sz="0" w:space="0" w:color="auto" w:frame="1"/>
            <w:lang w:eastAsia="en-ZA"/>
          </w:rPr>
          <w:t> </w:t>
        </w:r>
      </w:ins>
    </w:p>
    <w:p w14:paraId="38DBF15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03" w:author="Benjamin Pannell" w:date="2014-10-22T19:33:00Z"/>
          <w:rFonts w:ascii="Consolas" w:eastAsia="Times New Roman" w:hAnsi="Consolas" w:cs="Consolas"/>
          <w:color w:val="5C5C5C"/>
          <w:sz w:val="18"/>
          <w:szCs w:val="18"/>
          <w:lang w:eastAsia="en-ZA"/>
        </w:rPr>
      </w:pPr>
      <w:ins w:id="904" w:author="Benjamin Pannell" w:date="2014-10-22T19:33:00Z">
        <w:r w:rsidRPr="00790804">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790804">
          <w:rPr>
            <w:rFonts w:ascii="Consolas" w:eastAsia="Times New Roman" w:hAnsi="Consolas" w:cs="Consolas"/>
            <w:color w:val="000000"/>
            <w:sz w:val="18"/>
            <w:szCs w:val="18"/>
            <w:bdr w:val="none" w:sz="0" w:space="0" w:color="auto" w:frame="1"/>
            <w:lang w:eastAsia="en-ZA"/>
          </w:rPr>
          <w:t> </w:t>
        </w:r>
      </w:ins>
    </w:p>
    <w:p w14:paraId="68C73B9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05" w:author="Benjamin Pannell" w:date="2014-10-22T19:33:00Z"/>
          <w:rFonts w:ascii="Consolas" w:eastAsia="Times New Roman" w:hAnsi="Consolas" w:cs="Consolas"/>
          <w:color w:val="5C5C5C"/>
          <w:sz w:val="18"/>
          <w:szCs w:val="18"/>
          <w:lang w:eastAsia="en-ZA"/>
        </w:rPr>
      </w:pPr>
      <w:ins w:id="906"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3E4558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07" w:author="Benjamin Pannell" w:date="2014-10-22T19:33:00Z"/>
          <w:rFonts w:ascii="Consolas" w:eastAsia="Times New Roman" w:hAnsi="Consolas" w:cs="Consolas"/>
          <w:color w:val="5C5C5C"/>
          <w:sz w:val="18"/>
          <w:szCs w:val="18"/>
          <w:lang w:eastAsia="en-ZA"/>
        </w:rPr>
      </w:pPr>
      <w:proofErr w:type="spellStart"/>
      <w:ins w:id="908" w:author="Benjamin Pannell" w:date="2014-10-22T19:33:00Z">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w:t>
        </w:r>
        <w:proofErr w:type="spellStart"/>
        <w:r w:rsidRPr="00790804">
          <w:rPr>
            <w:rFonts w:ascii="Consolas" w:eastAsia="Times New Roman" w:hAnsi="Consolas" w:cs="Consolas"/>
            <w:color w:val="000000"/>
            <w:sz w:val="18"/>
            <w:szCs w:val="18"/>
            <w:bdr w:val="none" w:sz="0" w:space="0" w:color="auto" w:frame="1"/>
            <w:lang w:eastAsia="en-ZA"/>
          </w:rPr>
          <w:t>isotope_open</w:t>
        </w:r>
        <w:proofErr w:type="spellEnd"/>
        <w:r w:rsidRPr="00790804">
          <w:rPr>
            <w:rFonts w:ascii="Consolas" w:eastAsia="Times New Roman" w:hAnsi="Consolas" w:cs="Consolas"/>
            <w:color w:val="000000"/>
            <w:sz w:val="18"/>
            <w:szCs w:val="18"/>
            <w:bdr w:val="none" w:sz="0" w:space="0" w:color="auto" w:frame="1"/>
            <w:lang w:eastAsia="en-ZA"/>
          </w:rPr>
          <w:t>(</w:t>
        </w:r>
        <w:proofErr w:type="spellStart"/>
        <w:r w:rsidRPr="00790804">
          <w:rPr>
            <w:rFonts w:ascii="Consolas" w:eastAsia="Times New Roman" w:hAnsi="Consolas" w:cs="Consolas"/>
            <w:b/>
            <w:bCs/>
            <w:color w:val="006699"/>
            <w:sz w:val="18"/>
            <w:szCs w:val="18"/>
            <w:bdr w:val="none" w:sz="0" w:space="0" w:color="auto" w:frame="1"/>
            <w:lang w:eastAsia="en-ZA"/>
          </w:rPr>
          <w:t>const</w:t>
        </w:r>
        <w:proofErr w:type="spellEnd"/>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device);  </w:t>
        </w:r>
      </w:ins>
    </w:p>
    <w:p w14:paraId="05605DF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09" w:author="Benjamin Pannell" w:date="2014-10-22T19:33:00Z"/>
          <w:rFonts w:ascii="Consolas" w:eastAsia="Times New Roman" w:hAnsi="Consolas" w:cs="Consolas"/>
          <w:color w:val="5C5C5C"/>
          <w:sz w:val="18"/>
          <w:szCs w:val="18"/>
          <w:lang w:eastAsia="en-ZA"/>
        </w:rPr>
      </w:pPr>
      <w:ins w:id="910"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5D01D3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11" w:author="Benjamin Pannell" w:date="2014-10-22T19:33:00Z"/>
          <w:rFonts w:ascii="Consolas" w:eastAsia="Times New Roman" w:hAnsi="Consolas" w:cs="Consolas"/>
          <w:color w:val="5C5C5C"/>
          <w:sz w:val="18"/>
          <w:szCs w:val="18"/>
          <w:lang w:eastAsia="en-ZA"/>
        </w:rPr>
      </w:pPr>
      <w:ins w:id="912" w:author="Benjamin Pannell" w:date="2014-10-22T19:33:00Z">
        <w:r w:rsidRPr="00790804">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790804">
          <w:rPr>
            <w:rFonts w:ascii="Consolas" w:eastAsia="Times New Roman" w:hAnsi="Consolas" w:cs="Consolas"/>
            <w:color w:val="000000"/>
            <w:sz w:val="18"/>
            <w:szCs w:val="18"/>
            <w:bdr w:val="none" w:sz="0" w:space="0" w:color="auto" w:frame="1"/>
            <w:lang w:eastAsia="en-ZA"/>
          </w:rPr>
          <w:t> </w:t>
        </w:r>
      </w:ins>
    </w:p>
    <w:p w14:paraId="2A1CB31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13" w:author="Benjamin Pannell" w:date="2014-10-22T19:33:00Z"/>
          <w:rFonts w:ascii="Consolas" w:eastAsia="Times New Roman" w:hAnsi="Consolas" w:cs="Consolas"/>
          <w:color w:val="5C5C5C"/>
          <w:sz w:val="18"/>
          <w:szCs w:val="18"/>
          <w:lang w:eastAsia="en-ZA"/>
        </w:rPr>
      </w:pPr>
      <w:ins w:id="914"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isotope The ID of the connection to terminate</w:t>
        </w:r>
        <w:r w:rsidRPr="00790804">
          <w:rPr>
            <w:rFonts w:ascii="Consolas" w:eastAsia="Times New Roman" w:hAnsi="Consolas" w:cs="Consolas"/>
            <w:color w:val="000000"/>
            <w:sz w:val="18"/>
            <w:szCs w:val="18"/>
            <w:bdr w:val="none" w:sz="0" w:space="0" w:color="auto" w:frame="1"/>
            <w:lang w:eastAsia="en-ZA"/>
          </w:rPr>
          <w:t> </w:t>
        </w:r>
      </w:ins>
    </w:p>
    <w:p w14:paraId="2A104DE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15" w:author="Benjamin Pannell" w:date="2014-10-22T19:33:00Z"/>
          <w:rFonts w:ascii="Consolas" w:eastAsia="Times New Roman" w:hAnsi="Consolas" w:cs="Consolas"/>
          <w:color w:val="5C5C5C"/>
          <w:sz w:val="18"/>
          <w:szCs w:val="18"/>
          <w:lang w:eastAsia="en-ZA"/>
        </w:rPr>
      </w:pPr>
      <w:ins w:id="916" w:author="Benjamin Pannell" w:date="2014-10-22T19:33:00Z">
        <w:r w:rsidRPr="00790804">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790804">
          <w:rPr>
            <w:rFonts w:ascii="Consolas" w:eastAsia="Times New Roman" w:hAnsi="Consolas" w:cs="Consolas"/>
            <w:color w:val="000000"/>
            <w:sz w:val="18"/>
            <w:szCs w:val="18"/>
            <w:bdr w:val="none" w:sz="0" w:space="0" w:color="auto" w:frame="1"/>
            <w:lang w:eastAsia="en-ZA"/>
          </w:rPr>
          <w:t> </w:t>
        </w:r>
      </w:ins>
    </w:p>
    <w:p w14:paraId="4E89861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17" w:author="Benjamin Pannell" w:date="2014-10-22T19:33:00Z"/>
          <w:rFonts w:ascii="Consolas" w:eastAsia="Times New Roman" w:hAnsi="Consolas" w:cs="Consolas"/>
          <w:color w:val="5C5C5C"/>
          <w:sz w:val="18"/>
          <w:szCs w:val="18"/>
          <w:lang w:eastAsia="en-ZA"/>
        </w:rPr>
      </w:pPr>
      <w:ins w:id="918"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0CEACF4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19" w:author="Benjamin Pannell" w:date="2014-10-22T19:33:00Z"/>
          <w:rFonts w:ascii="Consolas" w:eastAsia="Times New Roman" w:hAnsi="Consolas" w:cs="Consolas"/>
          <w:color w:val="5C5C5C"/>
          <w:sz w:val="18"/>
          <w:szCs w:val="18"/>
          <w:lang w:eastAsia="en-ZA"/>
        </w:rPr>
      </w:pPr>
      <w:ins w:id="920" w:author="Benjamin Pannell" w:date="2014-10-22T19:33:00Z">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w:t>
        </w:r>
        <w:proofErr w:type="spellStart"/>
        <w:r w:rsidRPr="00790804">
          <w:rPr>
            <w:rFonts w:ascii="Consolas" w:eastAsia="Times New Roman" w:hAnsi="Consolas" w:cs="Consolas"/>
            <w:color w:val="000000"/>
            <w:sz w:val="18"/>
            <w:szCs w:val="18"/>
            <w:bdr w:val="none" w:sz="0" w:space="0" w:color="auto" w:frame="1"/>
            <w:lang w:eastAsia="en-ZA"/>
          </w:rPr>
          <w:t>isotope_close</w:t>
        </w:r>
        <w:proofErr w:type="spellEnd"/>
        <w:r w:rsidRPr="00790804">
          <w:rPr>
            <w:rFonts w:ascii="Consolas" w:eastAsia="Times New Roman" w:hAnsi="Consolas" w:cs="Consolas"/>
            <w:color w:val="000000"/>
            <w:sz w:val="18"/>
            <w:szCs w:val="18"/>
            <w:bdr w:val="none" w:sz="0" w:space="0" w:color="auto" w:frame="1"/>
            <w:lang w:eastAsia="en-ZA"/>
          </w:rPr>
          <w:t>(</w:t>
        </w:r>
        <w:proofErr w:type="spellStart"/>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isotope);  </w:t>
        </w:r>
      </w:ins>
    </w:p>
    <w:p w14:paraId="271F320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21" w:author="Benjamin Pannell" w:date="2014-10-22T19:33:00Z"/>
          <w:rFonts w:ascii="Consolas" w:eastAsia="Times New Roman" w:hAnsi="Consolas" w:cs="Consolas"/>
          <w:color w:val="5C5C5C"/>
          <w:sz w:val="18"/>
          <w:szCs w:val="18"/>
          <w:lang w:eastAsia="en-ZA"/>
        </w:rPr>
      </w:pPr>
      <w:ins w:id="922"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72CF492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23" w:author="Benjamin Pannell" w:date="2014-10-22T19:33:00Z"/>
          <w:rFonts w:ascii="Consolas" w:eastAsia="Times New Roman" w:hAnsi="Consolas" w:cs="Consolas"/>
          <w:color w:val="5C5C5C"/>
          <w:sz w:val="18"/>
          <w:szCs w:val="18"/>
          <w:lang w:eastAsia="en-ZA"/>
        </w:rPr>
      </w:pPr>
      <w:ins w:id="924"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15372F3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25" w:author="Benjamin Pannell" w:date="2014-10-22T19:33:00Z"/>
          <w:rFonts w:ascii="Consolas" w:eastAsia="Times New Roman" w:hAnsi="Consolas" w:cs="Consolas"/>
          <w:color w:val="5C5C5C"/>
          <w:sz w:val="18"/>
          <w:szCs w:val="18"/>
          <w:lang w:eastAsia="en-ZA"/>
        </w:rPr>
      </w:pPr>
      <w:ins w:id="926" w:author="Benjamin Pannell" w:date="2014-10-22T19:33:00Z">
        <w:r w:rsidRPr="00790804">
          <w:rPr>
            <w:rFonts w:ascii="Consolas" w:eastAsia="Times New Roman" w:hAnsi="Consolas" w:cs="Consolas"/>
            <w:color w:val="008200"/>
            <w:sz w:val="18"/>
            <w:szCs w:val="18"/>
            <w:bdr w:val="none" w:sz="0" w:space="0" w:color="auto" w:frame="1"/>
            <w:lang w:eastAsia="en-ZA"/>
          </w:rPr>
          <w:t> * Sends a mouse emulation request using the given Isotope.</w:t>
        </w:r>
        <w:r w:rsidRPr="00790804">
          <w:rPr>
            <w:rFonts w:ascii="Consolas" w:eastAsia="Times New Roman" w:hAnsi="Consolas" w:cs="Consolas"/>
            <w:color w:val="000000"/>
            <w:sz w:val="18"/>
            <w:szCs w:val="18"/>
            <w:bdr w:val="none" w:sz="0" w:space="0" w:color="auto" w:frame="1"/>
            <w:lang w:eastAsia="en-ZA"/>
          </w:rPr>
          <w:t> </w:t>
        </w:r>
      </w:ins>
    </w:p>
    <w:p w14:paraId="011C4CF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27" w:author="Benjamin Pannell" w:date="2014-10-22T19:33:00Z"/>
          <w:rFonts w:ascii="Consolas" w:eastAsia="Times New Roman" w:hAnsi="Consolas" w:cs="Consolas"/>
          <w:color w:val="5C5C5C"/>
          <w:sz w:val="18"/>
          <w:szCs w:val="18"/>
          <w:lang w:eastAsia="en-ZA"/>
        </w:rPr>
      </w:pPr>
      <w:ins w:id="928" w:author="Benjamin Pannell" w:date="2014-10-22T19:33:00Z">
        <w:r w:rsidRPr="00790804">
          <w:rPr>
            <w:rFonts w:ascii="Consolas" w:eastAsia="Times New Roman" w:hAnsi="Consolas" w:cs="Consolas"/>
            <w:color w:val="008200"/>
            <w:sz w:val="18"/>
            <w:szCs w:val="18"/>
            <w:bdr w:val="none" w:sz="0" w:space="0" w:color="auto" w:frame="1"/>
            <w:lang w:eastAsia="en-ZA"/>
          </w:rPr>
          <w:t> * @param isotope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ins>
    </w:p>
    <w:p w14:paraId="35C09736"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29" w:author="Benjamin Pannell" w:date="2014-10-22T19:33:00Z"/>
          <w:rFonts w:ascii="Consolas" w:eastAsia="Times New Roman" w:hAnsi="Consolas" w:cs="Consolas"/>
          <w:color w:val="5C5C5C"/>
          <w:sz w:val="18"/>
          <w:szCs w:val="18"/>
          <w:lang w:eastAsia="en-ZA"/>
        </w:rPr>
      </w:pPr>
      <w:ins w:id="930" w:author="Benjamin Pannell" w:date="2014-10-22T19:33:00Z">
        <w:r w:rsidRPr="00790804">
          <w:rPr>
            <w:rFonts w:ascii="Consolas" w:eastAsia="Times New Roman" w:hAnsi="Consolas" w:cs="Consolas"/>
            <w:color w:val="008200"/>
            <w:sz w:val="18"/>
            <w:szCs w:val="18"/>
            <w:bdr w:val="none" w:sz="0" w:space="0" w:color="auto" w:frame="1"/>
            <w:lang w:eastAsia="en-ZA"/>
          </w:rPr>
          <w:t> * @param buttons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depressed mouse buttons to emulate, a set of MOUSE_ flags.</w:t>
        </w:r>
        <w:r w:rsidRPr="00790804">
          <w:rPr>
            <w:rFonts w:ascii="Consolas" w:eastAsia="Times New Roman" w:hAnsi="Consolas" w:cs="Consolas"/>
            <w:color w:val="000000"/>
            <w:sz w:val="18"/>
            <w:szCs w:val="18"/>
            <w:bdr w:val="none" w:sz="0" w:space="0" w:color="auto" w:frame="1"/>
            <w:lang w:eastAsia="en-ZA"/>
          </w:rPr>
          <w:t> </w:t>
        </w:r>
      </w:ins>
    </w:p>
    <w:p w14:paraId="3875CE6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31" w:author="Benjamin Pannell" w:date="2014-10-22T19:33:00Z"/>
          <w:rFonts w:ascii="Consolas" w:eastAsia="Times New Roman" w:hAnsi="Consolas" w:cs="Consolas"/>
          <w:color w:val="5C5C5C"/>
          <w:sz w:val="18"/>
          <w:szCs w:val="18"/>
          <w:lang w:eastAsia="en-ZA"/>
        </w:rPr>
      </w:pPr>
      <w:ins w:id="932"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w:t>
        </w:r>
        <w:proofErr w:type="spellStart"/>
        <w:r w:rsidRPr="00790804">
          <w:rPr>
            <w:rFonts w:ascii="Consolas" w:eastAsia="Times New Roman" w:hAnsi="Consolas" w:cs="Consolas"/>
            <w:color w:val="008200"/>
            <w:sz w:val="18"/>
            <w:szCs w:val="18"/>
            <w:bdr w:val="none" w:sz="0" w:space="0" w:color="auto" w:frame="1"/>
            <w:lang w:eastAsia="en-ZA"/>
          </w:rPr>
          <w:t>deltaX</w:t>
        </w:r>
        <w:proofErr w:type="spellEnd"/>
        <w:r w:rsidRPr="00790804">
          <w:rPr>
            <w:rFonts w:ascii="Consolas" w:eastAsia="Times New Roman" w:hAnsi="Consolas" w:cs="Consolas"/>
            <w:color w:val="008200"/>
            <w:sz w:val="18"/>
            <w:szCs w:val="18"/>
            <w:bdr w:val="none" w:sz="0" w:space="0" w:color="auto" w:frame="1"/>
            <w:lang w:eastAsia="en-ZA"/>
          </w:rPr>
          <w: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x-axis movement of the mouse -127 to 127.</w:t>
        </w:r>
        <w:r w:rsidRPr="00790804">
          <w:rPr>
            <w:rFonts w:ascii="Consolas" w:eastAsia="Times New Roman" w:hAnsi="Consolas" w:cs="Consolas"/>
            <w:color w:val="000000"/>
            <w:sz w:val="18"/>
            <w:szCs w:val="18"/>
            <w:bdr w:val="none" w:sz="0" w:space="0" w:color="auto" w:frame="1"/>
            <w:lang w:eastAsia="en-ZA"/>
          </w:rPr>
          <w:t> </w:t>
        </w:r>
      </w:ins>
    </w:p>
    <w:p w14:paraId="1A7C3E4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33" w:author="Benjamin Pannell" w:date="2014-10-22T19:33:00Z"/>
          <w:rFonts w:ascii="Consolas" w:eastAsia="Times New Roman" w:hAnsi="Consolas" w:cs="Consolas"/>
          <w:color w:val="5C5C5C"/>
          <w:sz w:val="18"/>
          <w:szCs w:val="18"/>
          <w:lang w:eastAsia="en-ZA"/>
        </w:rPr>
      </w:pPr>
      <w:ins w:id="934"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w:t>
        </w:r>
        <w:proofErr w:type="spellStart"/>
        <w:r w:rsidRPr="00790804">
          <w:rPr>
            <w:rFonts w:ascii="Consolas" w:eastAsia="Times New Roman" w:hAnsi="Consolas" w:cs="Consolas"/>
            <w:color w:val="008200"/>
            <w:sz w:val="18"/>
            <w:szCs w:val="18"/>
            <w:bdr w:val="none" w:sz="0" w:space="0" w:color="auto" w:frame="1"/>
            <w:lang w:eastAsia="en-ZA"/>
          </w:rPr>
          <w:t>deltaY</w:t>
        </w:r>
        <w:proofErr w:type="spellEnd"/>
        <w:r w:rsidRPr="00790804">
          <w:rPr>
            <w:rFonts w:ascii="Consolas" w:eastAsia="Times New Roman" w:hAnsi="Consolas" w:cs="Consolas"/>
            <w:color w:val="008200"/>
            <w:sz w:val="18"/>
            <w:szCs w:val="18"/>
            <w:bdr w:val="none" w:sz="0" w:space="0" w:color="auto" w:frame="1"/>
            <w:lang w:eastAsia="en-ZA"/>
          </w:rPr>
          <w: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y-axis movement of the mouse -127 to 127.</w:t>
        </w:r>
        <w:r w:rsidRPr="00790804">
          <w:rPr>
            <w:rFonts w:ascii="Consolas" w:eastAsia="Times New Roman" w:hAnsi="Consolas" w:cs="Consolas"/>
            <w:color w:val="000000"/>
            <w:sz w:val="18"/>
            <w:szCs w:val="18"/>
            <w:bdr w:val="none" w:sz="0" w:space="0" w:color="auto" w:frame="1"/>
            <w:lang w:eastAsia="en-ZA"/>
          </w:rPr>
          <w:t> </w:t>
        </w:r>
      </w:ins>
    </w:p>
    <w:p w14:paraId="2B6E031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35" w:author="Benjamin Pannell" w:date="2014-10-22T19:33:00Z"/>
          <w:rFonts w:ascii="Consolas" w:eastAsia="Times New Roman" w:hAnsi="Consolas" w:cs="Consolas"/>
          <w:color w:val="5C5C5C"/>
          <w:sz w:val="18"/>
          <w:szCs w:val="18"/>
          <w:lang w:eastAsia="en-ZA"/>
        </w:rPr>
      </w:pPr>
      <w:ins w:id="936" w:author="Benjamin Pannell" w:date="2014-10-22T19:33:00Z">
        <w:r w:rsidRPr="00790804">
          <w:rPr>
            <w:rFonts w:ascii="Consolas" w:eastAsia="Times New Roman" w:hAnsi="Consolas" w:cs="Consolas"/>
            <w:color w:val="008200"/>
            <w:sz w:val="18"/>
            <w:szCs w:val="18"/>
            <w:bdr w:val="none" w:sz="0" w:space="0" w:color="auto" w:frame="1"/>
            <w:lang w:eastAsia="en-ZA"/>
          </w:rPr>
          <w:t> * @param deltaScroll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scroll delta, usually +/- 3 to emulate a standard scroll wheel.</w:t>
        </w:r>
        <w:r w:rsidRPr="00790804">
          <w:rPr>
            <w:rFonts w:ascii="Consolas" w:eastAsia="Times New Roman" w:hAnsi="Consolas" w:cs="Consolas"/>
            <w:color w:val="000000"/>
            <w:sz w:val="18"/>
            <w:szCs w:val="18"/>
            <w:bdr w:val="none" w:sz="0" w:space="0" w:color="auto" w:frame="1"/>
            <w:lang w:eastAsia="en-ZA"/>
          </w:rPr>
          <w:t> </w:t>
        </w:r>
      </w:ins>
    </w:p>
    <w:p w14:paraId="367A106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37" w:author="Benjamin Pannell" w:date="2014-10-22T19:33:00Z"/>
          <w:rFonts w:ascii="Consolas" w:eastAsia="Times New Roman" w:hAnsi="Consolas" w:cs="Consolas"/>
          <w:color w:val="5C5C5C"/>
          <w:sz w:val="18"/>
          <w:szCs w:val="18"/>
          <w:lang w:eastAsia="en-ZA"/>
        </w:rPr>
      </w:pPr>
      <w:ins w:id="938"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03D51BD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39" w:author="Benjamin Pannell" w:date="2014-10-22T19:33:00Z"/>
          <w:rFonts w:ascii="Consolas" w:eastAsia="Times New Roman" w:hAnsi="Consolas" w:cs="Consolas"/>
          <w:color w:val="5C5C5C"/>
          <w:sz w:val="18"/>
          <w:szCs w:val="18"/>
          <w:lang w:eastAsia="en-ZA"/>
        </w:rPr>
      </w:pPr>
      <w:ins w:id="940" w:author="Benjamin Pannell" w:date="2014-10-22T19:33:00Z">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isotope_mouse(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deltaX,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deltaY,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deltaScroll);  </w:t>
        </w:r>
      </w:ins>
    </w:p>
    <w:p w14:paraId="2199AC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41" w:author="Benjamin Pannell" w:date="2014-10-22T19:33:00Z"/>
          <w:rFonts w:ascii="Consolas" w:eastAsia="Times New Roman" w:hAnsi="Consolas" w:cs="Consolas"/>
          <w:color w:val="5C5C5C"/>
          <w:sz w:val="18"/>
          <w:szCs w:val="18"/>
          <w:lang w:eastAsia="en-ZA"/>
        </w:rPr>
      </w:pPr>
      <w:ins w:id="942"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1F75906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43" w:author="Benjamin Pannell" w:date="2014-10-22T19:33:00Z"/>
          <w:rFonts w:ascii="Consolas" w:eastAsia="Times New Roman" w:hAnsi="Consolas" w:cs="Consolas"/>
          <w:color w:val="5C5C5C"/>
          <w:sz w:val="18"/>
          <w:szCs w:val="18"/>
          <w:lang w:eastAsia="en-ZA"/>
        </w:rPr>
      </w:pPr>
      <w:ins w:id="944"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7C3075A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45" w:author="Benjamin Pannell" w:date="2014-10-22T19:33:00Z"/>
          <w:rFonts w:ascii="Consolas" w:eastAsia="Times New Roman" w:hAnsi="Consolas" w:cs="Consolas"/>
          <w:color w:val="5C5C5C"/>
          <w:sz w:val="18"/>
          <w:szCs w:val="18"/>
          <w:lang w:eastAsia="en-ZA"/>
        </w:rPr>
      </w:pPr>
      <w:ins w:id="946" w:author="Benjamin Pannell" w:date="2014-10-22T19:33:00Z">
        <w:r w:rsidRPr="00790804">
          <w:rPr>
            <w:rFonts w:ascii="Consolas" w:eastAsia="Times New Roman" w:hAnsi="Consolas" w:cs="Consolas"/>
            <w:color w:val="008200"/>
            <w:sz w:val="18"/>
            <w:szCs w:val="18"/>
            <w:bdr w:val="none" w:sz="0" w:space="0" w:color="auto" w:frame="1"/>
            <w:lang w:eastAsia="en-ZA"/>
          </w:rPr>
          <w:t> * Sends a keyboard emulation request using the given Isotope.</w:t>
        </w:r>
        <w:r w:rsidRPr="00790804">
          <w:rPr>
            <w:rFonts w:ascii="Consolas" w:eastAsia="Times New Roman" w:hAnsi="Consolas" w:cs="Consolas"/>
            <w:color w:val="000000"/>
            <w:sz w:val="18"/>
            <w:szCs w:val="18"/>
            <w:bdr w:val="none" w:sz="0" w:space="0" w:color="auto" w:frame="1"/>
            <w:lang w:eastAsia="en-ZA"/>
          </w:rPr>
          <w:t> </w:t>
        </w:r>
      </w:ins>
    </w:p>
    <w:p w14:paraId="6A1DC1F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47" w:author="Benjamin Pannell" w:date="2014-10-22T19:33:00Z"/>
          <w:rFonts w:ascii="Consolas" w:eastAsia="Times New Roman" w:hAnsi="Consolas" w:cs="Consolas"/>
          <w:color w:val="5C5C5C"/>
          <w:sz w:val="18"/>
          <w:szCs w:val="18"/>
          <w:lang w:eastAsia="en-ZA"/>
        </w:rPr>
      </w:pPr>
      <w:ins w:id="948" w:author="Benjamin Pannell" w:date="2014-10-22T19:33:00Z">
        <w:r w:rsidRPr="00790804">
          <w:rPr>
            <w:rFonts w:ascii="Consolas" w:eastAsia="Times New Roman" w:hAnsi="Consolas" w:cs="Consolas"/>
            <w:color w:val="008200"/>
            <w:sz w:val="18"/>
            <w:szCs w:val="18"/>
            <w:bdr w:val="none" w:sz="0" w:space="0" w:color="auto" w:frame="1"/>
            <w:lang w:eastAsia="en-ZA"/>
          </w:rPr>
          <w:t> * @param isotope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ins>
    </w:p>
    <w:p w14:paraId="12A7BD6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49" w:author="Benjamin Pannell" w:date="2014-10-22T19:33:00Z"/>
          <w:rFonts w:ascii="Consolas" w:eastAsia="Times New Roman" w:hAnsi="Consolas" w:cs="Consolas"/>
          <w:color w:val="5C5C5C"/>
          <w:sz w:val="18"/>
          <w:szCs w:val="18"/>
          <w:lang w:eastAsia="en-ZA"/>
        </w:rPr>
      </w:pPr>
      <w:ins w:id="950" w:author="Benjamin Pannell" w:date="2014-10-22T19:33:00Z">
        <w:r w:rsidRPr="00790804">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790804">
          <w:rPr>
            <w:rFonts w:ascii="Consolas" w:eastAsia="Times New Roman" w:hAnsi="Consolas" w:cs="Consolas"/>
            <w:color w:val="000000"/>
            <w:sz w:val="18"/>
            <w:szCs w:val="18"/>
            <w:bdr w:val="none" w:sz="0" w:space="0" w:color="auto" w:frame="1"/>
            <w:lang w:eastAsia="en-ZA"/>
          </w:rPr>
          <w:t> </w:t>
        </w:r>
      </w:ins>
    </w:p>
    <w:p w14:paraId="4819347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51" w:author="Benjamin Pannell" w:date="2014-10-22T19:33:00Z"/>
          <w:rFonts w:ascii="Consolas" w:eastAsia="Times New Roman" w:hAnsi="Consolas" w:cs="Consolas"/>
          <w:color w:val="5C5C5C"/>
          <w:sz w:val="18"/>
          <w:szCs w:val="18"/>
          <w:lang w:eastAsia="en-ZA"/>
        </w:rPr>
      </w:pPr>
      <w:ins w:id="952" w:author="Benjamin Pannell" w:date="2014-10-22T19:33:00Z">
        <w:r w:rsidRPr="00790804">
          <w:rPr>
            <w:rFonts w:ascii="Consolas" w:eastAsia="Times New Roman" w:hAnsi="Consolas" w:cs="Consolas"/>
            <w:color w:val="008200"/>
            <w:sz w:val="18"/>
            <w:szCs w:val="18"/>
            <w:bdr w:val="none" w:sz="0" w:space="0" w:color="auto" w:frame="1"/>
            <w:lang w:eastAsia="en-ZA"/>
          </w:rPr>
          <w:t> * @param </w:t>
        </w:r>
        <w:proofErr w:type="gramStart"/>
        <w:r w:rsidRPr="00790804">
          <w:rPr>
            <w:rFonts w:ascii="Consolas" w:eastAsia="Times New Roman" w:hAnsi="Consolas" w:cs="Consolas"/>
            <w:color w:val="008200"/>
            <w:sz w:val="18"/>
            <w:szCs w:val="18"/>
            <w:bdr w:val="none" w:sz="0" w:space="0" w:color="auto" w:frame="1"/>
            <w:lang w:eastAsia="en-ZA"/>
          </w:rPr>
          <w:t>keys[</w:t>
        </w:r>
        <w:proofErr w:type="gramEnd"/>
        <w:r w:rsidRPr="00790804">
          <w:rPr>
            <w:rFonts w:ascii="Consolas" w:eastAsia="Times New Roman" w:hAnsi="Consolas" w:cs="Consolas"/>
            <w:color w:val="008200"/>
            <w:sz w:val="18"/>
            <w:szCs w:val="18"/>
            <w:bdr w:val="none" w:sz="0" w:space="0" w:color="auto" w:frame="1"/>
            <w:lang w:eastAsia="en-ZA"/>
          </w:rPr>
          <w:t>] The physical keyboard keys who's depression should be emulated.</w:t>
        </w:r>
        <w:r w:rsidRPr="00790804">
          <w:rPr>
            <w:rFonts w:ascii="Consolas" w:eastAsia="Times New Roman" w:hAnsi="Consolas" w:cs="Consolas"/>
            <w:color w:val="000000"/>
            <w:sz w:val="18"/>
            <w:szCs w:val="18"/>
            <w:bdr w:val="none" w:sz="0" w:space="0" w:color="auto" w:frame="1"/>
            <w:lang w:eastAsia="en-ZA"/>
          </w:rPr>
          <w:t> </w:t>
        </w:r>
      </w:ins>
    </w:p>
    <w:p w14:paraId="09FE873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53" w:author="Benjamin Pannell" w:date="2014-10-22T19:33:00Z"/>
          <w:rFonts w:ascii="Consolas" w:eastAsia="Times New Roman" w:hAnsi="Consolas" w:cs="Consolas"/>
          <w:color w:val="5C5C5C"/>
          <w:sz w:val="18"/>
          <w:szCs w:val="18"/>
          <w:lang w:eastAsia="en-ZA"/>
        </w:rPr>
      </w:pPr>
      <w:ins w:id="954" w:author="Benjamin Pannell" w:date="2014-10-22T19:33:00Z">
        <w:r w:rsidRPr="00790804">
          <w:rPr>
            <w:rFonts w:ascii="Consolas" w:eastAsia="Times New Roman" w:hAnsi="Consolas" w:cs="Consolas"/>
            <w:color w:val="008200"/>
            <w:sz w:val="18"/>
            <w:szCs w:val="18"/>
            <w:bdr w:val="none" w:sz="0" w:space="0" w:color="auto" w:frame="1"/>
            <w:lang w:eastAsia="en-ZA"/>
          </w:rPr>
          <w:t> * @param keys_count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number of physical keyboard keys to be emulated (max of 6).</w:t>
        </w:r>
        <w:r w:rsidRPr="00790804">
          <w:rPr>
            <w:rFonts w:ascii="Consolas" w:eastAsia="Times New Roman" w:hAnsi="Consolas" w:cs="Consolas"/>
            <w:color w:val="000000"/>
            <w:sz w:val="18"/>
            <w:szCs w:val="18"/>
            <w:bdr w:val="none" w:sz="0" w:space="0" w:color="auto" w:frame="1"/>
            <w:lang w:eastAsia="en-ZA"/>
          </w:rPr>
          <w:t> </w:t>
        </w:r>
      </w:ins>
    </w:p>
    <w:p w14:paraId="0496BFA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55" w:author="Benjamin Pannell" w:date="2014-10-22T19:33:00Z"/>
          <w:rFonts w:ascii="Consolas" w:eastAsia="Times New Roman" w:hAnsi="Consolas" w:cs="Consolas"/>
          <w:color w:val="5C5C5C"/>
          <w:sz w:val="18"/>
          <w:szCs w:val="18"/>
          <w:lang w:eastAsia="en-ZA"/>
        </w:rPr>
      </w:pPr>
      <w:ins w:id="956"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2642F54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57" w:author="Benjamin Pannell" w:date="2014-10-22T19:33:00Z"/>
          <w:rFonts w:ascii="Consolas" w:eastAsia="Times New Roman" w:hAnsi="Consolas" w:cs="Consolas"/>
          <w:color w:val="5C5C5C"/>
          <w:sz w:val="18"/>
          <w:szCs w:val="18"/>
          <w:lang w:eastAsia="en-ZA"/>
        </w:rPr>
      </w:pPr>
      <w:ins w:id="958" w:author="Benjamin Pannell" w:date="2014-10-22T19:33:00Z">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isotope_keyboard(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modifiers,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keys_count);  </w:t>
        </w:r>
      </w:ins>
    </w:p>
    <w:p w14:paraId="71C8AAE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59" w:author="Benjamin Pannell" w:date="2014-10-22T19:33:00Z"/>
          <w:rFonts w:ascii="Consolas" w:eastAsia="Times New Roman" w:hAnsi="Consolas" w:cs="Consolas"/>
          <w:color w:val="5C5C5C"/>
          <w:sz w:val="18"/>
          <w:szCs w:val="18"/>
          <w:lang w:eastAsia="en-ZA"/>
        </w:rPr>
      </w:pPr>
      <w:ins w:id="960"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3A51B21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61" w:author="Benjamin Pannell" w:date="2014-10-22T19:33:00Z"/>
          <w:rFonts w:ascii="Consolas" w:eastAsia="Times New Roman" w:hAnsi="Consolas" w:cs="Consolas"/>
          <w:color w:val="5C5C5C"/>
          <w:sz w:val="18"/>
          <w:szCs w:val="18"/>
          <w:lang w:eastAsia="en-ZA"/>
        </w:rPr>
      </w:pPr>
      <w:ins w:id="962"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6B2A09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63" w:author="Benjamin Pannell" w:date="2014-10-22T19:33:00Z"/>
          <w:rFonts w:ascii="Consolas" w:eastAsia="Times New Roman" w:hAnsi="Consolas" w:cs="Consolas"/>
          <w:color w:val="5C5C5C"/>
          <w:sz w:val="18"/>
          <w:szCs w:val="18"/>
          <w:lang w:eastAsia="en-ZA"/>
        </w:rPr>
      </w:pPr>
      <w:ins w:id="964" w:author="Benjamin Pannell" w:date="2014-10-22T19:33:00Z">
        <w:r w:rsidRPr="00790804">
          <w:rPr>
            <w:rFonts w:ascii="Consolas" w:eastAsia="Times New Roman" w:hAnsi="Consolas" w:cs="Consolas"/>
            <w:color w:val="008200"/>
            <w:sz w:val="18"/>
            <w:szCs w:val="18"/>
            <w:bdr w:val="none" w:sz="0" w:space="0" w:color="auto" w:frame="1"/>
            <w:lang w:eastAsia="en-ZA"/>
          </w:rPr>
          <w:t> * Converts the given text into a series of keyboard emulation requests for transmission</w:t>
        </w:r>
        <w:r w:rsidRPr="00790804">
          <w:rPr>
            <w:rFonts w:ascii="Consolas" w:eastAsia="Times New Roman" w:hAnsi="Consolas" w:cs="Consolas"/>
            <w:color w:val="000000"/>
            <w:sz w:val="18"/>
            <w:szCs w:val="18"/>
            <w:bdr w:val="none" w:sz="0" w:space="0" w:color="auto" w:frame="1"/>
            <w:lang w:eastAsia="en-ZA"/>
          </w:rPr>
          <w:t> </w:t>
        </w:r>
      </w:ins>
    </w:p>
    <w:p w14:paraId="46BC4C7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65" w:author="Benjamin Pannell" w:date="2014-10-22T19:33:00Z"/>
          <w:rFonts w:ascii="Consolas" w:eastAsia="Times New Roman" w:hAnsi="Consolas" w:cs="Consolas"/>
          <w:color w:val="5C5C5C"/>
          <w:sz w:val="18"/>
          <w:szCs w:val="18"/>
          <w:lang w:eastAsia="en-ZA"/>
        </w:rPr>
      </w:pPr>
      <w:ins w:id="966"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gramStart"/>
        <w:r w:rsidRPr="00790804">
          <w:rPr>
            <w:rFonts w:ascii="Consolas" w:eastAsia="Times New Roman" w:hAnsi="Consolas" w:cs="Consolas"/>
            <w:color w:val="008200"/>
            <w:sz w:val="18"/>
            <w:szCs w:val="18"/>
            <w:bdr w:val="none" w:sz="0" w:space="0" w:color="auto" w:frame="1"/>
            <w:lang w:eastAsia="en-ZA"/>
          </w:rPr>
          <w:t>to</w:t>
        </w:r>
        <w:proofErr w:type="gramEnd"/>
        <w:r w:rsidRPr="00790804">
          <w:rPr>
            <w:rFonts w:ascii="Consolas" w:eastAsia="Times New Roman" w:hAnsi="Consolas" w:cs="Consolas"/>
            <w:color w:val="008200"/>
            <w:sz w:val="18"/>
            <w:szCs w:val="18"/>
            <w:bdr w:val="none" w:sz="0" w:space="0" w:color="auto" w:frame="1"/>
            <w:lang w:eastAsia="en-ZA"/>
          </w:rPr>
          <w:t> a remote Isotope.</w:t>
        </w:r>
        <w:r w:rsidRPr="00790804">
          <w:rPr>
            <w:rFonts w:ascii="Consolas" w:eastAsia="Times New Roman" w:hAnsi="Consolas" w:cs="Consolas"/>
            <w:color w:val="000000"/>
            <w:sz w:val="18"/>
            <w:szCs w:val="18"/>
            <w:bdr w:val="none" w:sz="0" w:space="0" w:color="auto" w:frame="1"/>
            <w:lang w:eastAsia="en-ZA"/>
          </w:rPr>
          <w:t> </w:t>
        </w:r>
      </w:ins>
    </w:p>
    <w:p w14:paraId="40CE7BE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67" w:author="Benjamin Pannell" w:date="2014-10-22T19:33:00Z"/>
          <w:rFonts w:ascii="Consolas" w:eastAsia="Times New Roman" w:hAnsi="Consolas" w:cs="Consolas"/>
          <w:color w:val="5C5C5C"/>
          <w:sz w:val="18"/>
          <w:szCs w:val="18"/>
          <w:lang w:eastAsia="en-ZA"/>
        </w:rPr>
      </w:pPr>
      <w:ins w:id="968" w:author="Benjamin Pannell" w:date="2014-10-22T19:33:00Z">
        <w:r w:rsidRPr="00790804">
          <w:rPr>
            <w:rFonts w:ascii="Consolas" w:eastAsia="Times New Roman" w:hAnsi="Consolas" w:cs="Consolas"/>
            <w:color w:val="008200"/>
            <w:sz w:val="18"/>
            <w:szCs w:val="18"/>
            <w:bdr w:val="none" w:sz="0" w:space="0" w:color="auto" w:frame="1"/>
            <w:lang w:eastAsia="en-ZA"/>
          </w:rPr>
          <w:t> * @param isotope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opened Isotope connection to send the emulation requests over.</w:t>
        </w:r>
        <w:r w:rsidRPr="00790804">
          <w:rPr>
            <w:rFonts w:ascii="Consolas" w:eastAsia="Times New Roman" w:hAnsi="Consolas" w:cs="Consolas"/>
            <w:color w:val="000000"/>
            <w:sz w:val="18"/>
            <w:szCs w:val="18"/>
            <w:bdr w:val="none" w:sz="0" w:space="0" w:color="auto" w:frame="1"/>
            <w:lang w:eastAsia="en-ZA"/>
          </w:rPr>
          <w:t> </w:t>
        </w:r>
      </w:ins>
    </w:p>
    <w:p w14:paraId="4C74EEE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69" w:author="Benjamin Pannell" w:date="2014-10-22T19:33:00Z"/>
          <w:rFonts w:ascii="Consolas" w:eastAsia="Times New Roman" w:hAnsi="Consolas" w:cs="Consolas"/>
          <w:color w:val="5C5C5C"/>
          <w:sz w:val="18"/>
          <w:szCs w:val="18"/>
          <w:lang w:eastAsia="en-ZA"/>
        </w:rPr>
      </w:pPr>
      <w:ins w:id="970" w:author="Benjamin Pannell" w:date="2014-10-22T19:33:00Z">
        <w:r w:rsidRPr="00790804">
          <w:rPr>
            <w:rFonts w:ascii="Consolas" w:eastAsia="Times New Roman" w:hAnsi="Consolas" w:cs="Consolas"/>
            <w:color w:val="008200"/>
            <w:sz w:val="18"/>
            <w:szCs w:val="18"/>
            <w:bdr w:val="none" w:sz="0" w:space="0" w:color="auto" w:frame="1"/>
            <w:lang w:eastAsia="en-ZA"/>
          </w:rPr>
          <w:t> * @param text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null terminated string to send to the remote machine.</w:t>
        </w:r>
        <w:r w:rsidRPr="00790804">
          <w:rPr>
            <w:rFonts w:ascii="Consolas" w:eastAsia="Times New Roman" w:hAnsi="Consolas" w:cs="Consolas"/>
            <w:color w:val="000000"/>
            <w:sz w:val="18"/>
            <w:szCs w:val="18"/>
            <w:bdr w:val="none" w:sz="0" w:space="0" w:color="auto" w:frame="1"/>
            <w:lang w:eastAsia="en-ZA"/>
          </w:rPr>
          <w:t> </w:t>
        </w:r>
      </w:ins>
    </w:p>
    <w:p w14:paraId="3CFD78B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71" w:author="Benjamin Pannell" w:date="2014-10-22T19:33:00Z"/>
          <w:rFonts w:ascii="Consolas" w:eastAsia="Times New Roman" w:hAnsi="Consolas" w:cs="Consolas"/>
          <w:color w:val="5C5C5C"/>
          <w:sz w:val="18"/>
          <w:szCs w:val="18"/>
          <w:lang w:eastAsia="en-ZA"/>
        </w:rPr>
      </w:pPr>
      <w:ins w:id="972" w:author="Benjamin Pannell" w:date="2014-10-22T19:33:00Z">
        <w:r w:rsidRPr="00790804">
          <w:rPr>
            <w:rFonts w:ascii="Consolas" w:eastAsia="Times New Roman" w:hAnsi="Consolas" w:cs="Consolas"/>
            <w:color w:val="008200"/>
            <w:sz w:val="18"/>
            <w:szCs w:val="18"/>
            <w:bdr w:val="none" w:sz="0" w:space="0" w:color="auto" w:frame="1"/>
            <w:lang w:eastAsia="en-ZA"/>
          </w:rPr>
          <w:lastRenderedPageBreak/>
          <w:t> */</w:t>
        </w:r>
        <w:r w:rsidRPr="00790804">
          <w:rPr>
            <w:rFonts w:ascii="Consolas" w:eastAsia="Times New Roman" w:hAnsi="Consolas" w:cs="Consolas"/>
            <w:color w:val="000000"/>
            <w:sz w:val="18"/>
            <w:szCs w:val="18"/>
            <w:bdr w:val="none" w:sz="0" w:space="0" w:color="auto" w:frame="1"/>
            <w:lang w:eastAsia="en-ZA"/>
          </w:rPr>
          <w:t>  </w:t>
        </w:r>
      </w:ins>
    </w:p>
    <w:p w14:paraId="630D07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73" w:author="Benjamin Pannell" w:date="2014-10-22T19:33:00Z"/>
          <w:rFonts w:ascii="Consolas" w:eastAsia="Times New Roman" w:hAnsi="Consolas" w:cs="Consolas"/>
          <w:color w:val="5C5C5C"/>
          <w:sz w:val="18"/>
          <w:szCs w:val="18"/>
          <w:lang w:eastAsia="en-ZA"/>
        </w:rPr>
      </w:pPr>
      <w:proofErr w:type="spellStart"/>
      <w:ins w:id="974" w:author="Benjamin Pannell" w:date="2014-10-22T19:33:00Z">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w:t>
        </w:r>
        <w:proofErr w:type="spellStart"/>
        <w:r w:rsidRPr="00790804">
          <w:rPr>
            <w:rFonts w:ascii="Consolas" w:eastAsia="Times New Roman" w:hAnsi="Consolas" w:cs="Consolas"/>
            <w:color w:val="000000"/>
            <w:sz w:val="18"/>
            <w:szCs w:val="18"/>
            <w:bdr w:val="none" w:sz="0" w:space="0" w:color="auto" w:frame="1"/>
            <w:lang w:eastAsia="en-ZA"/>
          </w:rPr>
          <w:t>isotope_text</w:t>
        </w:r>
        <w:proofErr w:type="spellEnd"/>
        <w:r w:rsidRPr="00790804">
          <w:rPr>
            <w:rFonts w:ascii="Consolas" w:eastAsia="Times New Roman" w:hAnsi="Consolas" w:cs="Consolas"/>
            <w:color w:val="000000"/>
            <w:sz w:val="18"/>
            <w:szCs w:val="18"/>
            <w:bdr w:val="none" w:sz="0" w:space="0" w:color="auto" w:frame="1"/>
            <w:lang w:eastAsia="en-ZA"/>
          </w:rPr>
          <w:t>(</w:t>
        </w:r>
        <w:proofErr w:type="spellStart"/>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isotope, </w:t>
        </w:r>
        <w:proofErr w:type="spellStart"/>
        <w:r w:rsidRPr="00790804">
          <w:rPr>
            <w:rFonts w:ascii="Consolas" w:eastAsia="Times New Roman" w:hAnsi="Consolas" w:cs="Consolas"/>
            <w:b/>
            <w:bCs/>
            <w:color w:val="006699"/>
            <w:sz w:val="18"/>
            <w:szCs w:val="18"/>
            <w:bdr w:val="none" w:sz="0" w:space="0" w:color="auto" w:frame="1"/>
            <w:lang w:eastAsia="en-ZA"/>
          </w:rPr>
          <w:t>const</w:t>
        </w:r>
        <w:proofErr w:type="spellEnd"/>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text);  </w:t>
        </w:r>
      </w:ins>
    </w:p>
    <w:p w14:paraId="05D85AF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75" w:author="Benjamin Pannell" w:date="2014-10-22T19:33:00Z"/>
          <w:rFonts w:ascii="Consolas" w:eastAsia="Times New Roman" w:hAnsi="Consolas" w:cs="Consolas"/>
          <w:color w:val="5C5C5C"/>
          <w:sz w:val="18"/>
          <w:szCs w:val="18"/>
          <w:lang w:eastAsia="en-ZA"/>
        </w:rPr>
      </w:pPr>
      <w:ins w:id="976"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582713A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77" w:author="Benjamin Pannell" w:date="2014-10-22T19:33:00Z"/>
          <w:rFonts w:ascii="Consolas" w:eastAsia="Times New Roman" w:hAnsi="Consolas" w:cs="Consolas"/>
          <w:color w:val="5C5C5C"/>
          <w:sz w:val="18"/>
          <w:szCs w:val="18"/>
          <w:lang w:eastAsia="en-ZA"/>
        </w:rPr>
      </w:pPr>
      <w:ins w:id="978"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6E2A61B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79" w:author="Benjamin Pannell" w:date="2014-10-22T19:33:00Z"/>
          <w:rFonts w:ascii="Consolas" w:eastAsia="Times New Roman" w:hAnsi="Consolas" w:cs="Consolas"/>
          <w:color w:val="5C5C5C"/>
          <w:sz w:val="18"/>
          <w:szCs w:val="18"/>
          <w:lang w:eastAsia="en-ZA"/>
        </w:rPr>
      </w:pPr>
      <w:ins w:id="980" w:author="Benjamin Pannell" w:date="2014-10-22T19:33:00Z">
        <w:r w:rsidRPr="00790804">
          <w:rPr>
            <w:rFonts w:ascii="Consolas" w:eastAsia="Times New Roman" w:hAnsi="Consolas" w:cs="Consolas"/>
            <w:color w:val="008200"/>
            <w:sz w:val="18"/>
            <w:szCs w:val="18"/>
            <w:bdr w:val="none" w:sz="0" w:space="0" w:color="auto" w:frame="1"/>
            <w:lang w:eastAsia="en-ZA"/>
          </w:rPr>
          <w:t> * Sends a joystick emulation request using the given Isotope.</w:t>
        </w:r>
        <w:r w:rsidRPr="00790804">
          <w:rPr>
            <w:rFonts w:ascii="Consolas" w:eastAsia="Times New Roman" w:hAnsi="Consolas" w:cs="Consolas"/>
            <w:color w:val="000000"/>
            <w:sz w:val="18"/>
            <w:szCs w:val="18"/>
            <w:bdr w:val="none" w:sz="0" w:space="0" w:color="auto" w:frame="1"/>
            <w:lang w:eastAsia="en-ZA"/>
          </w:rPr>
          <w:t> </w:t>
        </w:r>
      </w:ins>
    </w:p>
    <w:p w14:paraId="6AF34D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81" w:author="Benjamin Pannell" w:date="2014-10-22T19:33:00Z"/>
          <w:rFonts w:ascii="Consolas" w:eastAsia="Times New Roman" w:hAnsi="Consolas" w:cs="Consolas"/>
          <w:color w:val="5C5C5C"/>
          <w:sz w:val="18"/>
          <w:szCs w:val="18"/>
          <w:lang w:eastAsia="en-ZA"/>
        </w:rPr>
      </w:pPr>
      <w:ins w:id="982" w:author="Benjamin Pannell" w:date="2014-10-22T19:33:00Z">
        <w:r w:rsidRPr="00790804">
          <w:rPr>
            <w:rFonts w:ascii="Consolas" w:eastAsia="Times New Roman" w:hAnsi="Consolas" w:cs="Consolas"/>
            <w:color w:val="008200"/>
            <w:sz w:val="18"/>
            <w:szCs w:val="18"/>
            <w:bdr w:val="none" w:sz="0" w:space="0" w:color="auto" w:frame="1"/>
            <w:lang w:eastAsia="en-ZA"/>
          </w:rPr>
          <w:t> * @param isotope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ins>
    </w:p>
    <w:p w14:paraId="12FA6EE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83" w:author="Benjamin Pannell" w:date="2014-10-22T19:33:00Z"/>
          <w:rFonts w:ascii="Consolas" w:eastAsia="Times New Roman" w:hAnsi="Consolas" w:cs="Consolas"/>
          <w:color w:val="5C5C5C"/>
          <w:sz w:val="18"/>
          <w:szCs w:val="18"/>
          <w:lang w:eastAsia="en-ZA"/>
        </w:rPr>
      </w:pPr>
      <w:ins w:id="984" w:author="Benjamin Pannell" w:date="2014-10-22T19:33:00Z">
        <w:r w:rsidRPr="00790804">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790804">
          <w:rPr>
            <w:rFonts w:ascii="Consolas" w:eastAsia="Times New Roman" w:hAnsi="Consolas" w:cs="Consolas"/>
            <w:color w:val="000000"/>
            <w:sz w:val="18"/>
            <w:szCs w:val="18"/>
            <w:bdr w:val="none" w:sz="0" w:space="0" w:color="auto" w:frame="1"/>
            <w:lang w:eastAsia="en-ZA"/>
          </w:rPr>
          <w:t> </w:t>
        </w:r>
      </w:ins>
    </w:p>
    <w:p w14:paraId="2C7E728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85" w:author="Benjamin Pannell" w:date="2014-10-22T19:33:00Z"/>
          <w:rFonts w:ascii="Consolas" w:eastAsia="Times New Roman" w:hAnsi="Consolas" w:cs="Consolas"/>
          <w:color w:val="5C5C5C"/>
          <w:sz w:val="18"/>
          <w:szCs w:val="18"/>
          <w:lang w:eastAsia="en-ZA"/>
        </w:rPr>
      </w:pPr>
      <w:ins w:id="986" w:author="Benjamin Pannell" w:date="2014-10-22T19:33:00Z">
        <w:r w:rsidRPr="00790804">
          <w:rPr>
            <w:rFonts w:ascii="Consolas" w:eastAsia="Times New Roman" w:hAnsi="Consolas" w:cs="Consolas"/>
            <w:color w:val="008200"/>
            <w:sz w:val="18"/>
            <w:szCs w:val="18"/>
            <w:bdr w:val="none" w:sz="0" w:space="0" w:color="auto" w:frame="1"/>
            <w:lang w:eastAsia="en-ZA"/>
          </w:rPr>
          <w:t> * @param x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x-axis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09FBBB1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87" w:author="Benjamin Pannell" w:date="2014-10-22T19:33:00Z"/>
          <w:rFonts w:ascii="Consolas" w:eastAsia="Times New Roman" w:hAnsi="Consolas" w:cs="Consolas"/>
          <w:color w:val="5C5C5C"/>
          <w:sz w:val="18"/>
          <w:szCs w:val="18"/>
          <w:lang w:eastAsia="en-ZA"/>
        </w:rPr>
      </w:pPr>
      <w:ins w:id="988" w:author="Benjamin Pannell" w:date="2014-10-22T19:33:00Z">
        <w:r w:rsidRPr="00790804">
          <w:rPr>
            <w:rFonts w:ascii="Consolas" w:eastAsia="Times New Roman" w:hAnsi="Consolas" w:cs="Consolas"/>
            <w:color w:val="008200"/>
            <w:sz w:val="18"/>
            <w:szCs w:val="18"/>
            <w:bdr w:val="none" w:sz="0" w:space="0" w:color="auto" w:frame="1"/>
            <w:lang w:eastAsia="en-ZA"/>
          </w:rPr>
          <w:t> * @param y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y-axis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194567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89" w:author="Benjamin Pannell" w:date="2014-10-22T19:33:00Z"/>
          <w:rFonts w:ascii="Consolas" w:eastAsia="Times New Roman" w:hAnsi="Consolas" w:cs="Consolas"/>
          <w:color w:val="5C5C5C"/>
          <w:sz w:val="18"/>
          <w:szCs w:val="18"/>
          <w:lang w:eastAsia="en-ZA"/>
        </w:rPr>
      </w:pPr>
      <w:ins w:id="990" w:author="Benjamin Pannell" w:date="2014-10-22T19:33:00Z">
        <w:r w:rsidRPr="00790804">
          <w:rPr>
            <w:rFonts w:ascii="Consolas" w:eastAsia="Times New Roman" w:hAnsi="Consolas" w:cs="Consolas"/>
            <w:color w:val="008200"/>
            <w:sz w:val="18"/>
            <w:szCs w:val="18"/>
            <w:bdr w:val="none" w:sz="0" w:space="0" w:color="auto" w:frame="1"/>
            <w:lang w:eastAsia="en-ZA"/>
          </w:rPr>
          <w:t> * @param z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z-axis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16A832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91" w:author="Benjamin Pannell" w:date="2014-10-22T19:33:00Z"/>
          <w:rFonts w:ascii="Consolas" w:eastAsia="Times New Roman" w:hAnsi="Consolas" w:cs="Consolas"/>
          <w:color w:val="5C5C5C"/>
          <w:sz w:val="18"/>
          <w:szCs w:val="18"/>
          <w:lang w:eastAsia="en-ZA"/>
        </w:rPr>
      </w:pPr>
      <w:ins w:id="992" w:author="Benjamin Pannell" w:date="2014-10-22T19:33:00Z">
        <w:r w:rsidRPr="00790804">
          <w:rPr>
            <w:rFonts w:ascii="Consolas" w:eastAsia="Times New Roman" w:hAnsi="Consolas" w:cs="Consolas"/>
            <w:color w:val="008200"/>
            <w:sz w:val="18"/>
            <w:szCs w:val="18"/>
            <w:bdr w:val="none" w:sz="0" w:space="0" w:color="auto" w:frame="1"/>
            <w:lang w:eastAsia="en-ZA"/>
          </w:rPr>
          <w:t> * @param rz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z-axis rotation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4D93A42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93" w:author="Benjamin Pannell" w:date="2014-10-22T19:33:00Z"/>
          <w:rFonts w:ascii="Consolas" w:eastAsia="Times New Roman" w:hAnsi="Consolas" w:cs="Consolas"/>
          <w:color w:val="5C5C5C"/>
          <w:sz w:val="18"/>
          <w:szCs w:val="18"/>
          <w:lang w:eastAsia="en-ZA"/>
        </w:rPr>
      </w:pPr>
      <w:ins w:id="994" w:author="Benjamin Pannell" w:date="2014-10-22T19:33:00Z">
        <w:r w:rsidRPr="00790804">
          <w:rPr>
            <w:rFonts w:ascii="Consolas" w:eastAsia="Times New Roman" w:hAnsi="Consolas" w:cs="Consolas"/>
            <w:color w:val="008200"/>
            <w:sz w:val="18"/>
            <w:szCs w:val="18"/>
            <w:bdr w:val="none" w:sz="0" w:space="0" w:color="auto" w:frame="1"/>
            <w:lang w:eastAsia="en-ZA"/>
          </w:rPr>
          <w:t> * @param sliderLeft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left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340E8C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95" w:author="Benjamin Pannell" w:date="2014-10-22T19:33:00Z"/>
          <w:rFonts w:ascii="Consolas" w:eastAsia="Times New Roman" w:hAnsi="Consolas" w:cs="Consolas"/>
          <w:color w:val="5C5C5C"/>
          <w:sz w:val="18"/>
          <w:szCs w:val="18"/>
          <w:lang w:eastAsia="en-ZA"/>
        </w:rPr>
      </w:pPr>
      <w:ins w:id="996" w:author="Benjamin Pannell" w:date="2014-10-22T19:33:00Z">
        <w:r w:rsidRPr="00790804">
          <w:rPr>
            <w:rFonts w:ascii="Consolas" w:eastAsia="Times New Roman" w:hAnsi="Consolas" w:cs="Consolas"/>
            <w:color w:val="008200"/>
            <w:sz w:val="18"/>
            <w:szCs w:val="18"/>
            <w:bdr w:val="none" w:sz="0" w:space="0" w:color="auto" w:frame="1"/>
            <w:lang w:eastAsia="en-ZA"/>
          </w:rPr>
          <w:t> * @param sliderRight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right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ins>
    </w:p>
    <w:p w14:paraId="2D1E79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997" w:author="Benjamin Pannell" w:date="2014-10-22T19:33:00Z"/>
          <w:rFonts w:ascii="Consolas" w:eastAsia="Times New Roman" w:hAnsi="Consolas" w:cs="Consolas"/>
          <w:color w:val="5C5C5C"/>
          <w:sz w:val="18"/>
          <w:szCs w:val="18"/>
          <w:lang w:eastAsia="en-ZA"/>
        </w:rPr>
      </w:pPr>
      <w:ins w:id="998" w:author="Benjamin Pannell" w:date="2014-10-22T19:33:00Z">
        <w:r w:rsidRPr="00790804">
          <w:rPr>
            <w:rFonts w:ascii="Consolas" w:eastAsia="Times New Roman" w:hAnsi="Consolas" w:cs="Consolas"/>
            <w:color w:val="008200"/>
            <w:sz w:val="18"/>
            <w:szCs w:val="18"/>
            <w:bdr w:val="none" w:sz="0" w:space="0" w:color="auto" w:frame="1"/>
            <w:lang w:eastAsia="en-ZA"/>
          </w:rPr>
          <w:t> * @param hat </w:t>
        </w:r>
        <w:proofErr w:type="gramStart"/>
        <w:r w:rsidRPr="00790804">
          <w:rPr>
            <w:rFonts w:ascii="Consolas" w:eastAsia="Times New Roman" w:hAnsi="Consolas" w:cs="Consolas"/>
            <w:color w:val="008200"/>
            <w:sz w:val="18"/>
            <w:szCs w:val="18"/>
            <w:bdr w:val="none" w:sz="0" w:space="0" w:color="auto" w:frame="1"/>
            <w:lang w:eastAsia="en-ZA"/>
          </w:rPr>
          <w:t>The</w:t>
        </w:r>
        <w:proofErr w:type="gramEnd"/>
        <w:r w:rsidRPr="00790804">
          <w:rPr>
            <w:rFonts w:ascii="Consolas" w:eastAsia="Times New Roman" w:hAnsi="Consolas" w:cs="Consolas"/>
            <w:color w:val="008200"/>
            <w:sz w:val="18"/>
            <w:szCs w:val="18"/>
            <w:bdr w:val="none" w:sz="0" w:space="0" w:color="auto" w:frame="1"/>
            <w:lang w:eastAsia="en-ZA"/>
          </w:rPr>
          <w:t> hat switch position. 0xff represents center, 0 to 7 represent angles in multiples of 45 degrees.</w:t>
        </w:r>
        <w:r w:rsidRPr="00790804">
          <w:rPr>
            <w:rFonts w:ascii="Consolas" w:eastAsia="Times New Roman" w:hAnsi="Consolas" w:cs="Consolas"/>
            <w:color w:val="000000"/>
            <w:sz w:val="18"/>
            <w:szCs w:val="18"/>
            <w:bdr w:val="none" w:sz="0" w:space="0" w:color="auto" w:frame="1"/>
            <w:lang w:eastAsia="en-ZA"/>
          </w:rPr>
          <w:t> </w:t>
        </w:r>
      </w:ins>
    </w:p>
    <w:p w14:paraId="052FB8B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999" w:author="Benjamin Pannell" w:date="2014-10-22T19:33:00Z"/>
          <w:rFonts w:ascii="Consolas" w:eastAsia="Times New Roman" w:hAnsi="Consolas" w:cs="Consolas"/>
          <w:color w:val="5C5C5C"/>
          <w:sz w:val="18"/>
          <w:szCs w:val="18"/>
          <w:lang w:eastAsia="en-ZA"/>
        </w:rPr>
      </w:pPr>
      <w:ins w:id="1000"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12CE4BE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01" w:author="Benjamin Pannell" w:date="2014-10-22T19:33:00Z"/>
          <w:rFonts w:ascii="Consolas" w:eastAsia="Times New Roman" w:hAnsi="Consolas" w:cs="Consolas"/>
          <w:color w:val="5C5C5C"/>
          <w:sz w:val="18"/>
          <w:szCs w:val="18"/>
          <w:lang w:eastAsia="en-ZA"/>
        </w:rPr>
      </w:pPr>
      <w:ins w:id="1002" w:author="Benjamin Pannell" w:date="2014-10-22T19:33:00Z">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isotope_joystick(</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x,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y,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rz,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sliderLeft,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sliderRight,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hat);  </w:t>
        </w:r>
      </w:ins>
    </w:p>
    <w:p w14:paraId="0F41B2D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03" w:author="Benjamin Pannell" w:date="2014-10-22T19:33:00Z"/>
          <w:rFonts w:ascii="Consolas" w:eastAsia="Times New Roman" w:hAnsi="Consolas" w:cs="Consolas"/>
          <w:color w:val="5C5C5C"/>
          <w:sz w:val="18"/>
          <w:szCs w:val="18"/>
          <w:lang w:eastAsia="en-ZA"/>
        </w:rPr>
      </w:pPr>
      <w:ins w:id="1004"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667662C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05" w:author="Benjamin Pannell" w:date="2014-10-22T19:33:00Z"/>
          <w:rFonts w:ascii="Consolas" w:eastAsia="Times New Roman" w:hAnsi="Consolas" w:cs="Consolas"/>
          <w:color w:val="5C5C5C"/>
          <w:sz w:val="18"/>
          <w:szCs w:val="18"/>
          <w:lang w:eastAsia="en-ZA"/>
        </w:rPr>
      </w:pPr>
      <w:ins w:id="1006"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66B85E7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07" w:author="Benjamin Pannell" w:date="2014-10-22T19:33:00Z"/>
          <w:rFonts w:ascii="Consolas" w:eastAsia="Times New Roman" w:hAnsi="Consolas" w:cs="Consolas"/>
          <w:color w:val="5C5C5C"/>
          <w:sz w:val="18"/>
          <w:szCs w:val="18"/>
          <w:lang w:eastAsia="en-ZA"/>
        </w:rPr>
      </w:pPr>
      <w:ins w:id="1008" w:author="Benjamin Pannell" w:date="2014-10-22T19:33:00Z">
        <w:r w:rsidRPr="00790804">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790804">
          <w:rPr>
            <w:rFonts w:ascii="Consolas" w:eastAsia="Times New Roman" w:hAnsi="Consolas" w:cs="Consolas"/>
            <w:color w:val="000000"/>
            <w:sz w:val="18"/>
            <w:szCs w:val="18"/>
            <w:bdr w:val="none" w:sz="0" w:space="0" w:color="auto" w:frame="1"/>
            <w:lang w:eastAsia="en-ZA"/>
          </w:rPr>
          <w:t> </w:t>
        </w:r>
      </w:ins>
    </w:p>
    <w:p w14:paraId="4A0D8DF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09" w:author="Benjamin Pannell" w:date="2014-10-22T19:33:00Z"/>
          <w:rFonts w:ascii="Consolas" w:eastAsia="Times New Roman" w:hAnsi="Consolas" w:cs="Consolas"/>
          <w:color w:val="5C5C5C"/>
          <w:sz w:val="18"/>
          <w:szCs w:val="18"/>
          <w:lang w:eastAsia="en-ZA"/>
        </w:rPr>
      </w:pPr>
      <w:ins w:id="1010" w:author="Benjamin Pannell" w:date="2014-10-22T19:33:00Z">
        <w:r w:rsidRPr="00790804">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790804">
          <w:rPr>
            <w:rFonts w:ascii="Consolas" w:eastAsia="Times New Roman" w:hAnsi="Consolas" w:cs="Consolas"/>
            <w:color w:val="000000"/>
            <w:sz w:val="18"/>
            <w:szCs w:val="18"/>
            <w:bdr w:val="none" w:sz="0" w:space="0" w:color="auto" w:frame="1"/>
            <w:lang w:eastAsia="en-ZA"/>
          </w:rPr>
          <w:t> </w:t>
        </w:r>
      </w:ins>
    </w:p>
    <w:p w14:paraId="050D260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11" w:author="Benjamin Pannell" w:date="2014-10-22T19:33:00Z"/>
          <w:rFonts w:ascii="Consolas" w:eastAsia="Times New Roman" w:hAnsi="Consolas" w:cs="Consolas"/>
          <w:color w:val="5C5C5C"/>
          <w:sz w:val="18"/>
          <w:szCs w:val="18"/>
          <w:lang w:eastAsia="en-ZA"/>
        </w:rPr>
      </w:pPr>
      <w:ins w:id="1012"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packet The packet to transmit to the given Isotope</w:t>
        </w:r>
        <w:r w:rsidRPr="00790804">
          <w:rPr>
            <w:rFonts w:ascii="Consolas" w:eastAsia="Times New Roman" w:hAnsi="Consolas" w:cs="Consolas"/>
            <w:color w:val="000000"/>
            <w:sz w:val="18"/>
            <w:szCs w:val="18"/>
            <w:bdr w:val="none" w:sz="0" w:space="0" w:color="auto" w:frame="1"/>
            <w:lang w:eastAsia="en-ZA"/>
          </w:rPr>
          <w:t> </w:t>
        </w:r>
      </w:ins>
    </w:p>
    <w:p w14:paraId="6478FC2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13" w:author="Benjamin Pannell" w:date="2014-10-22T19:33:00Z"/>
          <w:rFonts w:ascii="Consolas" w:eastAsia="Times New Roman" w:hAnsi="Consolas" w:cs="Consolas"/>
          <w:color w:val="5C5C5C"/>
          <w:sz w:val="18"/>
          <w:szCs w:val="18"/>
          <w:lang w:eastAsia="en-ZA"/>
        </w:rPr>
      </w:pPr>
      <w:ins w:id="1014"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length The number of bytes in the packet</w:t>
        </w:r>
        <w:r w:rsidRPr="00790804">
          <w:rPr>
            <w:rFonts w:ascii="Consolas" w:eastAsia="Times New Roman" w:hAnsi="Consolas" w:cs="Consolas"/>
            <w:color w:val="000000"/>
            <w:sz w:val="18"/>
            <w:szCs w:val="18"/>
            <w:bdr w:val="none" w:sz="0" w:space="0" w:color="auto" w:frame="1"/>
            <w:lang w:eastAsia="en-ZA"/>
          </w:rPr>
          <w:t> </w:t>
        </w:r>
      </w:ins>
    </w:p>
    <w:p w14:paraId="106EA96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15" w:author="Benjamin Pannell" w:date="2014-10-22T19:33:00Z"/>
          <w:rFonts w:ascii="Consolas" w:eastAsia="Times New Roman" w:hAnsi="Consolas" w:cs="Consolas"/>
          <w:color w:val="5C5C5C"/>
          <w:sz w:val="18"/>
          <w:szCs w:val="18"/>
          <w:lang w:eastAsia="en-ZA"/>
        </w:rPr>
      </w:pPr>
      <w:ins w:id="1016"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0064CB1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17" w:author="Benjamin Pannell" w:date="2014-10-22T19:33:00Z"/>
          <w:rFonts w:ascii="Consolas" w:eastAsia="Times New Roman" w:hAnsi="Consolas" w:cs="Consolas"/>
          <w:color w:val="5C5C5C"/>
          <w:sz w:val="18"/>
          <w:szCs w:val="18"/>
          <w:lang w:eastAsia="en-ZA"/>
        </w:rPr>
      </w:pPr>
      <w:ins w:id="1018" w:author="Benjamin Pannell" w:date="2014-10-22T19:33:00Z">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isotope_write(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packet,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length);  </w:t>
        </w:r>
      </w:ins>
    </w:p>
    <w:p w14:paraId="35CF73C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19" w:author="Benjamin Pannell" w:date="2014-10-22T19:33:00Z"/>
          <w:rFonts w:ascii="Consolas" w:eastAsia="Times New Roman" w:hAnsi="Consolas" w:cs="Consolas"/>
          <w:color w:val="5C5C5C"/>
          <w:sz w:val="18"/>
          <w:szCs w:val="18"/>
          <w:lang w:eastAsia="en-ZA"/>
        </w:rPr>
      </w:pPr>
      <w:ins w:id="1020"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7298F43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21" w:author="Benjamin Pannell" w:date="2014-10-22T19:33:00Z"/>
          <w:rFonts w:ascii="Consolas" w:eastAsia="Times New Roman" w:hAnsi="Consolas" w:cs="Consolas"/>
          <w:color w:val="5C5C5C"/>
          <w:sz w:val="18"/>
          <w:szCs w:val="18"/>
          <w:lang w:eastAsia="en-ZA"/>
        </w:rPr>
      </w:pPr>
      <w:ins w:id="1022" w:author="Benjamin Pannell" w:date="2014-10-22T19:33:00Z">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ins>
    </w:p>
    <w:p w14:paraId="70DD5A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23" w:author="Benjamin Pannell" w:date="2014-10-22T19:33:00Z"/>
          <w:rFonts w:ascii="Consolas" w:eastAsia="Times New Roman" w:hAnsi="Consolas" w:cs="Consolas"/>
          <w:color w:val="5C5C5C"/>
          <w:sz w:val="18"/>
          <w:szCs w:val="18"/>
          <w:lang w:eastAsia="en-ZA"/>
        </w:rPr>
      </w:pPr>
      <w:ins w:id="1024" w:author="Benjamin Pannell" w:date="2014-10-22T19:33:00Z">
        <w:r w:rsidRPr="00790804">
          <w:rPr>
            <w:rFonts w:ascii="Consolas" w:eastAsia="Times New Roman" w:hAnsi="Consolas" w:cs="Consolas"/>
            <w:color w:val="008200"/>
            <w:sz w:val="18"/>
            <w:szCs w:val="18"/>
            <w:bdr w:val="none" w:sz="0" w:space="0" w:color="auto" w:frame="1"/>
            <w:lang w:eastAsia="en-ZA"/>
          </w:rPr>
          <w:t> * Reads a number of bytes from the remote device into the given buffer</w:t>
        </w:r>
        <w:r w:rsidRPr="00790804">
          <w:rPr>
            <w:rFonts w:ascii="Consolas" w:eastAsia="Times New Roman" w:hAnsi="Consolas" w:cs="Consolas"/>
            <w:color w:val="000000"/>
            <w:sz w:val="18"/>
            <w:szCs w:val="18"/>
            <w:bdr w:val="none" w:sz="0" w:space="0" w:color="auto" w:frame="1"/>
            <w:lang w:eastAsia="en-ZA"/>
          </w:rPr>
          <w:t> </w:t>
        </w:r>
      </w:ins>
    </w:p>
    <w:p w14:paraId="76E540F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25" w:author="Benjamin Pannell" w:date="2014-10-22T19:33:00Z"/>
          <w:rFonts w:ascii="Consolas" w:eastAsia="Times New Roman" w:hAnsi="Consolas" w:cs="Consolas"/>
          <w:color w:val="5C5C5C"/>
          <w:sz w:val="18"/>
          <w:szCs w:val="18"/>
          <w:lang w:eastAsia="en-ZA"/>
        </w:rPr>
      </w:pPr>
      <w:ins w:id="1026" w:author="Benjamin Pannell" w:date="2014-10-22T19:33:00Z">
        <w:r w:rsidRPr="00790804">
          <w:rPr>
            <w:rFonts w:ascii="Consolas" w:eastAsia="Times New Roman" w:hAnsi="Consolas" w:cs="Consolas"/>
            <w:color w:val="008200"/>
            <w:sz w:val="18"/>
            <w:szCs w:val="18"/>
            <w:bdr w:val="none" w:sz="0" w:space="0" w:color="auto" w:frame="1"/>
            <w:lang w:eastAsia="en-ZA"/>
          </w:rPr>
          <w:t> * @param isotope The Isotope connection over which to retrieve data</w:t>
        </w:r>
        <w:r w:rsidRPr="00790804">
          <w:rPr>
            <w:rFonts w:ascii="Consolas" w:eastAsia="Times New Roman" w:hAnsi="Consolas" w:cs="Consolas"/>
            <w:color w:val="000000"/>
            <w:sz w:val="18"/>
            <w:szCs w:val="18"/>
            <w:bdr w:val="none" w:sz="0" w:space="0" w:color="auto" w:frame="1"/>
            <w:lang w:eastAsia="en-ZA"/>
          </w:rPr>
          <w:t> </w:t>
        </w:r>
      </w:ins>
    </w:p>
    <w:p w14:paraId="53F9BED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27" w:author="Benjamin Pannell" w:date="2014-10-22T19:33:00Z"/>
          <w:rFonts w:ascii="Consolas" w:eastAsia="Times New Roman" w:hAnsi="Consolas" w:cs="Consolas"/>
          <w:color w:val="5C5C5C"/>
          <w:sz w:val="18"/>
          <w:szCs w:val="18"/>
          <w:lang w:eastAsia="en-ZA"/>
        </w:rPr>
      </w:pPr>
      <w:ins w:id="1028" w:author="Benjamin Pannell" w:date="2014-10-22T19:33:00Z">
        <w:r w:rsidRPr="00790804">
          <w:rPr>
            <w:rFonts w:ascii="Consolas" w:eastAsia="Times New Roman" w:hAnsi="Consolas" w:cs="Consolas"/>
            <w:color w:val="008200"/>
            <w:sz w:val="18"/>
            <w:szCs w:val="18"/>
            <w:bdr w:val="none" w:sz="0" w:space="0" w:color="auto" w:frame="1"/>
            <w:lang w:eastAsia="en-ZA"/>
          </w:rPr>
          <w:t> * @</w:t>
        </w:r>
        <w:proofErr w:type="spellStart"/>
        <w:r w:rsidRPr="00790804">
          <w:rPr>
            <w:rFonts w:ascii="Consolas" w:eastAsia="Times New Roman" w:hAnsi="Consolas" w:cs="Consolas"/>
            <w:color w:val="008200"/>
            <w:sz w:val="18"/>
            <w:szCs w:val="18"/>
            <w:bdr w:val="none" w:sz="0" w:space="0" w:color="auto" w:frame="1"/>
            <w:lang w:eastAsia="en-ZA"/>
          </w:rPr>
          <w:t>param</w:t>
        </w:r>
        <w:proofErr w:type="spellEnd"/>
        <w:r w:rsidRPr="00790804">
          <w:rPr>
            <w:rFonts w:ascii="Consolas" w:eastAsia="Times New Roman" w:hAnsi="Consolas" w:cs="Consolas"/>
            <w:color w:val="008200"/>
            <w:sz w:val="18"/>
            <w:szCs w:val="18"/>
            <w:bdr w:val="none" w:sz="0" w:space="0" w:color="auto" w:frame="1"/>
            <w:lang w:eastAsia="en-ZA"/>
          </w:rPr>
          <w:t> packet The buffer into which data will be read</w:t>
        </w:r>
        <w:r w:rsidRPr="00790804">
          <w:rPr>
            <w:rFonts w:ascii="Consolas" w:eastAsia="Times New Roman" w:hAnsi="Consolas" w:cs="Consolas"/>
            <w:color w:val="000000"/>
            <w:sz w:val="18"/>
            <w:szCs w:val="18"/>
            <w:bdr w:val="none" w:sz="0" w:space="0" w:color="auto" w:frame="1"/>
            <w:lang w:eastAsia="en-ZA"/>
          </w:rPr>
          <w:t> </w:t>
        </w:r>
      </w:ins>
    </w:p>
    <w:p w14:paraId="2F1BDF4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29" w:author="Benjamin Pannell" w:date="2014-10-22T19:33:00Z"/>
          <w:rFonts w:ascii="Consolas" w:eastAsia="Times New Roman" w:hAnsi="Consolas" w:cs="Consolas"/>
          <w:color w:val="5C5C5C"/>
          <w:sz w:val="18"/>
          <w:szCs w:val="18"/>
          <w:lang w:eastAsia="en-ZA"/>
        </w:rPr>
      </w:pPr>
      <w:ins w:id="1030" w:author="Benjamin Pannell" w:date="2014-10-22T19:33:00Z">
        <w:r w:rsidRPr="00790804">
          <w:rPr>
            <w:rFonts w:ascii="Consolas" w:eastAsia="Times New Roman" w:hAnsi="Consolas" w:cs="Consolas"/>
            <w:color w:val="008200"/>
            <w:sz w:val="18"/>
            <w:szCs w:val="18"/>
            <w:bdr w:val="none" w:sz="0" w:space="0" w:color="auto" w:frame="1"/>
            <w:lang w:eastAsia="en-ZA"/>
          </w:rPr>
          <w:t> * @param length The number of bytes available within the buffer for writing</w:t>
        </w:r>
        <w:r w:rsidRPr="00790804">
          <w:rPr>
            <w:rFonts w:ascii="Consolas" w:eastAsia="Times New Roman" w:hAnsi="Consolas" w:cs="Consolas"/>
            <w:color w:val="000000"/>
            <w:sz w:val="18"/>
            <w:szCs w:val="18"/>
            <w:bdr w:val="none" w:sz="0" w:space="0" w:color="auto" w:frame="1"/>
            <w:lang w:eastAsia="en-ZA"/>
          </w:rPr>
          <w:t> </w:t>
        </w:r>
      </w:ins>
    </w:p>
    <w:p w14:paraId="5B50989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31" w:author="Benjamin Pannell" w:date="2014-10-22T19:33:00Z"/>
          <w:rFonts w:ascii="Consolas" w:eastAsia="Times New Roman" w:hAnsi="Consolas" w:cs="Consolas"/>
          <w:color w:val="5C5C5C"/>
          <w:sz w:val="18"/>
          <w:szCs w:val="18"/>
          <w:lang w:eastAsia="en-ZA"/>
        </w:rPr>
      </w:pPr>
      <w:ins w:id="1032" w:author="Benjamin Pannell" w:date="2014-10-22T19:33:00Z">
        <w:r w:rsidRPr="00790804">
          <w:rPr>
            <w:rFonts w:ascii="Consolas" w:eastAsia="Times New Roman" w:hAnsi="Consolas" w:cs="Consolas"/>
            <w:color w:val="008200"/>
            <w:sz w:val="18"/>
            <w:szCs w:val="18"/>
            <w:bdr w:val="none" w:sz="0" w:space="0" w:color="auto" w:frame="1"/>
            <w:lang w:eastAsia="en-ZA"/>
          </w:rPr>
          <w:t> * @returns The number of bytes read into the buffer</w:t>
        </w:r>
        <w:r w:rsidRPr="00790804">
          <w:rPr>
            <w:rFonts w:ascii="Consolas" w:eastAsia="Times New Roman" w:hAnsi="Consolas" w:cs="Consolas"/>
            <w:color w:val="000000"/>
            <w:sz w:val="18"/>
            <w:szCs w:val="18"/>
            <w:bdr w:val="none" w:sz="0" w:space="0" w:color="auto" w:frame="1"/>
            <w:lang w:eastAsia="en-ZA"/>
          </w:rPr>
          <w:t> </w:t>
        </w:r>
      </w:ins>
    </w:p>
    <w:p w14:paraId="3DFA490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33" w:author="Benjamin Pannell" w:date="2014-10-22T19:33:00Z"/>
          <w:rFonts w:ascii="Consolas" w:eastAsia="Times New Roman" w:hAnsi="Consolas" w:cs="Consolas"/>
          <w:color w:val="5C5C5C"/>
          <w:sz w:val="18"/>
          <w:szCs w:val="18"/>
          <w:lang w:eastAsia="en-ZA"/>
        </w:rPr>
      </w:pPr>
      <w:ins w:id="1034" w:author="Benjamin Pannell" w:date="2014-10-22T19:33:00Z">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ins>
    </w:p>
    <w:p w14:paraId="45D11EA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ins w:id="1035" w:author="Benjamin Pannell" w:date="2014-10-22T19:33:00Z"/>
          <w:rFonts w:ascii="Consolas" w:eastAsia="Times New Roman" w:hAnsi="Consolas" w:cs="Consolas"/>
          <w:color w:val="5C5C5C"/>
          <w:sz w:val="18"/>
          <w:szCs w:val="18"/>
          <w:lang w:eastAsia="en-ZA"/>
        </w:rPr>
      </w:pPr>
      <w:proofErr w:type="spellStart"/>
      <w:ins w:id="1036" w:author="Benjamin Pannell" w:date="2014-10-22T19:33:00Z">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w:t>
        </w:r>
        <w:proofErr w:type="spellStart"/>
        <w:r w:rsidRPr="00790804">
          <w:rPr>
            <w:rFonts w:ascii="Consolas" w:eastAsia="Times New Roman" w:hAnsi="Consolas" w:cs="Consolas"/>
            <w:color w:val="000000"/>
            <w:sz w:val="18"/>
            <w:szCs w:val="18"/>
            <w:bdr w:val="none" w:sz="0" w:space="0" w:color="auto" w:frame="1"/>
            <w:lang w:eastAsia="en-ZA"/>
          </w:rPr>
          <w:t>isotope_read</w:t>
        </w:r>
        <w:proofErr w:type="spellEnd"/>
        <w:r w:rsidRPr="00790804">
          <w:rPr>
            <w:rFonts w:ascii="Consolas" w:eastAsia="Times New Roman" w:hAnsi="Consolas" w:cs="Consolas"/>
            <w:color w:val="000000"/>
            <w:sz w:val="18"/>
            <w:szCs w:val="18"/>
            <w:bdr w:val="none" w:sz="0" w:space="0" w:color="auto" w:frame="1"/>
            <w:lang w:eastAsia="en-ZA"/>
          </w:rPr>
          <w:t>(</w:t>
        </w:r>
        <w:proofErr w:type="spellStart"/>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buffer, </w:t>
        </w:r>
        <w:proofErr w:type="spellStart"/>
        <w:r w:rsidRPr="00790804">
          <w:rPr>
            <w:rFonts w:ascii="Consolas" w:eastAsia="Times New Roman" w:hAnsi="Consolas" w:cs="Consolas"/>
            <w:b/>
            <w:bCs/>
            <w:color w:val="2E8B57"/>
            <w:sz w:val="18"/>
            <w:szCs w:val="18"/>
            <w:bdr w:val="none" w:sz="0" w:space="0" w:color="auto" w:frame="1"/>
            <w:lang w:eastAsia="en-ZA"/>
          </w:rPr>
          <w:t>int</w:t>
        </w:r>
        <w:proofErr w:type="spellEnd"/>
        <w:r w:rsidRPr="00790804">
          <w:rPr>
            <w:rFonts w:ascii="Consolas" w:eastAsia="Times New Roman" w:hAnsi="Consolas" w:cs="Consolas"/>
            <w:color w:val="000000"/>
            <w:sz w:val="18"/>
            <w:szCs w:val="18"/>
            <w:bdr w:val="none" w:sz="0" w:space="0" w:color="auto" w:frame="1"/>
            <w:lang w:eastAsia="en-ZA"/>
          </w:rPr>
          <w:t> length);  </w:t>
        </w:r>
      </w:ins>
    </w:p>
    <w:p w14:paraId="02930ACD"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ins w:id="1037" w:author="Benjamin Pannell" w:date="2014-10-22T19:33:00Z"/>
          <w:rFonts w:ascii="Consolas" w:eastAsia="Times New Roman" w:hAnsi="Consolas" w:cs="Consolas"/>
          <w:color w:val="5C5C5C"/>
          <w:sz w:val="18"/>
          <w:szCs w:val="18"/>
          <w:lang w:eastAsia="en-ZA"/>
        </w:rPr>
      </w:pPr>
      <w:ins w:id="1038" w:author="Benjamin Pannell" w:date="2014-10-22T19:33:00Z">
        <w:r w:rsidRPr="00790804">
          <w:rPr>
            <w:rFonts w:ascii="Consolas" w:eastAsia="Times New Roman" w:hAnsi="Consolas" w:cs="Consolas"/>
            <w:color w:val="000000"/>
            <w:sz w:val="18"/>
            <w:szCs w:val="18"/>
            <w:bdr w:val="none" w:sz="0" w:space="0" w:color="auto" w:frame="1"/>
            <w:lang w:eastAsia="en-ZA"/>
          </w:rPr>
          <w:t>  </w:t>
        </w:r>
      </w:ins>
    </w:p>
    <w:p w14:paraId="19F29C66" w14:textId="16F6E212" w:rsidR="008B052F" w:rsidRPr="00790804" w:rsidRDefault="00790804" w:rsidP="00790804">
      <w:pPr>
        <w:numPr>
          <w:ilvl w:val="0"/>
          <w:numId w:val="24"/>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Change w:id="1039" w:author="Benjamin Pannell" w:date="2014-10-22T19:33:00Z">
            <w:rPr/>
          </w:rPrChange>
        </w:rPr>
        <w:pPrChange w:id="1040" w:author="Benjamin Pannell" w:date="2014-10-22T19:33:00Z">
          <w:pPr>
            <w:jc w:val="center"/>
          </w:pPr>
        </w:pPrChange>
      </w:pPr>
      <w:ins w:id="1041" w:author="Benjamin Pannell" w:date="2014-10-22T19:33:00Z">
        <w:r w:rsidRPr="00790804">
          <w:rPr>
            <w:rFonts w:ascii="Consolas" w:eastAsia="Times New Roman" w:hAnsi="Consolas" w:cs="Consolas"/>
            <w:color w:val="808080"/>
            <w:sz w:val="18"/>
            <w:szCs w:val="18"/>
            <w:bdr w:val="none" w:sz="0" w:space="0" w:color="auto" w:frame="1"/>
            <w:lang w:eastAsia="en-ZA"/>
          </w:rPr>
          <w:t>#</w:t>
        </w:r>
        <w:proofErr w:type="spellStart"/>
        <w:r w:rsidRPr="00790804">
          <w:rPr>
            <w:rFonts w:ascii="Consolas" w:eastAsia="Times New Roman" w:hAnsi="Consolas" w:cs="Consolas"/>
            <w:color w:val="808080"/>
            <w:sz w:val="18"/>
            <w:szCs w:val="18"/>
            <w:bdr w:val="none" w:sz="0" w:space="0" w:color="auto" w:frame="1"/>
            <w:lang w:eastAsia="en-ZA"/>
          </w:rPr>
          <w:t>endif</w:t>
        </w:r>
      </w:ins>
      <w:proofErr w:type="spellEnd"/>
      <w:del w:id="1042" w:author="Benjamin Pannell" w:date="2014-10-20T19:03:00Z">
        <w:r w:rsidR="008B052F" w:rsidRPr="00E932EB" w:rsidDel="00D209DD">
          <w:rPr>
            <w:noProof/>
            <w:lang w:eastAsia="en-ZA"/>
          </w:rPr>
          <mc:AlternateContent>
            <mc:Choice Requires="wps">
              <w:drawing>
                <wp:inline distT="0" distB="0" distL="0" distR="0" wp14:anchorId="036A48AD" wp14:editId="3D02C833">
                  <wp:extent cx="6257925" cy="1404620"/>
                  <wp:effectExtent l="0" t="0" r="28575" b="2730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57925" cy="1404620"/>
                          </a:xfrm>
                          <a:prstGeom prst="rect">
                            <a:avLst/>
                          </a:prstGeom>
                          <a:solidFill>
                            <a:srgbClr val="FFFFFF"/>
                          </a:solidFill>
                          <a:ln w="9525">
                            <a:solidFill>
                              <a:srgbClr val="000000"/>
                            </a:solidFill>
                            <a:miter lim="800000"/>
                            <a:headEnd/>
                            <a:tailEnd/>
                          </a:ln>
                        </wps:spPr>
                        <wps:txbx>
                          <w:txbxContent>
                            <w:p w14:paraId="65E9D87B" w14:textId="666E319B" w:rsidR="00790804" w:rsidRPr="00E932EB" w:rsidDel="00D209DD" w:rsidRDefault="00790804" w:rsidP="008B052F">
                              <w:pPr>
                                <w:spacing w:after="0"/>
                                <w:rPr>
                                  <w:del w:id="1043" w:author="Benjamin Pannell" w:date="2014-10-20T19:03:00Z"/>
                                  <w:rFonts w:ascii="Consolas" w:hAnsi="Consolas" w:cs="Consolas"/>
                                  <w:i/>
                                  <w:color w:val="595959" w:themeColor="text1" w:themeTint="A6"/>
                                  <w:sz w:val="22"/>
                                </w:rPr>
                              </w:pPr>
                              <w:del w:id="1044" w:author="Benjamin Pannell" w:date="2014-10-20T19:03:00Z">
                                <w:r w:rsidRPr="00E932EB" w:rsidDel="00D209DD">
                                  <w:rPr>
                                    <w:rFonts w:ascii="Consolas" w:hAnsi="Consolas" w:cs="Consolas"/>
                                    <w:i/>
                                    <w:color w:val="595959" w:themeColor="text1" w:themeTint="A6"/>
                                    <w:sz w:val="22"/>
                                  </w:rPr>
                                  <w:delText>// Opens a new Isotope device connection</w:delText>
                                </w:r>
                              </w:del>
                            </w:p>
                            <w:p w14:paraId="5722C59E" w14:textId="4C92359A" w:rsidR="00790804" w:rsidRPr="00E932EB" w:rsidDel="00D209DD" w:rsidRDefault="00790804" w:rsidP="008B052F">
                              <w:pPr>
                                <w:spacing w:after="0"/>
                                <w:rPr>
                                  <w:del w:id="1045" w:author="Benjamin Pannell" w:date="2014-10-20T19:03:00Z"/>
                                  <w:rFonts w:ascii="Consolas" w:hAnsi="Consolas" w:cs="Consolas"/>
                                  <w:sz w:val="22"/>
                                </w:rPr>
                              </w:pPr>
                              <w:del w:id="1046" w:author="Benjamin Pannell" w:date="2014-10-20T19:03:00Z">
                                <w:r w:rsidRPr="00E932EB" w:rsidDel="00D209DD">
                                  <w:rPr>
                                    <w:rFonts w:ascii="Consolas" w:hAnsi="Consolas" w:cs="Consolas"/>
                                    <w:b/>
                                    <w:sz w:val="22"/>
                                  </w:rPr>
                                  <w:delText xml:space="preserve">int </w:delText>
                                </w:r>
                                <w:r w:rsidRPr="00E932EB" w:rsidDel="00D209DD">
                                  <w:rPr>
                                    <w:rFonts w:ascii="Consolas" w:hAnsi="Consolas" w:cs="Consolas"/>
                                    <w:sz w:val="22"/>
                                  </w:rPr>
                                  <w:delText>isotope_open(</w:delText>
                                </w:r>
                                <w:r w:rsidRPr="00E932EB" w:rsidDel="00D209DD">
                                  <w:rPr>
                                    <w:rFonts w:ascii="Consolas" w:hAnsi="Consolas" w:cs="Consolas"/>
                                    <w:b/>
                                    <w:sz w:val="22"/>
                                  </w:rPr>
                                  <w:delText xml:space="preserve">const char* </w:delText>
                                </w:r>
                                <w:r w:rsidRPr="00E932EB" w:rsidDel="00D209DD">
                                  <w:rPr>
                                    <w:rFonts w:ascii="Consolas" w:hAnsi="Consolas" w:cs="Consolas"/>
                                    <w:sz w:val="22"/>
                                  </w:rPr>
                                  <w:delText>device);</w:delText>
                                </w:r>
                              </w:del>
                            </w:p>
                            <w:p w14:paraId="6C041D8E" w14:textId="201F4065" w:rsidR="00790804" w:rsidRPr="00E932EB" w:rsidDel="00D209DD" w:rsidRDefault="00790804" w:rsidP="008B052F">
                              <w:pPr>
                                <w:spacing w:after="0"/>
                                <w:rPr>
                                  <w:del w:id="1047" w:author="Benjamin Pannell" w:date="2014-10-20T19:03:00Z"/>
                                  <w:rFonts w:ascii="Consolas" w:hAnsi="Consolas" w:cs="Consolas"/>
                                  <w:sz w:val="22"/>
                                </w:rPr>
                              </w:pPr>
                            </w:p>
                            <w:p w14:paraId="74EEC4A6" w14:textId="2374E200" w:rsidR="00790804" w:rsidRPr="00E932EB" w:rsidDel="00D209DD" w:rsidRDefault="00790804" w:rsidP="008B052F">
                              <w:pPr>
                                <w:spacing w:after="0"/>
                                <w:rPr>
                                  <w:del w:id="1048" w:author="Benjamin Pannell" w:date="2014-10-20T19:03:00Z"/>
                                  <w:rFonts w:ascii="Consolas" w:hAnsi="Consolas" w:cs="Consolas"/>
                                  <w:color w:val="595959" w:themeColor="text1" w:themeTint="A6"/>
                                  <w:sz w:val="22"/>
                                </w:rPr>
                              </w:pPr>
                              <w:del w:id="1049" w:author="Benjamin Pannell" w:date="2014-10-20T19:03:00Z">
                                <w:r w:rsidRPr="00E932EB" w:rsidDel="00D209DD">
                                  <w:rPr>
                                    <w:rFonts w:ascii="Consolas" w:hAnsi="Consolas" w:cs="Consolas"/>
                                    <w:i/>
                                    <w:color w:val="595959" w:themeColor="text1" w:themeTint="A6"/>
                                    <w:sz w:val="22"/>
                                  </w:rPr>
                                  <w:delText>// Closes an Isotope device connection</w:delText>
                                </w:r>
                              </w:del>
                            </w:p>
                            <w:p w14:paraId="06FAFC16" w14:textId="1B5B4E2D" w:rsidR="00790804" w:rsidRPr="00E932EB" w:rsidDel="00D209DD" w:rsidRDefault="00790804" w:rsidP="008B052F">
                              <w:pPr>
                                <w:spacing w:after="0"/>
                                <w:rPr>
                                  <w:del w:id="1050" w:author="Benjamin Pannell" w:date="2014-10-20T19:03:00Z"/>
                                  <w:rFonts w:ascii="Consolas" w:hAnsi="Consolas" w:cs="Consolas"/>
                                  <w:sz w:val="22"/>
                                </w:rPr>
                              </w:pPr>
                              <w:del w:id="1051" w:author="Benjamin Pannell" w:date="2014-10-20T19:03:00Z">
                                <w:r w:rsidRPr="00E932EB" w:rsidDel="00D209DD">
                                  <w:rPr>
                                    <w:rFonts w:ascii="Consolas" w:hAnsi="Consolas" w:cs="Consolas"/>
                                    <w:b/>
                                    <w:sz w:val="22"/>
                                  </w:rPr>
                                  <w:delText xml:space="preserve">char </w:delText>
                                </w:r>
                                <w:r w:rsidRPr="00E932EB" w:rsidDel="00D209DD">
                                  <w:rPr>
                                    <w:rFonts w:ascii="Consolas" w:hAnsi="Consolas" w:cs="Consolas"/>
                                    <w:sz w:val="22"/>
                                  </w:rPr>
                                  <w:delText>isotope_close(</w:delText>
                                </w:r>
                                <w:r w:rsidRPr="00E932EB" w:rsidDel="00D209DD">
                                  <w:rPr>
                                    <w:rFonts w:ascii="Consolas" w:hAnsi="Consolas" w:cs="Consolas"/>
                                    <w:b/>
                                    <w:sz w:val="22"/>
                                  </w:rPr>
                                  <w:delText xml:space="preserve">int </w:delText>
                                </w:r>
                                <w:r w:rsidRPr="00E932EB" w:rsidDel="00D209DD">
                                  <w:rPr>
                                    <w:rFonts w:ascii="Consolas" w:hAnsi="Consolas" w:cs="Consolas"/>
                                    <w:sz w:val="22"/>
                                  </w:rPr>
                                  <w:delText>isotope);</w:delText>
                                </w:r>
                              </w:del>
                            </w:p>
                            <w:p w14:paraId="65A57B22" w14:textId="18D2C7D3" w:rsidR="00790804" w:rsidRPr="00E932EB" w:rsidDel="00D209DD" w:rsidRDefault="00790804" w:rsidP="008B052F">
                              <w:pPr>
                                <w:spacing w:after="0"/>
                                <w:rPr>
                                  <w:del w:id="1052" w:author="Benjamin Pannell" w:date="2014-10-20T19:03:00Z"/>
                                  <w:rFonts w:ascii="Consolas" w:hAnsi="Consolas" w:cs="Consolas"/>
                                  <w:sz w:val="22"/>
                                </w:rPr>
                              </w:pPr>
                            </w:p>
                            <w:p w14:paraId="1871A876" w14:textId="6948BB52" w:rsidR="00790804" w:rsidRPr="00E932EB" w:rsidDel="00D209DD" w:rsidRDefault="00790804" w:rsidP="008B052F">
                              <w:pPr>
                                <w:spacing w:after="0"/>
                                <w:rPr>
                                  <w:del w:id="1053" w:author="Benjamin Pannell" w:date="2014-10-20T19:03:00Z"/>
                                  <w:rFonts w:ascii="Consolas" w:hAnsi="Consolas" w:cs="Consolas"/>
                                  <w:i/>
                                  <w:color w:val="595959" w:themeColor="text1" w:themeTint="A6"/>
                                  <w:sz w:val="22"/>
                                </w:rPr>
                              </w:pPr>
                              <w:del w:id="1054" w:author="Benjamin Pannell" w:date="2014-10-20T19:03:00Z">
                                <w:r w:rsidRPr="00E932EB" w:rsidDel="00D209DD">
                                  <w:rPr>
                                    <w:rFonts w:ascii="Consolas" w:hAnsi="Consolas" w:cs="Consolas"/>
                                    <w:i/>
                                    <w:color w:val="595959" w:themeColor="text1" w:themeTint="A6"/>
                                    <w:sz w:val="22"/>
                                  </w:rPr>
                                  <w:delText>// Formats and sends a mouse command to the specified Isotope</w:delText>
                                </w:r>
                              </w:del>
                            </w:p>
                            <w:p w14:paraId="5B5879ED" w14:textId="78E8C39A" w:rsidR="00790804" w:rsidRPr="00E932EB" w:rsidDel="00D209DD" w:rsidRDefault="00790804" w:rsidP="008B052F">
                              <w:pPr>
                                <w:spacing w:after="0"/>
                                <w:rPr>
                                  <w:del w:id="1055" w:author="Benjamin Pannell" w:date="2014-10-20T19:03:00Z"/>
                                  <w:rFonts w:ascii="Consolas" w:hAnsi="Consolas" w:cs="Consolas"/>
                                  <w:sz w:val="22"/>
                                </w:rPr>
                              </w:pPr>
                              <w:del w:id="1056"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isotope_mouse(</w:delText>
                                </w:r>
                                <w:r w:rsidRPr="00E932EB" w:rsidDel="00D209DD">
                                  <w:rPr>
                                    <w:rFonts w:ascii="Consolas" w:hAnsi="Consolas" w:cs="Consolas"/>
                                    <w:b/>
                                    <w:sz w:val="22"/>
                                  </w:rPr>
                                  <w:delText xml:space="preserve">int </w:delText>
                                </w:r>
                                <w:r w:rsidRPr="00E932EB" w:rsidDel="00D209DD">
                                  <w:rPr>
                                    <w:rFonts w:ascii="Consolas" w:hAnsi="Consolas" w:cs="Consolas"/>
                                    <w:sz w:val="22"/>
                                  </w:rPr>
                                  <w:delText xml:space="preserve">isotope,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buttons,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deltaX,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deltaY,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deltaScroll);</w:delText>
                                </w:r>
                              </w:del>
                            </w:p>
                            <w:p w14:paraId="6C4A68BD" w14:textId="14A4DA71" w:rsidR="00790804" w:rsidRPr="00E932EB" w:rsidDel="00D209DD" w:rsidRDefault="00790804" w:rsidP="008B052F">
                              <w:pPr>
                                <w:spacing w:after="0"/>
                                <w:rPr>
                                  <w:del w:id="1057" w:author="Benjamin Pannell" w:date="2014-10-20T19:03:00Z"/>
                                  <w:rFonts w:ascii="Consolas" w:hAnsi="Consolas" w:cs="Consolas"/>
                                  <w:sz w:val="22"/>
                                </w:rPr>
                              </w:pPr>
                            </w:p>
                            <w:p w14:paraId="7DA10D39" w14:textId="135CDF52" w:rsidR="00790804" w:rsidRPr="00E932EB" w:rsidDel="00D209DD" w:rsidRDefault="00790804" w:rsidP="008B052F">
                              <w:pPr>
                                <w:spacing w:after="0"/>
                                <w:rPr>
                                  <w:del w:id="1058" w:author="Benjamin Pannell" w:date="2014-10-20T19:03:00Z"/>
                                  <w:rFonts w:ascii="Consolas" w:hAnsi="Consolas" w:cs="Consolas"/>
                                  <w:i/>
                                  <w:color w:val="595959" w:themeColor="text1" w:themeTint="A6"/>
                                  <w:sz w:val="22"/>
                                </w:rPr>
                              </w:pPr>
                              <w:del w:id="1059" w:author="Benjamin Pannell" w:date="2014-10-20T19:03:00Z">
                                <w:r w:rsidRPr="00E932EB" w:rsidDel="00D209DD">
                                  <w:rPr>
                                    <w:rFonts w:ascii="Consolas" w:hAnsi="Consolas" w:cs="Consolas"/>
                                    <w:i/>
                                    <w:color w:val="595959" w:themeColor="text1" w:themeTint="A6"/>
                                    <w:sz w:val="22"/>
                                  </w:rPr>
                                  <w:delText>// Formats and sends a keyboard command to the specified Isotope</w:delText>
                                </w:r>
                              </w:del>
                            </w:p>
                            <w:p w14:paraId="26853992" w14:textId="7B2D3061" w:rsidR="00790804" w:rsidRPr="00E932EB" w:rsidDel="00D209DD" w:rsidRDefault="00790804" w:rsidP="008B052F">
                              <w:pPr>
                                <w:spacing w:after="0"/>
                                <w:rPr>
                                  <w:del w:id="1060" w:author="Benjamin Pannell" w:date="2014-10-20T19:03:00Z"/>
                                  <w:rFonts w:ascii="Consolas" w:hAnsi="Consolas" w:cs="Consolas"/>
                                  <w:sz w:val="22"/>
                                </w:rPr>
                              </w:pPr>
                              <w:del w:id="1061"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isotope_keyboard(</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modifiers, </w:delText>
                                </w:r>
                                <w:r w:rsidRPr="00E932EB" w:rsidDel="00D209DD">
                                  <w:rPr>
                                    <w:rFonts w:ascii="Consolas" w:hAnsi="Consolas" w:cs="Consolas"/>
                                    <w:b/>
                                    <w:sz w:val="22"/>
                                  </w:rPr>
                                  <w:delText xml:space="preserve">const char </w:delText>
                                </w:r>
                                <w:r w:rsidRPr="00E932EB" w:rsidDel="00D209DD">
                                  <w:rPr>
                                    <w:rFonts w:ascii="Consolas" w:hAnsi="Consolas" w:cs="Consolas"/>
                                    <w:sz w:val="22"/>
                                  </w:rPr>
                                  <w:delText xml:space="preserve">keys[], </w:delText>
                                </w:r>
                                <w:r w:rsidRPr="00E932EB" w:rsidDel="00D209DD">
                                  <w:rPr>
                                    <w:rFonts w:ascii="Consolas" w:hAnsi="Consolas" w:cs="Consolas"/>
                                    <w:b/>
                                    <w:sz w:val="22"/>
                                  </w:rPr>
                                  <w:delText xml:space="preserve">char </w:delText>
                                </w:r>
                                <w:r w:rsidRPr="00E932EB" w:rsidDel="00D209DD">
                                  <w:rPr>
                                    <w:rFonts w:ascii="Consolas" w:hAnsi="Consolas" w:cs="Consolas"/>
                                    <w:sz w:val="22"/>
                                  </w:rPr>
                                  <w:delText>keys_count);</w:delText>
                                </w:r>
                              </w:del>
                            </w:p>
                            <w:p w14:paraId="5FFE653D" w14:textId="0FA60642" w:rsidR="00790804" w:rsidRPr="00E932EB" w:rsidDel="00D209DD" w:rsidRDefault="00790804" w:rsidP="008B052F">
                              <w:pPr>
                                <w:spacing w:after="0"/>
                                <w:rPr>
                                  <w:del w:id="1062" w:author="Benjamin Pannell" w:date="2014-10-20T19:03:00Z"/>
                                  <w:rFonts w:ascii="Consolas" w:hAnsi="Consolas" w:cs="Consolas"/>
                                  <w:sz w:val="22"/>
                                </w:rPr>
                              </w:pPr>
                            </w:p>
                            <w:p w14:paraId="3D7EAEC6" w14:textId="23603AFC" w:rsidR="00790804" w:rsidRPr="00E932EB" w:rsidDel="00D209DD" w:rsidRDefault="00790804" w:rsidP="008B052F">
                              <w:pPr>
                                <w:spacing w:after="0"/>
                                <w:rPr>
                                  <w:del w:id="1063" w:author="Benjamin Pannell" w:date="2014-10-20T19:03:00Z"/>
                                  <w:rFonts w:ascii="Consolas" w:hAnsi="Consolas" w:cs="Consolas"/>
                                  <w:i/>
                                  <w:color w:val="595959" w:themeColor="text1" w:themeTint="A6"/>
                                  <w:sz w:val="22"/>
                                </w:rPr>
                              </w:pPr>
                              <w:del w:id="1064" w:author="Benjamin Pannell" w:date="2014-10-20T19:03:00Z">
                                <w:r w:rsidRPr="00E932EB" w:rsidDel="00D209DD">
                                  <w:rPr>
                                    <w:rFonts w:ascii="Consolas" w:hAnsi="Consolas" w:cs="Consolas"/>
                                    <w:i/>
                                    <w:color w:val="595959" w:themeColor="text1" w:themeTint="A6"/>
                                    <w:sz w:val="22"/>
                                  </w:rPr>
                                  <w:delText>// Formats and sends a joystick command to the specified Isotope</w:delText>
                                </w:r>
                              </w:del>
                            </w:p>
                            <w:p w14:paraId="4003C50F" w14:textId="1E5293C5" w:rsidR="00790804" w:rsidRPr="00E932EB" w:rsidDel="00D209DD" w:rsidRDefault="00790804" w:rsidP="008B052F">
                              <w:pPr>
                                <w:spacing w:after="0"/>
                                <w:rPr>
                                  <w:del w:id="1065" w:author="Benjamin Pannell" w:date="2014-10-20T19:03:00Z"/>
                                  <w:rFonts w:ascii="Consolas" w:hAnsi="Consolas" w:cs="Consolas"/>
                                  <w:sz w:val="22"/>
                                </w:rPr>
                              </w:pPr>
                              <w:del w:id="1066"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isotope_joystick(</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buttons,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x,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y,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z,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rz,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sliderLeft,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sliderRight,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hat);</w:delText>
                                </w:r>
                              </w:del>
                            </w:p>
                            <w:p w14:paraId="6BABB633" w14:textId="60FBAB94" w:rsidR="00790804" w:rsidRPr="00E932EB" w:rsidDel="00D209DD" w:rsidRDefault="00790804" w:rsidP="008B052F">
                              <w:pPr>
                                <w:spacing w:after="0"/>
                                <w:rPr>
                                  <w:del w:id="1067" w:author="Benjamin Pannell" w:date="2014-10-20T19:03:00Z"/>
                                  <w:rFonts w:ascii="Consolas" w:hAnsi="Consolas" w:cs="Consolas"/>
                                  <w:sz w:val="22"/>
                                </w:rPr>
                              </w:pPr>
                            </w:p>
                            <w:p w14:paraId="3579B5FE" w14:textId="31F243C1" w:rsidR="00790804" w:rsidRPr="00E932EB" w:rsidDel="00D209DD" w:rsidRDefault="00790804" w:rsidP="008B052F">
                              <w:pPr>
                                <w:spacing w:after="0"/>
                                <w:rPr>
                                  <w:del w:id="1068" w:author="Benjamin Pannell" w:date="2014-10-20T19:03:00Z"/>
                                  <w:rFonts w:ascii="Consolas" w:hAnsi="Consolas" w:cs="Consolas"/>
                                  <w:i/>
                                  <w:color w:val="595959" w:themeColor="text1" w:themeTint="A6"/>
                                  <w:sz w:val="22"/>
                                </w:rPr>
                              </w:pPr>
                              <w:del w:id="1069" w:author="Benjamin Pannell" w:date="2014-10-20T19:03:00Z">
                                <w:r w:rsidRPr="00E932EB" w:rsidDel="00D209DD">
                                  <w:rPr>
                                    <w:rFonts w:ascii="Consolas" w:hAnsi="Consolas" w:cs="Consolas"/>
                                    <w:i/>
                                    <w:color w:val="595959" w:themeColor="text1" w:themeTint="A6"/>
                                    <w:sz w:val="22"/>
                                  </w:rPr>
                                  <w:delText>// Sends the specified packet to the specified Isotope</w:delText>
                                </w:r>
                              </w:del>
                            </w:p>
                            <w:p w14:paraId="1F3D1CD8" w14:textId="254AB51D"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70" w:author="Benjamin Pannell" w:date="2014-10-20T19:03:00Z"/>
                                  <w:rFonts w:ascii="Consolas" w:eastAsia="Times New Roman" w:hAnsi="Consolas" w:cs="Consolas"/>
                                  <w:color w:val="5C5C5C"/>
                                  <w:sz w:val="18"/>
                                  <w:szCs w:val="18"/>
                                  <w:lang w:eastAsia="en-ZA"/>
                                </w:rPr>
                              </w:pPr>
                              <w:del w:id="1071"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isotope_write(</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const</w:delText>
                                </w:r>
                                <w:r w:rsidRPr="00E932EB" w:rsidDel="00D209DD">
                                  <w:rPr>
                                    <w:rFonts w:ascii="Consolas" w:hAnsi="Consolas" w:cs="Consolas"/>
                                    <w:sz w:val="22"/>
                                  </w:rPr>
                                  <w:delText xml:space="preserv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packet,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length);</w:delText>
                                </w:r>
                              </w:del>
                              <w:ins w:id="1072" w:author="Benjamin Pannell" w:date="2014-10-20T19:03:00Z">
                                <w:r w:rsidRPr="00D209DD">
                                  <w:rPr>
                                    <w:rStyle w:val="comment2"/>
                                    <w:rFonts w:ascii="Consolas" w:hAnsi="Consolas" w:cs="Consolas"/>
                                    <w:sz w:val="18"/>
                                    <w:szCs w:val="18"/>
                                  </w:rPr>
                                  <w:t xml:space="preserve"> </w:t>
                                </w:r>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688464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73" w:author="Benjamin Pannell" w:date="2014-10-20T19:03:00Z"/>
                                  <w:rFonts w:ascii="Consolas" w:eastAsia="Times New Roman" w:hAnsi="Consolas" w:cs="Consolas"/>
                                  <w:color w:val="5C5C5C"/>
                                  <w:sz w:val="18"/>
                                  <w:szCs w:val="18"/>
                                  <w:lang w:eastAsia="en-ZA"/>
                                </w:rPr>
                              </w:pPr>
                              <w:ins w:id="1074" w:author="Benjamin Pannell" w:date="2014-10-20T19:03:00Z">
                                <w:r w:rsidRPr="00D209DD">
                                  <w:rPr>
                                    <w:rFonts w:ascii="Consolas" w:eastAsia="Times New Roman" w:hAnsi="Consolas" w:cs="Consolas"/>
                                    <w:color w:val="008200"/>
                                    <w:sz w:val="18"/>
                                    <w:szCs w:val="18"/>
                                    <w:bdr w:val="none" w:sz="0" w:space="0" w:color="auto" w:frame="1"/>
                                    <w:lang w:eastAsia="en-ZA"/>
                                  </w:rPr>
                                  <w:t> * Isotope C Library</w:t>
                                </w:r>
                                <w:r w:rsidRPr="00D209DD">
                                  <w:rPr>
                                    <w:rFonts w:ascii="Consolas" w:eastAsia="Times New Roman" w:hAnsi="Consolas" w:cs="Consolas"/>
                                    <w:color w:val="000000"/>
                                    <w:sz w:val="18"/>
                                    <w:szCs w:val="18"/>
                                    <w:bdr w:val="none" w:sz="0" w:space="0" w:color="auto" w:frame="1"/>
                                    <w:lang w:eastAsia="en-ZA"/>
                                  </w:rPr>
                                  <w:t> </w:t>
                                </w:r>
                              </w:ins>
                            </w:p>
                            <w:p w14:paraId="34FC503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75" w:author="Benjamin Pannell" w:date="2014-10-20T19:03:00Z"/>
                                  <w:rFonts w:ascii="Consolas" w:eastAsia="Times New Roman" w:hAnsi="Consolas" w:cs="Consolas"/>
                                  <w:color w:val="5C5C5C"/>
                                  <w:sz w:val="18"/>
                                  <w:szCs w:val="18"/>
                                  <w:lang w:eastAsia="en-ZA"/>
                                </w:rPr>
                              </w:pPr>
                              <w:ins w:id="1076" w:author="Benjamin Pannell" w:date="2014-10-20T19:03:00Z">
                                <w:r w:rsidRPr="00D209DD">
                                  <w:rPr>
                                    <w:rFonts w:ascii="Consolas" w:eastAsia="Times New Roman" w:hAnsi="Consolas" w:cs="Consolas"/>
                                    <w:color w:val="008200"/>
                                    <w:sz w:val="18"/>
                                    <w:szCs w:val="18"/>
                                    <w:bdr w:val="none" w:sz="0" w:space="0" w:color="auto" w:frame="1"/>
                                    <w:lang w:eastAsia="en-ZA"/>
                                  </w:rPr>
                                  <w:t> * Provides a C interface between the Isotope emulation chip</w:t>
                                </w:r>
                                <w:r w:rsidRPr="00D209DD">
                                  <w:rPr>
                                    <w:rFonts w:ascii="Consolas" w:eastAsia="Times New Roman" w:hAnsi="Consolas" w:cs="Consolas"/>
                                    <w:color w:val="000000"/>
                                    <w:sz w:val="18"/>
                                    <w:szCs w:val="18"/>
                                    <w:bdr w:val="none" w:sz="0" w:space="0" w:color="auto" w:frame="1"/>
                                    <w:lang w:eastAsia="en-ZA"/>
                                  </w:rPr>
                                  <w:t> </w:t>
                                </w:r>
                              </w:ins>
                            </w:p>
                            <w:p w14:paraId="4E9EC3BF"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77" w:author="Benjamin Pannell" w:date="2014-10-20T19:03:00Z"/>
                                  <w:rFonts w:ascii="Consolas" w:eastAsia="Times New Roman" w:hAnsi="Consolas" w:cs="Consolas"/>
                                  <w:color w:val="5C5C5C"/>
                                  <w:sz w:val="18"/>
                                  <w:szCs w:val="18"/>
                                  <w:lang w:eastAsia="en-ZA"/>
                                </w:rPr>
                              </w:pPr>
                              <w:ins w:id="1078" w:author="Benjamin Pannell" w:date="2014-10-20T19:03:00Z">
                                <w:r w:rsidRPr="00D209DD">
                                  <w:rPr>
                                    <w:rFonts w:ascii="Consolas" w:eastAsia="Times New Roman" w:hAnsi="Consolas" w:cs="Consolas"/>
                                    <w:color w:val="008200"/>
                                    <w:sz w:val="18"/>
                                    <w:szCs w:val="18"/>
                                    <w:bdr w:val="none" w:sz="0" w:space="0" w:color="auto" w:frame="1"/>
                                    <w:lang w:eastAsia="en-ZA"/>
                                  </w:rPr>
                                  <w:t> * and the local system, as well as a number of useful command</w:t>
                                </w:r>
                                <w:r w:rsidRPr="00D209DD">
                                  <w:rPr>
                                    <w:rFonts w:ascii="Consolas" w:eastAsia="Times New Roman" w:hAnsi="Consolas" w:cs="Consolas"/>
                                    <w:color w:val="000000"/>
                                    <w:sz w:val="18"/>
                                    <w:szCs w:val="18"/>
                                    <w:bdr w:val="none" w:sz="0" w:space="0" w:color="auto" w:frame="1"/>
                                    <w:lang w:eastAsia="en-ZA"/>
                                  </w:rPr>
                                  <w:t> </w:t>
                                </w:r>
                              </w:ins>
                            </w:p>
                            <w:p w14:paraId="3BC847D6"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79" w:author="Benjamin Pannell" w:date="2014-10-20T19:03:00Z"/>
                                  <w:rFonts w:ascii="Consolas" w:eastAsia="Times New Roman" w:hAnsi="Consolas" w:cs="Consolas"/>
                                  <w:color w:val="5C5C5C"/>
                                  <w:sz w:val="18"/>
                                  <w:szCs w:val="18"/>
                                  <w:lang w:eastAsia="en-ZA"/>
                                </w:rPr>
                              </w:pPr>
                              <w:ins w:id="1080"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gramStart"/>
                                <w:r w:rsidRPr="00D209DD">
                                  <w:rPr>
                                    <w:rFonts w:ascii="Consolas" w:eastAsia="Times New Roman" w:hAnsi="Consolas" w:cs="Consolas"/>
                                    <w:color w:val="008200"/>
                                    <w:sz w:val="18"/>
                                    <w:szCs w:val="18"/>
                                    <w:bdr w:val="none" w:sz="0" w:space="0" w:color="auto" w:frame="1"/>
                                    <w:lang w:eastAsia="en-ZA"/>
                                  </w:rPr>
                                  <w:t>wrappers</w:t>
                                </w:r>
                                <w:proofErr w:type="gramEnd"/>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D78A13B"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81" w:author="Benjamin Pannell" w:date="2014-10-20T19:03:00Z"/>
                                  <w:rFonts w:ascii="Consolas" w:eastAsia="Times New Roman" w:hAnsi="Consolas" w:cs="Consolas"/>
                                  <w:color w:val="5C5C5C"/>
                                  <w:sz w:val="18"/>
                                  <w:szCs w:val="18"/>
                                  <w:lang w:eastAsia="en-ZA"/>
                                </w:rPr>
                              </w:pPr>
                              <w:ins w:id="1082"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67CE08A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83" w:author="Benjamin Pannell" w:date="2014-10-20T19:03:00Z"/>
                                  <w:rFonts w:ascii="Consolas" w:eastAsia="Times New Roman" w:hAnsi="Consolas" w:cs="Consolas"/>
                                  <w:color w:val="5C5C5C"/>
                                  <w:sz w:val="18"/>
                                  <w:szCs w:val="18"/>
                                  <w:lang w:eastAsia="en-ZA"/>
                                </w:rPr>
                              </w:pPr>
                              <w:ins w:id="1084" w:author="Benjamin Pannell" w:date="2014-10-20T19:03:00Z">
                                <w:r w:rsidRPr="00D209DD">
                                  <w:rPr>
                                    <w:rFonts w:ascii="Consolas" w:eastAsia="Times New Roman" w:hAnsi="Consolas" w:cs="Consolas"/>
                                    <w:color w:val="008200"/>
                                    <w:sz w:val="18"/>
                                    <w:szCs w:val="18"/>
                                    <w:bdr w:val="none" w:sz="0" w:space="0" w:color="auto" w:frame="1"/>
                                    <w:lang w:eastAsia="en-ZA"/>
                                  </w:rPr>
                                  <w:t> * Copyright Â© Benjamin Pannell 2014</w:t>
                                </w:r>
                                <w:r w:rsidRPr="00D209DD">
                                  <w:rPr>
                                    <w:rFonts w:ascii="Consolas" w:eastAsia="Times New Roman" w:hAnsi="Consolas" w:cs="Consolas"/>
                                    <w:color w:val="000000"/>
                                    <w:sz w:val="18"/>
                                    <w:szCs w:val="18"/>
                                    <w:bdr w:val="none" w:sz="0" w:space="0" w:color="auto" w:frame="1"/>
                                    <w:lang w:eastAsia="en-ZA"/>
                                  </w:rPr>
                                  <w:t> </w:t>
                                </w:r>
                              </w:ins>
                            </w:p>
                            <w:p w14:paraId="662F0605"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85" w:author="Benjamin Pannell" w:date="2014-10-20T19:03:00Z"/>
                                  <w:rFonts w:ascii="Consolas" w:eastAsia="Times New Roman" w:hAnsi="Consolas" w:cs="Consolas"/>
                                  <w:color w:val="5C5C5C"/>
                                  <w:sz w:val="18"/>
                                  <w:szCs w:val="18"/>
                                  <w:lang w:eastAsia="en-ZA"/>
                                </w:rPr>
                              </w:pPr>
                              <w:ins w:id="1086"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3506EAB9"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87" w:author="Benjamin Pannell" w:date="2014-10-20T19:03:00Z"/>
                                  <w:rFonts w:ascii="Consolas" w:eastAsia="Times New Roman" w:hAnsi="Consolas" w:cs="Consolas"/>
                                  <w:color w:val="5C5C5C"/>
                                  <w:sz w:val="18"/>
                                  <w:szCs w:val="18"/>
                                  <w:lang w:eastAsia="en-ZA"/>
                                </w:rPr>
                              </w:pPr>
                              <w:ins w:id="1088"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65678D2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89" w:author="Benjamin Pannell" w:date="2014-10-20T19:03:00Z"/>
                                  <w:rFonts w:ascii="Consolas" w:eastAsia="Times New Roman" w:hAnsi="Consolas" w:cs="Consolas"/>
                                  <w:color w:val="5C5C5C"/>
                                  <w:sz w:val="18"/>
                                  <w:szCs w:val="18"/>
                                  <w:lang w:eastAsia="en-ZA"/>
                                </w:rPr>
                              </w:pPr>
                              <w:ins w:id="1090" w:author="Benjamin Pannell" w:date="2014-10-20T19:03:00Z">
                                <w:r w:rsidRPr="00D209DD">
                                  <w:rPr>
                                    <w:rFonts w:ascii="Consolas" w:eastAsia="Times New Roman" w:hAnsi="Consolas" w:cs="Consolas"/>
                                    <w:color w:val="808080"/>
                                    <w:sz w:val="18"/>
                                    <w:szCs w:val="18"/>
                                    <w:bdr w:val="none" w:sz="0" w:space="0" w:color="auto" w:frame="1"/>
                                    <w:lang w:eastAsia="en-ZA"/>
                                  </w:rPr>
                                  <w:t>#</w:t>
                                </w:r>
                                <w:proofErr w:type="spellStart"/>
                                <w:r w:rsidRPr="00D209DD">
                                  <w:rPr>
                                    <w:rFonts w:ascii="Consolas" w:eastAsia="Times New Roman" w:hAnsi="Consolas" w:cs="Consolas"/>
                                    <w:color w:val="808080"/>
                                    <w:sz w:val="18"/>
                                    <w:szCs w:val="18"/>
                                    <w:bdr w:val="none" w:sz="0" w:space="0" w:color="auto" w:frame="1"/>
                                    <w:lang w:eastAsia="en-ZA"/>
                                  </w:rPr>
                                  <w:t>ifndef</w:t>
                                </w:r>
                                <w:proofErr w:type="spellEnd"/>
                                <w:r w:rsidRPr="00D209DD">
                                  <w:rPr>
                                    <w:rFonts w:ascii="Consolas" w:eastAsia="Times New Roman" w:hAnsi="Consolas" w:cs="Consolas"/>
                                    <w:color w:val="808080"/>
                                    <w:sz w:val="18"/>
                                    <w:szCs w:val="18"/>
                                    <w:bdr w:val="none" w:sz="0" w:space="0" w:color="auto" w:frame="1"/>
                                    <w:lang w:eastAsia="en-ZA"/>
                                  </w:rPr>
                                  <w:t> ISOTOPE_H</w:t>
                                </w:r>
                                <w:r w:rsidRPr="00D209DD">
                                  <w:rPr>
                                    <w:rFonts w:ascii="Consolas" w:eastAsia="Times New Roman" w:hAnsi="Consolas" w:cs="Consolas"/>
                                    <w:color w:val="000000"/>
                                    <w:sz w:val="18"/>
                                    <w:szCs w:val="18"/>
                                    <w:bdr w:val="none" w:sz="0" w:space="0" w:color="auto" w:frame="1"/>
                                    <w:lang w:eastAsia="en-ZA"/>
                                  </w:rPr>
                                  <w:t>  </w:t>
                                </w:r>
                              </w:ins>
                            </w:p>
                            <w:p w14:paraId="509FEC9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91" w:author="Benjamin Pannell" w:date="2014-10-20T19:03:00Z"/>
                                  <w:rFonts w:ascii="Consolas" w:eastAsia="Times New Roman" w:hAnsi="Consolas" w:cs="Consolas"/>
                                  <w:color w:val="5C5C5C"/>
                                  <w:sz w:val="18"/>
                                  <w:szCs w:val="18"/>
                                  <w:lang w:eastAsia="en-ZA"/>
                                </w:rPr>
                              </w:pPr>
                              <w:ins w:id="1092" w:author="Benjamin Pannell" w:date="2014-10-20T19:03:00Z">
                                <w:r w:rsidRPr="00D209DD">
                                  <w:rPr>
                                    <w:rFonts w:ascii="Consolas" w:eastAsia="Times New Roman" w:hAnsi="Consolas" w:cs="Consolas"/>
                                    <w:color w:val="808080"/>
                                    <w:sz w:val="18"/>
                                    <w:szCs w:val="18"/>
                                    <w:bdr w:val="none" w:sz="0" w:space="0" w:color="auto" w:frame="1"/>
                                    <w:lang w:eastAsia="en-ZA"/>
                                  </w:rPr>
                                  <w:t>#define ISOTOPE_H</w:t>
                                </w:r>
                                <w:r w:rsidRPr="00D209DD">
                                  <w:rPr>
                                    <w:rFonts w:ascii="Consolas" w:eastAsia="Times New Roman" w:hAnsi="Consolas" w:cs="Consolas"/>
                                    <w:color w:val="000000"/>
                                    <w:sz w:val="18"/>
                                    <w:szCs w:val="18"/>
                                    <w:bdr w:val="none" w:sz="0" w:space="0" w:color="auto" w:frame="1"/>
                                    <w:lang w:eastAsia="en-ZA"/>
                                  </w:rPr>
                                  <w:t>  </w:t>
                                </w:r>
                              </w:ins>
                            </w:p>
                            <w:p w14:paraId="224500C7"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93" w:author="Benjamin Pannell" w:date="2014-10-20T19:03:00Z"/>
                                  <w:rFonts w:ascii="Consolas" w:eastAsia="Times New Roman" w:hAnsi="Consolas" w:cs="Consolas"/>
                                  <w:color w:val="5C5C5C"/>
                                  <w:sz w:val="18"/>
                                  <w:szCs w:val="18"/>
                                  <w:lang w:eastAsia="en-ZA"/>
                                </w:rPr>
                              </w:pPr>
                              <w:ins w:id="1094"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4C3B9F8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95" w:author="Benjamin Pannell" w:date="2014-10-20T19:03:00Z"/>
                                  <w:rFonts w:ascii="Consolas" w:eastAsia="Times New Roman" w:hAnsi="Consolas" w:cs="Consolas"/>
                                  <w:color w:val="5C5C5C"/>
                                  <w:sz w:val="18"/>
                                  <w:szCs w:val="18"/>
                                  <w:lang w:eastAsia="en-ZA"/>
                                </w:rPr>
                              </w:pPr>
                              <w:ins w:id="1096"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26647BC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097" w:author="Benjamin Pannell" w:date="2014-10-20T19:03:00Z"/>
                                  <w:rFonts w:ascii="Consolas" w:eastAsia="Times New Roman" w:hAnsi="Consolas" w:cs="Consolas"/>
                                  <w:color w:val="5C5C5C"/>
                                  <w:sz w:val="18"/>
                                  <w:szCs w:val="18"/>
                                  <w:lang w:eastAsia="en-ZA"/>
                                </w:rPr>
                              </w:pPr>
                              <w:ins w:id="1098" w:author="Benjamin Pannell" w:date="2014-10-20T19:03:00Z">
                                <w:r w:rsidRPr="00D209DD">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D209DD">
                                  <w:rPr>
                                    <w:rFonts w:ascii="Consolas" w:eastAsia="Times New Roman" w:hAnsi="Consolas" w:cs="Consolas"/>
                                    <w:color w:val="000000"/>
                                    <w:sz w:val="18"/>
                                    <w:szCs w:val="18"/>
                                    <w:bdr w:val="none" w:sz="0" w:space="0" w:color="auto" w:frame="1"/>
                                    <w:lang w:eastAsia="en-ZA"/>
                                  </w:rPr>
                                  <w:t> </w:t>
                                </w:r>
                              </w:ins>
                            </w:p>
                            <w:p w14:paraId="77EC4FE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099" w:author="Benjamin Pannell" w:date="2014-10-20T19:03:00Z"/>
                                  <w:rFonts w:ascii="Consolas" w:eastAsia="Times New Roman" w:hAnsi="Consolas" w:cs="Consolas"/>
                                  <w:color w:val="5C5C5C"/>
                                  <w:sz w:val="18"/>
                                  <w:szCs w:val="18"/>
                                  <w:lang w:eastAsia="en-ZA"/>
                                </w:rPr>
                              </w:pPr>
                              <w:ins w:id="1100" w:author="Benjamin Pannell" w:date="2014-10-20T19:03:00Z">
                                <w:r w:rsidRPr="00D209DD">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D209DD">
                                  <w:rPr>
                                    <w:rFonts w:ascii="Consolas" w:eastAsia="Times New Roman" w:hAnsi="Consolas" w:cs="Consolas"/>
                                    <w:color w:val="000000"/>
                                    <w:sz w:val="18"/>
                                    <w:szCs w:val="18"/>
                                    <w:bdr w:val="none" w:sz="0" w:space="0" w:color="auto" w:frame="1"/>
                                    <w:lang w:eastAsia="en-ZA"/>
                                  </w:rPr>
                                  <w:t> </w:t>
                                </w:r>
                              </w:ins>
                            </w:p>
                            <w:p w14:paraId="3FC3863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01" w:author="Benjamin Pannell" w:date="2014-10-20T19:03:00Z"/>
                                  <w:rFonts w:ascii="Consolas" w:eastAsia="Times New Roman" w:hAnsi="Consolas" w:cs="Consolas"/>
                                  <w:color w:val="5C5C5C"/>
                                  <w:sz w:val="18"/>
                                  <w:szCs w:val="18"/>
                                  <w:lang w:eastAsia="en-ZA"/>
                                </w:rPr>
                              </w:pPr>
                              <w:ins w:id="1102" w:author="Benjamin Pannell" w:date="2014-10-20T19:03:00Z">
                                <w:r w:rsidRPr="00D209DD">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D209DD">
                                  <w:rPr>
                                    <w:rFonts w:ascii="Consolas" w:eastAsia="Times New Roman" w:hAnsi="Consolas" w:cs="Consolas"/>
                                    <w:color w:val="000000"/>
                                    <w:sz w:val="18"/>
                                    <w:szCs w:val="18"/>
                                    <w:bdr w:val="none" w:sz="0" w:space="0" w:color="auto" w:frame="1"/>
                                    <w:lang w:eastAsia="en-ZA"/>
                                  </w:rPr>
                                  <w:t> </w:t>
                                </w:r>
                              </w:ins>
                            </w:p>
                            <w:p w14:paraId="4B002E7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03" w:author="Benjamin Pannell" w:date="2014-10-20T19:03:00Z"/>
                                  <w:rFonts w:ascii="Consolas" w:eastAsia="Times New Roman" w:hAnsi="Consolas" w:cs="Consolas"/>
                                  <w:color w:val="5C5C5C"/>
                                  <w:sz w:val="18"/>
                                  <w:szCs w:val="18"/>
                                  <w:lang w:eastAsia="en-ZA"/>
                                </w:rPr>
                              </w:pPr>
                              <w:ins w:id="1104"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6103603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05" w:author="Benjamin Pannell" w:date="2014-10-20T19:03:00Z"/>
                                  <w:rFonts w:ascii="Consolas" w:eastAsia="Times New Roman" w:hAnsi="Consolas" w:cs="Consolas"/>
                                  <w:color w:val="5C5C5C"/>
                                  <w:sz w:val="18"/>
                                  <w:szCs w:val="18"/>
                                  <w:lang w:eastAsia="en-ZA"/>
                                </w:rPr>
                              </w:pPr>
                              <w:proofErr w:type="spellStart"/>
                              <w:ins w:id="1106" w:author="Benjamin Pannell" w:date="2014-10-20T19:03:00Z">
                                <w:r w:rsidRPr="00D209DD">
                                  <w:rPr>
                                    <w:rFonts w:ascii="Consolas" w:eastAsia="Times New Roman" w:hAnsi="Consolas" w:cs="Consolas"/>
                                    <w:b/>
                                    <w:bCs/>
                                    <w:color w:val="2E8B57"/>
                                    <w:sz w:val="18"/>
                                    <w:szCs w:val="18"/>
                                    <w:bdr w:val="none" w:sz="0" w:space="0" w:color="auto" w:frame="1"/>
                                    <w:lang w:eastAsia="en-ZA"/>
                                  </w:rPr>
                                  <w:t>int</w:t>
                                </w:r>
                                <w:proofErr w:type="spellEnd"/>
                                <w:r w:rsidRPr="00D209DD">
                                  <w:rPr>
                                    <w:rFonts w:ascii="Consolas" w:eastAsia="Times New Roman" w:hAnsi="Consolas" w:cs="Consolas"/>
                                    <w:color w:val="000000"/>
                                    <w:sz w:val="18"/>
                                    <w:szCs w:val="18"/>
                                    <w:bdr w:val="none" w:sz="0" w:space="0" w:color="auto" w:frame="1"/>
                                    <w:lang w:eastAsia="en-ZA"/>
                                  </w:rPr>
                                  <w:t> </w:t>
                                </w:r>
                                <w:proofErr w:type="spellStart"/>
                                <w:r w:rsidRPr="00D209DD">
                                  <w:rPr>
                                    <w:rFonts w:ascii="Consolas" w:eastAsia="Times New Roman" w:hAnsi="Consolas" w:cs="Consolas"/>
                                    <w:color w:val="000000"/>
                                    <w:sz w:val="18"/>
                                    <w:szCs w:val="18"/>
                                    <w:bdr w:val="none" w:sz="0" w:space="0" w:color="auto" w:frame="1"/>
                                    <w:lang w:eastAsia="en-ZA"/>
                                  </w:rPr>
                                  <w:t>isotope_open</w:t>
                                </w:r>
                                <w:proofErr w:type="spellEnd"/>
                                <w:r w:rsidRPr="00D209DD">
                                  <w:rPr>
                                    <w:rFonts w:ascii="Consolas" w:eastAsia="Times New Roman" w:hAnsi="Consolas" w:cs="Consolas"/>
                                    <w:color w:val="000000"/>
                                    <w:sz w:val="18"/>
                                    <w:szCs w:val="18"/>
                                    <w:bdr w:val="none" w:sz="0" w:space="0" w:color="auto" w:frame="1"/>
                                    <w:lang w:eastAsia="en-ZA"/>
                                  </w:rPr>
                                  <w:t>(</w:t>
                                </w:r>
                                <w:proofErr w:type="spellStart"/>
                                <w:r w:rsidRPr="00D209DD">
                                  <w:rPr>
                                    <w:rFonts w:ascii="Consolas" w:eastAsia="Times New Roman" w:hAnsi="Consolas" w:cs="Consolas"/>
                                    <w:b/>
                                    <w:bCs/>
                                    <w:color w:val="006699"/>
                                    <w:sz w:val="18"/>
                                    <w:szCs w:val="18"/>
                                    <w:bdr w:val="none" w:sz="0" w:space="0" w:color="auto" w:frame="1"/>
                                    <w:lang w:eastAsia="en-ZA"/>
                                  </w:rPr>
                                  <w:t>const</w:t>
                                </w:r>
                                <w:proofErr w:type="spellEnd"/>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device);  </w:t>
                                </w:r>
                              </w:ins>
                            </w:p>
                            <w:p w14:paraId="598E5D9E"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07" w:author="Benjamin Pannell" w:date="2014-10-20T19:03:00Z"/>
                                  <w:rFonts w:ascii="Consolas" w:eastAsia="Times New Roman" w:hAnsi="Consolas" w:cs="Consolas"/>
                                  <w:color w:val="5C5C5C"/>
                                  <w:sz w:val="18"/>
                                  <w:szCs w:val="18"/>
                                  <w:lang w:eastAsia="en-ZA"/>
                                </w:rPr>
                              </w:pPr>
                              <w:ins w:id="1108"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45AA4F1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09" w:author="Benjamin Pannell" w:date="2014-10-20T19:03:00Z"/>
                                  <w:rFonts w:ascii="Consolas" w:eastAsia="Times New Roman" w:hAnsi="Consolas" w:cs="Consolas"/>
                                  <w:color w:val="5C5C5C"/>
                                  <w:sz w:val="18"/>
                                  <w:szCs w:val="18"/>
                                  <w:lang w:eastAsia="en-ZA"/>
                                </w:rPr>
                              </w:pPr>
                              <w:ins w:id="1110" w:author="Benjamin Pannell" w:date="2014-10-20T19:03:00Z">
                                <w:r w:rsidRPr="00D209DD">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D209DD">
                                  <w:rPr>
                                    <w:rFonts w:ascii="Consolas" w:eastAsia="Times New Roman" w:hAnsi="Consolas" w:cs="Consolas"/>
                                    <w:color w:val="000000"/>
                                    <w:sz w:val="18"/>
                                    <w:szCs w:val="18"/>
                                    <w:bdr w:val="none" w:sz="0" w:space="0" w:color="auto" w:frame="1"/>
                                    <w:lang w:eastAsia="en-ZA"/>
                                  </w:rPr>
                                  <w:t> </w:t>
                                </w:r>
                              </w:ins>
                            </w:p>
                            <w:p w14:paraId="31A9E7C6"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11" w:author="Benjamin Pannell" w:date="2014-10-20T19:03:00Z"/>
                                  <w:rFonts w:ascii="Consolas" w:eastAsia="Times New Roman" w:hAnsi="Consolas" w:cs="Consolas"/>
                                  <w:color w:val="5C5C5C"/>
                                  <w:sz w:val="18"/>
                                  <w:szCs w:val="18"/>
                                  <w:lang w:eastAsia="en-ZA"/>
                                </w:rPr>
                              </w:pPr>
                              <w:ins w:id="1112"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isotope The ID of the connection to terminate</w:t>
                                </w:r>
                                <w:r w:rsidRPr="00D209DD">
                                  <w:rPr>
                                    <w:rFonts w:ascii="Consolas" w:eastAsia="Times New Roman" w:hAnsi="Consolas" w:cs="Consolas"/>
                                    <w:color w:val="000000"/>
                                    <w:sz w:val="18"/>
                                    <w:szCs w:val="18"/>
                                    <w:bdr w:val="none" w:sz="0" w:space="0" w:color="auto" w:frame="1"/>
                                    <w:lang w:eastAsia="en-ZA"/>
                                  </w:rPr>
                                  <w:t> </w:t>
                                </w:r>
                              </w:ins>
                            </w:p>
                            <w:p w14:paraId="5E2D6168"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13" w:author="Benjamin Pannell" w:date="2014-10-20T19:03:00Z"/>
                                  <w:rFonts w:ascii="Consolas" w:eastAsia="Times New Roman" w:hAnsi="Consolas" w:cs="Consolas"/>
                                  <w:color w:val="5C5C5C"/>
                                  <w:sz w:val="18"/>
                                  <w:szCs w:val="18"/>
                                  <w:lang w:eastAsia="en-ZA"/>
                                </w:rPr>
                              </w:pPr>
                              <w:ins w:id="1114" w:author="Benjamin Pannell" w:date="2014-10-20T19:03:00Z">
                                <w:r w:rsidRPr="00D209DD">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D209DD">
                                  <w:rPr>
                                    <w:rFonts w:ascii="Consolas" w:eastAsia="Times New Roman" w:hAnsi="Consolas" w:cs="Consolas"/>
                                    <w:color w:val="000000"/>
                                    <w:sz w:val="18"/>
                                    <w:szCs w:val="18"/>
                                    <w:bdr w:val="none" w:sz="0" w:space="0" w:color="auto" w:frame="1"/>
                                    <w:lang w:eastAsia="en-ZA"/>
                                  </w:rPr>
                                  <w:t> </w:t>
                                </w:r>
                              </w:ins>
                            </w:p>
                            <w:p w14:paraId="0DFEC1C1"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15" w:author="Benjamin Pannell" w:date="2014-10-20T19:03:00Z"/>
                                  <w:rFonts w:ascii="Consolas" w:eastAsia="Times New Roman" w:hAnsi="Consolas" w:cs="Consolas"/>
                                  <w:color w:val="5C5C5C"/>
                                  <w:sz w:val="18"/>
                                  <w:szCs w:val="18"/>
                                  <w:lang w:eastAsia="en-ZA"/>
                                </w:rPr>
                              </w:pPr>
                              <w:ins w:id="1116"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015BBCF8"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17" w:author="Benjamin Pannell" w:date="2014-10-20T19:03:00Z"/>
                                  <w:rFonts w:ascii="Consolas" w:eastAsia="Times New Roman" w:hAnsi="Consolas" w:cs="Consolas"/>
                                  <w:color w:val="5C5C5C"/>
                                  <w:sz w:val="18"/>
                                  <w:szCs w:val="18"/>
                                  <w:lang w:eastAsia="en-ZA"/>
                                </w:rPr>
                              </w:pPr>
                              <w:ins w:id="1118"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w:t>
                                </w:r>
                                <w:proofErr w:type="spellStart"/>
                                <w:r w:rsidRPr="00D209DD">
                                  <w:rPr>
                                    <w:rFonts w:ascii="Consolas" w:eastAsia="Times New Roman" w:hAnsi="Consolas" w:cs="Consolas"/>
                                    <w:color w:val="000000"/>
                                    <w:sz w:val="18"/>
                                    <w:szCs w:val="18"/>
                                    <w:bdr w:val="none" w:sz="0" w:space="0" w:color="auto" w:frame="1"/>
                                    <w:lang w:eastAsia="en-ZA"/>
                                  </w:rPr>
                                  <w:t>isotope_close</w:t>
                                </w:r>
                                <w:proofErr w:type="spellEnd"/>
                                <w:r w:rsidRPr="00D209DD">
                                  <w:rPr>
                                    <w:rFonts w:ascii="Consolas" w:eastAsia="Times New Roman" w:hAnsi="Consolas" w:cs="Consolas"/>
                                    <w:color w:val="000000"/>
                                    <w:sz w:val="18"/>
                                    <w:szCs w:val="18"/>
                                    <w:bdr w:val="none" w:sz="0" w:space="0" w:color="auto" w:frame="1"/>
                                    <w:lang w:eastAsia="en-ZA"/>
                                  </w:rPr>
                                  <w:t>(</w:t>
                                </w:r>
                                <w:proofErr w:type="spellStart"/>
                                <w:r w:rsidRPr="00D209DD">
                                  <w:rPr>
                                    <w:rFonts w:ascii="Consolas" w:eastAsia="Times New Roman" w:hAnsi="Consolas" w:cs="Consolas"/>
                                    <w:b/>
                                    <w:bCs/>
                                    <w:color w:val="2E8B57"/>
                                    <w:sz w:val="18"/>
                                    <w:szCs w:val="18"/>
                                    <w:bdr w:val="none" w:sz="0" w:space="0" w:color="auto" w:frame="1"/>
                                    <w:lang w:eastAsia="en-ZA"/>
                                  </w:rPr>
                                  <w:t>int</w:t>
                                </w:r>
                                <w:proofErr w:type="spellEnd"/>
                                <w:r w:rsidRPr="00D209DD">
                                  <w:rPr>
                                    <w:rFonts w:ascii="Consolas" w:eastAsia="Times New Roman" w:hAnsi="Consolas" w:cs="Consolas"/>
                                    <w:color w:val="000000"/>
                                    <w:sz w:val="18"/>
                                    <w:szCs w:val="18"/>
                                    <w:bdr w:val="none" w:sz="0" w:space="0" w:color="auto" w:frame="1"/>
                                    <w:lang w:eastAsia="en-ZA"/>
                                  </w:rPr>
                                  <w:t> isotope);  </w:t>
                                </w:r>
                              </w:ins>
                            </w:p>
                            <w:p w14:paraId="376D1DE2"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19" w:author="Benjamin Pannell" w:date="2014-10-20T19:03:00Z"/>
                                  <w:rFonts w:ascii="Consolas" w:eastAsia="Times New Roman" w:hAnsi="Consolas" w:cs="Consolas"/>
                                  <w:color w:val="5C5C5C"/>
                                  <w:sz w:val="18"/>
                                  <w:szCs w:val="18"/>
                                  <w:lang w:eastAsia="en-ZA"/>
                                </w:rPr>
                              </w:pPr>
                              <w:ins w:id="1120"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70202BE2"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21" w:author="Benjamin Pannell" w:date="2014-10-20T19:03:00Z"/>
                                  <w:rFonts w:ascii="Consolas" w:eastAsia="Times New Roman" w:hAnsi="Consolas" w:cs="Consolas"/>
                                  <w:color w:val="5C5C5C"/>
                                  <w:sz w:val="18"/>
                                  <w:szCs w:val="18"/>
                                  <w:lang w:eastAsia="en-ZA"/>
                                </w:rPr>
                              </w:pPr>
                              <w:ins w:id="1122"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1D407F0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23" w:author="Benjamin Pannell" w:date="2014-10-20T19:03:00Z"/>
                                  <w:rFonts w:ascii="Consolas" w:eastAsia="Times New Roman" w:hAnsi="Consolas" w:cs="Consolas"/>
                                  <w:color w:val="5C5C5C"/>
                                  <w:sz w:val="18"/>
                                  <w:szCs w:val="18"/>
                                  <w:lang w:eastAsia="en-ZA"/>
                                </w:rPr>
                              </w:pPr>
                              <w:ins w:id="1124" w:author="Benjamin Pannell" w:date="2014-10-20T19:03:00Z">
                                <w:r w:rsidRPr="00D209DD">
                                  <w:rPr>
                                    <w:rFonts w:ascii="Consolas" w:eastAsia="Times New Roman" w:hAnsi="Consolas" w:cs="Consolas"/>
                                    <w:color w:val="008200"/>
                                    <w:sz w:val="18"/>
                                    <w:szCs w:val="18"/>
                                    <w:bdr w:val="none" w:sz="0" w:space="0" w:color="auto" w:frame="1"/>
                                    <w:lang w:eastAsia="en-ZA"/>
                                  </w:rPr>
                                  <w:t> * Sends a mouse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4E56082F"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25" w:author="Benjamin Pannell" w:date="2014-10-20T19:03:00Z"/>
                                  <w:rFonts w:ascii="Consolas" w:eastAsia="Times New Roman" w:hAnsi="Consolas" w:cs="Consolas"/>
                                  <w:color w:val="5C5C5C"/>
                                  <w:sz w:val="18"/>
                                  <w:szCs w:val="18"/>
                                  <w:lang w:eastAsia="en-ZA"/>
                                </w:rPr>
                              </w:pPr>
                              <w:ins w:id="1126"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5584C85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27" w:author="Benjamin Pannell" w:date="2014-10-20T19:03:00Z"/>
                                  <w:rFonts w:ascii="Consolas" w:eastAsia="Times New Roman" w:hAnsi="Consolas" w:cs="Consolas"/>
                                  <w:color w:val="5C5C5C"/>
                                  <w:sz w:val="18"/>
                                  <w:szCs w:val="18"/>
                                  <w:lang w:eastAsia="en-ZA"/>
                                </w:rPr>
                              </w:pPr>
                              <w:ins w:id="1128" w:author="Benjamin Pannell" w:date="2014-10-20T19:03:00Z">
                                <w:r w:rsidRPr="00D209DD">
                                  <w:rPr>
                                    <w:rFonts w:ascii="Consolas" w:eastAsia="Times New Roman" w:hAnsi="Consolas" w:cs="Consolas"/>
                                    <w:color w:val="008200"/>
                                    <w:sz w:val="18"/>
                                    <w:szCs w:val="18"/>
                                    <w:bdr w:val="none" w:sz="0" w:space="0" w:color="auto" w:frame="1"/>
                                    <w:lang w:eastAsia="en-ZA"/>
                                  </w:rPr>
                                  <w:t> * @param buttons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depressed mouse buttons to emulate, a set of MOUSE_ flags.</w:t>
                                </w:r>
                                <w:r w:rsidRPr="00D209DD">
                                  <w:rPr>
                                    <w:rFonts w:ascii="Consolas" w:eastAsia="Times New Roman" w:hAnsi="Consolas" w:cs="Consolas"/>
                                    <w:color w:val="000000"/>
                                    <w:sz w:val="18"/>
                                    <w:szCs w:val="18"/>
                                    <w:bdr w:val="none" w:sz="0" w:space="0" w:color="auto" w:frame="1"/>
                                    <w:lang w:eastAsia="en-ZA"/>
                                  </w:rPr>
                                  <w:t> </w:t>
                                </w:r>
                              </w:ins>
                            </w:p>
                            <w:p w14:paraId="6206A69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29" w:author="Benjamin Pannell" w:date="2014-10-20T19:03:00Z"/>
                                  <w:rFonts w:ascii="Consolas" w:eastAsia="Times New Roman" w:hAnsi="Consolas" w:cs="Consolas"/>
                                  <w:color w:val="5C5C5C"/>
                                  <w:sz w:val="18"/>
                                  <w:szCs w:val="18"/>
                                  <w:lang w:eastAsia="en-ZA"/>
                                </w:rPr>
                              </w:pPr>
                              <w:ins w:id="1130"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w:t>
                                </w:r>
                                <w:proofErr w:type="spellStart"/>
                                <w:r w:rsidRPr="00D209DD">
                                  <w:rPr>
                                    <w:rFonts w:ascii="Consolas" w:eastAsia="Times New Roman" w:hAnsi="Consolas" w:cs="Consolas"/>
                                    <w:color w:val="008200"/>
                                    <w:sz w:val="18"/>
                                    <w:szCs w:val="18"/>
                                    <w:bdr w:val="none" w:sz="0" w:space="0" w:color="auto" w:frame="1"/>
                                    <w:lang w:eastAsia="en-ZA"/>
                                  </w:rPr>
                                  <w:t>deltaX</w:t>
                                </w:r>
                                <w:proofErr w:type="spellEnd"/>
                                <w:r w:rsidRPr="00D209DD">
                                  <w:rPr>
                                    <w:rFonts w:ascii="Consolas" w:eastAsia="Times New Roman" w:hAnsi="Consolas" w:cs="Consolas"/>
                                    <w:color w:val="008200"/>
                                    <w:sz w:val="18"/>
                                    <w:szCs w:val="18"/>
                                    <w:bdr w:val="none" w:sz="0" w:space="0" w:color="auto" w:frame="1"/>
                                    <w:lang w:eastAsia="en-ZA"/>
                                  </w:rPr>
                                  <w: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x-axis movement of the mouse -127 to 127.</w:t>
                                </w:r>
                                <w:r w:rsidRPr="00D209DD">
                                  <w:rPr>
                                    <w:rFonts w:ascii="Consolas" w:eastAsia="Times New Roman" w:hAnsi="Consolas" w:cs="Consolas"/>
                                    <w:color w:val="000000"/>
                                    <w:sz w:val="18"/>
                                    <w:szCs w:val="18"/>
                                    <w:bdr w:val="none" w:sz="0" w:space="0" w:color="auto" w:frame="1"/>
                                    <w:lang w:eastAsia="en-ZA"/>
                                  </w:rPr>
                                  <w:t> </w:t>
                                </w:r>
                              </w:ins>
                            </w:p>
                            <w:p w14:paraId="3430F745"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31" w:author="Benjamin Pannell" w:date="2014-10-20T19:03:00Z"/>
                                  <w:rFonts w:ascii="Consolas" w:eastAsia="Times New Roman" w:hAnsi="Consolas" w:cs="Consolas"/>
                                  <w:color w:val="5C5C5C"/>
                                  <w:sz w:val="18"/>
                                  <w:szCs w:val="18"/>
                                  <w:lang w:eastAsia="en-ZA"/>
                                </w:rPr>
                              </w:pPr>
                              <w:ins w:id="1132"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w:t>
                                </w:r>
                                <w:proofErr w:type="spellStart"/>
                                <w:r w:rsidRPr="00D209DD">
                                  <w:rPr>
                                    <w:rFonts w:ascii="Consolas" w:eastAsia="Times New Roman" w:hAnsi="Consolas" w:cs="Consolas"/>
                                    <w:color w:val="008200"/>
                                    <w:sz w:val="18"/>
                                    <w:szCs w:val="18"/>
                                    <w:bdr w:val="none" w:sz="0" w:space="0" w:color="auto" w:frame="1"/>
                                    <w:lang w:eastAsia="en-ZA"/>
                                  </w:rPr>
                                  <w:t>deltaY</w:t>
                                </w:r>
                                <w:proofErr w:type="spellEnd"/>
                                <w:r w:rsidRPr="00D209DD">
                                  <w:rPr>
                                    <w:rFonts w:ascii="Consolas" w:eastAsia="Times New Roman" w:hAnsi="Consolas" w:cs="Consolas"/>
                                    <w:color w:val="008200"/>
                                    <w:sz w:val="18"/>
                                    <w:szCs w:val="18"/>
                                    <w:bdr w:val="none" w:sz="0" w:space="0" w:color="auto" w:frame="1"/>
                                    <w:lang w:eastAsia="en-ZA"/>
                                  </w:rPr>
                                  <w: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y-axis movement of the mouse -127 to 127.</w:t>
                                </w:r>
                                <w:r w:rsidRPr="00D209DD">
                                  <w:rPr>
                                    <w:rFonts w:ascii="Consolas" w:eastAsia="Times New Roman" w:hAnsi="Consolas" w:cs="Consolas"/>
                                    <w:color w:val="000000"/>
                                    <w:sz w:val="18"/>
                                    <w:szCs w:val="18"/>
                                    <w:bdr w:val="none" w:sz="0" w:space="0" w:color="auto" w:frame="1"/>
                                    <w:lang w:eastAsia="en-ZA"/>
                                  </w:rPr>
                                  <w:t> </w:t>
                                </w:r>
                              </w:ins>
                            </w:p>
                            <w:p w14:paraId="558AEFC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33" w:author="Benjamin Pannell" w:date="2014-10-20T19:03:00Z"/>
                                  <w:rFonts w:ascii="Consolas" w:eastAsia="Times New Roman" w:hAnsi="Consolas" w:cs="Consolas"/>
                                  <w:color w:val="5C5C5C"/>
                                  <w:sz w:val="18"/>
                                  <w:szCs w:val="18"/>
                                  <w:lang w:eastAsia="en-ZA"/>
                                </w:rPr>
                              </w:pPr>
                              <w:ins w:id="1134" w:author="Benjamin Pannell" w:date="2014-10-20T19:03:00Z">
                                <w:r w:rsidRPr="00D209DD">
                                  <w:rPr>
                                    <w:rFonts w:ascii="Consolas" w:eastAsia="Times New Roman" w:hAnsi="Consolas" w:cs="Consolas"/>
                                    <w:color w:val="008200"/>
                                    <w:sz w:val="18"/>
                                    <w:szCs w:val="18"/>
                                    <w:bdr w:val="none" w:sz="0" w:space="0" w:color="auto" w:frame="1"/>
                                    <w:lang w:eastAsia="en-ZA"/>
                                  </w:rPr>
                                  <w:t> * @param deltaScroll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scroll delta, usually +/- 3 to emulate a standard scroll wheel.</w:t>
                                </w:r>
                                <w:r w:rsidRPr="00D209DD">
                                  <w:rPr>
                                    <w:rFonts w:ascii="Consolas" w:eastAsia="Times New Roman" w:hAnsi="Consolas" w:cs="Consolas"/>
                                    <w:color w:val="000000"/>
                                    <w:sz w:val="18"/>
                                    <w:szCs w:val="18"/>
                                    <w:bdr w:val="none" w:sz="0" w:space="0" w:color="auto" w:frame="1"/>
                                    <w:lang w:eastAsia="en-ZA"/>
                                  </w:rPr>
                                  <w:t> </w:t>
                                </w:r>
                              </w:ins>
                            </w:p>
                            <w:p w14:paraId="4E1E6E3A"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35" w:author="Benjamin Pannell" w:date="2014-10-20T19:03:00Z"/>
                                  <w:rFonts w:ascii="Consolas" w:eastAsia="Times New Roman" w:hAnsi="Consolas" w:cs="Consolas"/>
                                  <w:color w:val="5C5C5C"/>
                                  <w:sz w:val="18"/>
                                  <w:szCs w:val="18"/>
                                  <w:lang w:eastAsia="en-ZA"/>
                                </w:rPr>
                              </w:pPr>
                              <w:ins w:id="1136"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00779059"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37" w:author="Benjamin Pannell" w:date="2014-10-20T19:03:00Z"/>
                                  <w:rFonts w:ascii="Consolas" w:eastAsia="Times New Roman" w:hAnsi="Consolas" w:cs="Consolas"/>
                                  <w:color w:val="5C5C5C"/>
                                  <w:sz w:val="18"/>
                                  <w:szCs w:val="18"/>
                                  <w:lang w:eastAsia="en-ZA"/>
                                </w:rPr>
                              </w:pPr>
                              <w:ins w:id="1138"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isotope_mouse(</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buttons,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deltaX,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deltaY,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deltaScroll);  </w:t>
                                </w:r>
                              </w:ins>
                            </w:p>
                            <w:p w14:paraId="05E961AE"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39" w:author="Benjamin Pannell" w:date="2014-10-20T19:03:00Z"/>
                                  <w:rFonts w:ascii="Consolas" w:eastAsia="Times New Roman" w:hAnsi="Consolas" w:cs="Consolas"/>
                                  <w:color w:val="5C5C5C"/>
                                  <w:sz w:val="18"/>
                                  <w:szCs w:val="18"/>
                                  <w:lang w:eastAsia="en-ZA"/>
                                </w:rPr>
                              </w:pPr>
                              <w:ins w:id="1140"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6554FE4B"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41" w:author="Benjamin Pannell" w:date="2014-10-20T19:03:00Z"/>
                                  <w:rFonts w:ascii="Consolas" w:eastAsia="Times New Roman" w:hAnsi="Consolas" w:cs="Consolas"/>
                                  <w:color w:val="5C5C5C"/>
                                  <w:sz w:val="18"/>
                                  <w:szCs w:val="18"/>
                                  <w:lang w:eastAsia="en-ZA"/>
                                </w:rPr>
                              </w:pPr>
                              <w:ins w:id="1142"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8AC5D6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43" w:author="Benjamin Pannell" w:date="2014-10-20T19:03:00Z"/>
                                  <w:rFonts w:ascii="Consolas" w:eastAsia="Times New Roman" w:hAnsi="Consolas" w:cs="Consolas"/>
                                  <w:color w:val="5C5C5C"/>
                                  <w:sz w:val="18"/>
                                  <w:szCs w:val="18"/>
                                  <w:lang w:eastAsia="en-ZA"/>
                                </w:rPr>
                              </w:pPr>
                              <w:ins w:id="1144" w:author="Benjamin Pannell" w:date="2014-10-20T19:03:00Z">
                                <w:r w:rsidRPr="00D209DD">
                                  <w:rPr>
                                    <w:rFonts w:ascii="Consolas" w:eastAsia="Times New Roman" w:hAnsi="Consolas" w:cs="Consolas"/>
                                    <w:color w:val="008200"/>
                                    <w:sz w:val="18"/>
                                    <w:szCs w:val="18"/>
                                    <w:bdr w:val="none" w:sz="0" w:space="0" w:color="auto" w:frame="1"/>
                                    <w:lang w:eastAsia="en-ZA"/>
                                  </w:rPr>
                                  <w:t> * Sends a keyboard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5788A81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45" w:author="Benjamin Pannell" w:date="2014-10-20T19:03:00Z"/>
                                  <w:rFonts w:ascii="Consolas" w:eastAsia="Times New Roman" w:hAnsi="Consolas" w:cs="Consolas"/>
                                  <w:color w:val="5C5C5C"/>
                                  <w:sz w:val="18"/>
                                  <w:szCs w:val="18"/>
                                  <w:lang w:eastAsia="en-ZA"/>
                                </w:rPr>
                              </w:pPr>
                              <w:ins w:id="1146"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30A63CF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47" w:author="Benjamin Pannell" w:date="2014-10-20T19:03:00Z"/>
                                  <w:rFonts w:ascii="Consolas" w:eastAsia="Times New Roman" w:hAnsi="Consolas" w:cs="Consolas"/>
                                  <w:color w:val="5C5C5C"/>
                                  <w:sz w:val="18"/>
                                  <w:szCs w:val="18"/>
                                  <w:lang w:eastAsia="en-ZA"/>
                                </w:rPr>
                              </w:pPr>
                              <w:ins w:id="1148" w:author="Benjamin Pannell" w:date="2014-10-20T19:03:00Z">
                                <w:r w:rsidRPr="00D209DD">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D209DD">
                                  <w:rPr>
                                    <w:rFonts w:ascii="Consolas" w:eastAsia="Times New Roman" w:hAnsi="Consolas" w:cs="Consolas"/>
                                    <w:color w:val="000000"/>
                                    <w:sz w:val="18"/>
                                    <w:szCs w:val="18"/>
                                    <w:bdr w:val="none" w:sz="0" w:space="0" w:color="auto" w:frame="1"/>
                                    <w:lang w:eastAsia="en-ZA"/>
                                  </w:rPr>
                                  <w:t> </w:t>
                                </w:r>
                              </w:ins>
                            </w:p>
                            <w:p w14:paraId="747EE20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49" w:author="Benjamin Pannell" w:date="2014-10-20T19:03:00Z"/>
                                  <w:rFonts w:ascii="Consolas" w:eastAsia="Times New Roman" w:hAnsi="Consolas" w:cs="Consolas"/>
                                  <w:color w:val="5C5C5C"/>
                                  <w:sz w:val="18"/>
                                  <w:szCs w:val="18"/>
                                  <w:lang w:eastAsia="en-ZA"/>
                                </w:rPr>
                              </w:pPr>
                              <w:ins w:id="1150" w:author="Benjamin Pannell" w:date="2014-10-20T19:03:00Z">
                                <w:r w:rsidRPr="00D209DD">
                                  <w:rPr>
                                    <w:rFonts w:ascii="Consolas" w:eastAsia="Times New Roman" w:hAnsi="Consolas" w:cs="Consolas"/>
                                    <w:color w:val="008200"/>
                                    <w:sz w:val="18"/>
                                    <w:szCs w:val="18"/>
                                    <w:bdr w:val="none" w:sz="0" w:space="0" w:color="auto" w:frame="1"/>
                                    <w:lang w:eastAsia="en-ZA"/>
                                  </w:rPr>
                                  <w:t> * @param </w:t>
                                </w:r>
                                <w:proofErr w:type="gramStart"/>
                                <w:r w:rsidRPr="00D209DD">
                                  <w:rPr>
                                    <w:rFonts w:ascii="Consolas" w:eastAsia="Times New Roman" w:hAnsi="Consolas" w:cs="Consolas"/>
                                    <w:color w:val="008200"/>
                                    <w:sz w:val="18"/>
                                    <w:szCs w:val="18"/>
                                    <w:bdr w:val="none" w:sz="0" w:space="0" w:color="auto" w:frame="1"/>
                                    <w:lang w:eastAsia="en-ZA"/>
                                  </w:rPr>
                                  <w:t>keys[</w:t>
                                </w:r>
                                <w:proofErr w:type="gramEnd"/>
                                <w:r w:rsidRPr="00D209DD">
                                  <w:rPr>
                                    <w:rFonts w:ascii="Consolas" w:eastAsia="Times New Roman" w:hAnsi="Consolas" w:cs="Consolas"/>
                                    <w:color w:val="008200"/>
                                    <w:sz w:val="18"/>
                                    <w:szCs w:val="18"/>
                                    <w:bdr w:val="none" w:sz="0" w:space="0" w:color="auto" w:frame="1"/>
                                    <w:lang w:eastAsia="en-ZA"/>
                                  </w:rPr>
                                  <w:t>] The physical keyboard keys who's depression should be emulated.</w:t>
                                </w:r>
                                <w:r w:rsidRPr="00D209DD">
                                  <w:rPr>
                                    <w:rFonts w:ascii="Consolas" w:eastAsia="Times New Roman" w:hAnsi="Consolas" w:cs="Consolas"/>
                                    <w:color w:val="000000"/>
                                    <w:sz w:val="18"/>
                                    <w:szCs w:val="18"/>
                                    <w:bdr w:val="none" w:sz="0" w:space="0" w:color="auto" w:frame="1"/>
                                    <w:lang w:eastAsia="en-ZA"/>
                                  </w:rPr>
                                  <w:t> </w:t>
                                </w:r>
                              </w:ins>
                            </w:p>
                            <w:p w14:paraId="42B1BC6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51" w:author="Benjamin Pannell" w:date="2014-10-20T19:03:00Z"/>
                                  <w:rFonts w:ascii="Consolas" w:eastAsia="Times New Roman" w:hAnsi="Consolas" w:cs="Consolas"/>
                                  <w:color w:val="5C5C5C"/>
                                  <w:sz w:val="18"/>
                                  <w:szCs w:val="18"/>
                                  <w:lang w:eastAsia="en-ZA"/>
                                </w:rPr>
                              </w:pPr>
                              <w:ins w:id="1152" w:author="Benjamin Pannell" w:date="2014-10-20T19:03:00Z">
                                <w:r w:rsidRPr="00D209DD">
                                  <w:rPr>
                                    <w:rFonts w:ascii="Consolas" w:eastAsia="Times New Roman" w:hAnsi="Consolas" w:cs="Consolas"/>
                                    <w:color w:val="008200"/>
                                    <w:sz w:val="18"/>
                                    <w:szCs w:val="18"/>
                                    <w:bdr w:val="none" w:sz="0" w:space="0" w:color="auto" w:frame="1"/>
                                    <w:lang w:eastAsia="en-ZA"/>
                                  </w:rPr>
                                  <w:t> * @param keys_count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number of physical keyboard keys to be emulated (max of 6).</w:t>
                                </w:r>
                                <w:r w:rsidRPr="00D209DD">
                                  <w:rPr>
                                    <w:rFonts w:ascii="Consolas" w:eastAsia="Times New Roman" w:hAnsi="Consolas" w:cs="Consolas"/>
                                    <w:color w:val="000000"/>
                                    <w:sz w:val="18"/>
                                    <w:szCs w:val="18"/>
                                    <w:bdr w:val="none" w:sz="0" w:space="0" w:color="auto" w:frame="1"/>
                                    <w:lang w:eastAsia="en-ZA"/>
                                  </w:rPr>
                                  <w:t> </w:t>
                                </w:r>
                              </w:ins>
                            </w:p>
                            <w:p w14:paraId="3796569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53" w:author="Benjamin Pannell" w:date="2014-10-20T19:03:00Z"/>
                                  <w:rFonts w:ascii="Consolas" w:eastAsia="Times New Roman" w:hAnsi="Consolas" w:cs="Consolas"/>
                                  <w:color w:val="5C5C5C"/>
                                  <w:sz w:val="18"/>
                                  <w:szCs w:val="18"/>
                                  <w:lang w:eastAsia="en-ZA"/>
                                </w:rPr>
                              </w:pPr>
                              <w:ins w:id="1154"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1D8408FD"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55" w:author="Benjamin Pannell" w:date="2014-10-20T19:03:00Z"/>
                                  <w:rFonts w:ascii="Consolas" w:eastAsia="Times New Roman" w:hAnsi="Consolas" w:cs="Consolas"/>
                                  <w:color w:val="5C5C5C"/>
                                  <w:sz w:val="18"/>
                                  <w:szCs w:val="18"/>
                                  <w:lang w:eastAsia="en-ZA"/>
                                </w:rPr>
                              </w:pPr>
                              <w:ins w:id="1156"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isotope_keyboard(</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modifiers, </w:t>
                                </w:r>
                                <w:r w:rsidRPr="00D209DD">
                                  <w:rPr>
                                    <w:rFonts w:ascii="Consolas" w:eastAsia="Times New Roman" w:hAnsi="Consolas" w:cs="Consolas"/>
                                    <w:b/>
                                    <w:bCs/>
                                    <w:color w:val="006699"/>
                                    <w:sz w:val="18"/>
                                    <w:szCs w:val="18"/>
                                    <w:bdr w:val="none" w:sz="0" w:space="0" w:color="auto" w:frame="1"/>
                                    <w:lang w:eastAsia="en-ZA"/>
                                  </w:rPr>
                                  <w:t>const</w:t>
                                </w:r>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keys[],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keys_count);  </w:t>
                                </w:r>
                              </w:ins>
                            </w:p>
                            <w:p w14:paraId="6D59A59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57" w:author="Benjamin Pannell" w:date="2014-10-20T19:03:00Z"/>
                                  <w:rFonts w:ascii="Consolas" w:eastAsia="Times New Roman" w:hAnsi="Consolas" w:cs="Consolas"/>
                                  <w:color w:val="5C5C5C"/>
                                  <w:sz w:val="18"/>
                                  <w:szCs w:val="18"/>
                                  <w:lang w:eastAsia="en-ZA"/>
                                </w:rPr>
                              </w:pPr>
                              <w:ins w:id="1158"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2333010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59" w:author="Benjamin Pannell" w:date="2014-10-20T19:03:00Z"/>
                                  <w:rFonts w:ascii="Consolas" w:eastAsia="Times New Roman" w:hAnsi="Consolas" w:cs="Consolas"/>
                                  <w:color w:val="5C5C5C"/>
                                  <w:sz w:val="18"/>
                                  <w:szCs w:val="18"/>
                                  <w:lang w:eastAsia="en-ZA"/>
                                </w:rPr>
                              </w:pPr>
                              <w:ins w:id="1160"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76BB3B96"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61" w:author="Benjamin Pannell" w:date="2014-10-20T19:03:00Z"/>
                                  <w:rFonts w:ascii="Consolas" w:eastAsia="Times New Roman" w:hAnsi="Consolas" w:cs="Consolas"/>
                                  <w:color w:val="5C5C5C"/>
                                  <w:sz w:val="18"/>
                                  <w:szCs w:val="18"/>
                                  <w:lang w:eastAsia="en-ZA"/>
                                </w:rPr>
                              </w:pPr>
                              <w:ins w:id="1162" w:author="Benjamin Pannell" w:date="2014-10-20T19:03:00Z">
                                <w:r w:rsidRPr="00D209DD">
                                  <w:rPr>
                                    <w:rFonts w:ascii="Consolas" w:eastAsia="Times New Roman" w:hAnsi="Consolas" w:cs="Consolas"/>
                                    <w:color w:val="008200"/>
                                    <w:sz w:val="18"/>
                                    <w:szCs w:val="18"/>
                                    <w:bdr w:val="none" w:sz="0" w:space="0" w:color="auto" w:frame="1"/>
                                    <w:lang w:eastAsia="en-ZA"/>
                                  </w:rPr>
                                  <w:t> * Sends a joystick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07E9E5BA"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63" w:author="Benjamin Pannell" w:date="2014-10-20T19:03:00Z"/>
                                  <w:rFonts w:ascii="Consolas" w:eastAsia="Times New Roman" w:hAnsi="Consolas" w:cs="Consolas"/>
                                  <w:color w:val="5C5C5C"/>
                                  <w:sz w:val="18"/>
                                  <w:szCs w:val="18"/>
                                  <w:lang w:eastAsia="en-ZA"/>
                                </w:rPr>
                              </w:pPr>
                              <w:ins w:id="1164"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331ECA57"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65" w:author="Benjamin Pannell" w:date="2014-10-20T19:03:00Z"/>
                                  <w:rFonts w:ascii="Consolas" w:eastAsia="Times New Roman" w:hAnsi="Consolas" w:cs="Consolas"/>
                                  <w:color w:val="5C5C5C"/>
                                  <w:sz w:val="18"/>
                                  <w:szCs w:val="18"/>
                                  <w:lang w:eastAsia="en-ZA"/>
                                </w:rPr>
                              </w:pPr>
                              <w:ins w:id="1166" w:author="Benjamin Pannell" w:date="2014-10-20T19:03:00Z">
                                <w:r w:rsidRPr="00D209DD">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D209DD">
                                  <w:rPr>
                                    <w:rFonts w:ascii="Consolas" w:eastAsia="Times New Roman" w:hAnsi="Consolas" w:cs="Consolas"/>
                                    <w:color w:val="000000"/>
                                    <w:sz w:val="18"/>
                                    <w:szCs w:val="18"/>
                                    <w:bdr w:val="none" w:sz="0" w:space="0" w:color="auto" w:frame="1"/>
                                    <w:lang w:eastAsia="en-ZA"/>
                                  </w:rPr>
                                  <w:t> </w:t>
                                </w:r>
                              </w:ins>
                            </w:p>
                            <w:p w14:paraId="3F45472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67" w:author="Benjamin Pannell" w:date="2014-10-20T19:03:00Z"/>
                                  <w:rFonts w:ascii="Consolas" w:eastAsia="Times New Roman" w:hAnsi="Consolas" w:cs="Consolas"/>
                                  <w:color w:val="5C5C5C"/>
                                  <w:sz w:val="18"/>
                                  <w:szCs w:val="18"/>
                                  <w:lang w:eastAsia="en-ZA"/>
                                </w:rPr>
                              </w:pPr>
                              <w:ins w:id="1168" w:author="Benjamin Pannell" w:date="2014-10-20T19:03:00Z">
                                <w:r w:rsidRPr="00D209DD">
                                  <w:rPr>
                                    <w:rFonts w:ascii="Consolas" w:eastAsia="Times New Roman" w:hAnsi="Consolas" w:cs="Consolas"/>
                                    <w:color w:val="008200"/>
                                    <w:sz w:val="18"/>
                                    <w:szCs w:val="18"/>
                                    <w:bdr w:val="none" w:sz="0" w:space="0" w:color="auto" w:frame="1"/>
                                    <w:lang w:eastAsia="en-ZA"/>
                                  </w:rPr>
                                  <w:t> * @param x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x-axis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5FC8151C"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69" w:author="Benjamin Pannell" w:date="2014-10-20T19:03:00Z"/>
                                  <w:rFonts w:ascii="Consolas" w:eastAsia="Times New Roman" w:hAnsi="Consolas" w:cs="Consolas"/>
                                  <w:color w:val="5C5C5C"/>
                                  <w:sz w:val="18"/>
                                  <w:szCs w:val="18"/>
                                  <w:lang w:eastAsia="en-ZA"/>
                                </w:rPr>
                              </w:pPr>
                              <w:ins w:id="1170" w:author="Benjamin Pannell" w:date="2014-10-20T19:03:00Z">
                                <w:r w:rsidRPr="00D209DD">
                                  <w:rPr>
                                    <w:rFonts w:ascii="Consolas" w:eastAsia="Times New Roman" w:hAnsi="Consolas" w:cs="Consolas"/>
                                    <w:color w:val="008200"/>
                                    <w:sz w:val="18"/>
                                    <w:szCs w:val="18"/>
                                    <w:bdr w:val="none" w:sz="0" w:space="0" w:color="auto" w:frame="1"/>
                                    <w:lang w:eastAsia="en-ZA"/>
                                  </w:rPr>
                                  <w:t> * @param y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y-axis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9DEC0D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71" w:author="Benjamin Pannell" w:date="2014-10-20T19:03:00Z"/>
                                  <w:rFonts w:ascii="Consolas" w:eastAsia="Times New Roman" w:hAnsi="Consolas" w:cs="Consolas"/>
                                  <w:color w:val="5C5C5C"/>
                                  <w:sz w:val="18"/>
                                  <w:szCs w:val="18"/>
                                  <w:lang w:eastAsia="en-ZA"/>
                                </w:rPr>
                              </w:pPr>
                              <w:ins w:id="1172" w:author="Benjamin Pannell" w:date="2014-10-20T19:03:00Z">
                                <w:r w:rsidRPr="00D209DD">
                                  <w:rPr>
                                    <w:rFonts w:ascii="Consolas" w:eastAsia="Times New Roman" w:hAnsi="Consolas" w:cs="Consolas"/>
                                    <w:color w:val="008200"/>
                                    <w:sz w:val="18"/>
                                    <w:szCs w:val="18"/>
                                    <w:bdr w:val="none" w:sz="0" w:space="0" w:color="auto" w:frame="1"/>
                                    <w:lang w:eastAsia="en-ZA"/>
                                  </w:rPr>
                                  <w:t> * @param z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z-axis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199DB7E"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73" w:author="Benjamin Pannell" w:date="2014-10-20T19:03:00Z"/>
                                  <w:rFonts w:ascii="Consolas" w:eastAsia="Times New Roman" w:hAnsi="Consolas" w:cs="Consolas"/>
                                  <w:color w:val="5C5C5C"/>
                                  <w:sz w:val="18"/>
                                  <w:szCs w:val="18"/>
                                  <w:lang w:eastAsia="en-ZA"/>
                                </w:rPr>
                              </w:pPr>
                              <w:ins w:id="1174" w:author="Benjamin Pannell" w:date="2014-10-20T19:03:00Z">
                                <w:r w:rsidRPr="00D209DD">
                                  <w:rPr>
                                    <w:rFonts w:ascii="Consolas" w:eastAsia="Times New Roman" w:hAnsi="Consolas" w:cs="Consolas"/>
                                    <w:color w:val="008200"/>
                                    <w:sz w:val="18"/>
                                    <w:szCs w:val="18"/>
                                    <w:bdr w:val="none" w:sz="0" w:space="0" w:color="auto" w:frame="1"/>
                                    <w:lang w:eastAsia="en-ZA"/>
                                  </w:rPr>
                                  <w:t> * @param rz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z-axis rotation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56863841"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75" w:author="Benjamin Pannell" w:date="2014-10-20T19:03:00Z"/>
                                  <w:rFonts w:ascii="Consolas" w:eastAsia="Times New Roman" w:hAnsi="Consolas" w:cs="Consolas"/>
                                  <w:color w:val="5C5C5C"/>
                                  <w:sz w:val="18"/>
                                  <w:szCs w:val="18"/>
                                  <w:lang w:eastAsia="en-ZA"/>
                                </w:rPr>
                              </w:pPr>
                              <w:ins w:id="1176" w:author="Benjamin Pannell" w:date="2014-10-20T19:03:00Z">
                                <w:r w:rsidRPr="00D209DD">
                                  <w:rPr>
                                    <w:rFonts w:ascii="Consolas" w:eastAsia="Times New Roman" w:hAnsi="Consolas" w:cs="Consolas"/>
                                    <w:color w:val="008200"/>
                                    <w:sz w:val="18"/>
                                    <w:szCs w:val="18"/>
                                    <w:bdr w:val="none" w:sz="0" w:space="0" w:color="auto" w:frame="1"/>
                                    <w:lang w:eastAsia="en-ZA"/>
                                  </w:rPr>
                                  <w:t> * @param sliderLeft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left slider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7628FA6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77" w:author="Benjamin Pannell" w:date="2014-10-20T19:03:00Z"/>
                                  <w:rFonts w:ascii="Consolas" w:eastAsia="Times New Roman" w:hAnsi="Consolas" w:cs="Consolas"/>
                                  <w:color w:val="5C5C5C"/>
                                  <w:sz w:val="18"/>
                                  <w:szCs w:val="18"/>
                                  <w:lang w:eastAsia="en-ZA"/>
                                </w:rPr>
                              </w:pPr>
                              <w:ins w:id="1178" w:author="Benjamin Pannell" w:date="2014-10-20T19:03:00Z">
                                <w:r w:rsidRPr="00D209DD">
                                  <w:rPr>
                                    <w:rFonts w:ascii="Consolas" w:eastAsia="Times New Roman" w:hAnsi="Consolas" w:cs="Consolas"/>
                                    <w:color w:val="008200"/>
                                    <w:sz w:val="18"/>
                                    <w:szCs w:val="18"/>
                                    <w:bdr w:val="none" w:sz="0" w:space="0" w:color="auto" w:frame="1"/>
                                    <w:lang w:eastAsia="en-ZA"/>
                                  </w:rPr>
                                  <w:t> * @param sliderRight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right slider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D1AB3E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79" w:author="Benjamin Pannell" w:date="2014-10-20T19:03:00Z"/>
                                  <w:rFonts w:ascii="Consolas" w:eastAsia="Times New Roman" w:hAnsi="Consolas" w:cs="Consolas"/>
                                  <w:color w:val="5C5C5C"/>
                                  <w:sz w:val="18"/>
                                  <w:szCs w:val="18"/>
                                  <w:lang w:eastAsia="en-ZA"/>
                                </w:rPr>
                              </w:pPr>
                              <w:ins w:id="1180" w:author="Benjamin Pannell" w:date="2014-10-20T19:03:00Z">
                                <w:r w:rsidRPr="00D209DD">
                                  <w:rPr>
                                    <w:rFonts w:ascii="Consolas" w:eastAsia="Times New Roman" w:hAnsi="Consolas" w:cs="Consolas"/>
                                    <w:color w:val="008200"/>
                                    <w:sz w:val="18"/>
                                    <w:szCs w:val="18"/>
                                    <w:bdr w:val="none" w:sz="0" w:space="0" w:color="auto" w:frame="1"/>
                                    <w:lang w:eastAsia="en-ZA"/>
                                  </w:rPr>
                                  <w:t> * @param hat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hat switch position. 0xff represents center, 0 to 7 represent angles in multiples of 45 degrees.</w:t>
                                </w:r>
                                <w:r w:rsidRPr="00D209DD">
                                  <w:rPr>
                                    <w:rFonts w:ascii="Consolas" w:eastAsia="Times New Roman" w:hAnsi="Consolas" w:cs="Consolas"/>
                                    <w:color w:val="000000"/>
                                    <w:sz w:val="18"/>
                                    <w:szCs w:val="18"/>
                                    <w:bdr w:val="none" w:sz="0" w:space="0" w:color="auto" w:frame="1"/>
                                    <w:lang w:eastAsia="en-ZA"/>
                                  </w:rPr>
                                  <w:t> </w:t>
                                </w:r>
                              </w:ins>
                            </w:p>
                            <w:p w14:paraId="247596FE"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81" w:author="Benjamin Pannell" w:date="2014-10-20T19:03:00Z"/>
                                  <w:rFonts w:ascii="Consolas" w:eastAsia="Times New Roman" w:hAnsi="Consolas" w:cs="Consolas"/>
                                  <w:color w:val="5C5C5C"/>
                                  <w:sz w:val="18"/>
                                  <w:szCs w:val="18"/>
                                  <w:lang w:eastAsia="en-ZA"/>
                                </w:rPr>
                              </w:pPr>
                              <w:ins w:id="1182"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4E2E467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83" w:author="Benjamin Pannell" w:date="2014-10-20T19:03:00Z"/>
                                  <w:rFonts w:ascii="Consolas" w:eastAsia="Times New Roman" w:hAnsi="Consolas" w:cs="Consolas"/>
                                  <w:color w:val="5C5C5C"/>
                                  <w:sz w:val="18"/>
                                  <w:szCs w:val="18"/>
                                  <w:lang w:eastAsia="en-ZA"/>
                                </w:rPr>
                              </w:pPr>
                              <w:ins w:id="1184"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isotope_joystick(</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buttons,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x,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y,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z,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rz,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sliderLeft,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sliderRight,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hat);  </w:t>
                                </w:r>
                              </w:ins>
                            </w:p>
                            <w:p w14:paraId="60524C46"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85" w:author="Benjamin Pannell" w:date="2014-10-20T19:03:00Z"/>
                                  <w:rFonts w:ascii="Consolas" w:eastAsia="Times New Roman" w:hAnsi="Consolas" w:cs="Consolas"/>
                                  <w:color w:val="5C5C5C"/>
                                  <w:sz w:val="18"/>
                                  <w:szCs w:val="18"/>
                                  <w:lang w:eastAsia="en-ZA"/>
                                </w:rPr>
                              </w:pPr>
                              <w:ins w:id="1186"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5044FBB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87" w:author="Benjamin Pannell" w:date="2014-10-20T19:03:00Z"/>
                                  <w:rFonts w:ascii="Consolas" w:eastAsia="Times New Roman" w:hAnsi="Consolas" w:cs="Consolas"/>
                                  <w:color w:val="5C5C5C"/>
                                  <w:sz w:val="18"/>
                                  <w:szCs w:val="18"/>
                                  <w:lang w:eastAsia="en-ZA"/>
                                </w:rPr>
                              </w:pPr>
                              <w:ins w:id="1188"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17A412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89" w:author="Benjamin Pannell" w:date="2014-10-20T19:03:00Z"/>
                                  <w:rFonts w:ascii="Consolas" w:eastAsia="Times New Roman" w:hAnsi="Consolas" w:cs="Consolas"/>
                                  <w:color w:val="5C5C5C"/>
                                  <w:sz w:val="18"/>
                                  <w:szCs w:val="18"/>
                                  <w:lang w:eastAsia="en-ZA"/>
                                </w:rPr>
                              </w:pPr>
                              <w:ins w:id="1190" w:author="Benjamin Pannell" w:date="2014-10-20T19:03:00Z">
                                <w:r w:rsidRPr="00D209DD">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D209DD">
                                  <w:rPr>
                                    <w:rFonts w:ascii="Consolas" w:eastAsia="Times New Roman" w:hAnsi="Consolas" w:cs="Consolas"/>
                                    <w:color w:val="000000"/>
                                    <w:sz w:val="18"/>
                                    <w:szCs w:val="18"/>
                                    <w:bdr w:val="none" w:sz="0" w:space="0" w:color="auto" w:frame="1"/>
                                    <w:lang w:eastAsia="en-ZA"/>
                                  </w:rPr>
                                  <w:t> </w:t>
                                </w:r>
                              </w:ins>
                            </w:p>
                            <w:p w14:paraId="4A213CB2"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91" w:author="Benjamin Pannell" w:date="2014-10-20T19:03:00Z"/>
                                  <w:rFonts w:ascii="Consolas" w:eastAsia="Times New Roman" w:hAnsi="Consolas" w:cs="Consolas"/>
                                  <w:color w:val="5C5C5C"/>
                                  <w:sz w:val="18"/>
                                  <w:szCs w:val="18"/>
                                  <w:lang w:eastAsia="en-ZA"/>
                                </w:rPr>
                              </w:pPr>
                              <w:ins w:id="1192" w:author="Benjamin Pannell" w:date="2014-10-20T19:03:00Z">
                                <w:r w:rsidRPr="00D209DD">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D209DD">
                                  <w:rPr>
                                    <w:rFonts w:ascii="Consolas" w:eastAsia="Times New Roman" w:hAnsi="Consolas" w:cs="Consolas"/>
                                    <w:color w:val="000000"/>
                                    <w:sz w:val="18"/>
                                    <w:szCs w:val="18"/>
                                    <w:bdr w:val="none" w:sz="0" w:space="0" w:color="auto" w:frame="1"/>
                                    <w:lang w:eastAsia="en-ZA"/>
                                  </w:rPr>
                                  <w:t> </w:t>
                                </w:r>
                              </w:ins>
                            </w:p>
                            <w:p w14:paraId="78224ADC"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93" w:author="Benjamin Pannell" w:date="2014-10-20T19:03:00Z"/>
                                  <w:rFonts w:ascii="Consolas" w:eastAsia="Times New Roman" w:hAnsi="Consolas" w:cs="Consolas"/>
                                  <w:color w:val="5C5C5C"/>
                                  <w:sz w:val="18"/>
                                  <w:szCs w:val="18"/>
                                  <w:lang w:eastAsia="en-ZA"/>
                                </w:rPr>
                              </w:pPr>
                              <w:ins w:id="1194"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packet The packet to transmit to the given Isotope</w:t>
                                </w:r>
                                <w:r w:rsidRPr="00D209DD">
                                  <w:rPr>
                                    <w:rFonts w:ascii="Consolas" w:eastAsia="Times New Roman" w:hAnsi="Consolas" w:cs="Consolas"/>
                                    <w:color w:val="000000"/>
                                    <w:sz w:val="18"/>
                                    <w:szCs w:val="18"/>
                                    <w:bdr w:val="none" w:sz="0" w:space="0" w:color="auto" w:frame="1"/>
                                    <w:lang w:eastAsia="en-ZA"/>
                                  </w:rPr>
                                  <w:t> </w:t>
                                </w:r>
                              </w:ins>
                            </w:p>
                            <w:p w14:paraId="569EC930"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95" w:author="Benjamin Pannell" w:date="2014-10-20T19:03:00Z"/>
                                  <w:rFonts w:ascii="Consolas" w:eastAsia="Times New Roman" w:hAnsi="Consolas" w:cs="Consolas"/>
                                  <w:color w:val="5C5C5C"/>
                                  <w:sz w:val="18"/>
                                  <w:szCs w:val="18"/>
                                  <w:lang w:eastAsia="en-ZA"/>
                                </w:rPr>
                              </w:pPr>
                              <w:ins w:id="1196"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length The number of bytes in the packet</w:t>
                                </w:r>
                                <w:r w:rsidRPr="00D209DD">
                                  <w:rPr>
                                    <w:rFonts w:ascii="Consolas" w:eastAsia="Times New Roman" w:hAnsi="Consolas" w:cs="Consolas"/>
                                    <w:color w:val="000000"/>
                                    <w:sz w:val="18"/>
                                    <w:szCs w:val="18"/>
                                    <w:bdr w:val="none" w:sz="0" w:space="0" w:color="auto" w:frame="1"/>
                                    <w:lang w:eastAsia="en-ZA"/>
                                  </w:rPr>
                                  <w:t> </w:t>
                                </w:r>
                              </w:ins>
                            </w:p>
                            <w:p w14:paraId="24992C9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197" w:author="Benjamin Pannell" w:date="2014-10-20T19:03:00Z"/>
                                  <w:rFonts w:ascii="Consolas" w:eastAsia="Times New Roman" w:hAnsi="Consolas" w:cs="Consolas"/>
                                  <w:color w:val="5C5C5C"/>
                                  <w:sz w:val="18"/>
                                  <w:szCs w:val="18"/>
                                  <w:lang w:eastAsia="en-ZA"/>
                                </w:rPr>
                              </w:pPr>
                              <w:ins w:id="1198"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2350D495"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199" w:author="Benjamin Pannell" w:date="2014-10-20T19:03:00Z"/>
                                  <w:rFonts w:ascii="Consolas" w:eastAsia="Times New Roman" w:hAnsi="Consolas" w:cs="Consolas"/>
                                  <w:color w:val="5C5C5C"/>
                                  <w:sz w:val="18"/>
                                  <w:szCs w:val="18"/>
                                  <w:lang w:eastAsia="en-ZA"/>
                                </w:rPr>
                              </w:pPr>
                              <w:ins w:id="1200"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isotope_write(</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006699"/>
                                    <w:sz w:val="18"/>
                                    <w:szCs w:val="18"/>
                                    <w:bdr w:val="none" w:sz="0" w:space="0" w:color="auto" w:frame="1"/>
                                    <w:lang w:eastAsia="en-ZA"/>
                                  </w:rPr>
                                  <w:t>const</w:t>
                                </w:r>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packet,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length);  </w:t>
                                </w:r>
                              </w:ins>
                            </w:p>
                            <w:p w14:paraId="6EF81A4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01" w:author="Benjamin Pannell" w:date="2014-10-20T19:03:00Z"/>
                                  <w:rFonts w:ascii="Consolas" w:eastAsia="Times New Roman" w:hAnsi="Consolas" w:cs="Consolas"/>
                                  <w:color w:val="5C5C5C"/>
                                  <w:sz w:val="18"/>
                                  <w:szCs w:val="18"/>
                                  <w:lang w:eastAsia="en-ZA"/>
                                </w:rPr>
                              </w:pPr>
                              <w:ins w:id="1202"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3F1571A2" w14:textId="77777777" w:rsidR="00790804" w:rsidRPr="00D209DD" w:rsidRDefault="00790804" w:rsidP="00D209DD">
                              <w:pPr>
                                <w:numPr>
                                  <w:ilvl w:val="0"/>
                                  <w:numId w:val="18"/>
                                </w:numPr>
                                <w:pBdr>
                                  <w:left w:val="single" w:sz="18" w:space="0" w:color="6CE26C"/>
                                </w:pBdr>
                                <w:shd w:val="clear" w:color="auto" w:fill="FFFFFF"/>
                                <w:spacing w:line="210" w:lineRule="atLeast"/>
                                <w:ind w:left="675"/>
                                <w:rPr>
                                  <w:ins w:id="1203" w:author="Benjamin Pannell" w:date="2014-10-20T19:03:00Z"/>
                                  <w:rFonts w:ascii="Consolas" w:eastAsia="Times New Roman" w:hAnsi="Consolas" w:cs="Consolas"/>
                                  <w:color w:val="5C5C5C"/>
                                  <w:sz w:val="18"/>
                                  <w:szCs w:val="18"/>
                                  <w:lang w:eastAsia="en-ZA"/>
                                </w:rPr>
                              </w:pPr>
                              <w:ins w:id="1204" w:author="Benjamin Pannell" w:date="2014-10-20T19:03:00Z">
                                <w:r w:rsidRPr="00D209DD">
                                  <w:rPr>
                                    <w:rFonts w:ascii="Consolas" w:eastAsia="Times New Roman" w:hAnsi="Consolas" w:cs="Consolas"/>
                                    <w:color w:val="808080"/>
                                    <w:sz w:val="18"/>
                                    <w:szCs w:val="18"/>
                                    <w:bdr w:val="none" w:sz="0" w:space="0" w:color="auto" w:frame="1"/>
                                    <w:lang w:eastAsia="en-ZA"/>
                                  </w:rPr>
                                  <w:t>#</w:t>
                                </w:r>
                                <w:proofErr w:type="spellStart"/>
                                <w:r w:rsidRPr="00D209DD">
                                  <w:rPr>
                                    <w:rFonts w:ascii="Consolas" w:eastAsia="Times New Roman" w:hAnsi="Consolas" w:cs="Consolas"/>
                                    <w:color w:val="808080"/>
                                    <w:sz w:val="18"/>
                                    <w:szCs w:val="18"/>
                                    <w:bdr w:val="none" w:sz="0" w:space="0" w:color="auto" w:frame="1"/>
                                    <w:lang w:eastAsia="en-ZA"/>
                                  </w:rPr>
                                  <w:t>endif</w:t>
                                </w:r>
                                <w:proofErr w:type="spellEnd"/>
                                <w:r w:rsidRPr="00D209DD">
                                  <w:rPr>
                                    <w:rFonts w:ascii="Consolas" w:eastAsia="Times New Roman" w:hAnsi="Consolas" w:cs="Consolas"/>
                                    <w:color w:val="000000"/>
                                    <w:sz w:val="18"/>
                                    <w:szCs w:val="18"/>
                                    <w:bdr w:val="none" w:sz="0" w:space="0" w:color="auto" w:frame="1"/>
                                    <w:lang w:eastAsia="en-ZA"/>
                                  </w:rPr>
                                  <w:t>  </w:t>
                                </w:r>
                              </w:ins>
                            </w:p>
                            <w:p w14:paraId="1947A7AB" w14:textId="34B52B4B" w:rsidR="00790804" w:rsidRPr="00E932EB" w:rsidRDefault="00790804" w:rsidP="00D209DD">
                              <w:pPr>
                                <w:spacing w:after="0"/>
                                <w:rPr>
                                  <w:rFonts w:ascii="Consolas" w:hAnsi="Consolas" w:cs="Consolas"/>
                                  <w:sz w:val="22"/>
                                </w:rPr>
                              </w:pPr>
                            </w:p>
                          </w:txbxContent>
                        </wps:txbx>
                        <wps:bodyPr rot="0" vert="horz" wrap="square" lIns="91440" tIns="45720" rIns="91440" bIns="45720" anchor="t" anchorCtr="0">
                          <a:spAutoFit/>
                        </wps:bodyPr>
                      </wps:wsp>
                    </a:graphicData>
                  </a:graphic>
                </wp:inline>
              </w:drawing>
            </mc:Choice>
            <mc:Fallback>
              <w:pict>
                <v:shape w14:anchorId="036A48AD" id="_x0000_s1028" type="#_x0000_t202" style="width:492.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">
                  <v:textbox style="mso-fit-shape-to-text:t">
                    <w:txbxContent>
                      <w:p w14:paraId="65E9D87B" w14:textId="666E319B" w:rsidR="00790804" w:rsidRPr="00E932EB" w:rsidDel="00D209DD" w:rsidRDefault="00790804" w:rsidP="008B052F">
                        <w:pPr>
                          <w:spacing w:after="0"/>
                          <w:rPr>
                            <w:del w:id="1205" w:author="Benjamin Pannell" w:date="2014-10-20T19:03:00Z"/>
                            <w:rFonts w:ascii="Consolas" w:hAnsi="Consolas" w:cs="Consolas"/>
                            <w:i/>
                            <w:color w:val="595959" w:themeColor="text1" w:themeTint="A6"/>
                            <w:sz w:val="22"/>
                          </w:rPr>
                        </w:pPr>
                        <w:del w:id="1206" w:author="Benjamin Pannell" w:date="2014-10-20T19:03:00Z">
                          <w:r w:rsidRPr="00E932EB" w:rsidDel="00D209DD">
                            <w:rPr>
                              <w:rFonts w:ascii="Consolas" w:hAnsi="Consolas" w:cs="Consolas"/>
                              <w:i/>
                              <w:color w:val="595959" w:themeColor="text1" w:themeTint="A6"/>
                              <w:sz w:val="22"/>
                            </w:rPr>
                            <w:delText>// Opens a new Isotope device connection</w:delText>
                          </w:r>
                        </w:del>
                      </w:p>
                      <w:p w14:paraId="5722C59E" w14:textId="4C92359A" w:rsidR="00790804" w:rsidRPr="00E932EB" w:rsidDel="00D209DD" w:rsidRDefault="00790804" w:rsidP="008B052F">
                        <w:pPr>
                          <w:spacing w:after="0"/>
                          <w:rPr>
                            <w:del w:id="1207" w:author="Benjamin Pannell" w:date="2014-10-20T19:03:00Z"/>
                            <w:rFonts w:ascii="Consolas" w:hAnsi="Consolas" w:cs="Consolas"/>
                            <w:sz w:val="22"/>
                          </w:rPr>
                        </w:pPr>
                        <w:del w:id="1208" w:author="Benjamin Pannell" w:date="2014-10-20T19:03:00Z">
                          <w:r w:rsidRPr="00E932EB" w:rsidDel="00D209DD">
                            <w:rPr>
                              <w:rFonts w:ascii="Consolas" w:hAnsi="Consolas" w:cs="Consolas"/>
                              <w:b/>
                              <w:sz w:val="22"/>
                            </w:rPr>
                            <w:delText xml:space="preserve">int </w:delText>
                          </w:r>
                          <w:r w:rsidRPr="00E932EB" w:rsidDel="00D209DD">
                            <w:rPr>
                              <w:rFonts w:ascii="Consolas" w:hAnsi="Consolas" w:cs="Consolas"/>
                              <w:sz w:val="22"/>
                            </w:rPr>
                            <w:delText>isotope_open(</w:delText>
                          </w:r>
                          <w:r w:rsidRPr="00E932EB" w:rsidDel="00D209DD">
                            <w:rPr>
                              <w:rFonts w:ascii="Consolas" w:hAnsi="Consolas" w:cs="Consolas"/>
                              <w:b/>
                              <w:sz w:val="22"/>
                            </w:rPr>
                            <w:delText xml:space="preserve">const char* </w:delText>
                          </w:r>
                          <w:r w:rsidRPr="00E932EB" w:rsidDel="00D209DD">
                            <w:rPr>
                              <w:rFonts w:ascii="Consolas" w:hAnsi="Consolas" w:cs="Consolas"/>
                              <w:sz w:val="22"/>
                            </w:rPr>
                            <w:delText>device);</w:delText>
                          </w:r>
                        </w:del>
                      </w:p>
                      <w:p w14:paraId="6C041D8E" w14:textId="201F4065" w:rsidR="00790804" w:rsidRPr="00E932EB" w:rsidDel="00D209DD" w:rsidRDefault="00790804" w:rsidP="008B052F">
                        <w:pPr>
                          <w:spacing w:after="0"/>
                          <w:rPr>
                            <w:del w:id="1209" w:author="Benjamin Pannell" w:date="2014-10-20T19:03:00Z"/>
                            <w:rFonts w:ascii="Consolas" w:hAnsi="Consolas" w:cs="Consolas"/>
                            <w:sz w:val="22"/>
                          </w:rPr>
                        </w:pPr>
                      </w:p>
                      <w:p w14:paraId="74EEC4A6" w14:textId="2374E200" w:rsidR="00790804" w:rsidRPr="00E932EB" w:rsidDel="00D209DD" w:rsidRDefault="00790804" w:rsidP="008B052F">
                        <w:pPr>
                          <w:spacing w:after="0"/>
                          <w:rPr>
                            <w:del w:id="1210" w:author="Benjamin Pannell" w:date="2014-10-20T19:03:00Z"/>
                            <w:rFonts w:ascii="Consolas" w:hAnsi="Consolas" w:cs="Consolas"/>
                            <w:color w:val="595959" w:themeColor="text1" w:themeTint="A6"/>
                            <w:sz w:val="22"/>
                          </w:rPr>
                        </w:pPr>
                        <w:del w:id="1211" w:author="Benjamin Pannell" w:date="2014-10-20T19:03:00Z">
                          <w:r w:rsidRPr="00E932EB" w:rsidDel="00D209DD">
                            <w:rPr>
                              <w:rFonts w:ascii="Consolas" w:hAnsi="Consolas" w:cs="Consolas"/>
                              <w:i/>
                              <w:color w:val="595959" w:themeColor="text1" w:themeTint="A6"/>
                              <w:sz w:val="22"/>
                            </w:rPr>
                            <w:delText>// Closes an Isotope device connection</w:delText>
                          </w:r>
                        </w:del>
                      </w:p>
                      <w:p w14:paraId="06FAFC16" w14:textId="1B5B4E2D" w:rsidR="00790804" w:rsidRPr="00E932EB" w:rsidDel="00D209DD" w:rsidRDefault="00790804" w:rsidP="008B052F">
                        <w:pPr>
                          <w:spacing w:after="0"/>
                          <w:rPr>
                            <w:del w:id="1212" w:author="Benjamin Pannell" w:date="2014-10-20T19:03:00Z"/>
                            <w:rFonts w:ascii="Consolas" w:hAnsi="Consolas" w:cs="Consolas"/>
                            <w:sz w:val="22"/>
                          </w:rPr>
                        </w:pPr>
                        <w:del w:id="1213" w:author="Benjamin Pannell" w:date="2014-10-20T19:03:00Z">
                          <w:r w:rsidRPr="00E932EB" w:rsidDel="00D209DD">
                            <w:rPr>
                              <w:rFonts w:ascii="Consolas" w:hAnsi="Consolas" w:cs="Consolas"/>
                              <w:b/>
                              <w:sz w:val="22"/>
                            </w:rPr>
                            <w:delText xml:space="preserve">char </w:delText>
                          </w:r>
                          <w:r w:rsidRPr="00E932EB" w:rsidDel="00D209DD">
                            <w:rPr>
                              <w:rFonts w:ascii="Consolas" w:hAnsi="Consolas" w:cs="Consolas"/>
                              <w:sz w:val="22"/>
                            </w:rPr>
                            <w:delText>isotope_close(</w:delText>
                          </w:r>
                          <w:r w:rsidRPr="00E932EB" w:rsidDel="00D209DD">
                            <w:rPr>
                              <w:rFonts w:ascii="Consolas" w:hAnsi="Consolas" w:cs="Consolas"/>
                              <w:b/>
                              <w:sz w:val="22"/>
                            </w:rPr>
                            <w:delText xml:space="preserve">int </w:delText>
                          </w:r>
                          <w:r w:rsidRPr="00E932EB" w:rsidDel="00D209DD">
                            <w:rPr>
                              <w:rFonts w:ascii="Consolas" w:hAnsi="Consolas" w:cs="Consolas"/>
                              <w:sz w:val="22"/>
                            </w:rPr>
                            <w:delText>isotope);</w:delText>
                          </w:r>
                        </w:del>
                      </w:p>
                      <w:p w14:paraId="65A57B22" w14:textId="18D2C7D3" w:rsidR="00790804" w:rsidRPr="00E932EB" w:rsidDel="00D209DD" w:rsidRDefault="00790804" w:rsidP="008B052F">
                        <w:pPr>
                          <w:spacing w:after="0"/>
                          <w:rPr>
                            <w:del w:id="1214" w:author="Benjamin Pannell" w:date="2014-10-20T19:03:00Z"/>
                            <w:rFonts w:ascii="Consolas" w:hAnsi="Consolas" w:cs="Consolas"/>
                            <w:sz w:val="22"/>
                          </w:rPr>
                        </w:pPr>
                      </w:p>
                      <w:p w14:paraId="1871A876" w14:textId="6948BB52" w:rsidR="00790804" w:rsidRPr="00E932EB" w:rsidDel="00D209DD" w:rsidRDefault="00790804" w:rsidP="008B052F">
                        <w:pPr>
                          <w:spacing w:after="0"/>
                          <w:rPr>
                            <w:del w:id="1215" w:author="Benjamin Pannell" w:date="2014-10-20T19:03:00Z"/>
                            <w:rFonts w:ascii="Consolas" w:hAnsi="Consolas" w:cs="Consolas"/>
                            <w:i/>
                            <w:color w:val="595959" w:themeColor="text1" w:themeTint="A6"/>
                            <w:sz w:val="22"/>
                          </w:rPr>
                        </w:pPr>
                        <w:del w:id="1216" w:author="Benjamin Pannell" w:date="2014-10-20T19:03:00Z">
                          <w:r w:rsidRPr="00E932EB" w:rsidDel="00D209DD">
                            <w:rPr>
                              <w:rFonts w:ascii="Consolas" w:hAnsi="Consolas" w:cs="Consolas"/>
                              <w:i/>
                              <w:color w:val="595959" w:themeColor="text1" w:themeTint="A6"/>
                              <w:sz w:val="22"/>
                            </w:rPr>
                            <w:delText>// Formats and sends a mouse command to the specified Isotope</w:delText>
                          </w:r>
                        </w:del>
                      </w:p>
                      <w:p w14:paraId="5B5879ED" w14:textId="78E8C39A" w:rsidR="00790804" w:rsidRPr="00E932EB" w:rsidDel="00D209DD" w:rsidRDefault="00790804" w:rsidP="008B052F">
                        <w:pPr>
                          <w:spacing w:after="0"/>
                          <w:rPr>
                            <w:del w:id="1217" w:author="Benjamin Pannell" w:date="2014-10-20T19:03:00Z"/>
                            <w:rFonts w:ascii="Consolas" w:hAnsi="Consolas" w:cs="Consolas"/>
                            <w:sz w:val="22"/>
                          </w:rPr>
                        </w:pPr>
                        <w:del w:id="1218"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isotope_mouse(</w:delText>
                          </w:r>
                          <w:r w:rsidRPr="00E932EB" w:rsidDel="00D209DD">
                            <w:rPr>
                              <w:rFonts w:ascii="Consolas" w:hAnsi="Consolas" w:cs="Consolas"/>
                              <w:b/>
                              <w:sz w:val="22"/>
                            </w:rPr>
                            <w:delText xml:space="preserve">int </w:delText>
                          </w:r>
                          <w:r w:rsidRPr="00E932EB" w:rsidDel="00D209DD">
                            <w:rPr>
                              <w:rFonts w:ascii="Consolas" w:hAnsi="Consolas" w:cs="Consolas"/>
                              <w:sz w:val="22"/>
                            </w:rPr>
                            <w:delText xml:space="preserve">isotope,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buttons,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deltaX,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deltaY,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deltaScroll);</w:delText>
                          </w:r>
                        </w:del>
                      </w:p>
                      <w:p w14:paraId="6C4A68BD" w14:textId="14A4DA71" w:rsidR="00790804" w:rsidRPr="00E932EB" w:rsidDel="00D209DD" w:rsidRDefault="00790804" w:rsidP="008B052F">
                        <w:pPr>
                          <w:spacing w:after="0"/>
                          <w:rPr>
                            <w:del w:id="1219" w:author="Benjamin Pannell" w:date="2014-10-20T19:03:00Z"/>
                            <w:rFonts w:ascii="Consolas" w:hAnsi="Consolas" w:cs="Consolas"/>
                            <w:sz w:val="22"/>
                          </w:rPr>
                        </w:pPr>
                      </w:p>
                      <w:p w14:paraId="7DA10D39" w14:textId="135CDF52" w:rsidR="00790804" w:rsidRPr="00E932EB" w:rsidDel="00D209DD" w:rsidRDefault="00790804" w:rsidP="008B052F">
                        <w:pPr>
                          <w:spacing w:after="0"/>
                          <w:rPr>
                            <w:del w:id="1220" w:author="Benjamin Pannell" w:date="2014-10-20T19:03:00Z"/>
                            <w:rFonts w:ascii="Consolas" w:hAnsi="Consolas" w:cs="Consolas"/>
                            <w:i/>
                            <w:color w:val="595959" w:themeColor="text1" w:themeTint="A6"/>
                            <w:sz w:val="22"/>
                          </w:rPr>
                        </w:pPr>
                        <w:del w:id="1221" w:author="Benjamin Pannell" w:date="2014-10-20T19:03:00Z">
                          <w:r w:rsidRPr="00E932EB" w:rsidDel="00D209DD">
                            <w:rPr>
                              <w:rFonts w:ascii="Consolas" w:hAnsi="Consolas" w:cs="Consolas"/>
                              <w:i/>
                              <w:color w:val="595959" w:themeColor="text1" w:themeTint="A6"/>
                              <w:sz w:val="22"/>
                            </w:rPr>
                            <w:delText>// Formats and sends a keyboard command to the specified Isotope</w:delText>
                          </w:r>
                        </w:del>
                      </w:p>
                      <w:p w14:paraId="26853992" w14:textId="7B2D3061" w:rsidR="00790804" w:rsidRPr="00E932EB" w:rsidDel="00D209DD" w:rsidRDefault="00790804" w:rsidP="008B052F">
                        <w:pPr>
                          <w:spacing w:after="0"/>
                          <w:rPr>
                            <w:del w:id="1222" w:author="Benjamin Pannell" w:date="2014-10-20T19:03:00Z"/>
                            <w:rFonts w:ascii="Consolas" w:hAnsi="Consolas" w:cs="Consolas"/>
                            <w:sz w:val="22"/>
                          </w:rPr>
                        </w:pPr>
                        <w:del w:id="1223"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isotope_keyboard(</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modifiers, </w:delText>
                          </w:r>
                          <w:r w:rsidRPr="00E932EB" w:rsidDel="00D209DD">
                            <w:rPr>
                              <w:rFonts w:ascii="Consolas" w:hAnsi="Consolas" w:cs="Consolas"/>
                              <w:b/>
                              <w:sz w:val="22"/>
                            </w:rPr>
                            <w:delText xml:space="preserve">const char </w:delText>
                          </w:r>
                          <w:r w:rsidRPr="00E932EB" w:rsidDel="00D209DD">
                            <w:rPr>
                              <w:rFonts w:ascii="Consolas" w:hAnsi="Consolas" w:cs="Consolas"/>
                              <w:sz w:val="22"/>
                            </w:rPr>
                            <w:delText xml:space="preserve">keys[], </w:delText>
                          </w:r>
                          <w:r w:rsidRPr="00E932EB" w:rsidDel="00D209DD">
                            <w:rPr>
                              <w:rFonts w:ascii="Consolas" w:hAnsi="Consolas" w:cs="Consolas"/>
                              <w:b/>
                              <w:sz w:val="22"/>
                            </w:rPr>
                            <w:delText xml:space="preserve">char </w:delText>
                          </w:r>
                          <w:r w:rsidRPr="00E932EB" w:rsidDel="00D209DD">
                            <w:rPr>
                              <w:rFonts w:ascii="Consolas" w:hAnsi="Consolas" w:cs="Consolas"/>
                              <w:sz w:val="22"/>
                            </w:rPr>
                            <w:delText>keys_count);</w:delText>
                          </w:r>
                        </w:del>
                      </w:p>
                      <w:p w14:paraId="5FFE653D" w14:textId="0FA60642" w:rsidR="00790804" w:rsidRPr="00E932EB" w:rsidDel="00D209DD" w:rsidRDefault="00790804" w:rsidP="008B052F">
                        <w:pPr>
                          <w:spacing w:after="0"/>
                          <w:rPr>
                            <w:del w:id="1224" w:author="Benjamin Pannell" w:date="2014-10-20T19:03:00Z"/>
                            <w:rFonts w:ascii="Consolas" w:hAnsi="Consolas" w:cs="Consolas"/>
                            <w:sz w:val="22"/>
                          </w:rPr>
                        </w:pPr>
                      </w:p>
                      <w:p w14:paraId="3D7EAEC6" w14:textId="23603AFC" w:rsidR="00790804" w:rsidRPr="00E932EB" w:rsidDel="00D209DD" w:rsidRDefault="00790804" w:rsidP="008B052F">
                        <w:pPr>
                          <w:spacing w:after="0"/>
                          <w:rPr>
                            <w:del w:id="1225" w:author="Benjamin Pannell" w:date="2014-10-20T19:03:00Z"/>
                            <w:rFonts w:ascii="Consolas" w:hAnsi="Consolas" w:cs="Consolas"/>
                            <w:i/>
                            <w:color w:val="595959" w:themeColor="text1" w:themeTint="A6"/>
                            <w:sz w:val="22"/>
                          </w:rPr>
                        </w:pPr>
                        <w:del w:id="1226" w:author="Benjamin Pannell" w:date="2014-10-20T19:03:00Z">
                          <w:r w:rsidRPr="00E932EB" w:rsidDel="00D209DD">
                            <w:rPr>
                              <w:rFonts w:ascii="Consolas" w:hAnsi="Consolas" w:cs="Consolas"/>
                              <w:i/>
                              <w:color w:val="595959" w:themeColor="text1" w:themeTint="A6"/>
                              <w:sz w:val="22"/>
                            </w:rPr>
                            <w:delText>// Formats and sends a joystick command to the specified Isotope</w:delText>
                          </w:r>
                        </w:del>
                      </w:p>
                      <w:p w14:paraId="4003C50F" w14:textId="1E5293C5" w:rsidR="00790804" w:rsidRPr="00E932EB" w:rsidDel="00D209DD" w:rsidRDefault="00790804" w:rsidP="008B052F">
                        <w:pPr>
                          <w:spacing w:after="0"/>
                          <w:rPr>
                            <w:del w:id="1227" w:author="Benjamin Pannell" w:date="2014-10-20T19:03:00Z"/>
                            <w:rFonts w:ascii="Consolas" w:hAnsi="Consolas" w:cs="Consolas"/>
                            <w:sz w:val="22"/>
                          </w:rPr>
                        </w:pPr>
                        <w:del w:id="1228"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isotope_joystick(</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buttons,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x,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y,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z,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rz,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sliderLeft, </w:delText>
                          </w:r>
                          <w:r w:rsidRPr="00E932EB" w:rsidDel="00D209DD">
                            <w:rPr>
                              <w:rFonts w:ascii="Consolas" w:hAnsi="Consolas" w:cs="Consolas"/>
                              <w:b/>
                              <w:sz w:val="22"/>
                            </w:rPr>
                            <w:delText>short</w:delText>
                          </w:r>
                          <w:r w:rsidRPr="00E932EB" w:rsidDel="00D209DD">
                            <w:rPr>
                              <w:rFonts w:ascii="Consolas" w:hAnsi="Consolas" w:cs="Consolas"/>
                              <w:sz w:val="22"/>
                            </w:rPr>
                            <w:delText xml:space="preserve"> sliderRight,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hat);</w:delText>
                          </w:r>
                        </w:del>
                      </w:p>
                      <w:p w14:paraId="6BABB633" w14:textId="60FBAB94" w:rsidR="00790804" w:rsidRPr="00E932EB" w:rsidDel="00D209DD" w:rsidRDefault="00790804" w:rsidP="008B052F">
                        <w:pPr>
                          <w:spacing w:after="0"/>
                          <w:rPr>
                            <w:del w:id="1229" w:author="Benjamin Pannell" w:date="2014-10-20T19:03:00Z"/>
                            <w:rFonts w:ascii="Consolas" w:hAnsi="Consolas" w:cs="Consolas"/>
                            <w:sz w:val="22"/>
                          </w:rPr>
                        </w:pPr>
                      </w:p>
                      <w:p w14:paraId="3579B5FE" w14:textId="31F243C1" w:rsidR="00790804" w:rsidRPr="00E932EB" w:rsidDel="00D209DD" w:rsidRDefault="00790804" w:rsidP="008B052F">
                        <w:pPr>
                          <w:spacing w:after="0"/>
                          <w:rPr>
                            <w:del w:id="1230" w:author="Benjamin Pannell" w:date="2014-10-20T19:03:00Z"/>
                            <w:rFonts w:ascii="Consolas" w:hAnsi="Consolas" w:cs="Consolas"/>
                            <w:i/>
                            <w:color w:val="595959" w:themeColor="text1" w:themeTint="A6"/>
                            <w:sz w:val="22"/>
                          </w:rPr>
                        </w:pPr>
                        <w:del w:id="1231" w:author="Benjamin Pannell" w:date="2014-10-20T19:03:00Z">
                          <w:r w:rsidRPr="00E932EB" w:rsidDel="00D209DD">
                            <w:rPr>
                              <w:rFonts w:ascii="Consolas" w:hAnsi="Consolas" w:cs="Consolas"/>
                              <w:i/>
                              <w:color w:val="595959" w:themeColor="text1" w:themeTint="A6"/>
                              <w:sz w:val="22"/>
                            </w:rPr>
                            <w:delText>// Sends the specified packet to the specified Isotope</w:delText>
                          </w:r>
                        </w:del>
                      </w:p>
                      <w:p w14:paraId="1F3D1CD8" w14:textId="254AB51D"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32" w:author="Benjamin Pannell" w:date="2014-10-20T19:03:00Z"/>
                            <w:rFonts w:ascii="Consolas" w:eastAsia="Times New Roman" w:hAnsi="Consolas" w:cs="Consolas"/>
                            <w:color w:val="5C5C5C"/>
                            <w:sz w:val="18"/>
                            <w:szCs w:val="18"/>
                            <w:lang w:eastAsia="en-ZA"/>
                          </w:rPr>
                        </w:pPr>
                        <w:del w:id="1233" w:author="Benjamin Pannell" w:date="2014-10-20T19:03:00Z">
                          <w:r w:rsidRPr="00E932EB" w:rsidDel="00D209DD">
                            <w:rPr>
                              <w:rFonts w:ascii="Consolas" w:hAnsi="Consolas" w:cs="Consolas"/>
                              <w:b/>
                              <w:sz w:val="22"/>
                            </w:rPr>
                            <w:delText>char</w:delText>
                          </w:r>
                          <w:r w:rsidRPr="00E932EB" w:rsidDel="00D209DD">
                            <w:rPr>
                              <w:rFonts w:ascii="Consolas" w:hAnsi="Consolas" w:cs="Consolas"/>
                              <w:sz w:val="22"/>
                            </w:rPr>
                            <w:delText xml:space="preserve"> isotope_write(</w:delText>
                          </w:r>
                          <w:r w:rsidRPr="00E932EB" w:rsidDel="00D209DD">
                            <w:rPr>
                              <w:rFonts w:ascii="Consolas" w:hAnsi="Consolas" w:cs="Consolas"/>
                              <w:b/>
                              <w:sz w:val="22"/>
                            </w:rPr>
                            <w:delText>int</w:delText>
                          </w:r>
                          <w:r w:rsidRPr="00E932EB" w:rsidDel="00D209DD">
                            <w:rPr>
                              <w:rFonts w:ascii="Consolas" w:hAnsi="Consolas" w:cs="Consolas"/>
                              <w:sz w:val="22"/>
                            </w:rPr>
                            <w:delText xml:space="preserve"> isotope, </w:delText>
                          </w:r>
                          <w:r w:rsidRPr="00E932EB" w:rsidDel="00D209DD">
                            <w:rPr>
                              <w:rFonts w:ascii="Consolas" w:hAnsi="Consolas" w:cs="Consolas"/>
                              <w:b/>
                              <w:sz w:val="22"/>
                            </w:rPr>
                            <w:delText>const</w:delText>
                          </w:r>
                          <w:r w:rsidRPr="00E932EB" w:rsidDel="00D209DD">
                            <w:rPr>
                              <w:rFonts w:ascii="Consolas" w:hAnsi="Consolas" w:cs="Consolas"/>
                              <w:sz w:val="22"/>
                            </w:rPr>
                            <w:delText xml:space="preserve">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packet, </w:delText>
                          </w:r>
                          <w:r w:rsidRPr="00E932EB" w:rsidDel="00D209DD">
                            <w:rPr>
                              <w:rFonts w:ascii="Consolas" w:hAnsi="Consolas" w:cs="Consolas"/>
                              <w:b/>
                              <w:sz w:val="22"/>
                            </w:rPr>
                            <w:delText>char</w:delText>
                          </w:r>
                          <w:r w:rsidRPr="00E932EB" w:rsidDel="00D209DD">
                            <w:rPr>
                              <w:rFonts w:ascii="Consolas" w:hAnsi="Consolas" w:cs="Consolas"/>
                              <w:sz w:val="22"/>
                            </w:rPr>
                            <w:delText xml:space="preserve"> length);</w:delText>
                          </w:r>
                        </w:del>
                        <w:ins w:id="1234" w:author="Benjamin Pannell" w:date="2014-10-20T19:03:00Z">
                          <w:r w:rsidRPr="00D209DD">
                            <w:rPr>
                              <w:rStyle w:val="comment2"/>
                              <w:rFonts w:ascii="Consolas" w:hAnsi="Consolas" w:cs="Consolas"/>
                              <w:sz w:val="18"/>
                              <w:szCs w:val="18"/>
                            </w:rPr>
                            <w:t xml:space="preserve"> </w:t>
                          </w:r>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688464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35" w:author="Benjamin Pannell" w:date="2014-10-20T19:03:00Z"/>
                            <w:rFonts w:ascii="Consolas" w:eastAsia="Times New Roman" w:hAnsi="Consolas" w:cs="Consolas"/>
                            <w:color w:val="5C5C5C"/>
                            <w:sz w:val="18"/>
                            <w:szCs w:val="18"/>
                            <w:lang w:eastAsia="en-ZA"/>
                          </w:rPr>
                        </w:pPr>
                        <w:ins w:id="1236" w:author="Benjamin Pannell" w:date="2014-10-20T19:03:00Z">
                          <w:r w:rsidRPr="00D209DD">
                            <w:rPr>
                              <w:rFonts w:ascii="Consolas" w:eastAsia="Times New Roman" w:hAnsi="Consolas" w:cs="Consolas"/>
                              <w:color w:val="008200"/>
                              <w:sz w:val="18"/>
                              <w:szCs w:val="18"/>
                              <w:bdr w:val="none" w:sz="0" w:space="0" w:color="auto" w:frame="1"/>
                              <w:lang w:eastAsia="en-ZA"/>
                            </w:rPr>
                            <w:t> * Isotope C Library</w:t>
                          </w:r>
                          <w:r w:rsidRPr="00D209DD">
                            <w:rPr>
                              <w:rFonts w:ascii="Consolas" w:eastAsia="Times New Roman" w:hAnsi="Consolas" w:cs="Consolas"/>
                              <w:color w:val="000000"/>
                              <w:sz w:val="18"/>
                              <w:szCs w:val="18"/>
                              <w:bdr w:val="none" w:sz="0" w:space="0" w:color="auto" w:frame="1"/>
                              <w:lang w:eastAsia="en-ZA"/>
                            </w:rPr>
                            <w:t> </w:t>
                          </w:r>
                        </w:ins>
                      </w:p>
                      <w:p w14:paraId="34FC503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37" w:author="Benjamin Pannell" w:date="2014-10-20T19:03:00Z"/>
                            <w:rFonts w:ascii="Consolas" w:eastAsia="Times New Roman" w:hAnsi="Consolas" w:cs="Consolas"/>
                            <w:color w:val="5C5C5C"/>
                            <w:sz w:val="18"/>
                            <w:szCs w:val="18"/>
                            <w:lang w:eastAsia="en-ZA"/>
                          </w:rPr>
                        </w:pPr>
                        <w:ins w:id="1238" w:author="Benjamin Pannell" w:date="2014-10-20T19:03:00Z">
                          <w:r w:rsidRPr="00D209DD">
                            <w:rPr>
                              <w:rFonts w:ascii="Consolas" w:eastAsia="Times New Roman" w:hAnsi="Consolas" w:cs="Consolas"/>
                              <w:color w:val="008200"/>
                              <w:sz w:val="18"/>
                              <w:szCs w:val="18"/>
                              <w:bdr w:val="none" w:sz="0" w:space="0" w:color="auto" w:frame="1"/>
                              <w:lang w:eastAsia="en-ZA"/>
                            </w:rPr>
                            <w:t> * Provides a C interface between the Isotope emulation chip</w:t>
                          </w:r>
                          <w:r w:rsidRPr="00D209DD">
                            <w:rPr>
                              <w:rFonts w:ascii="Consolas" w:eastAsia="Times New Roman" w:hAnsi="Consolas" w:cs="Consolas"/>
                              <w:color w:val="000000"/>
                              <w:sz w:val="18"/>
                              <w:szCs w:val="18"/>
                              <w:bdr w:val="none" w:sz="0" w:space="0" w:color="auto" w:frame="1"/>
                              <w:lang w:eastAsia="en-ZA"/>
                            </w:rPr>
                            <w:t> </w:t>
                          </w:r>
                        </w:ins>
                      </w:p>
                      <w:p w14:paraId="4E9EC3BF"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39" w:author="Benjamin Pannell" w:date="2014-10-20T19:03:00Z"/>
                            <w:rFonts w:ascii="Consolas" w:eastAsia="Times New Roman" w:hAnsi="Consolas" w:cs="Consolas"/>
                            <w:color w:val="5C5C5C"/>
                            <w:sz w:val="18"/>
                            <w:szCs w:val="18"/>
                            <w:lang w:eastAsia="en-ZA"/>
                          </w:rPr>
                        </w:pPr>
                        <w:ins w:id="1240" w:author="Benjamin Pannell" w:date="2014-10-20T19:03:00Z">
                          <w:r w:rsidRPr="00D209DD">
                            <w:rPr>
                              <w:rFonts w:ascii="Consolas" w:eastAsia="Times New Roman" w:hAnsi="Consolas" w:cs="Consolas"/>
                              <w:color w:val="008200"/>
                              <w:sz w:val="18"/>
                              <w:szCs w:val="18"/>
                              <w:bdr w:val="none" w:sz="0" w:space="0" w:color="auto" w:frame="1"/>
                              <w:lang w:eastAsia="en-ZA"/>
                            </w:rPr>
                            <w:t> * and the local system, as well as a number of useful command</w:t>
                          </w:r>
                          <w:r w:rsidRPr="00D209DD">
                            <w:rPr>
                              <w:rFonts w:ascii="Consolas" w:eastAsia="Times New Roman" w:hAnsi="Consolas" w:cs="Consolas"/>
                              <w:color w:val="000000"/>
                              <w:sz w:val="18"/>
                              <w:szCs w:val="18"/>
                              <w:bdr w:val="none" w:sz="0" w:space="0" w:color="auto" w:frame="1"/>
                              <w:lang w:eastAsia="en-ZA"/>
                            </w:rPr>
                            <w:t> </w:t>
                          </w:r>
                        </w:ins>
                      </w:p>
                      <w:p w14:paraId="3BC847D6"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41" w:author="Benjamin Pannell" w:date="2014-10-20T19:03:00Z"/>
                            <w:rFonts w:ascii="Consolas" w:eastAsia="Times New Roman" w:hAnsi="Consolas" w:cs="Consolas"/>
                            <w:color w:val="5C5C5C"/>
                            <w:sz w:val="18"/>
                            <w:szCs w:val="18"/>
                            <w:lang w:eastAsia="en-ZA"/>
                          </w:rPr>
                        </w:pPr>
                        <w:ins w:id="1242"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gramStart"/>
                          <w:r w:rsidRPr="00D209DD">
                            <w:rPr>
                              <w:rFonts w:ascii="Consolas" w:eastAsia="Times New Roman" w:hAnsi="Consolas" w:cs="Consolas"/>
                              <w:color w:val="008200"/>
                              <w:sz w:val="18"/>
                              <w:szCs w:val="18"/>
                              <w:bdr w:val="none" w:sz="0" w:space="0" w:color="auto" w:frame="1"/>
                              <w:lang w:eastAsia="en-ZA"/>
                            </w:rPr>
                            <w:t>wrappers</w:t>
                          </w:r>
                          <w:proofErr w:type="gramEnd"/>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D78A13B"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43" w:author="Benjamin Pannell" w:date="2014-10-20T19:03:00Z"/>
                            <w:rFonts w:ascii="Consolas" w:eastAsia="Times New Roman" w:hAnsi="Consolas" w:cs="Consolas"/>
                            <w:color w:val="5C5C5C"/>
                            <w:sz w:val="18"/>
                            <w:szCs w:val="18"/>
                            <w:lang w:eastAsia="en-ZA"/>
                          </w:rPr>
                        </w:pPr>
                        <w:ins w:id="1244"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67CE08A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45" w:author="Benjamin Pannell" w:date="2014-10-20T19:03:00Z"/>
                            <w:rFonts w:ascii="Consolas" w:eastAsia="Times New Roman" w:hAnsi="Consolas" w:cs="Consolas"/>
                            <w:color w:val="5C5C5C"/>
                            <w:sz w:val="18"/>
                            <w:szCs w:val="18"/>
                            <w:lang w:eastAsia="en-ZA"/>
                          </w:rPr>
                        </w:pPr>
                        <w:ins w:id="1246" w:author="Benjamin Pannell" w:date="2014-10-20T19:03:00Z">
                          <w:r w:rsidRPr="00D209DD">
                            <w:rPr>
                              <w:rFonts w:ascii="Consolas" w:eastAsia="Times New Roman" w:hAnsi="Consolas" w:cs="Consolas"/>
                              <w:color w:val="008200"/>
                              <w:sz w:val="18"/>
                              <w:szCs w:val="18"/>
                              <w:bdr w:val="none" w:sz="0" w:space="0" w:color="auto" w:frame="1"/>
                              <w:lang w:eastAsia="en-ZA"/>
                            </w:rPr>
                            <w:t> * Copyright Â© Benjamin Pannell 2014</w:t>
                          </w:r>
                          <w:r w:rsidRPr="00D209DD">
                            <w:rPr>
                              <w:rFonts w:ascii="Consolas" w:eastAsia="Times New Roman" w:hAnsi="Consolas" w:cs="Consolas"/>
                              <w:color w:val="000000"/>
                              <w:sz w:val="18"/>
                              <w:szCs w:val="18"/>
                              <w:bdr w:val="none" w:sz="0" w:space="0" w:color="auto" w:frame="1"/>
                              <w:lang w:eastAsia="en-ZA"/>
                            </w:rPr>
                            <w:t> </w:t>
                          </w:r>
                        </w:ins>
                      </w:p>
                      <w:p w14:paraId="662F0605"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47" w:author="Benjamin Pannell" w:date="2014-10-20T19:03:00Z"/>
                            <w:rFonts w:ascii="Consolas" w:eastAsia="Times New Roman" w:hAnsi="Consolas" w:cs="Consolas"/>
                            <w:color w:val="5C5C5C"/>
                            <w:sz w:val="18"/>
                            <w:szCs w:val="18"/>
                            <w:lang w:eastAsia="en-ZA"/>
                          </w:rPr>
                        </w:pPr>
                        <w:ins w:id="1248"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3506EAB9"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49" w:author="Benjamin Pannell" w:date="2014-10-20T19:03:00Z"/>
                            <w:rFonts w:ascii="Consolas" w:eastAsia="Times New Roman" w:hAnsi="Consolas" w:cs="Consolas"/>
                            <w:color w:val="5C5C5C"/>
                            <w:sz w:val="18"/>
                            <w:szCs w:val="18"/>
                            <w:lang w:eastAsia="en-ZA"/>
                          </w:rPr>
                        </w:pPr>
                        <w:ins w:id="1250"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65678D2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51" w:author="Benjamin Pannell" w:date="2014-10-20T19:03:00Z"/>
                            <w:rFonts w:ascii="Consolas" w:eastAsia="Times New Roman" w:hAnsi="Consolas" w:cs="Consolas"/>
                            <w:color w:val="5C5C5C"/>
                            <w:sz w:val="18"/>
                            <w:szCs w:val="18"/>
                            <w:lang w:eastAsia="en-ZA"/>
                          </w:rPr>
                        </w:pPr>
                        <w:ins w:id="1252" w:author="Benjamin Pannell" w:date="2014-10-20T19:03:00Z">
                          <w:r w:rsidRPr="00D209DD">
                            <w:rPr>
                              <w:rFonts w:ascii="Consolas" w:eastAsia="Times New Roman" w:hAnsi="Consolas" w:cs="Consolas"/>
                              <w:color w:val="808080"/>
                              <w:sz w:val="18"/>
                              <w:szCs w:val="18"/>
                              <w:bdr w:val="none" w:sz="0" w:space="0" w:color="auto" w:frame="1"/>
                              <w:lang w:eastAsia="en-ZA"/>
                            </w:rPr>
                            <w:t>#</w:t>
                          </w:r>
                          <w:proofErr w:type="spellStart"/>
                          <w:r w:rsidRPr="00D209DD">
                            <w:rPr>
                              <w:rFonts w:ascii="Consolas" w:eastAsia="Times New Roman" w:hAnsi="Consolas" w:cs="Consolas"/>
                              <w:color w:val="808080"/>
                              <w:sz w:val="18"/>
                              <w:szCs w:val="18"/>
                              <w:bdr w:val="none" w:sz="0" w:space="0" w:color="auto" w:frame="1"/>
                              <w:lang w:eastAsia="en-ZA"/>
                            </w:rPr>
                            <w:t>ifndef</w:t>
                          </w:r>
                          <w:proofErr w:type="spellEnd"/>
                          <w:r w:rsidRPr="00D209DD">
                            <w:rPr>
                              <w:rFonts w:ascii="Consolas" w:eastAsia="Times New Roman" w:hAnsi="Consolas" w:cs="Consolas"/>
                              <w:color w:val="808080"/>
                              <w:sz w:val="18"/>
                              <w:szCs w:val="18"/>
                              <w:bdr w:val="none" w:sz="0" w:space="0" w:color="auto" w:frame="1"/>
                              <w:lang w:eastAsia="en-ZA"/>
                            </w:rPr>
                            <w:t> ISOTOPE_H</w:t>
                          </w:r>
                          <w:r w:rsidRPr="00D209DD">
                            <w:rPr>
                              <w:rFonts w:ascii="Consolas" w:eastAsia="Times New Roman" w:hAnsi="Consolas" w:cs="Consolas"/>
                              <w:color w:val="000000"/>
                              <w:sz w:val="18"/>
                              <w:szCs w:val="18"/>
                              <w:bdr w:val="none" w:sz="0" w:space="0" w:color="auto" w:frame="1"/>
                              <w:lang w:eastAsia="en-ZA"/>
                            </w:rPr>
                            <w:t>  </w:t>
                          </w:r>
                        </w:ins>
                      </w:p>
                      <w:p w14:paraId="509FEC9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53" w:author="Benjamin Pannell" w:date="2014-10-20T19:03:00Z"/>
                            <w:rFonts w:ascii="Consolas" w:eastAsia="Times New Roman" w:hAnsi="Consolas" w:cs="Consolas"/>
                            <w:color w:val="5C5C5C"/>
                            <w:sz w:val="18"/>
                            <w:szCs w:val="18"/>
                            <w:lang w:eastAsia="en-ZA"/>
                          </w:rPr>
                        </w:pPr>
                        <w:ins w:id="1254" w:author="Benjamin Pannell" w:date="2014-10-20T19:03:00Z">
                          <w:r w:rsidRPr="00D209DD">
                            <w:rPr>
                              <w:rFonts w:ascii="Consolas" w:eastAsia="Times New Roman" w:hAnsi="Consolas" w:cs="Consolas"/>
                              <w:color w:val="808080"/>
                              <w:sz w:val="18"/>
                              <w:szCs w:val="18"/>
                              <w:bdr w:val="none" w:sz="0" w:space="0" w:color="auto" w:frame="1"/>
                              <w:lang w:eastAsia="en-ZA"/>
                            </w:rPr>
                            <w:t>#define ISOTOPE_H</w:t>
                          </w:r>
                          <w:r w:rsidRPr="00D209DD">
                            <w:rPr>
                              <w:rFonts w:ascii="Consolas" w:eastAsia="Times New Roman" w:hAnsi="Consolas" w:cs="Consolas"/>
                              <w:color w:val="000000"/>
                              <w:sz w:val="18"/>
                              <w:szCs w:val="18"/>
                              <w:bdr w:val="none" w:sz="0" w:space="0" w:color="auto" w:frame="1"/>
                              <w:lang w:eastAsia="en-ZA"/>
                            </w:rPr>
                            <w:t>  </w:t>
                          </w:r>
                        </w:ins>
                      </w:p>
                      <w:p w14:paraId="224500C7"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55" w:author="Benjamin Pannell" w:date="2014-10-20T19:03:00Z"/>
                            <w:rFonts w:ascii="Consolas" w:eastAsia="Times New Roman" w:hAnsi="Consolas" w:cs="Consolas"/>
                            <w:color w:val="5C5C5C"/>
                            <w:sz w:val="18"/>
                            <w:szCs w:val="18"/>
                            <w:lang w:eastAsia="en-ZA"/>
                          </w:rPr>
                        </w:pPr>
                        <w:ins w:id="1256"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4C3B9F8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57" w:author="Benjamin Pannell" w:date="2014-10-20T19:03:00Z"/>
                            <w:rFonts w:ascii="Consolas" w:eastAsia="Times New Roman" w:hAnsi="Consolas" w:cs="Consolas"/>
                            <w:color w:val="5C5C5C"/>
                            <w:sz w:val="18"/>
                            <w:szCs w:val="18"/>
                            <w:lang w:eastAsia="en-ZA"/>
                          </w:rPr>
                        </w:pPr>
                        <w:ins w:id="1258"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26647BC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59" w:author="Benjamin Pannell" w:date="2014-10-20T19:03:00Z"/>
                            <w:rFonts w:ascii="Consolas" w:eastAsia="Times New Roman" w:hAnsi="Consolas" w:cs="Consolas"/>
                            <w:color w:val="5C5C5C"/>
                            <w:sz w:val="18"/>
                            <w:szCs w:val="18"/>
                            <w:lang w:eastAsia="en-ZA"/>
                          </w:rPr>
                        </w:pPr>
                        <w:ins w:id="1260" w:author="Benjamin Pannell" w:date="2014-10-20T19:03:00Z">
                          <w:r w:rsidRPr="00D209DD">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D209DD">
                            <w:rPr>
                              <w:rFonts w:ascii="Consolas" w:eastAsia="Times New Roman" w:hAnsi="Consolas" w:cs="Consolas"/>
                              <w:color w:val="000000"/>
                              <w:sz w:val="18"/>
                              <w:szCs w:val="18"/>
                              <w:bdr w:val="none" w:sz="0" w:space="0" w:color="auto" w:frame="1"/>
                              <w:lang w:eastAsia="en-ZA"/>
                            </w:rPr>
                            <w:t> </w:t>
                          </w:r>
                        </w:ins>
                      </w:p>
                      <w:p w14:paraId="77EC4FE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61" w:author="Benjamin Pannell" w:date="2014-10-20T19:03:00Z"/>
                            <w:rFonts w:ascii="Consolas" w:eastAsia="Times New Roman" w:hAnsi="Consolas" w:cs="Consolas"/>
                            <w:color w:val="5C5C5C"/>
                            <w:sz w:val="18"/>
                            <w:szCs w:val="18"/>
                            <w:lang w:eastAsia="en-ZA"/>
                          </w:rPr>
                        </w:pPr>
                        <w:ins w:id="1262" w:author="Benjamin Pannell" w:date="2014-10-20T19:03:00Z">
                          <w:r w:rsidRPr="00D209DD">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D209DD">
                            <w:rPr>
                              <w:rFonts w:ascii="Consolas" w:eastAsia="Times New Roman" w:hAnsi="Consolas" w:cs="Consolas"/>
                              <w:color w:val="000000"/>
                              <w:sz w:val="18"/>
                              <w:szCs w:val="18"/>
                              <w:bdr w:val="none" w:sz="0" w:space="0" w:color="auto" w:frame="1"/>
                              <w:lang w:eastAsia="en-ZA"/>
                            </w:rPr>
                            <w:t> </w:t>
                          </w:r>
                        </w:ins>
                      </w:p>
                      <w:p w14:paraId="3FC3863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63" w:author="Benjamin Pannell" w:date="2014-10-20T19:03:00Z"/>
                            <w:rFonts w:ascii="Consolas" w:eastAsia="Times New Roman" w:hAnsi="Consolas" w:cs="Consolas"/>
                            <w:color w:val="5C5C5C"/>
                            <w:sz w:val="18"/>
                            <w:szCs w:val="18"/>
                            <w:lang w:eastAsia="en-ZA"/>
                          </w:rPr>
                        </w:pPr>
                        <w:ins w:id="1264" w:author="Benjamin Pannell" w:date="2014-10-20T19:03:00Z">
                          <w:r w:rsidRPr="00D209DD">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D209DD">
                            <w:rPr>
                              <w:rFonts w:ascii="Consolas" w:eastAsia="Times New Roman" w:hAnsi="Consolas" w:cs="Consolas"/>
                              <w:color w:val="000000"/>
                              <w:sz w:val="18"/>
                              <w:szCs w:val="18"/>
                              <w:bdr w:val="none" w:sz="0" w:space="0" w:color="auto" w:frame="1"/>
                              <w:lang w:eastAsia="en-ZA"/>
                            </w:rPr>
                            <w:t> </w:t>
                          </w:r>
                        </w:ins>
                      </w:p>
                      <w:p w14:paraId="4B002E7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65" w:author="Benjamin Pannell" w:date="2014-10-20T19:03:00Z"/>
                            <w:rFonts w:ascii="Consolas" w:eastAsia="Times New Roman" w:hAnsi="Consolas" w:cs="Consolas"/>
                            <w:color w:val="5C5C5C"/>
                            <w:sz w:val="18"/>
                            <w:szCs w:val="18"/>
                            <w:lang w:eastAsia="en-ZA"/>
                          </w:rPr>
                        </w:pPr>
                        <w:ins w:id="1266"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6103603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67" w:author="Benjamin Pannell" w:date="2014-10-20T19:03:00Z"/>
                            <w:rFonts w:ascii="Consolas" w:eastAsia="Times New Roman" w:hAnsi="Consolas" w:cs="Consolas"/>
                            <w:color w:val="5C5C5C"/>
                            <w:sz w:val="18"/>
                            <w:szCs w:val="18"/>
                            <w:lang w:eastAsia="en-ZA"/>
                          </w:rPr>
                        </w:pPr>
                        <w:proofErr w:type="spellStart"/>
                        <w:ins w:id="1268" w:author="Benjamin Pannell" w:date="2014-10-20T19:03:00Z">
                          <w:r w:rsidRPr="00D209DD">
                            <w:rPr>
                              <w:rFonts w:ascii="Consolas" w:eastAsia="Times New Roman" w:hAnsi="Consolas" w:cs="Consolas"/>
                              <w:b/>
                              <w:bCs/>
                              <w:color w:val="2E8B57"/>
                              <w:sz w:val="18"/>
                              <w:szCs w:val="18"/>
                              <w:bdr w:val="none" w:sz="0" w:space="0" w:color="auto" w:frame="1"/>
                              <w:lang w:eastAsia="en-ZA"/>
                            </w:rPr>
                            <w:t>int</w:t>
                          </w:r>
                          <w:proofErr w:type="spellEnd"/>
                          <w:r w:rsidRPr="00D209DD">
                            <w:rPr>
                              <w:rFonts w:ascii="Consolas" w:eastAsia="Times New Roman" w:hAnsi="Consolas" w:cs="Consolas"/>
                              <w:color w:val="000000"/>
                              <w:sz w:val="18"/>
                              <w:szCs w:val="18"/>
                              <w:bdr w:val="none" w:sz="0" w:space="0" w:color="auto" w:frame="1"/>
                              <w:lang w:eastAsia="en-ZA"/>
                            </w:rPr>
                            <w:t> </w:t>
                          </w:r>
                          <w:proofErr w:type="spellStart"/>
                          <w:r w:rsidRPr="00D209DD">
                            <w:rPr>
                              <w:rFonts w:ascii="Consolas" w:eastAsia="Times New Roman" w:hAnsi="Consolas" w:cs="Consolas"/>
                              <w:color w:val="000000"/>
                              <w:sz w:val="18"/>
                              <w:szCs w:val="18"/>
                              <w:bdr w:val="none" w:sz="0" w:space="0" w:color="auto" w:frame="1"/>
                              <w:lang w:eastAsia="en-ZA"/>
                            </w:rPr>
                            <w:t>isotope_open</w:t>
                          </w:r>
                          <w:proofErr w:type="spellEnd"/>
                          <w:r w:rsidRPr="00D209DD">
                            <w:rPr>
                              <w:rFonts w:ascii="Consolas" w:eastAsia="Times New Roman" w:hAnsi="Consolas" w:cs="Consolas"/>
                              <w:color w:val="000000"/>
                              <w:sz w:val="18"/>
                              <w:szCs w:val="18"/>
                              <w:bdr w:val="none" w:sz="0" w:space="0" w:color="auto" w:frame="1"/>
                              <w:lang w:eastAsia="en-ZA"/>
                            </w:rPr>
                            <w:t>(</w:t>
                          </w:r>
                          <w:proofErr w:type="spellStart"/>
                          <w:r w:rsidRPr="00D209DD">
                            <w:rPr>
                              <w:rFonts w:ascii="Consolas" w:eastAsia="Times New Roman" w:hAnsi="Consolas" w:cs="Consolas"/>
                              <w:b/>
                              <w:bCs/>
                              <w:color w:val="006699"/>
                              <w:sz w:val="18"/>
                              <w:szCs w:val="18"/>
                              <w:bdr w:val="none" w:sz="0" w:space="0" w:color="auto" w:frame="1"/>
                              <w:lang w:eastAsia="en-ZA"/>
                            </w:rPr>
                            <w:t>const</w:t>
                          </w:r>
                          <w:proofErr w:type="spellEnd"/>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device);  </w:t>
                          </w:r>
                        </w:ins>
                      </w:p>
                      <w:p w14:paraId="598E5D9E"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69" w:author="Benjamin Pannell" w:date="2014-10-20T19:03:00Z"/>
                            <w:rFonts w:ascii="Consolas" w:eastAsia="Times New Roman" w:hAnsi="Consolas" w:cs="Consolas"/>
                            <w:color w:val="5C5C5C"/>
                            <w:sz w:val="18"/>
                            <w:szCs w:val="18"/>
                            <w:lang w:eastAsia="en-ZA"/>
                          </w:rPr>
                        </w:pPr>
                        <w:ins w:id="1270"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45AA4F1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71" w:author="Benjamin Pannell" w:date="2014-10-20T19:03:00Z"/>
                            <w:rFonts w:ascii="Consolas" w:eastAsia="Times New Roman" w:hAnsi="Consolas" w:cs="Consolas"/>
                            <w:color w:val="5C5C5C"/>
                            <w:sz w:val="18"/>
                            <w:szCs w:val="18"/>
                            <w:lang w:eastAsia="en-ZA"/>
                          </w:rPr>
                        </w:pPr>
                        <w:ins w:id="1272" w:author="Benjamin Pannell" w:date="2014-10-20T19:03:00Z">
                          <w:r w:rsidRPr="00D209DD">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D209DD">
                            <w:rPr>
                              <w:rFonts w:ascii="Consolas" w:eastAsia="Times New Roman" w:hAnsi="Consolas" w:cs="Consolas"/>
                              <w:color w:val="000000"/>
                              <w:sz w:val="18"/>
                              <w:szCs w:val="18"/>
                              <w:bdr w:val="none" w:sz="0" w:space="0" w:color="auto" w:frame="1"/>
                              <w:lang w:eastAsia="en-ZA"/>
                            </w:rPr>
                            <w:t> </w:t>
                          </w:r>
                        </w:ins>
                      </w:p>
                      <w:p w14:paraId="31A9E7C6"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73" w:author="Benjamin Pannell" w:date="2014-10-20T19:03:00Z"/>
                            <w:rFonts w:ascii="Consolas" w:eastAsia="Times New Roman" w:hAnsi="Consolas" w:cs="Consolas"/>
                            <w:color w:val="5C5C5C"/>
                            <w:sz w:val="18"/>
                            <w:szCs w:val="18"/>
                            <w:lang w:eastAsia="en-ZA"/>
                          </w:rPr>
                        </w:pPr>
                        <w:ins w:id="1274"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isotope The ID of the connection to terminate</w:t>
                          </w:r>
                          <w:r w:rsidRPr="00D209DD">
                            <w:rPr>
                              <w:rFonts w:ascii="Consolas" w:eastAsia="Times New Roman" w:hAnsi="Consolas" w:cs="Consolas"/>
                              <w:color w:val="000000"/>
                              <w:sz w:val="18"/>
                              <w:szCs w:val="18"/>
                              <w:bdr w:val="none" w:sz="0" w:space="0" w:color="auto" w:frame="1"/>
                              <w:lang w:eastAsia="en-ZA"/>
                            </w:rPr>
                            <w:t> </w:t>
                          </w:r>
                        </w:ins>
                      </w:p>
                      <w:p w14:paraId="5E2D6168"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75" w:author="Benjamin Pannell" w:date="2014-10-20T19:03:00Z"/>
                            <w:rFonts w:ascii="Consolas" w:eastAsia="Times New Roman" w:hAnsi="Consolas" w:cs="Consolas"/>
                            <w:color w:val="5C5C5C"/>
                            <w:sz w:val="18"/>
                            <w:szCs w:val="18"/>
                            <w:lang w:eastAsia="en-ZA"/>
                          </w:rPr>
                        </w:pPr>
                        <w:ins w:id="1276" w:author="Benjamin Pannell" w:date="2014-10-20T19:03:00Z">
                          <w:r w:rsidRPr="00D209DD">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D209DD">
                            <w:rPr>
                              <w:rFonts w:ascii="Consolas" w:eastAsia="Times New Roman" w:hAnsi="Consolas" w:cs="Consolas"/>
                              <w:color w:val="000000"/>
                              <w:sz w:val="18"/>
                              <w:szCs w:val="18"/>
                              <w:bdr w:val="none" w:sz="0" w:space="0" w:color="auto" w:frame="1"/>
                              <w:lang w:eastAsia="en-ZA"/>
                            </w:rPr>
                            <w:t> </w:t>
                          </w:r>
                        </w:ins>
                      </w:p>
                      <w:p w14:paraId="0DFEC1C1"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77" w:author="Benjamin Pannell" w:date="2014-10-20T19:03:00Z"/>
                            <w:rFonts w:ascii="Consolas" w:eastAsia="Times New Roman" w:hAnsi="Consolas" w:cs="Consolas"/>
                            <w:color w:val="5C5C5C"/>
                            <w:sz w:val="18"/>
                            <w:szCs w:val="18"/>
                            <w:lang w:eastAsia="en-ZA"/>
                          </w:rPr>
                        </w:pPr>
                        <w:ins w:id="1278"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015BBCF8"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79" w:author="Benjamin Pannell" w:date="2014-10-20T19:03:00Z"/>
                            <w:rFonts w:ascii="Consolas" w:eastAsia="Times New Roman" w:hAnsi="Consolas" w:cs="Consolas"/>
                            <w:color w:val="5C5C5C"/>
                            <w:sz w:val="18"/>
                            <w:szCs w:val="18"/>
                            <w:lang w:eastAsia="en-ZA"/>
                          </w:rPr>
                        </w:pPr>
                        <w:ins w:id="1280"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w:t>
                          </w:r>
                          <w:proofErr w:type="spellStart"/>
                          <w:r w:rsidRPr="00D209DD">
                            <w:rPr>
                              <w:rFonts w:ascii="Consolas" w:eastAsia="Times New Roman" w:hAnsi="Consolas" w:cs="Consolas"/>
                              <w:color w:val="000000"/>
                              <w:sz w:val="18"/>
                              <w:szCs w:val="18"/>
                              <w:bdr w:val="none" w:sz="0" w:space="0" w:color="auto" w:frame="1"/>
                              <w:lang w:eastAsia="en-ZA"/>
                            </w:rPr>
                            <w:t>isotope_close</w:t>
                          </w:r>
                          <w:proofErr w:type="spellEnd"/>
                          <w:r w:rsidRPr="00D209DD">
                            <w:rPr>
                              <w:rFonts w:ascii="Consolas" w:eastAsia="Times New Roman" w:hAnsi="Consolas" w:cs="Consolas"/>
                              <w:color w:val="000000"/>
                              <w:sz w:val="18"/>
                              <w:szCs w:val="18"/>
                              <w:bdr w:val="none" w:sz="0" w:space="0" w:color="auto" w:frame="1"/>
                              <w:lang w:eastAsia="en-ZA"/>
                            </w:rPr>
                            <w:t>(</w:t>
                          </w:r>
                          <w:proofErr w:type="spellStart"/>
                          <w:r w:rsidRPr="00D209DD">
                            <w:rPr>
                              <w:rFonts w:ascii="Consolas" w:eastAsia="Times New Roman" w:hAnsi="Consolas" w:cs="Consolas"/>
                              <w:b/>
                              <w:bCs/>
                              <w:color w:val="2E8B57"/>
                              <w:sz w:val="18"/>
                              <w:szCs w:val="18"/>
                              <w:bdr w:val="none" w:sz="0" w:space="0" w:color="auto" w:frame="1"/>
                              <w:lang w:eastAsia="en-ZA"/>
                            </w:rPr>
                            <w:t>int</w:t>
                          </w:r>
                          <w:proofErr w:type="spellEnd"/>
                          <w:r w:rsidRPr="00D209DD">
                            <w:rPr>
                              <w:rFonts w:ascii="Consolas" w:eastAsia="Times New Roman" w:hAnsi="Consolas" w:cs="Consolas"/>
                              <w:color w:val="000000"/>
                              <w:sz w:val="18"/>
                              <w:szCs w:val="18"/>
                              <w:bdr w:val="none" w:sz="0" w:space="0" w:color="auto" w:frame="1"/>
                              <w:lang w:eastAsia="en-ZA"/>
                            </w:rPr>
                            <w:t> isotope);  </w:t>
                          </w:r>
                        </w:ins>
                      </w:p>
                      <w:p w14:paraId="376D1DE2"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81" w:author="Benjamin Pannell" w:date="2014-10-20T19:03:00Z"/>
                            <w:rFonts w:ascii="Consolas" w:eastAsia="Times New Roman" w:hAnsi="Consolas" w:cs="Consolas"/>
                            <w:color w:val="5C5C5C"/>
                            <w:sz w:val="18"/>
                            <w:szCs w:val="18"/>
                            <w:lang w:eastAsia="en-ZA"/>
                          </w:rPr>
                        </w:pPr>
                        <w:ins w:id="1282"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70202BE2"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83" w:author="Benjamin Pannell" w:date="2014-10-20T19:03:00Z"/>
                            <w:rFonts w:ascii="Consolas" w:eastAsia="Times New Roman" w:hAnsi="Consolas" w:cs="Consolas"/>
                            <w:color w:val="5C5C5C"/>
                            <w:sz w:val="18"/>
                            <w:szCs w:val="18"/>
                            <w:lang w:eastAsia="en-ZA"/>
                          </w:rPr>
                        </w:pPr>
                        <w:ins w:id="1284"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1D407F0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85" w:author="Benjamin Pannell" w:date="2014-10-20T19:03:00Z"/>
                            <w:rFonts w:ascii="Consolas" w:eastAsia="Times New Roman" w:hAnsi="Consolas" w:cs="Consolas"/>
                            <w:color w:val="5C5C5C"/>
                            <w:sz w:val="18"/>
                            <w:szCs w:val="18"/>
                            <w:lang w:eastAsia="en-ZA"/>
                          </w:rPr>
                        </w:pPr>
                        <w:ins w:id="1286" w:author="Benjamin Pannell" w:date="2014-10-20T19:03:00Z">
                          <w:r w:rsidRPr="00D209DD">
                            <w:rPr>
                              <w:rFonts w:ascii="Consolas" w:eastAsia="Times New Roman" w:hAnsi="Consolas" w:cs="Consolas"/>
                              <w:color w:val="008200"/>
                              <w:sz w:val="18"/>
                              <w:szCs w:val="18"/>
                              <w:bdr w:val="none" w:sz="0" w:space="0" w:color="auto" w:frame="1"/>
                              <w:lang w:eastAsia="en-ZA"/>
                            </w:rPr>
                            <w:t> * Sends a mouse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4E56082F"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87" w:author="Benjamin Pannell" w:date="2014-10-20T19:03:00Z"/>
                            <w:rFonts w:ascii="Consolas" w:eastAsia="Times New Roman" w:hAnsi="Consolas" w:cs="Consolas"/>
                            <w:color w:val="5C5C5C"/>
                            <w:sz w:val="18"/>
                            <w:szCs w:val="18"/>
                            <w:lang w:eastAsia="en-ZA"/>
                          </w:rPr>
                        </w:pPr>
                        <w:ins w:id="1288"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5584C85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89" w:author="Benjamin Pannell" w:date="2014-10-20T19:03:00Z"/>
                            <w:rFonts w:ascii="Consolas" w:eastAsia="Times New Roman" w:hAnsi="Consolas" w:cs="Consolas"/>
                            <w:color w:val="5C5C5C"/>
                            <w:sz w:val="18"/>
                            <w:szCs w:val="18"/>
                            <w:lang w:eastAsia="en-ZA"/>
                          </w:rPr>
                        </w:pPr>
                        <w:ins w:id="1290" w:author="Benjamin Pannell" w:date="2014-10-20T19:03:00Z">
                          <w:r w:rsidRPr="00D209DD">
                            <w:rPr>
                              <w:rFonts w:ascii="Consolas" w:eastAsia="Times New Roman" w:hAnsi="Consolas" w:cs="Consolas"/>
                              <w:color w:val="008200"/>
                              <w:sz w:val="18"/>
                              <w:szCs w:val="18"/>
                              <w:bdr w:val="none" w:sz="0" w:space="0" w:color="auto" w:frame="1"/>
                              <w:lang w:eastAsia="en-ZA"/>
                            </w:rPr>
                            <w:t> * @param buttons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depressed mouse buttons to emulate, a set of MOUSE_ flags.</w:t>
                          </w:r>
                          <w:r w:rsidRPr="00D209DD">
                            <w:rPr>
                              <w:rFonts w:ascii="Consolas" w:eastAsia="Times New Roman" w:hAnsi="Consolas" w:cs="Consolas"/>
                              <w:color w:val="000000"/>
                              <w:sz w:val="18"/>
                              <w:szCs w:val="18"/>
                              <w:bdr w:val="none" w:sz="0" w:space="0" w:color="auto" w:frame="1"/>
                              <w:lang w:eastAsia="en-ZA"/>
                            </w:rPr>
                            <w:t> </w:t>
                          </w:r>
                        </w:ins>
                      </w:p>
                      <w:p w14:paraId="6206A69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91" w:author="Benjamin Pannell" w:date="2014-10-20T19:03:00Z"/>
                            <w:rFonts w:ascii="Consolas" w:eastAsia="Times New Roman" w:hAnsi="Consolas" w:cs="Consolas"/>
                            <w:color w:val="5C5C5C"/>
                            <w:sz w:val="18"/>
                            <w:szCs w:val="18"/>
                            <w:lang w:eastAsia="en-ZA"/>
                          </w:rPr>
                        </w:pPr>
                        <w:ins w:id="1292"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w:t>
                          </w:r>
                          <w:proofErr w:type="spellStart"/>
                          <w:r w:rsidRPr="00D209DD">
                            <w:rPr>
                              <w:rFonts w:ascii="Consolas" w:eastAsia="Times New Roman" w:hAnsi="Consolas" w:cs="Consolas"/>
                              <w:color w:val="008200"/>
                              <w:sz w:val="18"/>
                              <w:szCs w:val="18"/>
                              <w:bdr w:val="none" w:sz="0" w:space="0" w:color="auto" w:frame="1"/>
                              <w:lang w:eastAsia="en-ZA"/>
                            </w:rPr>
                            <w:t>deltaX</w:t>
                          </w:r>
                          <w:proofErr w:type="spellEnd"/>
                          <w:r w:rsidRPr="00D209DD">
                            <w:rPr>
                              <w:rFonts w:ascii="Consolas" w:eastAsia="Times New Roman" w:hAnsi="Consolas" w:cs="Consolas"/>
                              <w:color w:val="008200"/>
                              <w:sz w:val="18"/>
                              <w:szCs w:val="18"/>
                              <w:bdr w:val="none" w:sz="0" w:space="0" w:color="auto" w:frame="1"/>
                              <w:lang w:eastAsia="en-ZA"/>
                            </w:rPr>
                            <w: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x-axis movement of the mouse -127 to 127.</w:t>
                          </w:r>
                          <w:r w:rsidRPr="00D209DD">
                            <w:rPr>
                              <w:rFonts w:ascii="Consolas" w:eastAsia="Times New Roman" w:hAnsi="Consolas" w:cs="Consolas"/>
                              <w:color w:val="000000"/>
                              <w:sz w:val="18"/>
                              <w:szCs w:val="18"/>
                              <w:bdr w:val="none" w:sz="0" w:space="0" w:color="auto" w:frame="1"/>
                              <w:lang w:eastAsia="en-ZA"/>
                            </w:rPr>
                            <w:t> </w:t>
                          </w:r>
                        </w:ins>
                      </w:p>
                      <w:p w14:paraId="3430F745"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93" w:author="Benjamin Pannell" w:date="2014-10-20T19:03:00Z"/>
                            <w:rFonts w:ascii="Consolas" w:eastAsia="Times New Roman" w:hAnsi="Consolas" w:cs="Consolas"/>
                            <w:color w:val="5C5C5C"/>
                            <w:sz w:val="18"/>
                            <w:szCs w:val="18"/>
                            <w:lang w:eastAsia="en-ZA"/>
                          </w:rPr>
                        </w:pPr>
                        <w:ins w:id="1294"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w:t>
                          </w:r>
                          <w:proofErr w:type="spellStart"/>
                          <w:r w:rsidRPr="00D209DD">
                            <w:rPr>
                              <w:rFonts w:ascii="Consolas" w:eastAsia="Times New Roman" w:hAnsi="Consolas" w:cs="Consolas"/>
                              <w:color w:val="008200"/>
                              <w:sz w:val="18"/>
                              <w:szCs w:val="18"/>
                              <w:bdr w:val="none" w:sz="0" w:space="0" w:color="auto" w:frame="1"/>
                              <w:lang w:eastAsia="en-ZA"/>
                            </w:rPr>
                            <w:t>deltaY</w:t>
                          </w:r>
                          <w:proofErr w:type="spellEnd"/>
                          <w:r w:rsidRPr="00D209DD">
                            <w:rPr>
                              <w:rFonts w:ascii="Consolas" w:eastAsia="Times New Roman" w:hAnsi="Consolas" w:cs="Consolas"/>
                              <w:color w:val="008200"/>
                              <w:sz w:val="18"/>
                              <w:szCs w:val="18"/>
                              <w:bdr w:val="none" w:sz="0" w:space="0" w:color="auto" w:frame="1"/>
                              <w:lang w:eastAsia="en-ZA"/>
                            </w:rPr>
                            <w: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y-axis movement of the mouse -127 to 127.</w:t>
                          </w:r>
                          <w:r w:rsidRPr="00D209DD">
                            <w:rPr>
                              <w:rFonts w:ascii="Consolas" w:eastAsia="Times New Roman" w:hAnsi="Consolas" w:cs="Consolas"/>
                              <w:color w:val="000000"/>
                              <w:sz w:val="18"/>
                              <w:szCs w:val="18"/>
                              <w:bdr w:val="none" w:sz="0" w:space="0" w:color="auto" w:frame="1"/>
                              <w:lang w:eastAsia="en-ZA"/>
                            </w:rPr>
                            <w:t> </w:t>
                          </w:r>
                        </w:ins>
                      </w:p>
                      <w:p w14:paraId="558AEFC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95" w:author="Benjamin Pannell" w:date="2014-10-20T19:03:00Z"/>
                            <w:rFonts w:ascii="Consolas" w:eastAsia="Times New Roman" w:hAnsi="Consolas" w:cs="Consolas"/>
                            <w:color w:val="5C5C5C"/>
                            <w:sz w:val="18"/>
                            <w:szCs w:val="18"/>
                            <w:lang w:eastAsia="en-ZA"/>
                          </w:rPr>
                        </w:pPr>
                        <w:ins w:id="1296" w:author="Benjamin Pannell" w:date="2014-10-20T19:03:00Z">
                          <w:r w:rsidRPr="00D209DD">
                            <w:rPr>
                              <w:rFonts w:ascii="Consolas" w:eastAsia="Times New Roman" w:hAnsi="Consolas" w:cs="Consolas"/>
                              <w:color w:val="008200"/>
                              <w:sz w:val="18"/>
                              <w:szCs w:val="18"/>
                              <w:bdr w:val="none" w:sz="0" w:space="0" w:color="auto" w:frame="1"/>
                              <w:lang w:eastAsia="en-ZA"/>
                            </w:rPr>
                            <w:t> * @param deltaScroll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scroll delta, usually +/- 3 to emulate a standard scroll wheel.</w:t>
                          </w:r>
                          <w:r w:rsidRPr="00D209DD">
                            <w:rPr>
                              <w:rFonts w:ascii="Consolas" w:eastAsia="Times New Roman" w:hAnsi="Consolas" w:cs="Consolas"/>
                              <w:color w:val="000000"/>
                              <w:sz w:val="18"/>
                              <w:szCs w:val="18"/>
                              <w:bdr w:val="none" w:sz="0" w:space="0" w:color="auto" w:frame="1"/>
                              <w:lang w:eastAsia="en-ZA"/>
                            </w:rPr>
                            <w:t> </w:t>
                          </w:r>
                        </w:ins>
                      </w:p>
                      <w:p w14:paraId="4E1E6E3A"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297" w:author="Benjamin Pannell" w:date="2014-10-20T19:03:00Z"/>
                            <w:rFonts w:ascii="Consolas" w:eastAsia="Times New Roman" w:hAnsi="Consolas" w:cs="Consolas"/>
                            <w:color w:val="5C5C5C"/>
                            <w:sz w:val="18"/>
                            <w:szCs w:val="18"/>
                            <w:lang w:eastAsia="en-ZA"/>
                          </w:rPr>
                        </w:pPr>
                        <w:ins w:id="1298"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00779059"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299" w:author="Benjamin Pannell" w:date="2014-10-20T19:03:00Z"/>
                            <w:rFonts w:ascii="Consolas" w:eastAsia="Times New Roman" w:hAnsi="Consolas" w:cs="Consolas"/>
                            <w:color w:val="5C5C5C"/>
                            <w:sz w:val="18"/>
                            <w:szCs w:val="18"/>
                            <w:lang w:eastAsia="en-ZA"/>
                          </w:rPr>
                        </w:pPr>
                        <w:ins w:id="1300"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isotope_mouse(</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buttons,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deltaX,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deltaY,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deltaScroll);  </w:t>
                          </w:r>
                        </w:ins>
                      </w:p>
                      <w:p w14:paraId="05E961AE"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01" w:author="Benjamin Pannell" w:date="2014-10-20T19:03:00Z"/>
                            <w:rFonts w:ascii="Consolas" w:eastAsia="Times New Roman" w:hAnsi="Consolas" w:cs="Consolas"/>
                            <w:color w:val="5C5C5C"/>
                            <w:sz w:val="18"/>
                            <w:szCs w:val="18"/>
                            <w:lang w:eastAsia="en-ZA"/>
                          </w:rPr>
                        </w:pPr>
                        <w:ins w:id="1302"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6554FE4B"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03" w:author="Benjamin Pannell" w:date="2014-10-20T19:03:00Z"/>
                            <w:rFonts w:ascii="Consolas" w:eastAsia="Times New Roman" w:hAnsi="Consolas" w:cs="Consolas"/>
                            <w:color w:val="5C5C5C"/>
                            <w:sz w:val="18"/>
                            <w:szCs w:val="18"/>
                            <w:lang w:eastAsia="en-ZA"/>
                          </w:rPr>
                        </w:pPr>
                        <w:ins w:id="1304"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8AC5D6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05" w:author="Benjamin Pannell" w:date="2014-10-20T19:03:00Z"/>
                            <w:rFonts w:ascii="Consolas" w:eastAsia="Times New Roman" w:hAnsi="Consolas" w:cs="Consolas"/>
                            <w:color w:val="5C5C5C"/>
                            <w:sz w:val="18"/>
                            <w:szCs w:val="18"/>
                            <w:lang w:eastAsia="en-ZA"/>
                          </w:rPr>
                        </w:pPr>
                        <w:ins w:id="1306" w:author="Benjamin Pannell" w:date="2014-10-20T19:03:00Z">
                          <w:r w:rsidRPr="00D209DD">
                            <w:rPr>
                              <w:rFonts w:ascii="Consolas" w:eastAsia="Times New Roman" w:hAnsi="Consolas" w:cs="Consolas"/>
                              <w:color w:val="008200"/>
                              <w:sz w:val="18"/>
                              <w:szCs w:val="18"/>
                              <w:bdr w:val="none" w:sz="0" w:space="0" w:color="auto" w:frame="1"/>
                              <w:lang w:eastAsia="en-ZA"/>
                            </w:rPr>
                            <w:t> * Sends a keyboard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5788A81D"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07" w:author="Benjamin Pannell" w:date="2014-10-20T19:03:00Z"/>
                            <w:rFonts w:ascii="Consolas" w:eastAsia="Times New Roman" w:hAnsi="Consolas" w:cs="Consolas"/>
                            <w:color w:val="5C5C5C"/>
                            <w:sz w:val="18"/>
                            <w:szCs w:val="18"/>
                            <w:lang w:eastAsia="en-ZA"/>
                          </w:rPr>
                        </w:pPr>
                        <w:ins w:id="1308"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30A63CF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09" w:author="Benjamin Pannell" w:date="2014-10-20T19:03:00Z"/>
                            <w:rFonts w:ascii="Consolas" w:eastAsia="Times New Roman" w:hAnsi="Consolas" w:cs="Consolas"/>
                            <w:color w:val="5C5C5C"/>
                            <w:sz w:val="18"/>
                            <w:szCs w:val="18"/>
                            <w:lang w:eastAsia="en-ZA"/>
                          </w:rPr>
                        </w:pPr>
                        <w:ins w:id="1310" w:author="Benjamin Pannell" w:date="2014-10-20T19:03:00Z">
                          <w:r w:rsidRPr="00D209DD">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D209DD">
                            <w:rPr>
                              <w:rFonts w:ascii="Consolas" w:eastAsia="Times New Roman" w:hAnsi="Consolas" w:cs="Consolas"/>
                              <w:color w:val="000000"/>
                              <w:sz w:val="18"/>
                              <w:szCs w:val="18"/>
                              <w:bdr w:val="none" w:sz="0" w:space="0" w:color="auto" w:frame="1"/>
                              <w:lang w:eastAsia="en-ZA"/>
                            </w:rPr>
                            <w:t> </w:t>
                          </w:r>
                        </w:ins>
                      </w:p>
                      <w:p w14:paraId="747EE20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11" w:author="Benjamin Pannell" w:date="2014-10-20T19:03:00Z"/>
                            <w:rFonts w:ascii="Consolas" w:eastAsia="Times New Roman" w:hAnsi="Consolas" w:cs="Consolas"/>
                            <w:color w:val="5C5C5C"/>
                            <w:sz w:val="18"/>
                            <w:szCs w:val="18"/>
                            <w:lang w:eastAsia="en-ZA"/>
                          </w:rPr>
                        </w:pPr>
                        <w:ins w:id="1312" w:author="Benjamin Pannell" w:date="2014-10-20T19:03:00Z">
                          <w:r w:rsidRPr="00D209DD">
                            <w:rPr>
                              <w:rFonts w:ascii="Consolas" w:eastAsia="Times New Roman" w:hAnsi="Consolas" w:cs="Consolas"/>
                              <w:color w:val="008200"/>
                              <w:sz w:val="18"/>
                              <w:szCs w:val="18"/>
                              <w:bdr w:val="none" w:sz="0" w:space="0" w:color="auto" w:frame="1"/>
                              <w:lang w:eastAsia="en-ZA"/>
                            </w:rPr>
                            <w:t> * @param </w:t>
                          </w:r>
                          <w:proofErr w:type="gramStart"/>
                          <w:r w:rsidRPr="00D209DD">
                            <w:rPr>
                              <w:rFonts w:ascii="Consolas" w:eastAsia="Times New Roman" w:hAnsi="Consolas" w:cs="Consolas"/>
                              <w:color w:val="008200"/>
                              <w:sz w:val="18"/>
                              <w:szCs w:val="18"/>
                              <w:bdr w:val="none" w:sz="0" w:space="0" w:color="auto" w:frame="1"/>
                              <w:lang w:eastAsia="en-ZA"/>
                            </w:rPr>
                            <w:t>keys[</w:t>
                          </w:r>
                          <w:proofErr w:type="gramEnd"/>
                          <w:r w:rsidRPr="00D209DD">
                            <w:rPr>
                              <w:rFonts w:ascii="Consolas" w:eastAsia="Times New Roman" w:hAnsi="Consolas" w:cs="Consolas"/>
                              <w:color w:val="008200"/>
                              <w:sz w:val="18"/>
                              <w:szCs w:val="18"/>
                              <w:bdr w:val="none" w:sz="0" w:space="0" w:color="auto" w:frame="1"/>
                              <w:lang w:eastAsia="en-ZA"/>
                            </w:rPr>
                            <w:t>] The physical keyboard keys who's depression should be emulated.</w:t>
                          </w:r>
                          <w:r w:rsidRPr="00D209DD">
                            <w:rPr>
                              <w:rFonts w:ascii="Consolas" w:eastAsia="Times New Roman" w:hAnsi="Consolas" w:cs="Consolas"/>
                              <w:color w:val="000000"/>
                              <w:sz w:val="18"/>
                              <w:szCs w:val="18"/>
                              <w:bdr w:val="none" w:sz="0" w:space="0" w:color="auto" w:frame="1"/>
                              <w:lang w:eastAsia="en-ZA"/>
                            </w:rPr>
                            <w:t> </w:t>
                          </w:r>
                        </w:ins>
                      </w:p>
                      <w:p w14:paraId="42B1BC6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13" w:author="Benjamin Pannell" w:date="2014-10-20T19:03:00Z"/>
                            <w:rFonts w:ascii="Consolas" w:eastAsia="Times New Roman" w:hAnsi="Consolas" w:cs="Consolas"/>
                            <w:color w:val="5C5C5C"/>
                            <w:sz w:val="18"/>
                            <w:szCs w:val="18"/>
                            <w:lang w:eastAsia="en-ZA"/>
                          </w:rPr>
                        </w:pPr>
                        <w:ins w:id="1314" w:author="Benjamin Pannell" w:date="2014-10-20T19:03:00Z">
                          <w:r w:rsidRPr="00D209DD">
                            <w:rPr>
                              <w:rFonts w:ascii="Consolas" w:eastAsia="Times New Roman" w:hAnsi="Consolas" w:cs="Consolas"/>
                              <w:color w:val="008200"/>
                              <w:sz w:val="18"/>
                              <w:szCs w:val="18"/>
                              <w:bdr w:val="none" w:sz="0" w:space="0" w:color="auto" w:frame="1"/>
                              <w:lang w:eastAsia="en-ZA"/>
                            </w:rPr>
                            <w:t> * @param keys_count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number of physical keyboard keys to be emulated (max of 6).</w:t>
                          </w:r>
                          <w:r w:rsidRPr="00D209DD">
                            <w:rPr>
                              <w:rFonts w:ascii="Consolas" w:eastAsia="Times New Roman" w:hAnsi="Consolas" w:cs="Consolas"/>
                              <w:color w:val="000000"/>
                              <w:sz w:val="18"/>
                              <w:szCs w:val="18"/>
                              <w:bdr w:val="none" w:sz="0" w:space="0" w:color="auto" w:frame="1"/>
                              <w:lang w:eastAsia="en-ZA"/>
                            </w:rPr>
                            <w:t> </w:t>
                          </w:r>
                        </w:ins>
                      </w:p>
                      <w:p w14:paraId="37965693"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15" w:author="Benjamin Pannell" w:date="2014-10-20T19:03:00Z"/>
                            <w:rFonts w:ascii="Consolas" w:eastAsia="Times New Roman" w:hAnsi="Consolas" w:cs="Consolas"/>
                            <w:color w:val="5C5C5C"/>
                            <w:sz w:val="18"/>
                            <w:szCs w:val="18"/>
                            <w:lang w:eastAsia="en-ZA"/>
                          </w:rPr>
                        </w:pPr>
                        <w:ins w:id="1316"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1D8408FD"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17" w:author="Benjamin Pannell" w:date="2014-10-20T19:03:00Z"/>
                            <w:rFonts w:ascii="Consolas" w:eastAsia="Times New Roman" w:hAnsi="Consolas" w:cs="Consolas"/>
                            <w:color w:val="5C5C5C"/>
                            <w:sz w:val="18"/>
                            <w:szCs w:val="18"/>
                            <w:lang w:eastAsia="en-ZA"/>
                          </w:rPr>
                        </w:pPr>
                        <w:ins w:id="1318"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isotope_keyboard(</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modifiers, </w:t>
                          </w:r>
                          <w:r w:rsidRPr="00D209DD">
                            <w:rPr>
                              <w:rFonts w:ascii="Consolas" w:eastAsia="Times New Roman" w:hAnsi="Consolas" w:cs="Consolas"/>
                              <w:b/>
                              <w:bCs/>
                              <w:color w:val="006699"/>
                              <w:sz w:val="18"/>
                              <w:szCs w:val="18"/>
                              <w:bdr w:val="none" w:sz="0" w:space="0" w:color="auto" w:frame="1"/>
                              <w:lang w:eastAsia="en-ZA"/>
                            </w:rPr>
                            <w:t>const</w:t>
                          </w:r>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keys[],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keys_count);  </w:t>
                          </w:r>
                        </w:ins>
                      </w:p>
                      <w:p w14:paraId="6D59A59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19" w:author="Benjamin Pannell" w:date="2014-10-20T19:03:00Z"/>
                            <w:rFonts w:ascii="Consolas" w:eastAsia="Times New Roman" w:hAnsi="Consolas" w:cs="Consolas"/>
                            <w:color w:val="5C5C5C"/>
                            <w:sz w:val="18"/>
                            <w:szCs w:val="18"/>
                            <w:lang w:eastAsia="en-ZA"/>
                          </w:rPr>
                        </w:pPr>
                        <w:ins w:id="1320"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23330107"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21" w:author="Benjamin Pannell" w:date="2014-10-20T19:03:00Z"/>
                            <w:rFonts w:ascii="Consolas" w:eastAsia="Times New Roman" w:hAnsi="Consolas" w:cs="Consolas"/>
                            <w:color w:val="5C5C5C"/>
                            <w:sz w:val="18"/>
                            <w:szCs w:val="18"/>
                            <w:lang w:eastAsia="en-ZA"/>
                          </w:rPr>
                        </w:pPr>
                        <w:ins w:id="1322"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76BB3B96"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23" w:author="Benjamin Pannell" w:date="2014-10-20T19:03:00Z"/>
                            <w:rFonts w:ascii="Consolas" w:eastAsia="Times New Roman" w:hAnsi="Consolas" w:cs="Consolas"/>
                            <w:color w:val="5C5C5C"/>
                            <w:sz w:val="18"/>
                            <w:szCs w:val="18"/>
                            <w:lang w:eastAsia="en-ZA"/>
                          </w:rPr>
                        </w:pPr>
                        <w:ins w:id="1324" w:author="Benjamin Pannell" w:date="2014-10-20T19:03:00Z">
                          <w:r w:rsidRPr="00D209DD">
                            <w:rPr>
                              <w:rFonts w:ascii="Consolas" w:eastAsia="Times New Roman" w:hAnsi="Consolas" w:cs="Consolas"/>
                              <w:color w:val="008200"/>
                              <w:sz w:val="18"/>
                              <w:szCs w:val="18"/>
                              <w:bdr w:val="none" w:sz="0" w:space="0" w:color="auto" w:frame="1"/>
                              <w:lang w:eastAsia="en-ZA"/>
                            </w:rPr>
                            <w:t> * Sends a joystick emulation request using the given Isotope.</w:t>
                          </w:r>
                          <w:r w:rsidRPr="00D209DD">
                            <w:rPr>
                              <w:rFonts w:ascii="Consolas" w:eastAsia="Times New Roman" w:hAnsi="Consolas" w:cs="Consolas"/>
                              <w:color w:val="000000"/>
                              <w:sz w:val="18"/>
                              <w:szCs w:val="18"/>
                              <w:bdr w:val="none" w:sz="0" w:space="0" w:color="auto" w:frame="1"/>
                              <w:lang w:eastAsia="en-ZA"/>
                            </w:rPr>
                            <w:t> </w:t>
                          </w:r>
                        </w:ins>
                      </w:p>
                      <w:p w14:paraId="07E9E5BA"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25" w:author="Benjamin Pannell" w:date="2014-10-20T19:03:00Z"/>
                            <w:rFonts w:ascii="Consolas" w:eastAsia="Times New Roman" w:hAnsi="Consolas" w:cs="Consolas"/>
                            <w:color w:val="5C5C5C"/>
                            <w:sz w:val="18"/>
                            <w:szCs w:val="18"/>
                            <w:lang w:eastAsia="en-ZA"/>
                          </w:rPr>
                        </w:pPr>
                        <w:ins w:id="1326" w:author="Benjamin Pannell" w:date="2014-10-20T19:03:00Z">
                          <w:r w:rsidRPr="00D209DD">
                            <w:rPr>
                              <w:rFonts w:ascii="Consolas" w:eastAsia="Times New Roman" w:hAnsi="Consolas" w:cs="Consolas"/>
                              <w:color w:val="008200"/>
                              <w:sz w:val="18"/>
                              <w:szCs w:val="18"/>
                              <w:bdr w:val="none" w:sz="0" w:space="0" w:color="auto" w:frame="1"/>
                              <w:lang w:eastAsia="en-ZA"/>
                            </w:rPr>
                            <w:t> * @param isotope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opened Isotope connection to send the emulation request over.</w:t>
                          </w:r>
                          <w:r w:rsidRPr="00D209DD">
                            <w:rPr>
                              <w:rFonts w:ascii="Consolas" w:eastAsia="Times New Roman" w:hAnsi="Consolas" w:cs="Consolas"/>
                              <w:color w:val="000000"/>
                              <w:sz w:val="18"/>
                              <w:szCs w:val="18"/>
                              <w:bdr w:val="none" w:sz="0" w:space="0" w:color="auto" w:frame="1"/>
                              <w:lang w:eastAsia="en-ZA"/>
                            </w:rPr>
                            <w:t> </w:t>
                          </w:r>
                        </w:ins>
                      </w:p>
                      <w:p w14:paraId="331ECA57"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27" w:author="Benjamin Pannell" w:date="2014-10-20T19:03:00Z"/>
                            <w:rFonts w:ascii="Consolas" w:eastAsia="Times New Roman" w:hAnsi="Consolas" w:cs="Consolas"/>
                            <w:color w:val="5C5C5C"/>
                            <w:sz w:val="18"/>
                            <w:szCs w:val="18"/>
                            <w:lang w:eastAsia="en-ZA"/>
                          </w:rPr>
                        </w:pPr>
                        <w:ins w:id="1328" w:author="Benjamin Pannell" w:date="2014-10-20T19:03:00Z">
                          <w:r w:rsidRPr="00D209DD">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D209DD">
                            <w:rPr>
                              <w:rFonts w:ascii="Consolas" w:eastAsia="Times New Roman" w:hAnsi="Consolas" w:cs="Consolas"/>
                              <w:color w:val="000000"/>
                              <w:sz w:val="18"/>
                              <w:szCs w:val="18"/>
                              <w:bdr w:val="none" w:sz="0" w:space="0" w:color="auto" w:frame="1"/>
                              <w:lang w:eastAsia="en-ZA"/>
                            </w:rPr>
                            <w:t> </w:t>
                          </w:r>
                        </w:ins>
                      </w:p>
                      <w:p w14:paraId="3F45472B"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29" w:author="Benjamin Pannell" w:date="2014-10-20T19:03:00Z"/>
                            <w:rFonts w:ascii="Consolas" w:eastAsia="Times New Roman" w:hAnsi="Consolas" w:cs="Consolas"/>
                            <w:color w:val="5C5C5C"/>
                            <w:sz w:val="18"/>
                            <w:szCs w:val="18"/>
                            <w:lang w:eastAsia="en-ZA"/>
                          </w:rPr>
                        </w:pPr>
                        <w:ins w:id="1330" w:author="Benjamin Pannell" w:date="2014-10-20T19:03:00Z">
                          <w:r w:rsidRPr="00D209DD">
                            <w:rPr>
                              <w:rFonts w:ascii="Consolas" w:eastAsia="Times New Roman" w:hAnsi="Consolas" w:cs="Consolas"/>
                              <w:color w:val="008200"/>
                              <w:sz w:val="18"/>
                              <w:szCs w:val="18"/>
                              <w:bdr w:val="none" w:sz="0" w:space="0" w:color="auto" w:frame="1"/>
                              <w:lang w:eastAsia="en-ZA"/>
                            </w:rPr>
                            <w:t> * @param x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x-axis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5FC8151C"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31" w:author="Benjamin Pannell" w:date="2014-10-20T19:03:00Z"/>
                            <w:rFonts w:ascii="Consolas" w:eastAsia="Times New Roman" w:hAnsi="Consolas" w:cs="Consolas"/>
                            <w:color w:val="5C5C5C"/>
                            <w:sz w:val="18"/>
                            <w:szCs w:val="18"/>
                            <w:lang w:eastAsia="en-ZA"/>
                          </w:rPr>
                        </w:pPr>
                        <w:ins w:id="1332" w:author="Benjamin Pannell" w:date="2014-10-20T19:03:00Z">
                          <w:r w:rsidRPr="00D209DD">
                            <w:rPr>
                              <w:rFonts w:ascii="Consolas" w:eastAsia="Times New Roman" w:hAnsi="Consolas" w:cs="Consolas"/>
                              <w:color w:val="008200"/>
                              <w:sz w:val="18"/>
                              <w:szCs w:val="18"/>
                              <w:bdr w:val="none" w:sz="0" w:space="0" w:color="auto" w:frame="1"/>
                              <w:lang w:eastAsia="en-ZA"/>
                            </w:rPr>
                            <w:t> * @param y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y-axis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9DEC0D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33" w:author="Benjamin Pannell" w:date="2014-10-20T19:03:00Z"/>
                            <w:rFonts w:ascii="Consolas" w:eastAsia="Times New Roman" w:hAnsi="Consolas" w:cs="Consolas"/>
                            <w:color w:val="5C5C5C"/>
                            <w:sz w:val="18"/>
                            <w:szCs w:val="18"/>
                            <w:lang w:eastAsia="en-ZA"/>
                          </w:rPr>
                        </w:pPr>
                        <w:ins w:id="1334" w:author="Benjamin Pannell" w:date="2014-10-20T19:03:00Z">
                          <w:r w:rsidRPr="00D209DD">
                            <w:rPr>
                              <w:rFonts w:ascii="Consolas" w:eastAsia="Times New Roman" w:hAnsi="Consolas" w:cs="Consolas"/>
                              <w:color w:val="008200"/>
                              <w:sz w:val="18"/>
                              <w:szCs w:val="18"/>
                              <w:bdr w:val="none" w:sz="0" w:space="0" w:color="auto" w:frame="1"/>
                              <w:lang w:eastAsia="en-ZA"/>
                            </w:rPr>
                            <w:t> * @param z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z-axis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199DB7E"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35" w:author="Benjamin Pannell" w:date="2014-10-20T19:03:00Z"/>
                            <w:rFonts w:ascii="Consolas" w:eastAsia="Times New Roman" w:hAnsi="Consolas" w:cs="Consolas"/>
                            <w:color w:val="5C5C5C"/>
                            <w:sz w:val="18"/>
                            <w:szCs w:val="18"/>
                            <w:lang w:eastAsia="en-ZA"/>
                          </w:rPr>
                        </w:pPr>
                        <w:ins w:id="1336" w:author="Benjamin Pannell" w:date="2014-10-20T19:03:00Z">
                          <w:r w:rsidRPr="00D209DD">
                            <w:rPr>
                              <w:rFonts w:ascii="Consolas" w:eastAsia="Times New Roman" w:hAnsi="Consolas" w:cs="Consolas"/>
                              <w:color w:val="008200"/>
                              <w:sz w:val="18"/>
                              <w:szCs w:val="18"/>
                              <w:bdr w:val="none" w:sz="0" w:space="0" w:color="auto" w:frame="1"/>
                              <w:lang w:eastAsia="en-ZA"/>
                            </w:rPr>
                            <w:t> * @param rz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z-axis rotation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56863841"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37" w:author="Benjamin Pannell" w:date="2014-10-20T19:03:00Z"/>
                            <w:rFonts w:ascii="Consolas" w:eastAsia="Times New Roman" w:hAnsi="Consolas" w:cs="Consolas"/>
                            <w:color w:val="5C5C5C"/>
                            <w:sz w:val="18"/>
                            <w:szCs w:val="18"/>
                            <w:lang w:eastAsia="en-ZA"/>
                          </w:rPr>
                        </w:pPr>
                        <w:ins w:id="1338" w:author="Benjamin Pannell" w:date="2014-10-20T19:03:00Z">
                          <w:r w:rsidRPr="00D209DD">
                            <w:rPr>
                              <w:rFonts w:ascii="Consolas" w:eastAsia="Times New Roman" w:hAnsi="Consolas" w:cs="Consolas"/>
                              <w:color w:val="008200"/>
                              <w:sz w:val="18"/>
                              <w:szCs w:val="18"/>
                              <w:bdr w:val="none" w:sz="0" w:space="0" w:color="auto" w:frame="1"/>
                              <w:lang w:eastAsia="en-ZA"/>
                            </w:rPr>
                            <w:t> * @param sliderLeft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left slider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7628FA64"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39" w:author="Benjamin Pannell" w:date="2014-10-20T19:03:00Z"/>
                            <w:rFonts w:ascii="Consolas" w:eastAsia="Times New Roman" w:hAnsi="Consolas" w:cs="Consolas"/>
                            <w:color w:val="5C5C5C"/>
                            <w:sz w:val="18"/>
                            <w:szCs w:val="18"/>
                            <w:lang w:eastAsia="en-ZA"/>
                          </w:rPr>
                        </w:pPr>
                        <w:ins w:id="1340" w:author="Benjamin Pannell" w:date="2014-10-20T19:03:00Z">
                          <w:r w:rsidRPr="00D209DD">
                            <w:rPr>
                              <w:rFonts w:ascii="Consolas" w:eastAsia="Times New Roman" w:hAnsi="Consolas" w:cs="Consolas"/>
                              <w:color w:val="008200"/>
                              <w:sz w:val="18"/>
                              <w:szCs w:val="18"/>
                              <w:bdr w:val="none" w:sz="0" w:space="0" w:color="auto" w:frame="1"/>
                              <w:lang w:eastAsia="en-ZA"/>
                            </w:rPr>
                            <w:t> * @param sliderRight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right slider reporting value (from 0 to 1023), 512 represents center.</w:t>
                          </w:r>
                          <w:r w:rsidRPr="00D209DD">
                            <w:rPr>
                              <w:rFonts w:ascii="Consolas" w:eastAsia="Times New Roman" w:hAnsi="Consolas" w:cs="Consolas"/>
                              <w:color w:val="000000"/>
                              <w:sz w:val="18"/>
                              <w:szCs w:val="18"/>
                              <w:bdr w:val="none" w:sz="0" w:space="0" w:color="auto" w:frame="1"/>
                              <w:lang w:eastAsia="en-ZA"/>
                            </w:rPr>
                            <w:t> </w:t>
                          </w:r>
                        </w:ins>
                      </w:p>
                      <w:p w14:paraId="1D1AB3EF"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41" w:author="Benjamin Pannell" w:date="2014-10-20T19:03:00Z"/>
                            <w:rFonts w:ascii="Consolas" w:eastAsia="Times New Roman" w:hAnsi="Consolas" w:cs="Consolas"/>
                            <w:color w:val="5C5C5C"/>
                            <w:sz w:val="18"/>
                            <w:szCs w:val="18"/>
                            <w:lang w:eastAsia="en-ZA"/>
                          </w:rPr>
                        </w:pPr>
                        <w:ins w:id="1342" w:author="Benjamin Pannell" w:date="2014-10-20T19:03:00Z">
                          <w:r w:rsidRPr="00D209DD">
                            <w:rPr>
                              <w:rFonts w:ascii="Consolas" w:eastAsia="Times New Roman" w:hAnsi="Consolas" w:cs="Consolas"/>
                              <w:color w:val="008200"/>
                              <w:sz w:val="18"/>
                              <w:szCs w:val="18"/>
                              <w:bdr w:val="none" w:sz="0" w:space="0" w:color="auto" w:frame="1"/>
                              <w:lang w:eastAsia="en-ZA"/>
                            </w:rPr>
                            <w:t> * @param hat </w:t>
                          </w:r>
                          <w:proofErr w:type="gramStart"/>
                          <w:r w:rsidRPr="00D209DD">
                            <w:rPr>
                              <w:rFonts w:ascii="Consolas" w:eastAsia="Times New Roman" w:hAnsi="Consolas" w:cs="Consolas"/>
                              <w:color w:val="008200"/>
                              <w:sz w:val="18"/>
                              <w:szCs w:val="18"/>
                              <w:bdr w:val="none" w:sz="0" w:space="0" w:color="auto" w:frame="1"/>
                              <w:lang w:eastAsia="en-ZA"/>
                            </w:rPr>
                            <w:t>The</w:t>
                          </w:r>
                          <w:proofErr w:type="gramEnd"/>
                          <w:r w:rsidRPr="00D209DD">
                            <w:rPr>
                              <w:rFonts w:ascii="Consolas" w:eastAsia="Times New Roman" w:hAnsi="Consolas" w:cs="Consolas"/>
                              <w:color w:val="008200"/>
                              <w:sz w:val="18"/>
                              <w:szCs w:val="18"/>
                              <w:bdr w:val="none" w:sz="0" w:space="0" w:color="auto" w:frame="1"/>
                              <w:lang w:eastAsia="en-ZA"/>
                            </w:rPr>
                            <w:t> hat switch position. 0xff represents center, 0 to 7 represent angles in multiples of 45 degrees.</w:t>
                          </w:r>
                          <w:r w:rsidRPr="00D209DD">
                            <w:rPr>
                              <w:rFonts w:ascii="Consolas" w:eastAsia="Times New Roman" w:hAnsi="Consolas" w:cs="Consolas"/>
                              <w:color w:val="000000"/>
                              <w:sz w:val="18"/>
                              <w:szCs w:val="18"/>
                              <w:bdr w:val="none" w:sz="0" w:space="0" w:color="auto" w:frame="1"/>
                              <w:lang w:eastAsia="en-ZA"/>
                            </w:rPr>
                            <w:t> </w:t>
                          </w:r>
                        </w:ins>
                      </w:p>
                      <w:p w14:paraId="247596FE"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43" w:author="Benjamin Pannell" w:date="2014-10-20T19:03:00Z"/>
                            <w:rFonts w:ascii="Consolas" w:eastAsia="Times New Roman" w:hAnsi="Consolas" w:cs="Consolas"/>
                            <w:color w:val="5C5C5C"/>
                            <w:sz w:val="18"/>
                            <w:szCs w:val="18"/>
                            <w:lang w:eastAsia="en-ZA"/>
                          </w:rPr>
                        </w:pPr>
                        <w:ins w:id="1344"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4E2E4678"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45" w:author="Benjamin Pannell" w:date="2014-10-20T19:03:00Z"/>
                            <w:rFonts w:ascii="Consolas" w:eastAsia="Times New Roman" w:hAnsi="Consolas" w:cs="Consolas"/>
                            <w:color w:val="5C5C5C"/>
                            <w:sz w:val="18"/>
                            <w:szCs w:val="18"/>
                            <w:lang w:eastAsia="en-ZA"/>
                          </w:rPr>
                        </w:pPr>
                        <w:ins w:id="1346"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isotope_joystick(</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buttons,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x,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y,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z,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rz,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sliderLeft, </w:t>
                          </w:r>
                          <w:r w:rsidRPr="00D209DD">
                            <w:rPr>
                              <w:rFonts w:ascii="Consolas" w:eastAsia="Times New Roman" w:hAnsi="Consolas" w:cs="Consolas"/>
                              <w:b/>
                              <w:bCs/>
                              <w:color w:val="2E8B57"/>
                              <w:sz w:val="18"/>
                              <w:szCs w:val="18"/>
                              <w:bdr w:val="none" w:sz="0" w:space="0" w:color="auto" w:frame="1"/>
                              <w:lang w:eastAsia="en-ZA"/>
                            </w:rPr>
                            <w:t>short</w:t>
                          </w:r>
                          <w:r w:rsidRPr="00D209DD">
                            <w:rPr>
                              <w:rFonts w:ascii="Consolas" w:eastAsia="Times New Roman" w:hAnsi="Consolas" w:cs="Consolas"/>
                              <w:color w:val="000000"/>
                              <w:sz w:val="18"/>
                              <w:szCs w:val="18"/>
                              <w:bdr w:val="none" w:sz="0" w:space="0" w:color="auto" w:frame="1"/>
                              <w:lang w:eastAsia="en-ZA"/>
                            </w:rPr>
                            <w:t> sliderRight,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hat);  </w:t>
                          </w:r>
                        </w:ins>
                      </w:p>
                      <w:p w14:paraId="60524C46"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47" w:author="Benjamin Pannell" w:date="2014-10-20T19:03:00Z"/>
                            <w:rFonts w:ascii="Consolas" w:eastAsia="Times New Roman" w:hAnsi="Consolas" w:cs="Consolas"/>
                            <w:color w:val="5C5C5C"/>
                            <w:sz w:val="18"/>
                            <w:szCs w:val="18"/>
                            <w:lang w:eastAsia="en-ZA"/>
                          </w:rPr>
                        </w:pPr>
                        <w:ins w:id="1348"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5044FBBC"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49" w:author="Benjamin Pannell" w:date="2014-10-20T19:03:00Z"/>
                            <w:rFonts w:ascii="Consolas" w:eastAsia="Times New Roman" w:hAnsi="Consolas" w:cs="Consolas"/>
                            <w:color w:val="5C5C5C"/>
                            <w:sz w:val="18"/>
                            <w:szCs w:val="18"/>
                            <w:lang w:eastAsia="en-ZA"/>
                          </w:rPr>
                        </w:pPr>
                        <w:ins w:id="1350" w:author="Benjamin Pannell" w:date="2014-10-20T19:03:00Z">
                          <w:r w:rsidRPr="00D209DD">
                            <w:rPr>
                              <w:rFonts w:ascii="Consolas" w:eastAsia="Times New Roman" w:hAnsi="Consolas" w:cs="Consolas"/>
                              <w:color w:val="008200"/>
                              <w:sz w:val="18"/>
                              <w:szCs w:val="18"/>
                              <w:bdr w:val="none" w:sz="0" w:space="0" w:color="auto" w:frame="1"/>
                              <w:lang w:eastAsia="en-ZA"/>
                            </w:rPr>
                            <w:t>/**</w:t>
                          </w:r>
                          <w:r w:rsidRPr="00D209DD">
                            <w:rPr>
                              <w:rFonts w:ascii="Consolas" w:eastAsia="Times New Roman" w:hAnsi="Consolas" w:cs="Consolas"/>
                              <w:color w:val="000000"/>
                              <w:sz w:val="18"/>
                              <w:szCs w:val="18"/>
                              <w:bdr w:val="none" w:sz="0" w:space="0" w:color="auto" w:frame="1"/>
                              <w:lang w:eastAsia="en-ZA"/>
                            </w:rPr>
                            <w:t> </w:t>
                          </w:r>
                        </w:ins>
                      </w:p>
                      <w:p w14:paraId="017A4121"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51" w:author="Benjamin Pannell" w:date="2014-10-20T19:03:00Z"/>
                            <w:rFonts w:ascii="Consolas" w:eastAsia="Times New Roman" w:hAnsi="Consolas" w:cs="Consolas"/>
                            <w:color w:val="5C5C5C"/>
                            <w:sz w:val="18"/>
                            <w:szCs w:val="18"/>
                            <w:lang w:eastAsia="en-ZA"/>
                          </w:rPr>
                        </w:pPr>
                        <w:ins w:id="1352" w:author="Benjamin Pannell" w:date="2014-10-20T19:03:00Z">
                          <w:r w:rsidRPr="00D209DD">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D209DD">
                            <w:rPr>
                              <w:rFonts w:ascii="Consolas" w:eastAsia="Times New Roman" w:hAnsi="Consolas" w:cs="Consolas"/>
                              <w:color w:val="000000"/>
                              <w:sz w:val="18"/>
                              <w:szCs w:val="18"/>
                              <w:bdr w:val="none" w:sz="0" w:space="0" w:color="auto" w:frame="1"/>
                              <w:lang w:eastAsia="en-ZA"/>
                            </w:rPr>
                            <w:t> </w:t>
                          </w:r>
                        </w:ins>
                      </w:p>
                      <w:p w14:paraId="4A213CB2"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53" w:author="Benjamin Pannell" w:date="2014-10-20T19:03:00Z"/>
                            <w:rFonts w:ascii="Consolas" w:eastAsia="Times New Roman" w:hAnsi="Consolas" w:cs="Consolas"/>
                            <w:color w:val="5C5C5C"/>
                            <w:sz w:val="18"/>
                            <w:szCs w:val="18"/>
                            <w:lang w:eastAsia="en-ZA"/>
                          </w:rPr>
                        </w:pPr>
                        <w:ins w:id="1354" w:author="Benjamin Pannell" w:date="2014-10-20T19:03:00Z">
                          <w:r w:rsidRPr="00D209DD">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D209DD">
                            <w:rPr>
                              <w:rFonts w:ascii="Consolas" w:eastAsia="Times New Roman" w:hAnsi="Consolas" w:cs="Consolas"/>
                              <w:color w:val="000000"/>
                              <w:sz w:val="18"/>
                              <w:szCs w:val="18"/>
                              <w:bdr w:val="none" w:sz="0" w:space="0" w:color="auto" w:frame="1"/>
                              <w:lang w:eastAsia="en-ZA"/>
                            </w:rPr>
                            <w:t> </w:t>
                          </w:r>
                        </w:ins>
                      </w:p>
                      <w:p w14:paraId="78224ADC"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55" w:author="Benjamin Pannell" w:date="2014-10-20T19:03:00Z"/>
                            <w:rFonts w:ascii="Consolas" w:eastAsia="Times New Roman" w:hAnsi="Consolas" w:cs="Consolas"/>
                            <w:color w:val="5C5C5C"/>
                            <w:sz w:val="18"/>
                            <w:szCs w:val="18"/>
                            <w:lang w:eastAsia="en-ZA"/>
                          </w:rPr>
                        </w:pPr>
                        <w:ins w:id="1356"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packet The packet to transmit to the given Isotope</w:t>
                          </w:r>
                          <w:r w:rsidRPr="00D209DD">
                            <w:rPr>
                              <w:rFonts w:ascii="Consolas" w:eastAsia="Times New Roman" w:hAnsi="Consolas" w:cs="Consolas"/>
                              <w:color w:val="000000"/>
                              <w:sz w:val="18"/>
                              <w:szCs w:val="18"/>
                              <w:bdr w:val="none" w:sz="0" w:space="0" w:color="auto" w:frame="1"/>
                              <w:lang w:eastAsia="en-ZA"/>
                            </w:rPr>
                            <w:t> </w:t>
                          </w:r>
                        </w:ins>
                      </w:p>
                      <w:p w14:paraId="569EC930"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57" w:author="Benjamin Pannell" w:date="2014-10-20T19:03:00Z"/>
                            <w:rFonts w:ascii="Consolas" w:eastAsia="Times New Roman" w:hAnsi="Consolas" w:cs="Consolas"/>
                            <w:color w:val="5C5C5C"/>
                            <w:sz w:val="18"/>
                            <w:szCs w:val="18"/>
                            <w:lang w:eastAsia="en-ZA"/>
                          </w:rPr>
                        </w:pPr>
                        <w:ins w:id="1358" w:author="Benjamin Pannell" w:date="2014-10-20T19:03:00Z">
                          <w:r w:rsidRPr="00D209DD">
                            <w:rPr>
                              <w:rFonts w:ascii="Consolas" w:eastAsia="Times New Roman" w:hAnsi="Consolas" w:cs="Consolas"/>
                              <w:color w:val="008200"/>
                              <w:sz w:val="18"/>
                              <w:szCs w:val="18"/>
                              <w:bdr w:val="none" w:sz="0" w:space="0" w:color="auto" w:frame="1"/>
                              <w:lang w:eastAsia="en-ZA"/>
                            </w:rPr>
                            <w:t> * @</w:t>
                          </w:r>
                          <w:proofErr w:type="spellStart"/>
                          <w:r w:rsidRPr="00D209DD">
                            <w:rPr>
                              <w:rFonts w:ascii="Consolas" w:eastAsia="Times New Roman" w:hAnsi="Consolas" w:cs="Consolas"/>
                              <w:color w:val="008200"/>
                              <w:sz w:val="18"/>
                              <w:szCs w:val="18"/>
                              <w:bdr w:val="none" w:sz="0" w:space="0" w:color="auto" w:frame="1"/>
                              <w:lang w:eastAsia="en-ZA"/>
                            </w:rPr>
                            <w:t>param</w:t>
                          </w:r>
                          <w:proofErr w:type="spellEnd"/>
                          <w:r w:rsidRPr="00D209DD">
                            <w:rPr>
                              <w:rFonts w:ascii="Consolas" w:eastAsia="Times New Roman" w:hAnsi="Consolas" w:cs="Consolas"/>
                              <w:color w:val="008200"/>
                              <w:sz w:val="18"/>
                              <w:szCs w:val="18"/>
                              <w:bdr w:val="none" w:sz="0" w:space="0" w:color="auto" w:frame="1"/>
                              <w:lang w:eastAsia="en-ZA"/>
                            </w:rPr>
                            <w:t> length The number of bytes in the packet</w:t>
                          </w:r>
                          <w:r w:rsidRPr="00D209DD">
                            <w:rPr>
                              <w:rFonts w:ascii="Consolas" w:eastAsia="Times New Roman" w:hAnsi="Consolas" w:cs="Consolas"/>
                              <w:color w:val="000000"/>
                              <w:sz w:val="18"/>
                              <w:szCs w:val="18"/>
                              <w:bdr w:val="none" w:sz="0" w:space="0" w:color="auto" w:frame="1"/>
                              <w:lang w:eastAsia="en-ZA"/>
                            </w:rPr>
                            <w:t> </w:t>
                          </w:r>
                        </w:ins>
                      </w:p>
                      <w:p w14:paraId="24992C9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59" w:author="Benjamin Pannell" w:date="2014-10-20T19:03:00Z"/>
                            <w:rFonts w:ascii="Consolas" w:eastAsia="Times New Roman" w:hAnsi="Consolas" w:cs="Consolas"/>
                            <w:color w:val="5C5C5C"/>
                            <w:sz w:val="18"/>
                            <w:szCs w:val="18"/>
                            <w:lang w:eastAsia="en-ZA"/>
                          </w:rPr>
                        </w:pPr>
                        <w:ins w:id="1360" w:author="Benjamin Pannell" w:date="2014-10-20T19:03:00Z">
                          <w:r w:rsidRPr="00D209DD">
                            <w:rPr>
                              <w:rFonts w:ascii="Consolas" w:eastAsia="Times New Roman" w:hAnsi="Consolas" w:cs="Consolas"/>
                              <w:color w:val="008200"/>
                              <w:sz w:val="18"/>
                              <w:szCs w:val="18"/>
                              <w:bdr w:val="none" w:sz="0" w:space="0" w:color="auto" w:frame="1"/>
                              <w:lang w:eastAsia="en-ZA"/>
                            </w:rPr>
                            <w:t> */</w:t>
                          </w:r>
                          <w:r w:rsidRPr="00D209DD">
                            <w:rPr>
                              <w:rFonts w:ascii="Consolas" w:eastAsia="Times New Roman" w:hAnsi="Consolas" w:cs="Consolas"/>
                              <w:color w:val="000000"/>
                              <w:sz w:val="18"/>
                              <w:szCs w:val="18"/>
                              <w:bdr w:val="none" w:sz="0" w:space="0" w:color="auto" w:frame="1"/>
                              <w:lang w:eastAsia="en-ZA"/>
                            </w:rPr>
                            <w:t>  </w:t>
                          </w:r>
                        </w:ins>
                      </w:p>
                      <w:p w14:paraId="2350D495" w14:textId="77777777" w:rsidR="00790804" w:rsidRPr="00D209DD" w:rsidRDefault="00790804" w:rsidP="00D209DD">
                        <w:pPr>
                          <w:numPr>
                            <w:ilvl w:val="0"/>
                            <w:numId w:val="18"/>
                          </w:numPr>
                          <w:pBdr>
                            <w:left w:val="single" w:sz="18" w:space="0" w:color="6CE26C"/>
                          </w:pBdr>
                          <w:shd w:val="clear" w:color="auto" w:fill="FFFFFF"/>
                          <w:spacing w:after="0" w:line="210" w:lineRule="atLeast"/>
                          <w:ind w:left="675"/>
                          <w:rPr>
                            <w:ins w:id="1361" w:author="Benjamin Pannell" w:date="2014-10-20T19:03:00Z"/>
                            <w:rFonts w:ascii="Consolas" w:eastAsia="Times New Roman" w:hAnsi="Consolas" w:cs="Consolas"/>
                            <w:color w:val="5C5C5C"/>
                            <w:sz w:val="18"/>
                            <w:szCs w:val="18"/>
                            <w:lang w:eastAsia="en-ZA"/>
                          </w:rPr>
                        </w:pPr>
                        <w:ins w:id="1362" w:author="Benjamin Pannell" w:date="2014-10-20T19:03:00Z">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isotope_write(</w:t>
                          </w:r>
                          <w:r w:rsidRPr="00D209DD">
                            <w:rPr>
                              <w:rFonts w:ascii="Consolas" w:eastAsia="Times New Roman" w:hAnsi="Consolas" w:cs="Consolas"/>
                              <w:b/>
                              <w:bCs/>
                              <w:color w:val="2E8B57"/>
                              <w:sz w:val="18"/>
                              <w:szCs w:val="18"/>
                              <w:bdr w:val="none" w:sz="0" w:space="0" w:color="auto" w:frame="1"/>
                              <w:lang w:eastAsia="en-ZA"/>
                            </w:rPr>
                            <w:t>int</w:t>
                          </w:r>
                          <w:r w:rsidRPr="00D209DD">
                            <w:rPr>
                              <w:rFonts w:ascii="Consolas" w:eastAsia="Times New Roman" w:hAnsi="Consolas" w:cs="Consolas"/>
                              <w:color w:val="000000"/>
                              <w:sz w:val="18"/>
                              <w:szCs w:val="18"/>
                              <w:bdr w:val="none" w:sz="0" w:space="0" w:color="auto" w:frame="1"/>
                              <w:lang w:eastAsia="en-ZA"/>
                            </w:rPr>
                            <w:t> isotope, </w:t>
                          </w:r>
                          <w:r w:rsidRPr="00D209DD">
                            <w:rPr>
                              <w:rFonts w:ascii="Consolas" w:eastAsia="Times New Roman" w:hAnsi="Consolas" w:cs="Consolas"/>
                              <w:b/>
                              <w:bCs/>
                              <w:color w:val="006699"/>
                              <w:sz w:val="18"/>
                              <w:szCs w:val="18"/>
                              <w:bdr w:val="none" w:sz="0" w:space="0" w:color="auto" w:frame="1"/>
                              <w:lang w:eastAsia="en-ZA"/>
                            </w:rPr>
                            <w:t>const</w:t>
                          </w:r>
                          <w:r w:rsidRPr="00D209DD">
                            <w:rPr>
                              <w:rFonts w:ascii="Consolas" w:eastAsia="Times New Roman" w:hAnsi="Consolas" w:cs="Consolas"/>
                              <w:color w:val="000000"/>
                              <w:sz w:val="18"/>
                              <w:szCs w:val="18"/>
                              <w:bdr w:val="none" w:sz="0" w:space="0" w:color="auto" w:frame="1"/>
                              <w:lang w:eastAsia="en-ZA"/>
                            </w:rPr>
                            <w: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packet, </w:t>
                          </w:r>
                          <w:r w:rsidRPr="00D209DD">
                            <w:rPr>
                              <w:rFonts w:ascii="Consolas" w:eastAsia="Times New Roman" w:hAnsi="Consolas" w:cs="Consolas"/>
                              <w:b/>
                              <w:bCs/>
                              <w:color w:val="2E8B57"/>
                              <w:sz w:val="18"/>
                              <w:szCs w:val="18"/>
                              <w:bdr w:val="none" w:sz="0" w:space="0" w:color="auto" w:frame="1"/>
                              <w:lang w:eastAsia="en-ZA"/>
                            </w:rPr>
                            <w:t>char</w:t>
                          </w:r>
                          <w:r w:rsidRPr="00D209DD">
                            <w:rPr>
                              <w:rFonts w:ascii="Consolas" w:eastAsia="Times New Roman" w:hAnsi="Consolas" w:cs="Consolas"/>
                              <w:color w:val="000000"/>
                              <w:sz w:val="18"/>
                              <w:szCs w:val="18"/>
                              <w:bdr w:val="none" w:sz="0" w:space="0" w:color="auto" w:frame="1"/>
                              <w:lang w:eastAsia="en-ZA"/>
                            </w:rPr>
                            <w:t> length);  </w:t>
                          </w:r>
                        </w:ins>
                      </w:p>
                      <w:p w14:paraId="6EF81A4A" w14:textId="77777777" w:rsidR="00790804" w:rsidRPr="00D209DD" w:rsidRDefault="00790804" w:rsidP="00D209DD">
                        <w:pPr>
                          <w:numPr>
                            <w:ilvl w:val="0"/>
                            <w:numId w:val="18"/>
                          </w:numPr>
                          <w:pBdr>
                            <w:left w:val="single" w:sz="18" w:space="0" w:color="6CE26C"/>
                          </w:pBdr>
                          <w:shd w:val="clear" w:color="auto" w:fill="F8F8F8"/>
                          <w:spacing w:after="0" w:line="210" w:lineRule="atLeast"/>
                          <w:ind w:left="675"/>
                          <w:rPr>
                            <w:ins w:id="1363" w:author="Benjamin Pannell" w:date="2014-10-20T19:03:00Z"/>
                            <w:rFonts w:ascii="Consolas" w:eastAsia="Times New Roman" w:hAnsi="Consolas" w:cs="Consolas"/>
                            <w:color w:val="5C5C5C"/>
                            <w:sz w:val="18"/>
                            <w:szCs w:val="18"/>
                            <w:lang w:eastAsia="en-ZA"/>
                          </w:rPr>
                        </w:pPr>
                        <w:ins w:id="1364" w:author="Benjamin Pannell" w:date="2014-10-20T19:03:00Z">
                          <w:r w:rsidRPr="00D209DD">
                            <w:rPr>
                              <w:rFonts w:ascii="Consolas" w:eastAsia="Times New Roman" w:hAnsi="Consolas" w:cs="Consolas"/>
                              <w:color w:val="000000"/>
                              <w:sz w:val="18"/>
                              <w:szCs w:val="18"/>
                              <w:bdr w:val="none" w:sz="0" w:space="0" w:color="auto" w:frame="1"/>
                              <w:lang w:eastAsia="en-ZA"/>
                            </w:rPr>
                            <w:t>  </w:t>
                          </w:r>
                        </w:ins>
                      </w:p>
                      <w:p w14:paraId="3F1571A2" w14:textId="77777777" w:rsidR="00790804" w:rsidRPr="00D209DD" w:rsidRDefault="00790804" w:rsidP="00D209DD">
                        <w:pPr>
                          <w:numPr>
                            <w:ilvl w:val="0"/>
                            <w:numId w:val="18"/>
                          </w:numPr>
                          <w:pBdr>
                            <w:left w:val="single" w:sz="18" w:space="0" w:color="6CE26C"/>
                          </w:pBdr>
                          <w:shd w:val="clear" w:color="auto" w:fill="FFFFFF"/>
                          <w:spacing w:line="210" w:lineRule="atLeast"/>
                          <w:ind w:left="675"/>
                          <w:rPr>
                            <w:ins w:id="1365" w:author="Benjamin Pannell" w:date="2014-10-20T19:03:00Z"/>
                            <w:rFonts w:ascii="Consolas" w:eastAsia="Times New Roman" w:hAnsi="Consolas" w:cs="Consolas"/>
                            <w:color w:val="5C5C5C"/>
                            <w:sz w:val="18"/>
                            <w:szCs w:val="18"/>
                            <w:lang w:eastAsia="en-ZA"/>
                          </w:rPr>
                        </w:pPr>
                        <w:ins w:id="1366" w:author="Benjamin Pannell" w:date="2014-10-20T19:03:00Z">
                          <w:r w:rsidRPr="00D209DD">
                            <w:rPr>
                              <w:rFonts w:ascii="Consolas" w:eastAsia="Times New Roman" w:hAnsi="Consolas" w:cs="Consolas"/>
                              <w:color w:val="808080"/>
                              <w:sz w:val="18"/>
                              <w:szCs w:val="18"/>
                              <w:bdr w:val="none" w:sz="0" w:space="0" w:color="auto" w:frame="1"/>
                              <w:lang w:eastAsia="en-ZA"/>
                            </w:rPr>
                            <w:t>#</w:t>
                          </w:r>
                          <w:proofErr w:type="spellStart"/>
                          <w:r w:rsidRPr="00D209DD">
                            <w:rPr>
                              <w:rFonts w:ascii="Consolas" w:eastAsia="Times New Roman" w:hAnsi="Consolas" w:cs="Consolas"/>
                              <w:color w:val="808080"/>
                              <w:sz w:val="18"/>
                              <w:szCs w:val="18"/>
                              <w:bdr w:val="none" w:sz="0" w:space="0" w:color="auto" w:frame="1"/>
                              <w:lang w:eastAsia="en-ZA"/>
                            </w:rPr>
                            <w:t>endif</w:t>
                          </w:r>
                          <w:proofErr w:type="spellEnd"/>
                          <w:r w:rsidRPr="00D209DD">
                            <w:rPr>
                              <w:rFonts w:ascii="Consolas" w:eastAsia="Times New Roman" w:hAnsi="Consolas" w:cs="Consolas"/>
                              <w:color w:val="000000"/>
                              <w:sz w:val="18"/>
                              <w:szCs w:val="18"/>
                              <w:bdr w:val="none" w:sz="0" w:space="0" w:color="auto" w:frame="1"/>
                              <w:lang w:eastAsia="en-ZA"/>
                            </w:rPr>
                            <w:t>  </w:t>
                          </w:r>
                        </w:ins>
                      </w:p>
                      <w:p w14:paraId="1947A7AB" w14:textId="34B52B4B" w:rsidR="00790804" w:rsidRPr="00E932EB" w:rsidRDefault="00790804" w:rsidP="00D209DD">
                        <w:pPr>
                          <w:spacing w:after="0"/>
                          <w:rPr>
                            <w:rFonts w:ascii="Consolas" w:hAnsi="Consolas" w:cs="Consolas"/>
                            <w:sz w:val="22"/>
                          </w:rPr>
                        </w:pPr>
                      </w:p>
                    </w:txbxContent>
                  </v:textbox>
                  <w10:anchorlock/>
                </v:shape>
              </w:pict>
            </mc:Fallback>
          </mc:AlternateContent>
        </w:r>
      </w:del>
    </w:p>
    <w:p w14:paraId="467D172D" w14:textId="4FC3D955" w:rsidR="008B052F" w:rsidRDefault="008B052F" w:rsidP="00E932EB">
      <w:pPr>
        <w:pStyle w:val="Caption"/>
      </w:pPr>
      <w:bookmarkStart w:id="1367" w:name="_Ref401595360"/>
      <w:bookmarkStart w:id="1368" w:name="_Toc401770978"/>
      <w:r>
        <w:t xml:space="preserve">Figure </w:t>
      </w:r>
      <w:ins w:id="1369" w:author="Benjamin Pannell" w:date="2014-10-22T19:22:00Z">
        <w:r w:rsidR="00C66450">
          <w:fldChar w:fldCharType="begin"/>
        </w:r>
        <w:r w:rsidR="00C66450">
          <w:instrText xml:space="preserve"> SEQ Figure \* ARABIC </w:instrText>
        </w:r>
      </w:ins>
      <w:r w:rsidR="00C66450">
        <w:fldChar w:fldCharType="separate"/>
      </w:r>
      <w:ins w:id="1370" w:author="Benjamin Pannell" w:date="2014-10-22T19:22:00Z">
        <w:r w:rsidR="00C66450">
          <w:rPr>
            <w:noProof/>
          </w:rPr>
          <w:t>15</w:t>
        </w:r>
        <w:r w:rsidR="00C66450">
          <w:fldChar w:fldCharType="end"/>
        </w:r>
      </w:ins>
      <w:del w:id="1371" w:author="Benjamin Pannell" w:date="2014-10-22T19:22:00Z">
        <w:r w:rsidDel="00C66450">
          <w:fldChar w:fldCharType="begin"/>
        </w:r>
        <w:r w:rsidDel="00C66450">
          <w:delInstrText xml:space="preserve"> SEQ Figure \* ARABIC </w:delInstrText>
        </w:r>
        <w:r w:rsidDel="00C66450">
          <w:fldChar w:fldCharType="separate"/>
        </w:r>
      </w:del>
      <w:del w:id="1372" w:author="Benjamin Pannell" w:date="2014-10-22T17:09:00Z">
        <w:r w:rsidR="00F30034" w:rsidDel="00B30202">
          <w:rPr>
            <w:noProof/>
          </w:rPr>
          <w:delText>13</w:delText>
        </w:r>
      </w:del>
      <w:del w:id="1373" w:author="Benjamin Pannell" w:date="2014-10-22T19:22:00Z">
        <w:r w:rsidDel="00C66450">
          <w:fldChar w:fldCharType="end"/>
        </w:r>
      </w:del>
      <w:bookmarkEnd w:id="1367"/>
      <w:r>
        <w:t xml:space="preserve"> C-Library API Definition</w:t>
      </w:r>
      <w:bookmarkEnd w:id="1368"/>
    </w:p>
    <w:p w14:paraId="2CF705DB" w14:textId="77777777" w:rsidR="00790804" w:rsidRDefault="00790804">
      <w:pPr>
        <w:rPr>
          <w:ins w:id="1374" w:author="Benjamin Pannell" w:date="2014-10-22T19:34:00Z"/>
          <w:rFonts w:asciiTheme="majorHAnsi" w:eastAsiaTheme="majorEastAsia" w:hAnsiTheme="majorHAnsi" w:cstheme="majorBidi"/>
          <w:color w:val="1F4D78" w:themeColor="accent1" w:themeShade="7F"/>
          <w:szCs w:val="24"/>
        </w:rPr>
      </w:pPr>
      <w:ins w:id="1375" w:author="Benjamin Pannell" w:date="2014-10-22T19:34:00Z">
        <w:r>
          <w:br w:type="page"/>
        </w:r>
      </w:ins>
    </w:p>
    <w:p w14:paraId="33A19AB0" w14:textId="56D10D45" w:rsidR="008B052F" w:rsidDel="00D209DD" w:rsidRDefault="008B052F" w:rsidP="00E932EB">
      <w:pPr>
        <w:jc w:val="center"/>
        <w:rPr>
          <w:del w:id="1376" w:author="Benjamin Pannell" w:date="2014-10-20T19:05:00Z"/>
        </w:rPr>
      </w:pPr>
      <w:del w:id="1377" w:author="Benjamin Pannell" w:date="2014-10-20T19:05:00Z">
        <w:r w:rsidRPr="00E932EB" w:rsidDel="00D209DD">
          <w:rPr>
            <w:noProof/>
            <w:lang w:eastAsia="en-ZA"/>
          </w:rPr>
          <w:lastRenderedPageBreak/>
          <mc:AlternateContent>
            <mc:Choice Requires="wps">
              <w:drawing>
                <wp:inline distT="0" distB="0" distL="0" distR="0" wp14:anchorId="4A542853" wp14:editId="199BD7D7">
                  <wp:extent cx="5400675" cy="1404620"/>
                  <wp:effectExtent l="0" t="0" r="28575" b="26670"/>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59F787F" w14:textId="6CFCDA5F" w:rsidR="00790804" w:rsidRPr="00E932EB" w:rsidRDefault="00790804"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40D05F63" w14:textId="0261560C" w:rsidR="00790804" w:rsidRPr="00E932EB" w:rsidRDefault="00790804" w:rsidP="00E932EB">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5D0776B1" w14:textId="6FA86BF9"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5A275A0E" w14:textId="42509DC4"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gramStart"/>
                              <w:r w:rsidRPr="00E932EB">
                                <w:rPr>
                                  <w:rFonts w:ascii="Consolas" w:hAnsi="Consolas" w:cs="Consolas"/>
                                  <w:color w:val="4472C4" w:themeColor="accent5"/>
                                  <w:sz w:val="22"/>
                                </w:rPr>
                                <w:t>char</w:t>
                              </w:r>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keys[] = { KEYS_A };</w:t>
                              </w:r>
                            </w:p>
                            <w:p w14:paraId="71DE66F1" w14:textId="18746EDA"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1);</w:t>
                              </w:r>
                            </w:p>
                            <w:p w14:paraId="59B88FE0" w14:textId="33181EAB"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0);</w:t>
                              </w:r>
                            </w:p>
                            <w:p w14:paraId="1024D412" w14:textId="43CD3AE4" w:rsidR="00790804" w:rsidRPr="00E932EB"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6B2EB37E" w14:textId="79A8DE43" w:rsidR="00790804" w:rsidRPr="00E932EB" w:rsidRDefault="00790804" w:rsidP="00E932EB">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4A542853"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UKl5SSYCAABNBAAADgAAAAAAAAAAAAAAAAAuAgAAZHJzL2Uyb0RvYy54&#10;bWxQSwECLQAUAAYACAAAACEABJUMU9sAAAAFAQAADwAAAAAAAAAAAAAAAACABAAAZHJzL2Rvd25y&#10;ZXYueG1sUEsFBgAAAAAEAAQA8wAAAIgFAAAAAA==&#10;">
                  <v:textbox style="mso-fit-shape-to-text:t">
                    <w:txbxContent>
                      <w:p w14:paraId="259F787F" w14:textId="6CFCDA5F" w:rsidR="00790804" w:rsidRPr="00E932EB" w:rsidRDefault="00790804"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w:t>
                        </w:r>
                        <w:proofErr w:type="spellStart"/>
                        <w:r w:rsidRPr="00E932EB">
                          <w:rPr>
                            <w:rFonts w:ascii="Consolas" w:hAnsi="Consolas" w:cs="Consolas"/>
                            <w:color w:val="ED7D31" w:themeColor="accent2"/>
                            <w:sz w:val="22"/>
                          </w:rPr>
                          <w:t>libisotope.h</w:t>
                        </w:r>
                        <w:proofErr w:type="spellEnd"/>
                        <w:r w:rsidRPr="00E932EB">
                          <w:rPr>
                            <w:rFonts w:ascii="Consolas" w:hAnsi="Consolas" w:cs="Consolas"/>
                            <w:color w:val="ED7D31" w:themeColor="accent2"/>
                            <w:sz w:val="22"/>
                          </w:rPr>
                          <w:t>&gt;</w:t>
                        </w:r>
                      </w:p>
                      <w:p w14:paraId="40D05F63" w14:textId="0261560C" w:rsidR="00790804" w:rsidRPr="00E932EB" w:rsidRDefault="00790804" w:rsidP="00E932EB">
                        <w:pPr>
                          <w:spacing w:after="0"/>
                          <w:rPr>
                            <w:rFonts w:ascii="Consolas" w:hAnsi="Consolas" w:cs="Consolas"/>
                            <w:color w:val="000000" w:themeColor="text1"/>
                            <w:sz w:val="22"/>
                          </w:rPr>
                        </w:pPr>
                        <w:proofErr w:type="gramStart"/>
                        <w:r w:rsidRPr="00E932EB">
                          <w:rPr>
                            <w:rFonts w:ascii="Consolas" w:hAnsi="Consolas" w:cs="Consolas"/>
                            <w:color w:val="4472C4" w:themeColor="accent5"/>
                            <w:sz w:val="22"/>
                          </w:rPr>
                          <w:t>void</w:t>
                        </w:r>
                        <w:proofErr w:type="gramEnd"/>
                        <w:r w:rsidRPr="00E932EB">
                          <w:rPr>
                            <w:rFonts w:ascii="Consolas" w:hAnsi="Consolas" w:cs="Consolas"/>
                            <w:color w:val="4472C4" w:themeColor="accent5"/>
                            <w:sz w:val="22"/>
                          </w:rPr>
                          <w:t xml:space="preserve"> </w:t>
                        </w:r>
                        <w:r w:rsidRPr="00E932EB">
                          <w:rPr>
                            <w:rFonts w:ascii="Consolas" w:hAnsi="Consolas" w:cs="Consolas"/>
                            <w:color w:val="000000" w:themeColor="text1"/>
                            <w:sz w:val="22"/>
                          </w:rPr>
                          <w:t>main() {</w:t>
                        </w:r>
                      </w:p>
                      <w:p w14:paraId="5D0776B1" w14:textId="6FA86BF9"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proofErr w:type="gramStart"/>
                        <w:r w:rsidRPr="00E932EB">
                          <w:rPr>
                            <w:rFonts w:ascii="Consolas" w:hAnsi="Consolas" w:cs="Consolas"/>
                            <w:color w:val="4472C4" w:themeColor="accent5"/>
                            <w:sz w:val="22"/>
                          </w:rPr>
                          <w:t>int</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proofErr w:type="spellStart"/>
                        <w:r>
                          <w:rPr>
                            <w:rFonts w:ascii="Consolas" w:hAnsi="Consolas" w:cs="Consolas"/>
                            <w:color w:val="000000" w:themeColor="text1"/>
                            <w:sz w:val="22"/>
                          </w:rPr>
                          <w:t>isotope_open</w:t>
                        </w:r>
                        <w:proofErr w:type="spellEnd"/>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5A275A0E" w14:textId="42509DC4"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gramStart"/>
                        <w:r w:rsidRPr="00E932EB">
                          <w:rPr>
                            <w:rFonts w:ascii="Consolas" w:hAnsi="Consolas" w:cs="Consolas"/>
                            <w:color w:val="4472C4" w:themeColor="accent5"/>
                            <w:sz w:val="22"/>
                          </w:rPr>
                          <w:t>char</w:t>
                        </w:r>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keys[] = { KEYS_A };</w:t>
                        </w:r>
                      </w:p>
                      <w:p w14:paraId="71DE66F1" w14:textId="18746EDA"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1);</w:t>
                        </w:r>
                      </w:p>
                      <w:p w14:paraId="59B88FE0" w14:textId="33181EAB" w:rsidR="00790804"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keyboard</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 0, keys, 0);</w:t>
                        </w:r>
                      </w:p>
                      <w:p w14:paraId="1024D412" w14:textId="43CD3AE4" w:rsidR="00790804" w:rsidRPr="00E932EB" w:rsidRDefault="00790804" w:rsidP="00E932EB">
                        <w:pPr>
                          <w:spacing w:after="0"/>
                          <w:rPr>
                            <w:rFonts w:ascii="Consolas" w:hAnsi="Consolas" w:cs="Consolas"/>
                            <w:color w:val="000000" w:themeColor="text1"/>
                            <w:sz w:val="22"/>
                          </w:rPr>
                        </w:pPr>
                        <w:r>
                          <w:rPr>
                            <w:rFonts w:ascii="Consolas" w:hAnsi="Consolas" w:cs="Consolas"/>
                            <w:color w:val="000000" w:themeColor="text1"/>
                            <w:sz w:val="22"/>
                          </w:rPr>
                          <w:tab/>
                        </w:r>
                        <w:proofErr w:type="spellStart"/>
                        <w:r>
                          <w:rPr>
                            <w:rFonts w:ascii="Consolas" w:hAnsi="Consolas" w:cs="Consolas"/>
                            <w:color w:val="000000" w:themeColor="text1"/>
                            <w:sz w:val="22"/>
                          </w:rPr>
                          <w:t>isotope_</w:t>
                        </w:r>
                        <w:proofErr w:type="gramStart"/>
                        <w:r>
                          <w:rPr>
                            <w:rFonts w:ascii="Consolas" w:hAnsi="Consolas" w:cs="Consolas"/>
                            <w:color w:val="000000" w:themeColor="text1"/>
                            <w:sz w:val="22"/>
                          </w:rPr>
                          <w:t>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isotope);</w:t>
                        </w:r>
                      </w:p>
                      <w:p w14:paraId="6B2EB37E" w14:textId="79A8DE43" w:rsidR="00790804" w:rsidRPr="00E932EB" w:rsidRDefault="00790804" w:rsidP="00E932EB">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del>
    </w:p>
    <w:p w14:paraId="371780E2" w14:textId="0146BF39" w:rsidR="008B052F" w:rsidDel="00D209DD" w:rsidRDefault="008B052F" w:rsidP="00E932EB">
      <w:pPr>
        <w:pStyle w:val="Caption"/>
        <w:rPr>
          <w:del w:id="1378" w:author="Benjamin Pannell" w:date="2014-10-20T19:05:00Z"/>
        </w:rPr>
      </w:pPr>
      <w:del w:id="1379" w:author="Benjamin Pannell" w:date="2014-10-20T19:05:00Z">
        <w:r w:rsidDel="00D209DD">
          <w:delText xml:space="preserve">Figure </w:delText>
        </w:r>
        <w:r w:rsidDel="00D209DD">
          <w:fldChar w:fldCharType="begin"/>
        </w:r>
        <w:r w:rsidDel="00D209DD">
          <w:delInstrText xml:space="preserve"> SEQ Figure \* ARABIC </w:delInstrText>
        </w:r>
        <w:r w:rsidDel="00D209DD">
          <w:fldChar w:fldCharType="separate"/>
        </w:r>
      </w:del>
      <w:del w:id="1380" w:author="Benjamin Pannell" w:date="2014-10-20T12:23:00Z">
        <w:r w:rsidR="00F30034" w:rsidDel="00C93124">
          <w:rPr>
            <w:noProof/>
          </w:rPr>
          <w:delText>14</w:delText>
        </w:r>
      </w:del>
      <w:del w:id="1381" w:author="Benjamin Pannell" w:date="2014-10-20T19:05:00Z">
        <w:r w:rsidDel="00D209DD">
          <w:fldChar w:fldCharType="end"/>
        </w:r>
        <w:r w:rsidDel="00D209DD">
          <w:delText xml:space="preserve"> C-Library Example</w:delText>
        </w:r>
      </w:del>
    </w:p>
    <w:p w14:paraId="5FB6EA8B" w14:textId="51D8003E" w:rsidR="008B052F" w:rsidRDefault="008B052F" w:rsidP="00E932EB">
      <w:pPr>
        <w:pStyle w:val="Heading3"/>
      </w:pPr>
      <w:r>
        <w:t>Node.js Library</w:t>
      </w:r>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45B6CD2C" w14:textId="7F726A8D" w:rsidR="00EE28F7" w:rsidRDefault="00EE28F7" w:rsidP="00E932EB">
      <w:pPr>
        <w:jc w:val="center"/>
      </w:pPr>
      <w:r w:rsidRPr="00E932EB">
        <w:rPr>
          <w:noProof/>
          <w:lang w:eastAsia="en-ZA"/>
        </w:rPr>
        <mc:AlternateContent>
          <mc:Choice Requires="wps">
            <w:drawing>
              <wp:inline distT="0" distB="0" distL="0" distR="0" wp14:anchorId="636E9CD4" wp14:editId="258369BA">
                <wp:extent cx="5400675" cy="1404620"/>
                <wp:effectExtent l="0" t="0" r="2857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A2D5F01" w14:textId="07AE75EA"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Isotope {</w:t>
                            </w:r>
                          </w:p>
                          <w:p w14:paraId="5BB42C53" w14:textId="6CA611B5"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sz w:val="20"/>
                              </w:rPr>
                              <w:t>Isotope</w:t>
                            </w:r>
                            <w:r w:rsidRPr="00E932EB">
                              <w:rPr>
                                <w:rFonts w:ascii="Consolas" w:hAnsi="Consolas" w:cs="Consolas"/>
                                <w:color w:val="000000" w:themeColor="text1"/>
                                <w:sz w:val="20"/>
                              </w:rPr>
                              <w:t>(</w:t>
                            </w:r>
                            <w:proofErr w:type="gramEnd"/>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sz w:val="20"/>
                              </w:rPr>
                              <w:t>Isotope</w:t>
                            </w:r>
                            <w:r w:rsidRPr="00E932EB">
                              <w:rPr>
                                <w:rFonts w:ascii="Consolas" w:hAnsi="Consolas" w:cs="Consolas"/>
                                <w:color w:val="000000" w:themeColor="text1"/>
                                <w:sz w:val="20"/>
                              </w:rPr>
                              <w:t>(</w:t>
                            </w:r>
                            <w:proofErr w:type="spellStart"/>
                            <w:proofErr w:type="gramEnd"/>
                            <w:r w:rsidRPr="00E932EB">
                              <w:rPr>
                                <w:rFonts w:ascii="Consolas" w:hAnsi="Consolas" w:cs="Consolas"/>
                                <w:color w:val="4472C4" w:themeColor="accent5"/>
                                <w:sz w:val="20"/>
                              </w:rPr>
                              <w:t>SerialPort</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device);</w:t>
                            </w:r>
                          </w:p>
                          <w:p w14:paraId="6AA4F513" w14:textId="10C21053"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void</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flush();</w:t>
                            </w:r>
                          </w:p>
                          <w:p w14:paraId="618832F7" w14:textId="03CB34B7"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void</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close();</w:t>
                            </w:r>
                          </w:p>
                          <w:p w14:paraId="73F4B9B9" w14:textId="77777777" w:rsidR="00790804" w:rsidRPr="00E932EB" w:rsidRDefault="00790804" w:rsidP="00E932EB">
                            <w:pPr>
                              <w:spacing w:after="0"/>
                              <w:rPr>
                                <w:rFonts w:ascii="Consolas" w:hAnsi="Consolas" w:cs="Consolas"/>
                                <w:color w:val="000000" w:themeColor="text1"/>
                                <w:sz w:val="20"/>
                              </w:rPr>
                            </w:pPr>
                          </w:p>
                          <w:p w14:paraId="0E85E845" w14:textId="0D6CA4EB"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 xml:space="preserve">Keyboard </w:t>
                            </w:r>
                            <w:proofErr w:type="spellStart"/>
                            <w:r w:rsidRPr="00E932EB">
                              <w:rPr>
                                <w:rFonts w:ascii="Consolas" w:hAnsi="Consolas" w:cs="Consolas"/>
                                <w:color w:val="000000" w:themeColor="text1"/>
                                <w:sz w:val="20"/>
                              </w:rPr>
                              <w:t>keyboard</w:t>
                            </w:r>
                            <w:proofErr w:type="spellEnd"/>
                            <w:r w:rsidRPr="00E932EB">
                              <w:rPr>
                                <w:rFonts w:ascii="Consolas" w:hAnsi="Consolas" w:cs="Consolas"/>
                                <w:color w:val="000000" w:themeColor="text1"/>
                                <w:sz w:val="20"/>
                              </w:rPr>
                              <w:t>;</w:t>
                            </w:r>
                          </w:p>
                          <w:p w14:paraId="4352FB8F" w14:textId="2F3998B3" w:rsidR="00790804" w:rsidRPr="000047B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 xml:space="preserve">Mouse </w:t>
                            </w:r>
                            <w:proofErr w:type="spellStart"/>
                            <w:r w:rsidRPr="00E932EB">
                              <w:rPr>
                                <w:rFonts w:ascii="Consolas" w:hAnsi="Consolas" w:cs="Consolas"/>
                                <w:color w:val="000000" w:themeColor="text1"/>
                                <w:sz w:val="20"/>
                              </w:rPr>
                              <w:t>mouse</w:t>
                            </w:r>
                            <w:proofErr w:type="spellEnd"/>
                            <w:r w:rsidRPr="00E932EB">
                              <w:rPr>
                                <w:rFonts w:ascii="Consolas" w:hAnsi="Consolas" w:cs="Consolas"/>
                                <w:color w:val="000000" w:themeColor="text1"/>
                                <w:sz w:val="20"/>
                              </w:rPr>
                              <w:t>;</w:t>
                            </w:r>
                            <w:r w:rsidRPr="00C71F26">
                              <w:rPr>
                                <w:rFonts w:ascii="Consolas" w:hAnsi="Consolas" w:cs="Consolas"/>
                                <w:color w:val="000000" w:themeColor="text1"/>
                                <w:sz w:val="20"/>
                              </w:rPr>
                              <w:t xml:space="preserve"> </w:t>
                            </w:r>
                          </w:p>
                          <w:p w14:paraId="61897B6F" w14:textId="77777777" w:rsidR="00790804" w:rsidRPr="000047BB" w:rsidRDefault="00790804" w:rsidP="00C71F26">
                            <w:pPr>
                              <w:spacing w:after="0"/>
                              <w:ind w:firstLine="720"/>
                              <w:rPr>
                                <w:rFonts w:ascii="Consolas" w:hAnsi="Consolas" w:cs="Consolas"/>
                                <w:color w:val="000000" w:themeColor="text1"/>
                                <w:sz w:val="20"/>
                              </w:rPr>
                            </w:pPr>
                            <w:proofErr w:type="gramStart"/>
                            <w:r w:rsidRPr="000047BB">
                              <w:rPr>
                                <w:rFonts w:ascii="Consolas" w:hAnsi="Consolas" w:cs="Consolas"/>
                                <w:color w:val="4472C4" w:themeColor="accent5"/>
                                <w:sz w:val="20"/>
                              </w:rPr>
                              <w:t>static</w:t>
                            </w:r>
                            <w:proofErr w:type="gramEnd"/>
                            <w:r w:rsidRPr="000047BB">
                              <w:rPr>
                                <w:rFonts w:ascii="Consolas" w:hAnsi="Consolas" w:cs="Consolas"/>
                                <w:color w:val="4472C4" w:themeColor="accent5"/>
                                <w:sz w:val="20"/>
                              </w:rPr>
                              <w:t xml:space="preserve"> </w:t>
                            </w:r>
                            <w:proofErr w:type="spellStart"/>
                            <w:r w:rsidRPr="000047BB">
                              <w:rPr>
                                <w:rFonts w:ascii="Consolas" w:hAnsi="Consolas" w:cs="Consolas"/>
                                <w:color w:val="4472C4" w:themeColor="accent5"/>
                                <w:sz w:val="20"/>
                              </w:rPr>
                              <w:t>KeyboardKeys</w:t>
                            </w:r>
                            <w:proofErr w:type="spellEnd"/>
                            <w:r w:rsidRPr="000047BB">
                              <w:rPr>
                                <w:rFonts w:ascii="Consolas" w:hAnsi="Consolas" w:cs="Consolas"/>
                                <w:color w:val="4472C4" w:themeColor="accent5"/>
                                <w:sz w:val="20"/>
                              </w:rPr>
                              <w:t xml:space="preserve"> </w:t>
                            </w:r>
                            <w:r w:rsidRPr="000047BB">
                              <w:rPr>
                                <w:rFonts w:ascii="Consolas" w:hAnsi="Consolas" w:cs="Consolas"/>
                                <w:color w:val="000000" w:themeColor="text1"/>
                                <w:sz w:val="20"/>
                              </w:rPr>
                              <w:t>keyboard;</w:t>
                            </w:r>
                          </w:p>
                          <w:p w14:paraId="38CC3727" w14:textId="4FA3CA31" w:rsidR="00790804" w:rsidRPr="00E932EB" w:rsidRDefault="00790804"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proofErr w:type="gramStart"/>
                            <w:r w:rsidRPr="000047BB">
                              <w:rPr>
                                <w:rFonts w:ascii="Consolas" w:hAnsi="Consolas" w:cs="Consolas"/>
                                <w:color w:val="4472C4" w:themeColor="accent5"/>
                                <w:sz w:val="20"/>
                              </w:rPr>
                              <w:t>static</w:t>
                            </w:r>
                            <w:proofErr w:type="gramEnd"/>
                            <w:r w:rsidRPr="000047BB">
                              <w:rPr>
                                <w:rFonts w:ascii="Consolas" w:hAnsi="Consolas" w:cs="Consolas"/>
                                <w:color w:val="4472C4" w:themeColor="accent5"/>
                                <w:sz w:val="20"/>
                              </w:rPr>
                              <w:t xml:space="preserve"> </w:t>
                            </w:r>
                            <w:proofErr w:type="spellStart"/>
                            <w:r w:rsidRPr="000047BB">
                              <w:rPr>
                                <w:rFonts w:ascii="Consolas" w:hAnsi="Consolas" w:cs="Consolas"/>
                                <w:color w:val="4472C4" w:themeColor="accent5"/>
                                <w:sz w:val="20"/>
                              </w:rPr>
                              <w:t>MouseButtons</w:t>
                            </w:r>
                            <w:proofErr w:type="spellEnd"/>
                            <w:r w:rsidRPr="000047BB">
                              <w:rPr>
                                <w:rFonts w:ascii="Consolas" w:hAnsi="Consolas" w:cs="Consolas"/>
                                <w:color w:val="4472C4" w:themeColor="accent5"/>
                                <w:sz w:val="20"/>
                              </w:rPr>
                              <w:t xml:space="preserve"> </w:t>
                            </w:r>
                            <w:r w:rsidRPr="000047BB">
                              <w:rPr>
                                <w:rFonts w:ascii="Consolas" w:hAnsi="Consolas" w:cs="Consolas"/>
                                <w:color w:val="000000" w:themeColor="text1"/>
                                <w:sz w:val="20"/>
                              </w:rPr>
                              <w:t>mouse;</w:t>
                            </w:r>
                          </w:p>
                          <w:p w14:paraId="7D4EF012" w14:textId="060D5B84"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790804" w:rsidRPr="000047BB" w:rsidRDefault="00790804" w:rsidP="00167DAB">
                            <w:pPr>
                              <w:spacing w:after="0"/>
                              <w:rPr>
                                <w:rFonts w:ascii="Consolas" w:hAnsi="Consolas" w:cs="Consolas"/>
                                <w:color w:val="000000" w:themeColor="text1"/>
                                <w:sz w:val="20"/>
                              </w:rPr>
                            </w:pPr>
                            <w:proofErr w:type="gramStart"/>
                            <w:r w:rsidRPr="000047BB">
                              <w:rPr>
                                <w:rFonts w:ascii="Consolas" w:hAnsi="Consolas" w:cs="Consolas"/>
                                <w:color w:val="4472C4" w:themeColor="accent5"/>
                                <w:sz w:val="20"/>
                              </w:rPr>
                              <w:t>interface</w:t>
                            </w:r>
                            <w:proofErr w:type="gramEnd"/>
                            <w:r w:rsidRPr="000047BB">
                              <w:rPr>
                                <w:rFonts w:ascii="Consolas" w:hAnsi="Consolas" w:cs="Consolas"/>
                                <w:color w:val="4472C4" w:themeColor="accent5"/>
                                <w:sz w:val="20"/>
                              </w:rPr>
                              <w:t xml:space="preserv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790804" w:rsidRDefault="00790804"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790804" w:rsidRDefault="00790804">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proofErr w:type="spellStart"/>
                            <w:proofErr w:type="gramStart"/>
                            <w:r>
                              <w:rPr>
                                <w:rFonts w:ascii="Consolas" w:hAnsi="Consolas" w:cs="Consolas"/>
                                <w:color w:val="000000" w:themeColor="text1"/>
                                <w:sz w:val="20"/>
                              </w:rPr>
                              <w:t>queueUpdate</w:t>
                            </w:r>
                            <w:proofErr w:type="spellEnd"/>
                            <w:r>
                              <w:rPr>
                                <w:rFonts w:ascii="Consolas" w:hAnsi="Consolas" w:cs="Consolas"/>
                                <w:color w:val="000000" w:themeColor="text1"/>
                                <w:sz w:val="20"/>
                              </w:rPr>
                              <w:t>(</w:t>
                            </w:r>
                            <w:proofErr w:type="gramEnd"/>
                            <w:r>
                              <w:rPr>
                                <w:rFonts w:ascii="Consolas" w:hAnsi="Consolas" w:cs="Consolas"/>
                                <w:color w:val="000000" w:themeColor="text1"/>
                                <w:sz w:val="20"/>
                              </w:rPr>
                              <w:t>);</w:t>
                            </w:r>
                          </w:p>
                          <w:p w14:paraId="4D3C0584" w14:textId="241DD366" w:rsidR="00790804" w:rsidRPr="000047BB" w:rsidRDefault="00790804"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proofErr w:type="gramStart"/>
                            <w:r>
                              <w:rPr>
                                <w:rFonts w:ascii="Consolas" w:hAnsi="Consolas" w:cs="Consolas"/>
                                <w:color w:val="000000" w:themeColor="text1"/>
                                <w:sz w:val="20"/>
                              </w:rPr>
                              <w:t>now(</w:t>
                            </w:r>
                            <w:proofErr w:type="gramEnd"/>
                            <w:r>
                              <w:rPr>
                                <w:rFonts w:ascii="Consolas" w:hAnsi="Consolas" w:cs="Consolas"/>
                                <w:color w:val="000000" w:themeColor="text1"/>
                                <w:sz w:val="20"/>
                              </w:rPr>
                              <w:t>);</w:t>
                            </w:r>
                          </w:p>
                          <w:p w14:paraId="5A76FF5B" w14:textId="433C942D" w:rsidR="00790804" w:rsidRPr="00E932EB" w:rsidRDefault="00790804"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 xml:space="preserve">ctrl, alt, shift, </w:t>
                            </w:r>
                            <w:proofErr w:type="spellStart"/>
                            <w:r>
                              <w:rPr>
                                <w:rFonts w:ascii="Consolas" w:hAnsi="Consolas" w:cs="Consolas"/>
                                <w:color w:val="000000" w:themeColor="text1"/>
                                <w:sz w:val="20"/>
                              </w:rPr>
                              <w:t>releaseAll</w:t>
                            </w:r>
                            <w:proofErr w:type="spellEnd"/>
                            <w:r>
                              <w:rPr>
                                <w:rFonts w:ascii="Consolas" w:hAnsi="Consolas" w:cs="Consolas"/>
                                <w:color w:val="000000" w:themeColor="text1"/>
                                <w:sz w:val="20"/>
                              </w:rPr>
                              <w:t>;</w:t>
                            </w:r>
                          </w:p>
                          <w:p w14:paraId="2EBB28BA" w14:textId="4D06275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gramStart"/>
                            <w:r>
                              <w:rPr>
                                <w:rFonts w:ascii="Consolas" w:hAnsi="Consolas" w:cs="Consolas"/>
                                <w:color w:val="000000" w:themeColor="text1"/>
                                <w:sz w:val="20"/>
                              </w:rPr>
                              <w:t>press(</w:t>
                            </w:r>
                            <w:proofErr w:type="gramEnd"/>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790804" w:rsidRPr="000047BB" w:rsidRDefault="00790804">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spellStart"/>
                            <w:proofErr w:type="gramStart"/>
                            <w:r>
                              <w:rPr>
                                <w:rFonts w:ascii="Consolas" w:hAnsi="Consolas" w:cs="Consolas"/>
                                <w:color w:val="000000" w:themeColor="text1"/>
                                <w:sz w:val="20"/>
                              </w:rPr>
                              <w:t>pressModifiers</w:t>
                            </w:r>
                            <w:proofErr w:type="spellEnd"/>
                            <w:r>
                              <w:rPr>
                                <w:rFonts w:ascii="Consolas" w:hAnsi="Consolas" w:cs="Consolas"/>
                                <w:color w:val="000000" w:themeColor="text1"/>
                                <w:sz w:val="20"/>
                              </w:rPr>
                              <w:t>(</w:t>
                            </w:r>
                            <w:proofErr w:type="gramEnd"/>
                            <w:r w:rsidRPr="00E932EB">
                              <w:rPr>
                                <w:rFonts w:ascii="Consolas" w:hAnsi="Consolas" w:cs="Consolas"/>
                                <w:color w:val="4472C4" w:themeColor="accent5"/>
                                <w:sz w:val="20"/>
                              </w:rPr>
                              <w:t xml:space="preserve">byte </w:t>
                            </w:r>
                            <w:r>
                              <w:rPr>
                                <w:rFonts w:ascii="Consolas" w:hAnsi="Consolas" w:cs="Consolas"/>
                                <w:color w:val="000000" w:themeColor="text1"/>
                                <w:sz w:val="20"/>
                              </w:rPr>
                              <w:t xml:space="preserve">modifiers), </w:t>
                            </w:r>
                            <w:proofErr w:type="spellStart"/>
                            <w:r>
                              <w:rPr>
                                <w:rFonts w:ascii="Consolas" w:hAnsi="Consolas" w:cs="Consolas"/>
                                <w:color w:val="000000" w:themeColor="text1"/>
                                <w:sz w:val="20"/>
                              </w:rPr>
                              <w:t>releaseModifiers</w:t>
                            </w:r>
                            <w:proofErr w:type="spellEnd"/>
                            <w:r>
                              <w:rPr>
                                <w:rFonts w:ascii="Consolas" w:hAnsi="Consolas" w:cs="Consolas"/>
                                <w:color w:val="000000" w:themeColor="text1"/>
                                <w:sz w:val="20"/>
                              </w:rPr>
                              <w:t>(</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790804" w:rsidRPr="00E932EB"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gramStart"/>
                            <w:r>
                              <w:rPr>
                                <w:rFonts w:ascii="Consolas" w:hAnsi="Consolas" w:cs="Consolas"/>
                                <w:color w:val="000000" w:themeColor="text1"/>
                                <w:sz w:val="20"/>
                              </w:rPr>
                              <w:t>write(</w:t>
                            </w:r>
                            <w:proofErr w:type="gramEnd"/>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790804" w:rsidRPr="00E932EB" w:rsidRDefault="00790804"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press(</w:t>
                            </w:r>
                            <w:proofErr w:type="gramEnd"/>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scroll(</w:t>
                            </w:r>
                            <w:proofErr w:type="spellStart"/>
                            <w:proofErr w:type="gramEnd"/>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r>
                              <w:rPr>
                                <w:rFonts w:ascii="Consolas" w:hAnsi="Consolas" w:cs="Consolas"/>
                                <w:color w:val="000000" w:themeColor="text1"/>
                                <w:sz w:val="20"/>
                              </w:rPr>
                              <w:t>delta);</w:t>
                            </w:r>
                          </w:p>
                          <w:p w14:paraId="4E11E7D1" w14:textId="4F92805D" w:rsidR="00790804" w:rsidRPr="00E932EB"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move(</w:t>
                            </w:r>
                            <w:proofErr w:type="spellStart"/>
                            <w:proofErr w:type="gramEnd"/>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proofErr w:type="spellStart"/>
                            <w:r>
                              <w:rPr>
                                <w:rFonts w:ascii="Consolas" w:hAnsi="Consolas" w:cs="Consolas"/>
                                <w:color w:val="000000" w:themeColor="text1"/>
                                <w:sz w:val="20"/>
                              </w:rPr>
                              <w:t>deltaX</w:t>
                            </w:r>
                            <w:proofErr w:type="spellEnd"/>
                            <w:r>
                              <w:rPr>
                                <w:rFonts w:ascii="Consolas" w:hAnsi="Consolas" w:cs="Consolas"/>
                                <w:color w:val="000000" w:themeColor="text1"/>
                                <w:sz w:val="20"/>
                              </w:rPr>
                              <w:t xml:space="preserve">, </w:t>
                            </w:r>
                            <w:proofErr w:type="spellStart"/>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proofErr w:type="spellStart"/>
                            <w:r>
                              <w:rPr>
                                <w:rFonts w:ascii="Consolas" w:hAnsi="Consolas" w:cs="Consolas"/>
                                <w:color w:val="000000" w:themeColor="text1"/>
                                <w:sz w:val="20"/>
                              </w:rPr>
                              <w:t>deltaY</w:t>
                            </w:r>
                            <w:proofErr w:type="spellEnd"/>
                            <w:r>
                              <w:rPr>
                                <w:rFonts w:ascii="Consolas" w:hAnsi="Consolas" w:cs="Consolas"/>
                                <w:color w:val="000000" w:themeColor="text1"/>
                                <w:sz w:val="20"/>
                              </w:rPr>
                              <w:t>);</w:t>
                            </w:r>
                          </w:p>
                          <w:p w14:paraId="6D6A8BD3" w14:textId="7B552BE3"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MouseButtons</w:t>
                            </w:r>
                            <w:proofErr w:type="spellEnd"/>
                            <w:r w:rsidRPr="00E932EB">
                              <w:rPr>
                                <w:rFonts w:ascii="Consolas" w:hAnsi="Consolas" w:cs="Consolas"/>
                                <w:color w:val="000000" w:themeColor="text1"/>
                                <w:sz w:val="20"/>
                              </w:rPr>
                              <w:t xml:space="preserve"> {</w:t>
                            </w:r>
                          </w:p>
                          <w:p w14:paraId="3B03E37F"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left = 0x1;</w:t>
                            </w:r>
                          </w:p>
                          <w:p w14:paraId="1F3B43B3"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right = 0x2;</w:t>
                            </w:r>
                          </w:p>
                          <w:p w14:paraId="3FA0E539"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middle = 0x4;</w:t>
                            </w:r>
                          </w:p>
                          <w:p w14:paraId="2B831DB5" w14:textId="0D81AFA9"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KeyboardKeys</w:t>
                            </w:r>
                            <w:proofErr w:type="spellEnd"/>
                            <w:r w:rsidRPr="00E932EB">
                              <w:rPr>
                                <w:rFonts w:ascii="Consolas" w:hAnsi="Consolas" w:cs="Consolas"/>
                                <w:color w:val="000000" w:themeColor="text1"/>
                                <w:sz w:val="20"/>
                              </w:rPr>
                              <w:t xml:space="preserve"> {</w:t>
                            </w:r>
                          </w:p>
                          <w:p w14:paraId="5EC70175" w14:textId="0738831B"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4472C4" w:themeColor="accent5"/>
                                <w:sz w:val="20"/>
                              </w:rPr>
                              <w:t>KeyboardModifiers</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modifiers;</w:t>
                            </w:r>
                          </w:p>
                          <w:p w14:paraId="1E0A558A" w14:textId="0C5D0E49"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4472C4" w:themeColor="accent5"/>
                                <w:sz w:val="20"/>
                              </w:rPr>
                              <w:t>KeyboardStandard</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keys;</w:t>
                            </w:r>
                          </w:p>
                          <w:p w14:paraId="1235A9D6" w14:textId="1B31E41B"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KeyboardModifiers</w:t>
                            </w:r>
                            <w:proofErr w:type="spellEnd"/>
                            <w:r w:rsidRPr="00E932EB">
                              <w:rPr>
                                <w:rFonts w:ascii="Consolas" w:hAnsi="Consolas" w:cs="Consolas"/>
                                <w:color w:val="000000" w:themeColor="text1"/>
                                <w:sz w:val="20"/>
                              </w:rPr>
                              <w:t xml:space="preserve"> {</w:t>
                            </w:r>
                          </w:p>
                          <w:p w14:paraId="22D393EF" w14:textId="5D0A66F3" w:rsidR="00790804" w:rsidRPr="00E932EB" w:rsidRDefault="00790804">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KeyboardStandard</w:t>
                            </w:r>
                            <w:proofErr w:type="spellEnd"/>
                            <w:r w:rsidRPr="00E932EB">
                              <w:rPr>
                                <w:rFonts w:ascii="Consolas" w:hAnsi="Consolas" w:cs="Consolas"/>
                                <w:color w:val="000000" w:themeColor="text1"/>
                                <w:sz w:val="20"/>
                              </w:rPr>
                              <w:t xml:space="preserve"> {</w:t>
                            </w:r>
                          </w:p>
                          <w:p w14:paraId="3B7660DB" w14:textId="4ACCC985"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wps:txbx>
                      <wps:bodyPr rot="0" vert="horz" wrap="square" lIns="91440" tIns="45720" rIns="91440" bIns="45720" anchor="t" anchorCtr="0">
                        <a:spAutoFit/>
                      </wps:bodyPr>
                    </wps:wsp>
                  </a:graphicData>
                </a:graphic>
              </wp:inline>
            </w:drawing>
          </mc:Choice>
          <mc:Fallback>
            <w:pict>
              <v:shape w14:anchorId="636E9CD4" id="_x0000_s1030"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E+3FCEnAgAATQQAAA4AAAAAAAAAAAAAAAAALgIAAGRycy9lMm9Eb2Mu&#10;eG1sUEsBAi0AFAAGAAgAAAAhAASVDFPbAAAABQEAAA8AAAAAAAAAAAAAAAAAgQQAAGRycy9kb3du&#10;cmV2LnhtbFBLBQYAAAAABAAEAPMAAACJBQAAAAA=&#10;">
                <v:textbox style="mso-fit-shape-to-text:t">
                  <w:txbxContent>
                    <w:p w14:paraId="7A2D5F01" w14:textId="07AE75EA"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Isotope {</w:t>
                      </w:r>
                    </w:p>
                    <w:p w14:paraId="5BB42C53" w14:textId="6CA611B5"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sz w:val="20"/>
                        </w:rPr>
                        <w:t>Isotope</w:t>
                      </w:r>
                      <w:r w:rsidRPr="00E932EB">
                        <w:rPr>
                          <w:rFonts w:ascii="Consolas" w:hAnsi="Consolas" w:cs="Consolas"/>
                          <w:color w:val="000000" w:themeColor="text1"/>
                          <w:sz w:val="20"/>
                        </w:rPr>
                        <w:t>(</w:t>
                      </w:r>
                      <w:proofErr w:type="gramEnd"/>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sz w:val="20"/>
                        </w:rPr>
                        <w:t>Isotope</w:t>
                      </w:r>
                      <w:r w:rsidRPr="00E932EB">
                        <w:rPr>
                          <w:rFonts w:ascii="Consolas" w:hAnsi="Consolas" w:cs="Consolas"/>
                          <w:color w:val="000000" w:themeColor="text1"/>
                          <w:sz w:val="20"/>
                        </w:rPr>
                        <w:t>(</w:t>
                      </w:r>
                      <w:proofErr w:type="spellStart"/>
                      <w:proofErr w:type="gramEnd"/>
                      <w:r w:rsidRPr="00E932EB">
                        <w:rPr>
                          <w:rFonts w:ascii="Consolas" w:hAnsi="Consolas" w:cs="Consolas"/>
                          <w:color w:val="4472C4" w:themeColor="accent5"/>
                          <w:sz w:val="20"/>
                        </w:rPr>
                        <w:t>SerialPort</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device);</w:t>
                      </w:r>
                    </w:p>
                    <w:p w14:paraId="6AA4F513" w14:textId="10C21053"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void</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flush();</w:t>
                      </w:r>
                    </w:p>
                    <w:p w14:paraId="618832F7" w14:textId="03CB34B7"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void</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close();</w:t>
                      </w:r>
                    </w:p>
                    <w:p w14:paraId="73F4B9B9" w14:textId="77777777" w:rsidR="00790804" w:rsidRPr="00E932EB" w:rsidRDefault="00790804" w:rsidP="00E932EB">
                      <w:pPr>
                        <w:spacing w:after="0"/>
                        <w:rPr>
                          <w:rFonts w:ascii="Consolas" w:hAnsi="Consolas" w:cs="Consolas"/>
                          <w:color w:val="000000" w:themeColor="text1"/>
                          <w:sz w:val="20"/>
                        </w:rPr>
                      </w:pPr>
                    </w:p>
                    <w:p w14:paraId="0E85E845" w14:textId="0D6CA4EB"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 xml:space="preserve">Keyboard </w:t>
                      </w:r>
                      <w:proofErr w:type="spellStart"/>
                      <w:r w:rsidRPr="00E932EB">
                        <w:rPr>
                          <w:rFonts w:ascii="Consolas" w:hAnsi="Consolas" w:cs="Consolas"/>
                          <w:color w:val="000000" w:themeColor="text1"/>
                          <w:sz w:val="20"/>
                        </w:rPr>
                        <w:t>keyboard</w:t>
                      </w:r>
                      <w:proofErr w:type="spellEnd"/>
                      <w:r w:rsidRPr="00E932EB">
                        <w:rPr>
                          <w:rFonts w:ascii="Consolas" w:hAnsi="Consolas" w:cs="Consolas"/>
                          <w:color w:val="000000" w:themeColor="text1"/>
                          <w:sz w:val="20"/>
                        </w:rPr>
                        <w:t>;</w:t>
                      </w:r>
                    </w:p>
                    <w:p w14:paraId="4352FB8F" w14:textId="2F3998B3" w:rsidR="00790804" w:rsidRPr="000047B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 xml:space="preserve">Mouse </w:t>
                      </w:r>
                      <w:proofErr w:type="spellStart"/>
                      <w:r w:rsidRPr="00E932EB">
                        <w:rPr>
                          <w:rFonts w:ascii="Consolas" w:hAnsi="Consolas" w:cs="Consolas"/>
                          <w:color w:val="000000" w:themeColor="text1"/>
                          <w:sz w:val="20"/>
                        </w:rPr>
                        <w:t>mouse</w:t>
                      </w:r>
                      <w:proofErr w:type="spellEnd"/>
                      <w:r w:rsidRPr="00E932EB">
                        <w:rPr>
                          <w:rFonts w:ascii="Consolas" w:hAnsi="Consolas" w:cs="Consolas"/>
                          <w:color w:val="000000" w:themeColor="text1"/>
                          <w:sz w:val="20"/>
                        </w:rPr>
                        <w:t>;</w:t>
                      </w:r>
                      <w:r w:rsidRPr="00C71F26">
                        <w:rPr>
                          <w:rFonts w:ascii="Consolas" w:hAnsi="Consolas" w:cs="Consolas"/>
                          <w:color w:val="000000" w:themeColor="text1"/>
                          <w:sz w:val="20"/>
                        </w:rPr>
                        <w:t xml:space="preserve"> </w:t>
                      </w:r>
                    </w:p>
                    <w:p w14:paraId="61897B6F" w14:textId="77777777" w:rsidR="00790804" w:rsidRPr="000047BB" w:rsidRDefault="00790804" w:rsidP="00C71F26">
                      <w:pPr>
                        <w:spacing w:after="0"/>
                        <w:ind w:firstLine="720"/>
                        <w:rPr>
                          <w:rFonts w:ascii="Consolas" w:hAnsi="Consolas" w:cs="Consolas"/>
                          <w:color w:val="000000" w:themeColor="text1"/>
                          <w:sz w:val="20"/>
                        </w:rPr>
                      </w:pPr>
                      <w:proofErr w:type="gramStart"/>
                      <w:r w:rsidRPr="000047BB">
                        <w:rPr>
                          <w:rFonts w:ascii="Consolas" w:hAnsi="Consolas" w:cs="Consolas"/>
                          <w:color w:val="4472C4" w:themeColor="accent5"/>
                          <w:sz w:val="20"/>
                        </w:rPr>
                        <w:t>static</w:t>
                      </w:r>
                      <w:proofErr w:type="gramEnd"/>
                      <w:r w:rsidRPr="000047BB">
                        <w:rPr>
                          <w:rFonts w:ascii="Consolas" w:hAnsi="Consolas" w:cs="Consolas"/>
                          <w:color w:val="4472C4" w:themeColor="accent5"/>
                          <w:sz w:val="20"/>
                        </w:rPr>
                        <w:t xml:space="preserve"> </w:t>
                      </w:r>
                      <w:proofErr w:type="spellStart"/>
                      <w:r w:rsidRPr="000047BB">
                        <w:rPr>
                          <w:rFonts w:ascii="Consolas" w:hAnsi="Consolas" w:cs="Consolas"/>
                          <w:color w:val="4472C4" w:themeColor="accent5"/>
                          <w:sz w:val="20"/>
                        </w:rPr>
                        <w:t>KeyboardKeys</w:t>
                      </w:r>
                      <w:proofErr w:type="spellEnd"/>
                      <w:r w:rsidRPr="000047BB">
                        <w:rPr>
                          <w:rFonts w:ascii="Consolas" w:hAnsi="Consolas" w:cs="Consolas"/>
                          <w:color w:val="4472C4" w:themeColor="accent5"/>
                          <w:sz w:val="20"/>
                        </w:rPr>
                        <w:t xml:space="preserve"> </w:t>
                      </w:r>
                      <w:r w:rsidRPr="000047BB">
                        <w:rPr>
                          <w:rFonts w:ascii="Consolas" w:hAnsi="Consolas" w:cs="Consolas"/>
                          <w:color w:val="000000" w:themeColor="text1"/>
                          <w:sz w:val="20"/>
                        </w:rPr>
                        <w:t>keyboard;</w:t>
                      </w:r>
                    </w:p>
                    <w:p w14:paraId="38CC3727" w14:textId="4FA3CA31" w:rsidR="00790804" w:rsidRPr="00E932EB" w:rsidRDefault="00790804"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proofErr w:type="gramStart"/>
                      <w:r w:rsidRPr="000047BB">
                        <w:rPr>
                          <w:rFonts w:ascii="Consolas" w:hAnsi="Consolas" w:cs="Consolas"/>
                          <w:color w:val="4472C4" w:themeColor="accent5"/>
                          <w:sz w:val="20"/>
                        </w:rPr>
                        <w:t>static</w:t>
                      </w:r>
                      <w:proofErr w:type="gramEnd"/>
                      <w:r w:rsidRPr="000047BB">
                        <w:rPr>
                          <w:rFonts w:ascii="Consolas" w:hAnsi="Consolas" w:cs="Consolas"/>
                          <w:color w:val="4472C4" w:themeColor="accent5"/>
                          <w:sz w:val="20"/>
                        </w:rPr>
                        <w:t xml:space="preserve"> </w:t>
                      </w:r>
                      <w:proofErr w:type="spellStart"/>
                      <w:r w:rsidRPr="000047BB">
                        <w:rPr>
                          <w:rFonts w:ascii="Consolas" w:hAnsi="Consolas" w:cs="Consolas"/>
                          <w:color w:val="4472C4" w:themeColor="accent5"/>
                          <w:sz w:val="20"/>
                        </w:rPr>
                        <w:t>MouseButtons</w:t>
                      </w:r>
                      <w:proofErr w:type="spellEnd"/>
                      <w:r w:rsidRPr="000047BB">
                        <w:rPr>
                          <w:rFonts w:ascii="Consolas" w:hAnsi="Consolas" w:cs="Consolas"/>
                          <w:color w:val="4472C4" w:themeColor="accent5"/>
                          <w:sz w:val="20"/>
                        </w:rPr>
                        <w:t xml:space="preserve"> </w:t>
                      </w:r>
                      <w:r w:rsidRPr="000047BB">
                        <w:rPr>
                          <w:rFonts w:ascii="Consolas" w:hAnsi="Consolas" w:cs="Consolas"/>
                          <w:color w:val="000000" w:themeColor="text1"/>
                          <w:sz w:val="20"/>
                        </w:rPr>
                        <w:t>mouse;</w:t>
                      </w:r>
                    </w:p>
                    <w:p w14:paraId="7D4EF012" w14:textId="060D5B84"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790804" w:rsidRPr="000047BB" w:rsidRDefault="00790804" w:rsidP="00167DAB">
                      <w:pPr>
                        <w:spacing w:after="0"/>
                        <w:rPr>
                          <w:rFonts w:ascii="Consolas" w:hAnsi="Consolas" w:cs="Consolas"/>
                          <w:color w:val="000000" w:themeColor="text1"/>
                          <w:sz w:val="20"/>
                        </w:rPr>
                      </w:pPr>
                      <w:proofErr w:type="gramStart"/>
                      <w:r w:rsidRPr="000047BB">
                        <w:rPr>
                          <w:rFonts w:ascii="Consolas" w:hAnsi="Consolas" w:cs="Consolas"/>
                          <w:color w:val="4472C4" w:themeColor="accent5"/>
                          <w:sz w:val="20"/>
                        </w:rPr>
                        <w:t>interface</w:t>
                      </w:r>
                      <w:proofErr w:type="gramEnd"/>
                      <w:r w:rsidRPr="000047BB">
                        <w:rPr>
                          <w:rFonts w:ascii="Consolas" w:hAnsi="Consolas" w:cs="Consolas"/>
                          <w:color w:val="4472C4" w:themeColor="accent5"/>
                          <w:sz w:val="20"/>
                        </w:rPr>
                        <w:t xml:space="preserv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790804" w:rsidRDefault="00790804"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790804" w:rsidRDefault="00790804">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proofErr w:type="spellStart"/>
                      <w:proofErr w:type="gramStart"/>
                      <w:r>
                        <w:rPr>
                          <w:rFonts w:ascii="Consolas" w:hAnsi="Consolas" w:cs="Consolas"/>
                          <w:color w:val="000000" w:themeColor="text1"/>
                          <w:sz w:val="20"/>
                        </w:rPr>
                        <w:t>queueUpdate</w:t>
                      </w:r>
                      <w:proofErr w:type="spellEnd"/>
                      <w:r>
                        <w:rPr>
                          <w:rFonts w:ascii="Consolas" w:hAnsi="Consolas" w:cs="Consolas"/>
                          <w:color w:val="000000" w:themeColor="text1"/>
                          <w:sz w:val="20"/>
                        </w:rPr>
                        <w:t>(</w:t>
                      </w:r>
                      <w:proofErr w:type="gramEnd"/>
                      <w:r>
                        <w:rPr>
                          <w:rFonts w:ascii="Consolas" w:hAnsi="Consolas" w:cs="Consolas"/>
                          <w:color w:val="000000" w:themeColor="text1"/>
                          <w:sz w:val="20"/>
                        </w:rPr>
                        <w:t>);</w:t>
                      </w:r>
                    </w:p>
                    <w:p w14:paraId="4D3C0584" w14:textId="241DD366" w:rsidR="00790804" w:rsidRPr="000047BB" w:rsidRDefault="00790804"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proofErr w:type="gramStart"/>
                      <w:r>
                        <w:rPr>
                          <w:rFonts w:ascii="Consolas" w:hAnsi="Consolas" w:cs="Consolas"/>
                          <w:color w:val="000000" w:themeColor="text1"/>
                          <w:sz w:val="20"/>
                        </w:rPr>
                        <w:t>now(</w:t>
                      </w:r>
                      <w:proofErr w:type="gramEnd"/>
                      <w:r>
                        <w:rPr>
                          <w:rFonts w:ascii="Consolas" w:hAnsi="Consolas" w:cs="Consolas"/>
                          <w:color w:val="000000" w:themeColor="text1"/>
                          <w:sz w:val="20"/>
                        </w:rPr>
                        <w:t>);</w:t>
                      </w:r>
                    </w:p>
                    <w:p w14:paraId="5A76FF5B" w14:textId="433C942D" w:rsidR="00790804" w:rsidRPr="00E932EB" w:rsidRDefault="00790804"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 xml:space="preserve">ctrl, alt, shift, </w:t>
                      </w:r>
                      <w:proofErr w:type="spellStart"/>
                      <w:r>
                        <w:rPr>
                          <w:rFonts w:ascii="Consolas" w:hAnsi="Consolas" w:cs="Consolas"/>
                          <w:color w:val="000000" w:themeColor="text1"/>
                          <w:sz w:val="20"/>
                        </w:rPr>
                        <w:t>releaseAll</w:t>
                      </w:r>
                      <w:proofErr w:type="spellEnd"/>
                      <w:r>
                        <w:rPr>
                          <w:rFonts w:ascii="Consolas" w:hAnsi="Consolas" w:cs="Consolas"/>
                          <w:color w:val="000000" w:themeColor="text1"/>
                          <w:sz w:val="20"/>
                        </w:rPr>
                        <w:t>;</w:t>
                      </w:r>
                    </w:p>
                    <w:p w14:paraId="2EBB28BA" w14:textId="4D06275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gramStart"/>
                      <w:r>
                        <w:rPr>
                          <w:rFonts w:ascii="Consolas" w:hAnsi="Consolas" w:cs="Consolas"/>
                          <w:color w:val="000000" w:themeColor="text1"/>
                          <w:sz w:val="20"/>
                        </w:rPr>
                        <w:t>press(</w:t>
                      </w:r>
                      <w:proofErr w:type="gramEnd"/>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790804" w:rsidRPr="000047BB" w:rsidRDefault="00790804">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spellStart"/>
                      <w:proofErr w:type="gramStart"/>
                      <w:r>
                        <w:rPr>
                          <w:rFonts w:ascii="Consolas" w:hAnsi="Consolas" w:cs="Consolas"/>
                          <w:color w:val="000000" w:themeColor="text1"/>
                          <w:sz w:val="20"/>
                        </w:rPr>
                        <w:t>pressModifiers</w:t>
                      </w:r>
                      <w:proofErr w:type="spellEnd"/>
                      <w:r>
                        <w:rPr>
                          <w:rFonts w:ascii="Consolas" w:hAnsi="Consolas" w:cs="Consolas"/>
                          <w:color w:val="000000" w:themeColor="text1"/>
                          <w:sz w:val="20"/>
                        </w:rPr>
                        <w:t>(</w:t>
                      </w:r>
                      <w:proofErr w:type="gramEnd"/>
                      <w:r w:rsidRPr="00E932EB">
                        <w:rPr>
                          <w:rFonts w:ascii="Consolas" w:hAnsi="Consolas" w:cs="Consolas"/>
                          <w:color w:val="4472C4" w:themeColor="accent5"/>
                          <w:sz w:val="20"/>
                        </w:rPr>
                        <w:t xml:space="preserve">byte </w:t>
                      </w:r>
                      <w:r>
                        <w:rPr>
                          <w:rFonts w:ascii="Consolas" w:hAnsi="Consolas" w:cs="Consolas"/>
                          <w:color w:val="000000" w:themeColor="text1"/>
                          <w:sz w:val="20"/>
                        </w:rPr>
                        <w:t xml:space="preserve">modifiers), </w:t>
                      </w:r>
                      <w:proofErr w:type="spellStart"/>
                      <w:r>
                        <w:rPr>
                          <w:rFonts w:ascii="Consolas" w:hAnsi="Consolas" w:cs="Consolas"/>
                          <w:color w:val="000000" w:themeColor="text1"/>
                          <w:sz w:val="20"/>
                        </w:rPr>
                        <w:t>releaseModifiers</w:t>
                      </w:r>
                      <w:proofErr w:type="spellEnd"/>
                      <w:r>
                        <w:rPr>
                          <w:rFonts w:ascii="Consolas" w:hAnsi="Consolas" w:cs="Consolas"/>
                          <w:color w:val="000000" w:themeColor="text1"/>
                          <w:sz w:val="20"/>
                        </w:rPr>
                        <w:t>(</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790804" w:rsidRPr="00E932EB"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proofErr w:type="gramStart"/>
                      <w:r>
                        <w:rPr>
                          <w:rFonts w:ascii="Consolas" w:hAnsi="Consolas" w:cs="Consolas"/>
                          <w:color w:val="000000" w:themeColor="text1"/>
                          <w:sz w:val="20"/>
                        </w:rPr>
                        <w:t>write(</w:t>
                      </w:r>
                      <w:proofErr w:type="gramEnd"/>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790804" w:rsidRPr="00E932EB" w:rsidRDefault="00790804"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press(</w:t>
                      </w:r>
                      <w:proofErr w:type="gramEnd"/>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790804"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scroll(</w:t>
                      </w:r>
                      <w:proofErr w:type="spellStart"/>
                      <w:proofErr w:type="gramEnd"/>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r>
                        <w:rPr>
                          <w:rFonts w:ascii="Consolas" w:hAnsi="Consolas" w:cs="Consolas"/>
                          <w:color w:val="000000" w:themeColor="text1"/>
                          <w:sz w:val="20"/>
                        </w:rPr>
                        <w:t>delta);</w:t>
                      </w:r>
                    </w:p>
                    <w:p w14:paraId="4E11E7D1" w14:textId="4F92805D" w:rsidR="00790804" w:rsidRPr="00E932EB" w:rsidRDefault="00790804"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proofErr w:type="gramStart"/>
                      <w:r>
                        <w:rPr>
                          <w:rFonts w:ascii="Consolas" w:hAnsi="Consolas" w:cs="Consolas"/>
                          <w:color w:val="000000" w:themeColor="text1"/>
                          <w:sz w:val="20"/>
                        </w:rPr>
                        <w:t>move(</w:t>
                      </w:r>
                      <w:proofErr w:type="spellStart"/>
                      <w:proofErr w:type="gramEnd"/>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proofErr w:type="spellStart"/>
                      <w:r>
                        <w:rPr>
                          <w:rFonts w:ascii="Consolas" w:hAnsi="Consolas" w:cs="Consolas"/>
                          <w:color w:val="000000" w:themeColor="text1"/>
                          <w:sz w:val="20"/>
                        </w:rPr>
                        <w:t>deltaX</w:t>
                      </w:r>
                      <w:proofErr w:type="spellEnd"/>
                      <w:r>
                        <w:rPr>
                          <w:rFonts w:ascii="Consolas" w:hAnsi="Consolas" w:cs="Consolas"/>
                          <w:color w:val="000000" w:themeColor="text1"/>
                          <w:sz w:val="20"/>
                        </w:rPr>
                        <w:t xml:space="preserve">, </w:t>
                      </w:r>
                      <w:proofErr w:type="spellStart"/>
                      <w:r w:rsidRPr="00E932EB">
                        <w:rPr>
                          <w:rFonts w:ascii="Consolas" w:hAnsi="Consolas" w:cs="Consolas"/>
                          <w:color w:val="4472C4" w:themeColor="accent5"/>
                          <w:sz w:val="20"/>
                        </w:rPr>
                        <w:t>sbyte</w:t>
                      </w:r>
                      <w:proofErr w:type="spellEnd"/>
                      <w:r w:rsidRPr="00E932EB">
                        <w:rPr>
                          <w:rFonts w:ascii="Consolas" w:hAnsi="Consolas" w:cs="Consolas"/>
                          <w:color w:val="4472C4" w:themeColor="accent5"/>
                          <w:sz w:val="20"/>
                        </w:rPr>
                        <w:t xml:space="preserve"> </w:t>
                      </w:r>
                      <w:proofErr w:type="spellStart"/>
                      <w:r>
                        <w:rPr>
                          <w:rFonts w:ascii="Consolas" w:hAnsi="Consolas" w:cs="Consolas"/>
                          <w:color w:val="000000" w:themeColor="text1"/>
                          <w:sz w:val="20"/>
                        </w:rPr>
                        <w:t>deltaY</w:t>
                      </w:r>
                      <w:proofErr w:type="spellEnd"/>
                      <w:r>
                        <w:rPr>
                          <w:rFonts w:ascii="Consolas" w:hAnsi="Consolas" w:cs="Consolas"/>
                          <w:color w:val="000000" w:themeColor="text1"/>
                          <w:sz w:val="20"/>
                        </w:rPr>
                        <w:t>);</w:t>
                      </w:r>
                    </w:p>
                    <w:p w14:paraId="6D6A8BD3" w14:textId="7B552BE3"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MouseButtons</w:t>
                      </w:r>
                      <w:proofErr w:type="spellEnd"/>
                      <w:r w:rsidRPr="00E932EB">
                        <w:rPr>
                          <w:rFonts w:ascii="Consolas" w:hAnsi="Consolas" w:cs="Consolas"/>
                          <w:color w:val="000000" w:themeColor="text1"/>
                          <w:sz w:val="20"/>
                        </w:rPr>
                        <w:t xml:space="preserve"> {</w:t>
                      </w:r>
                    </w:p>
                    <w:p w14:paraId="3B03E37F"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left = 0x1;</w:t>
                      </w:r>
                    </w:p>
                    <w:p w14:paraId="1F3B43B3"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right = 0x2;</w:t>
                      </w:r>
                    </w:p>
                    <w:p w14:paraId="3FA0E539" w14:textId="77777777"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middle = 0x4;</w:t>
                      </w:r>
                    </w:p>
                    <w:p w14:paraId="2B831DB5" w14:textId="0D81AFA9"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790804" w:rsidRPr="00E932EB" w:rsidRDefault="00790804" w:rsidP="00E932EB">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KeyboardKeys</w:t>
                      </w:r>
                      <w:proofErr w:type="spellEnd"/>
                      <w:r w:rsidRPr="00E932EB">
                        <w:rPr>
                          <w:rFonts w:ascii="Consolas" w:hAnsi="Consolas" w:cs="Consolas"/>
                          <w:color w:val="000000" w:themeColor="text1"/>
                          <w:sz w:val="20"/>
                        </w:rPr>
                        <w:t xml:space="preserve"> {</w:t>
                      </w:r>
                    </w:p>
                    <w:p w14:paraId="5EC70175" w14:textId="0738831B"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4472C4" w:themeColor="accent5"/>
                          <w:sz w:val="20"/>
                        </w:rPr>
                        <w:t>KeyboardModifiers</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modifiers;</w:t>
                      </w:r>
                    </w:p>
                    <w:p w14:paraId="1E0A558A" w14:textId="0C5D0E49"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4472C4" w:themeColor="accent5"/>
                          <w:sz w:val="20"/>
                        </w:rPr>
                        <w:t>KeyboardStandard</w:t>
                      </w:r>
                      <w:proofErr w:type="spellEnd"/>
                      <w:r w:rsidRPr="00E932EB">
                        <w:rPr>
                          <w:rFonts w:ascii="Consolas" w:hAnsi="Consolas" w:cs="Consolas"/>
                          <w:color w:val="4472C4" w:themeColor="accent5"/>
                          <w:sz w:val="20"/>
                        </w:rPr>
                        <w:t xml:space="preserve"> </w:t>
                      </w:r>
                      <w:r w:rsidRPr="00E932EB">
                        <w:rPr>
                          <w:rFonts w:ascii="Consolas" w:hAnsi="Consolas" w:cs="Consolas"/>
                          <w:color w:val="000000" w:themeColor="text1"/>
                          <w:sz w:val="20"/>
                        </w:rPr>
                        <w:t>keys;</w:t>
                      </w:r>
                    </w:p>
                    <w:p w14:paraId="1235A9D6" w14:textId="1B31E41B"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KeyboardModifiers</w:t>
                      </w:r>
                      <w:proofErr w:type="spellEnd"/>
                      <w:r w:rsidRPr="00E932EB">
                        <w:rPr>
                          <w:rFonts w:ascii="Consolas" w:hAnsi="Consolas" w:cs="Consolas"/>
                          <w:color w:val="000000" w:themeColor="text1"/>
                          <w:sz w:val="20"/>
                        </w:rPr>
                        <w:t xml:space="preserve"> {</w:t>
                      </w:r>
                    </w:p>
                    <w:p w14:paraId="22D393EF" w14:textId="5D0A66F3" w:rsidR="00790804" w:rsidRPr="00E932EB" w:rsidRDefault="00790804">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790804" w:rsidRPr="00E932EB" w:rsidRDefault="00790804" w:rsidP="00C71F26">
                      <w:pPr>
                        <w:spacing w:after="0"/>
                        <w:rPr>
                          <w:rFonts w:ascii="Consolas" w:hAnsi="Consolas" w:cs="Consolas"/>
                          <w:color w:val="000000" w:themeColor="text1"/>
                          <w:sz w:val="20"/>
                        </w:rPr>
                      </w:pPr>
                      <w:proofErr w:type="gramStart"/>
                      <w:r w:rsidRPr="00E932EB">
                        <w:rPr>
                          <w:rFonts w:ascii="Consolas" w:hAnsi="Consolas" w:cs="Consolas"/>
                          <w:color w:val="4472C4" w:themeColor="accent5"/>
                          <w:sz w:val="20"/>
                        </w:rPr>
                        <w:t>interface</w:t>
                      </w:r>
                      <w:proofErr w:type="gramEnd"/>
                      <w:r w:rsidRPr="00E932EB">
                        <w:rPr>
                          <w:rFonts w:ascii="Consolas" w:hAnsi="Consolas" w:cs="Consolas"/>
                          <w:color w:val="4472C4" w:themeColor="accent5"/>
                          <w:sz w:val="20"/>
                        </w:rPr>
                        <w:t xml:space="preserve"> </w:t>
                      </w:r>
                      <w:proofErr w:type="spellStart"/>
                      <w:r w:rsidRPr="00E932EB">
                        <w:rPr>
                          <w:rFonts w:ascii="Consolas" w:hAnsi="Consolas" w:cs="Consolas"/>
                          <w:color w:val="000000" w:themeColor="text1"/>
                          <w:sz w:val="20"/>
                        </w:rPr>
                        <w:t>KeyboardStandard</w:t>
                      </w:r>
                      <w:proofErr w:type="spellEnd"/>
                      <w:r w:rsidRPr="00E932EB">
                        <w:rPr>
                          <w:rFonts w:ascii="Consolas" w:hAnsi="Consolas" w:cs="Consolas"/>
                          <w:color w:val="000000" w:themeColor="text1"/>
                          <w:sz w:val="20"/>
                        </w:rPr>
                        <w:t xml:space="preserve"> {</w:t>
                      </w:r>
                    </w:p>
                    <w:p w14:paraId="3B7660DB" w14:textId="4ACCC985" w:rsidR="00790804" w:rsidRPr="00E932EB" w:rsidRDefault="00790804"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proofErr w:type="gramStart"/>
                      <w:r w:rsidRPr="00E932EB">
                        <w:rPr>
                          <w:rFonts w:ascii="Consolas" w:hAnsi="Consolas" w:cs="Consolas"/>
                          <w:color w:val="4472C4" w:themeColor="accent5"/>
                          <w:sz w:val="20"/>
                        </w:rPr>
                        <w:t>static</w:t>
                      </w:r>
                      <w:proofErr w:type="gramEnd"/>
                      <w:r w:rsidRPr="00E932EB">
                        <w:rPr>
                          <w:rFonts w:ascii="Consolas" w:hAnsi="Consolas" w:cs="Consolas"/>
                          <w:color w:val="4472C4" w:themeColor="accent5"/>
                          <w:sz w:val="20"/>
                        </w:rPr>
                        <w:t xml:space="preserve">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790804" w:rsidRPr="00E932EB" w:rsidRDefault="00790804"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v:textbox>
                <w10:anchorlock/>
              </v:shape>
            </w:pict>
          </mc:Fallback>
        </mc:AlternateContent>
      </w:r>
    </w:p>
    <w:p w14:paraId="3D7BCFF3" w14:textId="556C849F" w:rsidR="00EE28F7" w:rsidRDefault="00EE28F7" w:rsidP="00E932EB">
      <w:pPr>
        <w:pStyle w:val="Caption"/>
      </w:pPr>
      <w:bookmarkStart w:id="1382" w:name="_Toc401770979"/>
      <w:r>
        <w:t xml:space="preserve">Figure </w:t>
      </w:r>
      <w:ins w:id="1383" w:author="Benjamin Pannell" w:date="2014-10-22T19:22:00Z">
        <w:r w:rsidR="00C66450">
          <w:fldChar w:fldCharType="begin"/>
        </w:r>
        <w:r w:rsidR="00C66450">
          <w:instrText xml:space="preserve"> SEQ Figure \* ARABIC </w:instrText>
        </w:r>
      </w:ins>
      <w:r w:rsidR="00C66450">
        <w:fldChar w:fldCharType="separate"/>
      </w:r>
      <w:ins w:id="1384" w:author="Benjamin Pannell" w:date="2014-10-22T19:22:00Z">
        <w:r w:rsidR="00C66450">
          <w:rPr>
            <w:noProof/>
          </w:rPr>
          <w:t>16</w:t>
        </w:r>
        <w:r w:rsidR="00C66450">
          <w:fldChar w:fldCharType="end"/>
        </w:r>
      </w:ins>
      <w:del w:id="1385" w:author="Benjamin Pannell" w:date="2014-10-22T19:22:00Z">
        <w:r w:rsidDel="00C66450">
          <w:fldChar w:fldCharType="begin"/>
        </w:r>
        <w:r w:rsidDel="00C66450">
          <w:delInstrText xml:space="preserve"> SEQ Figure \* ARABIC </w:delInstrText>
        </w:r>
        <w:r w:rsidDel="00C66450">
          <w:fldChar w:fldCharType="separate"/>
        </w:r>
      </w:del>
      <w:del w:id="1386" w:author="Benjamin Pannell" w:date="2014-10-20T12:23:00Z">
        <w:r w:rsidR="00F30034" w:rsidDel="00C93124">
          <w:rPr>
            <w:noProof/>
          </w:rPr>
          <w:delText>15</w:delText>
        </w:r>
      </w:del>
      <w:del w:id="1387" w:author="Benjamin Pannell" w:date="2014-10-22T19:22:00Z">
        <w:r w:rsidDel="00C66450">
          <w:fldChar w:fldCharType="end"/>
        </w:r>
      </w:del>
      <w:r>
        <w:t xml:space="preserve"> Node.js Library API</w:t>
      </w:r>
      <w:bookmarkEnd w:id="1382"/>
    </w:p>
    <w:p w14:paraId="23D1CFBC" w14:textId="6FD56EB9" w:rsidR="00BD0825" w:rsidRDefault="00BD0825" w:rsidP="00E932EB">
      <w:r>
        <w:lastRenderedPageBreak/>
        <w:t xml:space="preserve">The library’s API has been designed to enable the development of highly readable and natural code for the emulation of input on a target system through the use of the Mouse and Keyboard device helper classes. These classes enable commands such as </w:t>
      </w:r>
      <w:proofErr w:type="gramStart"/>
      <w:r w:rsidRPr="00E932EB">
        <w:rPr>
          <w:rFonts w:ascii="Consolas" w:hAnsi="Consolas" w:cs="Consolas"/>
          <w:b/>
          <w:sz w:val="22"/>
        </w:rPr>
        <w:t>isotope.keyboard.shift.press(</w:t>
      </w:r>
      <w:proofErr w:type="gramEnd"/>
      <w:r w:rsidRPr="00E932EB">
        <w:rPr>
          <w:rFonts w:ascii="Consolas" w:hAnsi="Consolas" w:cs="Consolas"/>
          <w:b/>
          <w:sz w:val="22"/>
        </w:rPr>
        <w:t>4).then.releaseAll.then.press(5).then.releaseAll</w:t>
      </w:r>
      <w:r w:rsidRPr="00E932EB">
        <w:rPr>
          <w:sz w:val="22"/>
        </w:rPr>
        <w:t xml:space="preserve"> </w:t>
      </w:r>
      <w:r w:rsidRPr="00E932EB">
        <w:t>which</w:t>
      </w:r>
      <w:r>
        <w:t xml:space="preserve"> types “Ab” on the host machine.</w:t>
      </w:r>
    </w:p>
    <w:p w14:paraId="6F70B14C" w14:textId="06F7EA56" w:rsidR="00F30034" w:rsidRDefault="00F30034" w:rsidP="00E932EB">
      <w:pPr>
        <w:jc w:val="center"/>
      </w:pPr>
      <w:r w:rsidRPr="00E932EB">
        <w:rPr>
          <w:noProof/>
          <w:lang w:eastAsia="en-ZA"/>
        </w:rPr>
        <mc:AlternateContent>
          <mc:Choice Requires="wps">
            <w:drawing>
              <wp:inline distT="0" distB="0" distL="0" distR="0" wp14:anchorId="6FE5A5AE" wp14:editId="5811E62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44E47CB" w14:textId="6A4C60F7" w:rsidR="00790804" w:rsidRDefault="00790804" w:rsidP="00E932EB">
                            <w:pPr>
                              <w:spacing w:after="0"/>
                              <w:rPr>
                                <w:rFonts w:ascii="Consolas" w:hAnsi="Consolas" w:cs="Consolas"/>
                                <w:color w:val="000000" w:themeColor="text1"/>
                                <w:sz w:val="22"/>
                              </w:rPr>
                            </w:pPr>
                            <w:proofErr w:type="spellStart"/>
                            <w:proofErr w:type="gramStart"/>
                            <w:r w:rsidRPr="00E932EB">
                              <w:rPr>
                                <w:rFonts w:ascii="Consolas" w:hAnsi="Consolas" w:cs="Consolas"/>
                                <w:color w:val="4472C4" w:themeColor="accent5"/>
                                <w:sz w:val="22"/>
                              </w:rPr>
                              <w:t>var</w:t>
                            </w:r>
                            <w:proofErr w:type="spellEnd"/>
                            <w:proofErr w:type="gramEnd"/>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libisotope</w:t>
                            </w:r>
                            <w:proofErr w:type="spellEnd"/>
                            <w:r w:rsidRPr="00E932EB">
                              <w:rPr>
                                <w:rFonts w:ascii="Consolas" w:hAnsi="Consolas" w:cs="Consolas"/>
                                <w:color w:val="ED7D31" w:themeColor="accent2"/>
                                <w:sz w:val="22"/>
                              </w:rPr>
                              <w:t>’</w:t>
                            </w:r>
                            <w:r>
                              <w:rPr>
                                <w:rFonts w:ascii="Consolas" w:hAnsi="Consolas" w:cs="Consolas"/>
                                <w:color w:val="000000" w:themeColor="text1"/>
                                <w:sz w:val="22"/>
                              </w:rPr>
                              <w:t>);</w:t>
                            </w:r>
                          </w:p>
                          <w:p w14:paraId="66C6E545" w14:textId="7AA8AA89" w:rsidR="00790804" w:rsidRDefault="00790804" w:rsidP="00E932EB">
                            <w:pPr>
                              <w:spacing w:after="0"/>
                              <w:rPr>
                                <w:rFonts w:ascii="Consolas" w:hAnsi="Consolas" w:cs="Consolas"/>
                                <w:color w:val="000000" w:themeColor="text1"/>
                                <w:sz w:val="22"/>
                              </w:rPr>
                            </w:pPr>
                            <w:proofErr w:type="spellStart"/>
                            <w:proofErr w:type="gramStart"/>
                            <w:r w:rsidRPr="00E932EB">
                              <w:rPr>
                                <w:rFonts w:ascii="Consolas" w:hAnsi="Consolas" w:cs="Consolas"/>
                                <w:color w:val="4472C4" w:themeColor="accent5"/>
                                <w:sz w:val="22"/>
                              </w:rPr>
                              <w:t>var</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32147D51" w14:textId="4BFA91E2" w:rsidR="00790804" w:rsidRDefault="00790804" w:rsidP="00E932EB">
                            <w:pPr>
                              <w:spacing w:after="0"/>
                              <w:rPr>
                                <w:rFonts w:ascii="Consolas" w:hAnsi="Consolas" w:cs="Consolas"/>
                                <w:color w:val="000000" w:themeColor="text1"/>
                                <w:sz w:val="22"/>
                              </w:rPr>
                            </w:pPr>
                            <w:proofErr w:type="spellStart"/>
                            <w:proofErr w:type="gramStart"/>
                            <w:r>
                              <w:rPr>
                                <w:rFonts w:ascii="Consolas" w:hAnsi="Consolas" w:cs="Consolas"/>
                                <w:color w:val="000000" w:themeColor="text1"/>
                                <w:sz w:val="22"/>
                              </w:rPr>
                              <w:t>isotope.keyboard.write</w:t>
                            </w:r>
                            <w:proofErr w:type="spellEnd"/>
                            <w:r>
                              <w:rPr>
                                <w:rFonts w:ascii="Consolas" w:hAnsi="Consolas" w:cs="Consolas"/>
                                <w:color w:val="000000" w:themeColor="text1"/>
                                <w:sz w:val="22"/>
                              </w:rPr>
                              <w:t>(</w:t>
                            </w:r>
                            <w:proofErr w:type="gramEnd"/>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790804" w:rsidRDefault="00790804" w:rsidP="00E932EB">
                            <w:pPr>
                              <w:spacing w:after="0"/>
                              <w:rPr>
                                <w:rFonts w:ascii="Consolas" w:hAnsi="Consolas" w:cs="Consolas"/>
                                <w:color w:val="000000" w:themeColor="text1"/>
                                <w:sz w:val="22"/>
                              </w:rPr>
                            </w:pPr>
                            <w:proofErr w:type="spellStart"/>
                            <w:proofErr w:type="gramStart"/>
                            <w:r>
                              <w:rPr>
                                <w:rFonts w:ascii="Consolas" w:hAnsi="Consolas" w:cs="Consolas"/>
                                <w:color w:val="000000" w:themeColor="text1"/>
                                <w:sz w:val="22"/>
                              </w:rPr>
                              <w:t>isotope.mouse.move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-10,0);</w:t>
                            </w:r>
                          </w:p>
                          <w:p w14:paraId="415C4ED8" w14:textId="593BA600" w:rsidR="00790804" w:rsidRPr="00E932EB" w:rsidRDefault="00790804" w:rsidP="00E932EB">
                            <w:pPr>
                              <w:spacing w:after="0"/>
                              <w:rPr>
                                <w:rFonts w:ascii="Consolas" w:hAnsi="Consolas" w:cs="Consolas"/>
                                <w:caps/>
                                <w:color w:val="000000" w:themeColor="text1"/>
                                <w:sz w:val="22"/>
                              </w:rPr>
                            </w:pPr>
                            <w:proofErr w:type="spellStart"/>
                            <w:proofErr w:type="gramStart"/>
                            <w:r>
                              <w:rPr>
                                <w:rFonts w:ascii="Consolas" w:hAnsi="Consolas" w:cs="Consolas"/>
                                <w:color w:val="000000" w:themeColor="text1"/>
                                <w:sz w:val="22"/>
                              </w:rPr>
                              <w:t>isotope.close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6FE5A5AE"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">
                <v:textbox style="mso-fit-shape-to-text:t">
                  <w:txbxContent>
                    <w:p w14:paraId="044E47CB" w14:textId="6A4C60F7" w:rsidR="00790804" w:rsidRDefault="00790804" w:rsidP="00E932EB">
                      <w:pPr>
                        <w:spacing w:after="0"/>
                        <w:rPr>
                          <w:rFonts w:ascii="Consolas" w:hAnsi="Consolas" w:cs="Consolas"/>
                          <w:color w:val="000000" w:themeColor="text1"/>
                          <w:sz w:val="22"/>
                        </w:rPr>
                      </w:pPr>
                      <w:proofErr w:type="spellStart"/>
                      <w:proofErr w:type="gramStart"/>
                      <w:r w:rsidRPr="00E932EB">
                        <w:rPr>
                          <w:rFonts w:ascii="Consolas" w:hAnsi="Consolas" w:cs="Consolas"/>
                          <w:color w:val="4472C4" w:themeColor="accent5"/>
                          <w:sz w:val="22"/>
                        </w:rPr>
                        <w:t>var</w:t>
                      </w:r>
                      <w:proofErr w:type="spellEnd"/>
                      <w:proofErr w:type="gramEnd"/>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libisotope</w:t>
                      </w:r>
                      <w:proofErr w:type="spellEnd"/>
                      <w:r w:rsidRPr="00E932EB">
                        <w:rPr>
                          <w:rFonts w:ascii="Consolas" w:hAnsi="Consolas" w:cs="Consolas"/>
                          <w:color w:val="ED7D31" w:themeColor="accent2"/>
                          <w:sz w:val="22"/>
                        </w:rPr>
                        <w:t>’</w:t>
                      </w:r>
                      <w:r>
                        <w:rPr>
                          <w:rFonts w:ascii="Consolas" w:hAnsi="Consolas" w:cs="Consolas"/>
                          <w:color w:val="000000" w:themeColor="text1"/>
                          <w:sz w:val="22"/>
                        </w:rPr>
                        <w:t>);</w:t>
                      </w:r>
                    </w:p>
                    <w:p w14:paraId="66C6E545" w14:textId="7AA8AA89" w:rsidR="00790804" w:rsidRDefault="00790804" w:rsidP="00E932EB">
                      <w:pPr>
                        <w:spacing w:after="0"/>
                        <w:rPr>
                          <w:rFonts w:ascii="Consolas" w:hAnsi="Consolas" w:cs="Consolas"/>
                          <w:color w:val="000000" w:themeColor="text1"/>
                          <w:sz w:val="22"/>
                        </w:rPr>
                      </w:pPr>
                      <w:proofErr w:type="spellStart"/>
                      <w:proofErr w:type="gramStart"/>
                      <w:r w:rsidRPr="00E932EB">
                        <w:rPr>
                          <w:rFonts w:ascii="Consolas" w:hAnsi="Consolas" w:cs="Consolas"/>
                          <w:color w:val="4472C4" w:themeColor="accent5"/>
                          <w:sz w:val="22"/>
                        </w:rPr>
                        <w:t>var</w:t>
                      </w:r>
                      <w:proofErr w:type="spellEnd"/>
                      <w:proofErr w:type="gramEnd"/>
                      <w:r w:rsidRPr="00E932EB">
                        <w:rPr>
                          <w:rFonts w:ascii="Consolas" w:hAnsi="Consolas" w:cs="Consolas"/>
                          <w:color w:val="4472C4" w:themeColor="accent5"/>
                          <w:sz w:val="22"/>
                        </w:rPr>
                        <w:t xml:space="preserve">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w:t>
                      </w:r>
                      <w:proofErr w:type="spellStart"/>
                      <w:r w:rsidRPr="00E932EB">
                        <w:rPr>
                          <w:rFonts w:ascii="Consolas" w:hAnsi="Consolas" w:cs="Consolas"/>
                          <w:color w:val="ED7D31" w:themeColor="accent2"/>
                          <w:sz w:val="22"/>
                        </w:rPr>
                        <w:t>dev</w:t>
                      </w:r>
                      <w:proofErr w:type="spellEnd"/>
                      <w:r w:rsidRPr="00E932EB">
                        <w:rPr>
                          <w:rFonts w:ascii="Consolas" w:hAnsi="Consolas" w:cs="Consolas"/>
                          <w:color w:val="ED7D31" w:themeColor="accent2"/>
                          <w:sz w:val="22"/>
                        </w:rPr>
                        <w:t>/ttyAMA0’</w:t>
                      </w:r>
                      <w:r>
                        <w:rPr>
                          <w:rFonts w:ascii="Consolas" w:hAnsi="Consolas" w:cs="Consolas"/>
                          <w:color w:val="000000" w:themeColor="text1"/>
                          <w:sz w:val="22"/>
                        </w:rPr>
                        <w:t>);</w:t>
                      </w:r>
                    </w:p>
                    <w:p w14:paraId="32147D51" w14:textId="4BFA91E2" w:rsidR="00790804" w:rsidRDefault="00790804" w:rsidP="00E932EB">
                      <w:pPr>
                        <w:spacing w:after="0"/>
                        <w:rPr>
                          <w:rFonts w:ascii="Consolas" w:hAnsi="Consolas" w:cs="Consolas"/>
                          <w:color w:val="000000" w:themeColor="text1"/>
                          <w:sz w:val="22"/>
                        </w:rPr>
                      </w:pPr>
                      <w:proofErr w:type="spellStart"/>
                      <w:proofErr w:type="gramStart"/>
                      <w:r>
                        <w:rPr>
                          <w:rFonts w:ascii="Consolas" w:hAnsi="Consolas" w:cs="Consolas"/>
                          <w:color w:val="000000" w:themeColor="text1"/>
                          <w:sz w:val="22"/>
                        </w:rPr>
                        <w:t>isotope.keyboard.write</w:t>
                      </w:r>
                      <w:proofErr w:type="spellEnd"/>
                      <w:r>
                        <w:rPr>
                          <w:rFonts w:ascii="Consolas" w:hAnsi="Consolas" w:cs="Consolas"/>
                          <w:color w:val="000000" w:themeColor="text1"/>
                          <w:sz w:val="22"/>
                        </w:rPr>
                        <w:t>(</w:t>
                      </w:r>
                      <w:proofErr w:type="gramEnd"/>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790804" w:rsidRDefault="00790804" w:rsidP="00E932EB">
                      <w:pPr>
                        <w:spacing w:after="0"/>
                        <w:rPr>
                          <w:rFonts w:ascii="Consolas" w:hAnsi="Consolas" w:cs="Consolas"/>
                          <w:color w:val="000000" w:themeColor="text1"/>
                          <w:sz w:val="22"/>
                        </w:rPr>
                      </w:pPr>
                      <w:proofErr w:type="spellStart"/>
                      <w:proofErr w:type="gramStart"/>
                      <w:r>
                        <w:rPr>
                          <w:rFonts w:ascii="Consolas" w:hAnsi="Consolas" w:cs="Consolas"/>
                          <w:color w:val="000000" w:themeColor="text1"/>
                          <w:sz w:val="22"/>
                        </w:rPr>
                        <w:t>isotope.mouse.move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-10,0);</w:t>
                      </w:r>
                    </w:p>
                    <w:p w14:paraId="415C4ED8" w14:textId="593BA600" w:rsidR="00790804" w:rsidRPr="00E932EB" w:rsidRDefault="00790804" w:rsidP="00E932EB">
                      <w:pPr>
                        <w:spacing w:after="0"/>
                        <w:rPr>
                          <w:rFonts w:ascii="Consolas" w:hAnsi="Consolas" w:cs="Consolas"/>
                          <w:caps/>
                          <w:color w:val="000000" w:themeColor="text1"/>
                          <w:sz w:val="22"/>
                        </w:rPr>
                      </w:pPr>
                      <w:proofErr w:type="spellStart"/>
                      <w:proofErr w:type="gramStart"/>
                      <w:r>
                        <w:rPr>
                          <w:rFonts w:ascii="Consolas" w:hAnsi="Consolas" w:cs="Consolas"/>
                          <w:color w:val="000000" w:themeColor="text1"/>
                          <w:sz w:val="22"/>
                        </w:rPr>
                        <w:t>isotope.close</w:t>
                      </w:r>
                      <w:proofErr w:type="spellEnd"/>
                      <w:r>
                        <w:rPr>
                          <w:rFonts w:ascii="Consolas" w:hAnsi="Consolas" w:cs="Consolas"/>
                          <w:color w:val="000000" w:themeColor="text1"/>
                          <w:sz w:val="22"/>
                        </w:rPr>
                        <w:t>(</w:t>
                      </w:r>
                      <w:proofErr w:type="gramEnd"/>
                      <w:r>
                        <w:rPr>
                          <w:rFonts w:ascii="Consolas" w:hAnsi="Consolas" w:cs="Consolas"/>
                          <w:color w:val="000000" w:themeColor="text1"/>
                          <w:sz w:val="22"/>
                        </w:rPr>
                        <w:t>);</w:t>
                      </w:r>
                    </w:p>
                  </w:txbxContent>
                </v:textbox>
                <w10:anchorlock/>
              </v:shape>
            </w:pict>
          </mc:Fallback>
        </mc:AlternateContent>
      </w:r>
    </w:p>
    <w:p w14:paraId="41B6DC81" w14:textId="40016B26" w:rsidR="00F30034" w:rsidRDefault="00F30034" w:rsidP="00E932EB">
      <w:pPr>
        <w:pStyle w:val="Caption"/>
      </w:pPr>
      <w:bookmarkStart w:id="1388" w:name="_Toc401770980"/>
      <w:r>
        <w:t xml:space="preserve">Figure </w:t>
      </w:r>
      <w:ins w:id="1389" w:author="Benjamin Pannell" w:date="2014-10-22T19:22:00Z">
        <w:r w:rsidR="00C66450">
          <w:fldChar w:fldCharType="begin"/>
        </w:r>
        <w:r w:rsidR="00C66450">
          <w:instrText xml:space="preserve"> SEQ Figure \* ARABIC </w:instrText>
        </w:r>
      </w:ins>
      <w:r w:rsidR="00C66450">
        <w:fldChar w:fldCharType="separate"/>
      </w:r>
      <w:ins w:id="1390" w:author="Benjamin Pannell" w:date="2014-10-22T19:22:00Z">
        <w:r w:rsidR="00C66450">
          <w:rPr>
            <w:noProof/>
          </w:rPr>
          <w:t>17</w:t>
        </w:r>
        <w:r w:rsidR="00C66450">
          <w:fldChar w:fldCharType="end"/>
        </w:r>
      </w:ins>
      <w:del w:id="1391" w:author="Benjamin Pannell" w:date="2014-10-22T19:22:00Z">
        <w:r w:rsidDel="00C66450">
          <w:fldChar w:fldCharType="begin"/>
        </w:r>
        <w:r w:rsidDel="00C66450">
          <w:delInstrText xml:space="preserve"> SEQ Figure \* ARABIC </w:delInstrText>
        </w:r>
        <w:r w:rsidDel="00C66450">
          <w:fldChar w:fldCharType="separate"/>
        </w:r>
      </w:del>
      <w:del w:id="1392" w:author="Benjamin Pannell" w:date="2014-10-20T12:23:00Z">
        <w:r w:rsidDel="00C93124">
          <w:rPr>
            <w:noProof/>
          </w:rPr>
          <w:delText>16</w:delText>
        </w:r>
      </w:del>
      <w:del w:id="1393" w:author="Benjamin Pannell" w:date="2014-10-22T19:22:00Z">
        <w:r w:rsidDel="00C66450">
          <w:fldChar w:fldCharType="end"/>
        </w:r>
      </w:del>
      <w:r>
        <w:t xml:space="preserve"> Node.js Library Example</w:t>
      </w:r>
      <w:bookmarkEnd w:id="1388"/>
    </w:p>
    <w:p w14:paraId="38FD5300" w14:textId="53105949" w:rsidR="002B3385" w:rsidRDefault="002B3385" w:rsidP="00E932EB">
      <w:pPr>
        <w:rPr>
          <w:ins w:id="1394" w:author="Benjamin Pannell" w:date="2014-10-20T16:31:00Z"/>
        </w:rPr>
      </w:pPr>
      <w:r>
        <w:t xml:space="preserve">The Node.js library is available through the NPM (Node.js Package Manager) repository and can be installed locally by running </w:t>
      </w:r>
      <w:proofErr w:type="spellStart"/>
      <w:r>
        <w:rPr>
          <w:b/>
        </w:rPr>
        <w:t>npm</w:t>
      </w:r>
      <w:proofErr w:type="spellEnd"/>
      <w:r>
        <w:rPr>
          <w:b/>
        </w:rPr>
        <w:t xml:space="preserve"> install </w:t>
      </w:r>
      <w:proofErr w:type="spellStart"/>
      <w:r>
        <w:rPr>
          <w:b/>
        </w:rPr>
        <w:t>libisotope</w:t>
      </w:r>
      <w:proofErr w:type="spellEnd"/>
      <w:r>
        <w:t xml:space="preserve"> from a terminal, provided the platform has been configured to include NPM in the path.</w:t>
      </w:r>
    </w:p>
    <w:p w14:paraId="247BD0C8" w14:textId="77777777" w:rsidR="007D1909" w:rsidRDefault="007D1909">
      <w:pPr>
        <w:rPr>
          <w:ins w:id="1395" w:author="Benjamin Pannell" w:date="2014-10-20T16:54:00Z"/>
          <w:rFonts w:asciiTheme="majorHAnsi" w:eastAsiaTheme="majorEastAsia" w:hAnsiTheme="majorHAnsi" w:cstheme="majorBidi"/>
          <w:color w:val="1F4D78" w:themeColor="accent1" w:themeShade="7F"/>
          <w:szCs w:val="24"/>
        </w:rPr>
      </w:pPr>
      <w:ins w:id="1396" w:author="Benjamin Pannell" w:date="2014-10-20T16:54:00Z">
        <w:r>
          <w:br w:type="page"/>
        </w:r>
      </w:ins>
    </w:p>
    <w:p w14:paraId="37ED4AA6" w14:textId="112AC4A0" w:rsidR="0015761E" w:rsidRDefault="0015761E">
      <w:pPr>
        <w:pStyle w:val="Heading3"/>
        <w:rPr>
          <w:ins w:id="1397" w:author="Benjamin Pannell" w:date="2014-10-20T16:31:00Z"/>
        </w:rPr>
        <w:pPrChange w:id="1398" w:author="Benjamin Pannell" w:date="2014-10-20T16:31:00Z">
          <w:pPr/>
        </w:pPrChange>
      </w:pPr>
      <w:ins w:id="1399" w:author="Benjamin Pannell" w:date="2014-10-20T16:31:00Z">
        <w:r>
          <w:lastRenderedPageBreak/>
          <w:t xml:space="preserve">Command Line </w:t>
        </w:r>
      </w:ins>
      <w:ins w:id="1400" w:author="Benjamin Pannell" w:date="2014-10-20T16:54:00Z">
        <w:r w:rsidR="007D1909">
          <w:t>Toolkit</w:t>
        </w:r>
      </w:ins>
    </w:p>
    <w:p w14:paraId="4FBC19F0" w14:textId="3F18A177" w:rsidR="0015761E" w:rsidRDefault="0015761E">
      <w:pPr>
        <w:rPr>
          <w:ins w:id="1401" w:author="Benjamin Pannell" w:date="2014-10-20T18:50:00Z"/>
        </w:rPr>
      </w:pPr>
      <w:ins w:id="1402" w:author="Benjamin Pannell" w:date="2014-10-20T16:31:00Z">
        <w:r>
          <w:t xml:space="preserve">To further supplement the C and Node.js API libraries, </w:t>
        </w:r>
      </w:ins>
      <w:ins w:id="1403" w:author="Benjamin Pannell" w:date="2014-10-20T16:35:00Z">
        <w:r>
          <w:t xml:space="preserve">a set of command line tools for Mouse and Keyboard input emulation was also developed. This enables the use of Isotope from a </w:t>
        </w:r>
      </w:ins>
      <w:ins w:id="1404" w:author="Benjamin Pannell" w:date="2014-10-20T16:36:00Z">
        <w:r>
          <w:t>terminal or shell script</w:t>
        </w:r>
      </w:ins>
      <w:ins w:id="1405" w:author="Benjamin Pannell" w:date="2014-10-20T18:50:00Z">
        <w:r w:rsidR="00863C58">
          <w:t xml:space="preserve"> and is a useful way to test functionality prior to writing code.</w:t>
        </w:r>
      </w:ins>
    </w:p>
    <w:p w14:paraId="7E52872C" w14:textId="5CE8F70C" w:rsidR="00863C58" w:rsidRDefault="00863C58">
      <w:pPr>
        <w:rPr>
          <w:ins w:id="1406" w:author="Benjamin Pannell" w:date="2014-10-20T18:56:00Z"/>
        </w:rPr>
      </w:pPr>
      <w:ins w:id="1407" w:author="Benjamin Pannell" w:date="2014-10-20T18:50:00Z">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6E2B685A" w14:textId="01094316" w:rsidR="00790804" w:rsidRPr="00F5750A" w:rsidDel="00863C58" w:rsidRDefault="00790804" w:rsidP="00863C58">
                              <w:pPr>
                                <w:spacing w:after="0"/>
                                <w:rPr>
                                  <w:del w:id="1408" w:author="Benjamin Pannell" w:date="2014-10-20T18:50:00Z"/>
                                  <w:rFonts w:ascii="Consolas" w:hAnsi="Consolas" w:cs="Consolas"/>
                                  <w:b/>
                                  <w:color w:val="000000" w:themeColor="text1"/>
                                  <w:sz w:val="20"/>
                                  <w:rPrChange w:id="1409" w:author="Benjamin Pannell" w:date="2014-10-20T19:08:00Z">
                                    <w:rPr>
                                      <w:del w:id="1410" w:author="Benjamin Pannell" w:date="2014-10-20T18:50:00Z"/>
                                      <w:rFonts w:ascii="Consolas" w:hAnsi="Consolas" w:cs="Consolas"/>
                                      <w:color w:val="000000" w:themeColor="text1"/>
                                      <w:sz w:val="20"/>
                                    </w:rPr>
                                  </w:rPrChange>
                                </w:rPr>
                              </w:pPr>
                              <w:proofErr w:type="spellStart"/>
                              <w:proofErr w:type="gramStart"/>
                              <w:ins w:id="1411" w:author="Benjamin Pannell" w:date="2014-10-20T18:51:00Z">
                                <w:r w:rsidRPr="00F5750A">
                                  <w:rPr>
                                    <w:rFonts w:ascii="Consolas" w:hAnsi="Consolas" w:cs="Consolas"/>
                                    <w:b/>
                                    <w:sz w:val="20"/>
                                    <w:rPrChange w:id="1412" w:author="Benjamin Pannell" w:date="2014-10-20T19:08:00Z">
                                      <w:rPr>
                                        <w:rFonts w:ascii="Consolas" w:hAnsi="Consolas" w:cs="Consolas"/>
                                        <w:sz w:val="20"/>
                                      </w:rPr>
                                    </w:rPrChange>
                                  </w:rPr>
                                  <w:t>isokey</w:t>
                                </w:r>
                                <w:proofErr w:type="spellEnd"/>
                                <w:proofErr w:type="gramEnd"/>
                                <w:r w:rsidRPr="00F5750A">
                                  <w:rPr>
                                    <w:rFonts w:ascii="Consolas" w:hAnsi="Consolas" w:cs="Consolas"/>
                                    <w:b/>
                                    <w:sz w:val="20"/>
                                    <w:rPrChange w:id="1413" w:author="Benjamin Pannell" w:date="2014-10-20T19:08:00Z">
                                      <w:rPr>
                                        <w:rFonts w:ascii="Consolas" w:hAnsi="Consolas" w:cs="Consolas"/>
                                        <w:sz w:val="20"/>
                                      </w:rPr>
                                    </w:rPrChange>
                                  </w:rPr>
                                  <w:t xml:space="preserve"> [OPTIONS] KEYS</w:t>
                                </w:r>
                              </w:ins>
                              <w:del w:id="1414" w:author="Benjamin Pannell" w:date="2014-10-20T18:50:00Z">
                                <w:r w:rsidRPr="00F5750A" w:rsidDel="00863C58">
                                  <w:rPr>
                                    <w:rFonts w:ascii="Consolas" w:hAnsi="Consolas" w:cs="Consolas"/>
                                    <w:b/>
                                    <w:color w:val="4472C4" w:themeColor="accent5"/>
                                    <w:sz w:val="20"/>
                                    <w:rPrChange w:id="1415"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1416" w:author="Benjamin Pannell" w:date="2014-10-20T19:08:00Z">
                                      <w:rPr>
                                        <w:rFonts w:ascii="Consolas" w:hAnsi="Consolas" w:cs="Consolas"/>
                                        <w:color w:val="000000" w:themeColor="text1"/>
                                        <w:sz w:val="20"/>
                                      </w:rPr>
                                    </w:rPrChange>
                                  </w:rPr>
                                  <w:delText>Isotope {</w:delText>
                                </w:r>
                              </w:del>
                            </w:p>
                            <w:p w14:paraId="124F2C06" w14:textId="39E8711D" w:rsidR="00790804" w:rsidRPr="00E932EB" w:rsidDel="00863C58" w:rsidRDefault="00790804" w:rsidP="00863C58">
                              <w:pPr>
                                <w:spacing w:after="0"/>
                                <w:rPr>
                                  <w:del w:id="1417" w:author="Benjamin Pannell" w:date="2014-10-20T18:50:00Z"/>
                                  <w:rFonts w:ascii="Consolas" w:hAnsi="Consolas" w:cs="Consolas"/>
                                  <w:color w:val="000000" w:themeColor="text1"/>
                                  <w:sz w:val="20"/>
                                </w:rPr>
                              </w:pPr>
                              <w:del w:id="141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0258A83E" w14:textId="77B410C9" w:rsidR="00790804" w:rsidRPr="00E932EB" w:rsidDel="00863C58" w:rsidRDefault="00790804" w:rsidP="00863C58">
                              <w:pPr>
                                <w:spacing w:after="0"/>
                                <w:rPr>
                                  <w:del w:id="1419" w:author="Benjamin Pannell" w:date="2014-10-20T18:50:00Z"/>
                                  <w:rFonts w:ascii="Consolas" w:hAnsi="Consolas" w:cs="Consolas"/>
                                  <w:color w:val="000000" w:themeColor="text1"/>
                                  <w:sz w:val="20"/>
                                </w:rPr>
                              </w:pPr>
                              <w:del w:id="142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1E3AFFA2" w14:textId="61C73E4C" w:rsidR="00790804" w:rsidRPr="00E932EB" w:rsidDel="00863C58" w:rsidRDefault="00790804" w:rsidP="00863C58">
                              <w:pPr>
                                <w:spacing w:after="0"/>
                                <w:rPr>
                                  <w:del w:id="1421" w:author="Benjamin Pannell" w:date="2014-10-20T18:50:00Z"/>
                                  <w:rFonts w:ascii="Consolas" w:hAnsi="Consolas" w:cs="Consolas"/>
                                  <w:color w:val="000000" w:themeColor="text1"/>
                                  <w:sz w:val="20"/>
                                </w:rPr>
                              </w:pPr>
                              <w:del w:id="142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586DAAAA" w14:textId="5D53B836" w:rsidR="00790804" w:rsidRPr="00E932EB" w:rsidDel="00863C58" w:rsidRDefault="00790804" w:rsidP="00863C58">
                              <w:pPr>
                                <w:spacing w:after="0"/>
                                <w:rPr>
                                  <w:del w:id="1423" w:author="Benjamin Pannell" w:date="2014-10-20T18:50:00Z"/>
                                  <w:rFonts w:ascii="Consolas" w:hAnsi="Consolas" w:cs="Consolas"/>
                                  <w:color w:val="000000" w:themeColor="text1"/>
                                  <w:sz w:val="20"/>
                                </w:rPr>
                              </w:pPr>
                              <w:del w:id="142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0239312D" w14:textId="6FCEC961" w:rsidR="00790804" w:rsidRPr="00E932EB" w:rsidDel="00863C58" w:rsidRDefault="00790804" w:rsidP="00863C58">
                              <w:pPr>
                                <w:spacing w:after="0"/>
                                <w:rPr>
                                  <w:del w:id="1425" w:author="Benjamin Pannell" w:date="2014-10-20T18:50:00Z"/>
                                  <w:rFonts w:ascii="Consolas" w:hAnsi="Consolas" w:cs="Consolas"/>
                                  <w:color w:val="000000" w:themeColor="text1"/>
                                  <w:sz w:val="20"/>
                                </w:rPr>
                              </w:pPr>
                            </w:p>
                            <w:p w14:paraId="672030A9" w14:textId="6B107F4E" w:rsidR="00790804" w:rsidRPr="00E932EB" w:rsidDel="00863C58" w:rsidRDefault="00790804" w:rsidP="00863C58">
                              <w:pPr>
                                <w:spacing w:after="0"/>
                                <w:rPr>
                                  <w:del w:id="1426" w:author="Benjamin Pannell" w:date="2014-10-20T18:50:00Z"/>
                                  <w:rFonts w:ascii="Consolas" w:hAnsi="Consolas" w:cs="Consolas"/>
                                  <w:color w:val="000000" w:themeColor="text1"/>
                                  <w:sz w:val="20"/>
                                </w:rPr>
                              </w:pPr>
                              <w:del w:id="1427" w:author="Benjamin Pannell" w:date="2014-10-20T18:50:00Z">
                                <w:r w:rsidRPr="00E932EB" w:rsidDel="00863C58">
                                  <w:rPr>
                                    <w:rFonts w:ascii="Consolas" w:hAnsi="Consolas" w:cs="Consolas"/>
                                    <w:color w:val="000000" w:themeColor="text1"/>
                                    <w:sz w:val="20"/>
                                  </w:rPr>
                                  <w:tab/>
                                  <w:delText>Keyboard keyboard;</w:delText>
                                </w:r>
                              </w:del>
                            </w:p>
                            <w:p w14:paraId="58F7AEC5" w14:textId="63FD4CAF" w:rsidR="00790804" w:rsidRPr="000047BB" w:rsidDel="00863C58" w:rsidRDefault="00790804" w:rsidP="00863C58">
                              <w:pPr>
                                <w:spacing w:after="0"/>
                                <w:rPr>
                                  <w:del w:id="1428" w:author="Benjamin Pannell" w:date="2014-10-20T18:50:00Z"/>
                                  <w:rFonts w:ascii="Consolas" w:hAnsi="Consolas" w:cs="Consolas"/>
                                  <w:color w:val="000000" w:themeColor="text1"/>
                                  <w:sz w:val="20"/>
                                </w:rPr>
                              </w:pPr>
                              <w:del w:id="1429"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30F89136" w14:textId="7D9B95FA" w:rsidR="00790804" w:rsidRPr="000047BB" w:rsidDel="00863C58" w:rsidRDefault="00790804" w:rsidP="00863C58">
                              <w:pPr>
                                <w:spacing w:after="0"/>
                                <w:ind w:firstLine="720"/>
                                <w:rPr>
                                  <w:del w:id="1430" w:author="Benjamin Pannell" w:date="2014-10-20T18:50:00Z"/>
                                  <w:rFonts w:ascii="Consolas" w:hAnsi="Consolas" w:cs="Consolas"/>
                                  <w:color w:val="000000" w:themeColor="text1"/>
                                  <w:sz w:val="20"/>
                                </w:rPr>
                              </w:pPr>
                              <w:del w:id="1431"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4AE78FB2" w14:textId="5600C879" w:rsidR="00790804" w:rsidRPr="00E932EB" w:rsidDel="00863C58" w:rsidRDefault="00790804" w:rsidP="00863C58">
                              <w:pPr>
                                <w:spacing w:after="0"/>
                                <w:rPr>
                                  <w:del w:id="1432" w:author="Benjamin Pannell" w:date="2014-10-20T18:50:00Z"/>
                                  <w:rFonts w:ascii="Consolas" w:hAnsi="Consolas" w:cs="Consolas"/>
                                  <w:color w:val="000000" w:themeColor="text1"/>
                                  <w:sz w:val="20"/>
                                </w:rPr>
                              </w:pPr>
                              <w:del w:id="1433"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308079A7" w14:textId="7717BE8B" w:rsidR="00790804" w:rsidRPr="00E932EB" w:rsidDel="00863C58" w:rsidRDefault="00790804" w:rsidP="00863C58">
                              <w:pPr>
                                <w:spacing w:after="0"/>
                                <w:rPr>
                                  <w:del w:id="1434" w:author="Benjamin Pannell" w:date="2014-10-20T18:50:00Z"/>
                                  <w:rFonts w:ascii="Consolas" w:hAnsi="Consolas" w:cs="Consolas"/>
                                  <w:color w:val="000000" w:themeColor="text1"/>
                                  <w:sz w:val="20"/>
                                </w:rPr>
                              </w:pPr>
                              <w:del w:id="1435" w:author="Benjamin Pannell" w:date="2014-10-20T18:50:00Z">
                                <w:r w:rsidRPr="00E932EB" w:rsidDel="00863C58">
                                  <w:rPr>
                                    <w:rFonts w:ascii="Consolas" w:hAnsi="Consolas" w:cs="Consolas"/>
                                    <w:color w:val="000000" w:themeColor="text1"/>
                                    <w:sz w:val="20"/>
                                  </w:rPr>
                                  <w:delText>}</w:delText>
                                </w:r>
                              </w:del>
                            </w:p>
                            <w:p w14:paraId="4BC7DB47" w14:textId="4C2D86D8" w:rsidR="00790804" w:rsidRPr="000047BB" w:rsidDel="00863C58" w:rsidRDefault="00790804" w:rsidP="00863C58">
                              <w:pPr>
                                <w:spacing w:after="0"/>
                                <w:rPr>
                                  <w:del w:id="1436" w:author="Benjamin Pannell" w:date="2014-10-20T18:50:00Z"/>
                                  <w:rFonts w:ascii="Consolas" w:hAnsi="Consolas" w:cs="Consolas"/>
                                  <w:color w:val="000000" w:themeColor="text1"/>
                                  <w:sz w:val="20"/>
                                </w:rPr>
                              </w:pPr>
                              <w:del w:id="1437"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4D3403F1" w14:textId="71AEF998" w:rsidR="00790804" w:rsidDel="00863C58" w:rsidRDefault="00790804" w:rsidP="00863C58">
                              <w:pPr>
                                <w:spacing w:after="0"/>
                                <w:rPr>
                                  <w:del w:id="1438" w:author="Benjamin Pannell" w:date="2014-10-20T18:50:00Z"/>
                                  <w:rFonts w:ascii="Consolas" w:hAnsi="Consolas" w:cs="Consolas"/>
                                  <w:color w:val="000000" w:themeColor="text1"/>
                                  <w:sz w:val="20"/>
                                </w:rPr>
                              </w:pPr>
                              <w:del w:id="1439"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5F880386" w14:textId="3BC6C077" w:rsidR="00790804" w:rsidDel="00863C58" w:rsidRDefault="00790804" w:rsidP="00863C58">
                              <w:pPr>
                                <w:spacing w:after="0"/>
                                <w:rPr>
                                  <w:del w:id="1440" w:author="Benjamin Pannell" w:date="2014-10-20T18:50:00Z"/>
                                  <w:rFonts w:ascii="Consolas" w:hAnsi="Consolas" w:cs="Consolas"/>
                                  <w:color w:val="000000" w:themeColor="text1"/>
                                  <w:sz w:val="20"/>
                                </w:rPr>
                              </w:pPr>
                              <w:del w:id="1441"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7FFC16C0" w14:textId="3E8D3F79" w:rsidR="00790804" w:rsidRPr="000047BB" w:rsidDel="00863C58" w:rsidRDefault="00790804" w:rsidP="00863C58">
                              <w:pPr>
                                <w:spacing w:after="0"/>
                                <w:rPr>
                                  <w:del w:id="1442" w:author="Benjamin Pannell" w:date="2014-10-20T18:50:00Z"/>
                                  <w:rFonts w:ascii="Consolas" w:hAnsi="Consolas" w:cs="Consolas"/>
                                  <w:color w:val="000000" w:themeColor="text1"/>
                                  <w:sz w:val="20"/>
                                </w:rPr>
                              </w:pPr>
                              <w:del w:id="1443"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501B33F" w14:textId="76375156" w:rsidR="00790804" w:rsidRPr="00E932EB" w:rsidDel="00863C58" w:rsidRDefault="00790804" w:rsidP="00863C58">
                              <w:pPr>
                                <w:spacing w:after="0"/>
                                <w:rPr>
                                  <w:del w:id="1444" w:author="Benjamin Pannell" w:date="2014-10-20T18:50:00Z"/>
                                  <w:rFonts w:ascii="Consolas" w:hAnsi="Consolas" w:cs="Consolas"/>
                                  <w:color w:val="4472C4" w:themeColor="accent5"/>
                                  <w:sz w:val="20"/>
                                </w:rPr>
                              </w:pPr>
                              <w:del w:id="1445" w:author="Benjamin Pannell" w:date="2014-10-20T18:50:00Z">
                                <w:r w:rsidRPr="000047BB" w:rsidDel="00863C58">
                                  <w:rPr>
                                    <w:rFonts w:ascii="Consolas" w:hAnsi="Consolas" w:cs="Consolas"/>
                                    <w:color w:val="000000" w:themeColor="text1"/>
                                    <w:sz w:val="20"/>
                                  </w:rPr>
                                  <w:delText>}</w:delText>
                                </w:r>
                              </w:del>
                            </w:p>
                            <w:p w14:paraId="2D463627" w14:textId="7C5D07C3" w:rsidR="00790804" w:rsidRPr="00E932EB" w:rsidDel="00863C58" w:rsidRDefault="00790804" w:rsidP="00863C58">
                              <w:pPr>
                                <w:spacing w:after="0"/>
                                <w:rPr>
                                  <w:del w:id="1446" w:author="Benjamin Pannell" w:date="2014-10-20T18:50:00Z"/>
                                  <w:rFonts w:ascii="Consolas" w:hAnsi="Consolas" w:cs="Consolas"/>
                                  <w:color w:val="000000" w:themeColor="text1"/>
                                  <w:sz w:val="20"/>
                                </w:rPr>
                              </w:pPr>
                              <w:del w:id="1447"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79984DD5" w14:textId="2FF0CA68" w:rsidR="00790804" w:rsidDel="00863C58" w:rsidRDefault="00790804" w:rsidP="00863C58">
                              <w:pPr>
                                <w:spacing w:after="0"/>
                                <w:rPr>
                                  <w:del w:id="1448" w:author="Benjamin Pannell" w:date="2014-10-20T18:50:00Z"/>
                                  <w:rFonts w:ascii="Consolas" w:hAnsi="Consolas" w:cs="Consolas"/>
                                  <w:color w:val="000000" w:themeColor="text1"/>
                                  <w:sz w:val="20"/>
                                </w:rPr>
                              </w:pPr>
                              <w:del w:id="1449"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62EED226" w14:textId="5AE40CA0" w:rsidR="00790804" w:rsidDel="00863C58" w:rsidRDefault="00790804" w:rsidP="00863C58">
                              <w:pPr>
                                <w:spacing w:after="0"/>
                                <w:rPr>
                                  <w:del w:id="1450" w:author="Benjamin Pannell" w:date="2014-10-20T18:50:00Z"/>
                                  <w:rFonts w:ascii="Consolas" w:hAnsi="Consolas" w:cs="Consolas"/>
                                  <w:color w:val="000000" w:themeColor="text1"/>
                                  <w:sz w:val="20"/>
                                </w:rPr>
                              </w:pPr>
                              <w:del w:id="1451"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7F00D9B0" w14:textId="01C4A06B" w:rsidR="00790804" w:rsidRPr="000047BB" w:rsidDel="00863C58" w:rsidRDefault="00790804" w:rsidP="00863C58">
                              <w:pPr>
                                <w:spacing w:after="0"/>
                                <w:rPr>
                                  <w:del w:id="1452" w:author="Benjamin Pannell" w:date="2014-10-20T18:50:00Z"/>
                                  <w:rFonts w:ascii="Consolas" w:hAnsi="Consolas" w:cs="Consolas"/>
                                  <w:color w:val="000000" w:themeColor="text1"/>
                                  <w:sz w:val="20"/>
                                </w:rPr>
                              </w:pPr>
                              <w:del w:id="1453"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5EAC25A1" w14:textId="6D7660F2" w:rsidR="00790804" w:rsidRPr="00E932EB" w:rsidDel="00863C58" w:rsidRDefault="00790804" w:rsidP="00863C58">
                              <w:pPr>
                                <w:spacing w:after="0"/>
                                <w:rPr>
                                  <w:del w:id="1454" w:author="Benjamin Pannell" w:date="2014-10-20T18:50:00Z"/>
                                  <w:rFonts w:ascii="Consolas" w:hAnsi="Consolas" w:cs="Consolas"/>
                                  <w:color w:val="000000" w:themeColor="text1"/>
                                  <w:sz w:val="20"/>
                                </w:rPr>
                              </w:pPr>
                              <w:del w:id="1455"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0D2C7286" w14:textId="40B59DAE" w:rsidR="00790804" w:rsidRPr="00E932EB" w:rsidDel="00863C58" w:rsidRDefault="00790804" w:rsidP="00863C58">
                              <w:pPr>
                                <w:spacing w:after="0"/>
                                <w:rPr>
                                  <w:del w:id="1456" w:author="Benjamin Pannell" w:date="2014-10-20T18:50:00Z"/>
                                  <w:rFonts w:ascii="Consolas" w:hAnsi="Consolas" w:cs="Consolas"/>
                                  <w:color w:val="4472C4" w:themeColor="accent5"/>
                                  <w:sz w:val="20"/>
                                </w:rPr>
                              </w:pPr>
                              <w:del w:id="1457" w:author="Benjamin Pannell" w:date="2014-10-20T18:50:00Z">
                                <w:r w:rsidDel="00863C58">
                                  <w:rPr>
                                    <w:rFonts w:ascii="Consolas" w:hAnsi="Consolas" w:cs="Consolas"/>
                                    <w:color w:val="000000" w:themeColor="text1"/>
                                    <w:sz w:val="20"/>
                                  </w:rPr>
                                  <w:delText>}</w:delText>
                                </w:r>
                              </w:del>
                            </w:p>
                            <w:p w14:paraId="7D323AC5" w14:textId="75AF6E8B" w:rsidR="00790804" w:rsidRPr="00E932EB" w:rsidDel="00863C58" w:rsidRDefault="00790804" w:rsidP="00863C58">
                              <w:pPr>
                                <w:spacing w:after="0"/>
                                <w:rPr>
                                  <w:del w:id="1458" w:author="Benjamin Pannell" w:date="2014-10-20T18:50:00Z"/>
                                  <w:rFonts w:ascii="Consolas" w:hAnsi="Consolas" w:cs="Consolas"/>
                                  <w:color w:val="000000" w:themeColor="text1"/>
                                  <w:sz w:val="20"/>
                                </w:rPr>
                              </w:pPr>
                              <w:del w:id="1459"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0B058B56" w14:textId="1D2FD7D5" w:rsidR="00790804" w:rsidDel="00863C58" w:rsidRDefault="00790804" w:rsidP="00863C58">
                              <w:pPr>
                                <w:spacing w:after="0"/>
                                <w:rPr>
                                  <w:del w:id="1460" w:author="Benjamin Pannell" w:date="2014-10-20T18:50:00Z"/>
                                  <w:rFonts w:ascii="Consolas" w:hAnsi="Consolas" w:cs="Consolas"/>
                                  <w:color w:val="000000" w:themeColor="text1"/>
                                  <w:sz w:val="20"/>
                                </w:rPr>
                              </w:pPr>
                              <w:del w:id="1461"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6EBF07C7" w14:textId="35B34769" w:rsidR="00790804" w:rsidDel="00863C58" w:rsidRDefault="00790804" w:rsidP="00863C58">
                              <w:pPr>
                                <w:spacing w:after="0"/>
                                <w:rPr>
                                  <w:del w:id="1462" w:author="Benjamin Pannell" w:date="2014-10-20T18:50:00Z"/>
                                  <w:rFonts w:ascii="Consolas" w:hAnsi="Consolas" w:cs="Consolas"/>
                                  <w:color w:val="000000" w:themeColor="text1"/>
                                  <w:sz w:val="20"/>
                                </w:rPr>
                              </w:pPr>
                              <w:del w:id="1463"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319A5D92" w14:textId="2A5AF422" w:rsidR="00790804" w:rsidDel="00863C58" w:rsidRDefault="00790804" w:rsidP="00863C58">
                              <w:pPr>
                                <w:spacing w:after="0"/>
                                <w:rPr>
                                  <w:del w:id="1464" w:author="Benjamin Pannell" w:date="2014-10-20T18:50:00Z"/>
                                  <w:rFonts w:ascii="Consolas" w:hAnsi="Consolas" w:cs="Consolas"/>
                                  <w:color w:val="000000" w:themeColor="text1"/>
                                  <w:sz w:val="20"/>
                                </w:rPr>
                              </w:pPr>
                              <w:del w:id="1465"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0A0482AF" w14:textId="492C0BF5" w:rsidR="00790804" w:rsidRPr="00E932EB" w:rsidDel="00863C58" w:rsidRDefault="00790804" w:rsidP="00863C58">
                              <w:pPr>
                                <w:spacing w:after="0"/>
                                <w:rPr>
                                  <w:del w:id="1466" w:author="Benjamin Pannell" w:date="2014-10-20T18:50:00Z"/>
                                  <w:rFonts w:ascii="Consolas" w:hAnsi="Consolas" w:cs="Consolas"/>
                                  <w:color w:val="000000" w:themeColor="text1"/>
                                  <w:sz w:val="20"/>
                                </w:rPr>
                              </w:pPr>
                              <w:del w:id="1467"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6A16227A" w14:textId="39D39098" w:rsidR="00790804" w:rsidRPr="00E932EB" w:rsidDel="00863C58" w:rsidRDefault="00790804" w:rsidP="00863C58">
                              <w:pPr>
                                <w:spacing w:after="0"/>
                                <w:rPr>
                                  <w:del w:id="1468" w:author="Benjamin Pannell" w:date="2014-10-20T18:50:00Z"/>
                                  <w:rFonts w:ascii="Consolas" w:hAnsi="Consolas" w:cs="Consolas"/>
                                  <w:color w:val="000000" w:themeColor="text1"/>
                                  <w:sz w:val="20"/>
                                </w:rPr>
                              </w:pPr>
                              <w:del w:id="1469" w:author="Benjamin Pannell" w:date="2014-10-20T18:50:00Z">
                                <w:r w:rsidRPr="00E932EB" w:rsidDel="00863C58">
                                  <w:rPr>
                                    <w:rFonts w:ascii="Consolas" w:hAnsi="Consolas" w:cs="Consolas"/>
                                    <w:color w:val="000000" w:themeColor="text1"/>
                                    <w:sz w:val="20"/>
                                  </w:rPr>
                                  <w:delText>}</w:delText>
                                </w:r>
                              </w:del>
                            </w:p>
                            <w:p w14:paraId="6E359748" w14:textId="470B1860" w:rsidR="00790804" w:rsidRPr="00E932EB" w:rsidDel="00863C58" w:rsidRDefault="00790804" w:rsidP="00863C58">
                              <w:pPr>
                                <w:spacing w:after="0"/>
                                <w:rPr>
                                  <w:del w:id="1470" w:author="Benjamin Pannell" w:date="2014-10-20T18:50:00Z"/>
                                  <w:rFonts w:ascii="Consolas" w:hAnsi="Consolas" w:cs="Consolas"/>
                                  <w:color w:val="000000" w:themeColor="text1"/>
                                  <w:sz w:val="20"/>
                                </w:rPr>
                              </w:pPr>
                              <w:del w:id="1471"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18F993C1" w14:textId="34A95D0A" w:rsidR="00790804" w:rsidRPr="00E932EB" w:rsidDel="00863C58" w:rsidRDefault="00790804" w:rsidP="00863C58">
                              <w:pPr>
                                <w:spacing w:after="0"/>
                                <w:rPr>
                                  <w:del w:id="1472" w:author="Benjamin Pannell" w:date="2014-10-20T18:50:00Z"/>
                                  <w:rFonts w:ascii="Consolas" w:hAnsi="Consolas" w:cs="Consolas"/>
                                  <w:color w:val="000000" w:themeColor="text1"/>
                                  <w:sz w:val="20"/>
                                </w:rPr>
                              </w:pPr>
                              <w:del w:id="147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39A60A7C" w14:textId="6B2F753E" w:rsidR="00790804" w:rsidRPr="00E932EB" w:rsidDel="00863C58" w:rsidRDefault="00790804" w:rsidP="00863C58">
                              <w:pPr>
                                <w:spacing w:after="0"/>
                                <w:rPr>
                                  <w:del w:id="1474" w:author="Benjamin Pannell" w:date="2014-10-20T18:50:00Z"/>
                                  <w:rFonts w:ascii="Consolas" w:hAnsi="Consolas" w:cs="Consolas"/>
                                  <w:color w:val="000000" w:themeColor="text1"/>
                                  <w:sz w:val="20"/>
                                </w:rPr>
                              </w:pPr>
                              <w:del w:id="147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31ED19CE" w14:textId="0A95D2BF" w:rsidR="00790804" w:rsidRPr="00E932EB" w:rsidDel="00863C58" w:rsidRDefault="00790804" w:rsidP="00863C58">
                              <w:pPr>
                                <w:spacing w:after="0"/>
                                <w:rPr>
                                  <w:del w:id="1476" w:author="Benjamin Pannell" w:date="2014-10-20T18:50:00Z"/>
                                  <w:rFonts w:ascii="Consolas" w:hAnsi="Consolas" w:cs="Consolas"/>
                                  <w:color w:val="000000" w:themeColor="text1"/>
                                  <w:sz w:val="20"/>
                                </w:rPr>
                              </w:pPr>
                              <w:del w:id="1477"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7003B6BF" w14:textId="30C29C1D" w:rsidR="00790804" w:rsidRPr="00E932EB" w:rsidDel="00863C58" w:rsidRDefault="00790804" w:rsidP="00863C58">
                              <w:pPr>
                                <w:spacing w:after="0"/>
                                <w:rPr>
                                  <w:del w:id="1478" w:author="Benjamin Pannell" w:date="2014-10-20T18:50:00Z"/>
                                  <w:rFonts w:ascii="Consolas" w:hAnsi="Consolas" w:cs="Consolas"/>
                                  <w:color w:val="000000" w:themeColor="text1"/>
                                  <w:sz w:val="20"/>
                                </w:rPr>
                              </w:pPr>
                              <w:del w:id="1479" w:author="Benjamin Pannell" w:date="2014-10-20T18:50:00Z">
                                <w:r w:rsidRPr="00E932EB" w:rsidDel="00863C58">
                                  <w:rPr>
                                    <w:rFonts w:ascii="Consolas" w:hAnsi="Consolas" w:cs="Consolas"/>
                                    <w:color w:val="000000" w:themeColor="text1"/>
                                    <w:sz w:val="20"/>
                                  </w:rPr>
                                  <w:delText>}</w:delText>
                                </w:r>
                              </w:del>
                            </w:p>
                            <w:p w14:paraId="59869F18" w14:textId="5793BC7C" w:rsidR="00790804" w:rsidRPr="00E932EB" w:rsidDel="00863C58" w:rsidRDefault="00790804" w:rsidP="00863C58">
                              <w:pPr>
                                <w:spacing w:after="0"/>
                                <w:rPr>
                                  <w:del w:id="1480" w:author="Benjamin Pannell" w:date="2014-10-20T18:50:00Z"/>
                                  <w:rFonts w:ascii="Consolas" w:hAnsi="Consolas" w:cs="Consolas"/>
                                  <w:color w:val="000000" w:themeColor="text1"/>
                                  <w:sz w:val="20"/>
                                </w:rPr>
                              </w:pPr>
                              <w:del w:id="1481"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1C92302A" w14:textId="53F0DC89" w:rsidR="00790804" w:rsidRPr="00E932EB" w:rsidDel="00863C58" w:rsidRDefault="00790804" w:rsidP="00863C58">
                              <w:pPr>
                                <w:spacing w:after="0"/>
                                <w:rPr>
                                  <w:del w:id="1482" w:author="Benjamin Pannell" w:date="2014-10-20T18:50:00Z"/>
                                  <w:rFonts w:ascii="Consolas" w:hAnsi="Consolas" w:cs="Consolas"/>
                                  <w:color w:val="000000" w:themeColor="text1"/>
                                  <w:sz w:val="20"/>
                                </w:rPr>
                              </w:pPr>
                              <w:del w:id="148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2F4E89EF" w14:textId="24FDE970" w:rsidR="00790804" w:rsidRPr="00E932EB" w:rsidDel="00863C58" w:rsidRDefault="00790804" w:rsidP="00863C58">
                              <w:pPr>
                                <w:spacing w:after="0"/>
                                <w:rPr>
                                  <w:del w:id="1484" w:author="Benjamin Pannell" w:date="2014-10-20T18:50:00Z"/>
                                  <w:rFonts w:ascii="Consolas" w:hAnsi="Consolas" w:cs="Consolas"/>
                                  <w:color w:val="000000" w:themeColor="text1"/>
                                  <w:sz w:val="20"/>
                                </w:rPr>
                              </w:pPr>
                              <w:del w:id="148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730E6505" w14:textId="3BF127D5" w:rsidR="00790804" w:rsidRPr="00E932EB" w:rsidDel="00863C58" w:rsidRDefault="00790804" w:rsidP="00863C58">
                              <w:pPr>
                                <w:spacing w:after="0"/>
                                <w:rPr>
                                  <w:del w:id="1486" w:author="Benjamin Pannell" w:date="2014-10-20T18:50:00Z"/>
                                  <w:rFonts w:ascii="Consolas" w:hAnsi="Consolas" w:cs="Consolas"/>
                                  <w:color w:val="000000" w:themeColor="text1"/>
                                  <w:sz w:val="20"/>
                                </w:rPr>
                              </w:pPr>
                              <w:del w:id="1487" w:author="Benjamin Pannell" w:date="2014-10-20T18:50:00Z">
                                <w:r w:rsidRPr="00E932EB" w:rsidDel="00863C58">
                                  <w:rPr>
                                    <w:rFonts w:ascii="Consolas" w:hAnsi="Consolas" w:cs="Consolas"/>
                                    <w:color w:val="000000" w:themeColor="text1"/>
                                    <w:sz w:val="20"/>
                                  </w:rPr>
                                  <w:delText>}</w:delText>
                                </w:r>
                              </w:del>
                            </w:p>
                            <w:p w14:paraId="0A4670CC" w14:textId="5274691E" w:rsidR="00790804" w:rsidRPr="00E932EB" w:rsidDel="00863C58" w:rsidRDefault="00790804" w:rsidP="00863C58">
                              <w:pPr>
                                <w:spacing w:after="0"/>
                                <w:rPr>
                                  <w:del w:id="1488" w:author="Benjamin Pannell" w:date="2014-10-20T18:50:00Z"/>
                                  <w:rFonts w:ascii="Consolas" w:hAnsi="Consolas" w:cs="Consolas"/>
                                  <w:color w:val="000000" w:themeColor="text1"/>
                                  <w:sz w:val="20"/>
                                </w:rPr>
                              </w:pPr>
                              <w:del w:id="1489"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4B61FEE0" w14:textId="2A91F3EC" w:rsidR="00790804" w:rsidRPr="00E932EB" w:rsidDel="00863C58" w:rsidRDefault="00790804" w:rsidP="00863C58">
                              <w:pPr>
                                <w:spacing w:after="0"/>
                                <w:rPr>
                                  <w:del w:id="1490" w:author="Benjamin Pannell" w:date="2014-10-20T18:50:00Z"/>
                                  <w:rFonts w:ascii="Consolas" w:hAnsi="Consolas" w:cs="Consolas"/>
                                  <w:color w:val="000000" w:themeColor="text1"/>
                                  <w:sz w:val="20"/>
                                </w:rPr>
                              </w:pPr>
                              <w:del w:id="149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097BBD22" w14:textId="3C476C5E" w:rsidR="00790804" w:rsidRPr="00E932EB" w:rsidDel="00863C58" w:rsidRDefault="00790804" w:rsidP="00863C58">
                              <w:pPr>
                                <w:spacing w:after="0"/>
                                <w:rPr>
                                  <w:del w:id="1492" w:author="Benjamin Pannell" w:date="2014-10-20T18:50:00Z"/>
                                  <w:rFonts w:ascii="Consolas" w:hAnsi="Consolas" w:cs="Consolas"/>
                                  <w:color w:val="000000" w:themeColor="text1"/>
                                  <w:sz w:val="20"/>
                                </w:rPr>
                              </w:pPr>
                              <w:del w:id="1493" w:author="Benjamin Pannell" w:date="2014-10-20T18:50:00Z">
                                <w:r w:rsidRPr="00E932EB" w:rsidDel="00863C58">
                                  <w:rPr>
                                    <w:rFonts w:ascii="Consolas" w:hAnsi="Consolas" w:cs="Consolas"/>
                                    <w:color w:val="000000" w:themeColor="text1"/>
                                    <w:sz w:val="20"/>
                                  </w:rPr>
                                  <w:delText>}</w:delText>
                                </w:r>
                              </w:del>
                            </w:p>
                            <w:p w14:paraId="6B136816" w14:textId="143FF1DD" w:rsidR="00790804" w:rsidRPr="00E932EB" w:rsidDel="00863C58" w:rsidRDefault="00790804" w:rsidP="00863C58">
                              <w:pPr>
                                <w:spacing w:after="0"/>
                                <w:rPr>
                                  <w:del w:id="1494" w:author="Benjamin Pannell" w:date="2014-10-20T18:50:00Z"/>
                                  <w:rFonts w:ascii="Consolas" w:hAnsi="Consolas" w:cs="Consolas"/>
                                  <w:color w:val="000000" w:themeColor="text1"/>
                                  <w:sz w:val="20"/>
                                </w:rPr>
                              </w:pPr>
                              <w:del w:id="1495"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628D10AC" w14:textId="201C52EE" w:rsidR="00790804" w:rsidRPr="00E932EB" w:rsidDel="00863C58" w:rsidRDefault="00790804" w:rsidP="00863C58">
                              <w:pPr>
                                <w:spacing w:after="0"/>
                                <w:rPr>
                                  <w:del w:id="1496" w:author="Benjamin Pannell" w:date="2014-10-20T18:50:00Z"/>
                                  <w:rFonts w:ascii="Consolas" w:hAnsi="Consolas" w:cs="Consolas"/>
                                  <w:color w:val="000000" w:themeColor="text1"/>
                                  <w:sz w:val="20"/>
                                </w:rPr>
                              </w:pPr>
                              <w:del w:id="1497"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58C579EA" w14:textId="79A641A2" w:rsidR="00790804" w:rsidRDefault="00790804" w:rsidP="00863C58">
                              <w:pPr>
                                <w:spacing w:after="0"/>
                                <w:rPr>
                                  <w:ins w:id="1498" w:author="Benjamin Pannell" w:date="2014-10-20T18:51:00Z"/>
                                  <w:rFonts w:ascii="Consolas" w:hAnsi="Consolas" w:cs="Consolas"/>
                                  <w:color w:val="000000" w:themeColor="text1"/>
                                  <w:sz w:val="20"/>
                                </w:rPr>
                              </w:pPr>
                              <w:del w:id="1499" w:author="Benjamin Pannell" w:date="2014-10-20T18:50:00Z">
                                <w:r w:rsidRPr="00E932EB" w:rsidDel="00863C58">
                                  <w:rPr>
                                    <w:rFonts w:ascii="Consolas" w:hAnsi="Consolas" w:cs="Consolas"/>
                                    <w:color w:val="000000" w:themeColor="text1"/>
                                    <w:sz w:val="20"/>
                                  </w:rPr>
                                  <w:delText>}</w:delText>
                                </w:r>
                              </w:del>
                            </w:p>
                            <w:p w14:paraId="5B5F4CCD" w14:textId="57C30E13" w:rsidR="00790804" w:rsidRPr="00F5750A" w:rsidRDefault="00790804" w:rsidP="00863C58">
                              <w:pPr>
                                <w:spacing w:after="0"/>
                                <w:rPr>
                                  <w:ins w:id="1500" w:author="Benjamin Pannell" w:date="2014-10-20T18:51:00Z"/>
                                  <w:rFonts w:ascii="Consolas" w:hAnsi="Consolas" w:cs="Consolas"/>
                                  <w:b/>
                                  <w:color w:val="000000" w:themeColor="text1"/>
                                  <w:sz w:val="20"/>
                                  <w:rPrChange w:id="1501" w:author="Benjamin Pannell" w:date="2014-10-20T19:08:00Z">
                                    <w:rPr>
                                      <w:ins w:id="1502" w:author="Benjamin Pannell" w:date="2014-10-20T18:51:00Z"/>
                                      <w:rFonts w:ascii="Consolas" w:hAnsi="Consolas" w:cs="Consolas"/>
                                      <w:color w:val="000000" w:themeColor="text1"/>
                                      <w:sz w:val="20"/>
                                    </w:rPr>
                                  </w:rPrChange>
                                </w:rPr>
                              </w:pPr>
                              <w:ins w:id="1503" w:author="Benjamin Pannell" w:date="2014-10-20T18:51:00Z">
                                <w:r>
                                  <w:rPr>
                                    <w:rFonts w:ascii="Consolas" w:hAnsi="Consolas" w:cs="Consolas"/>
                                    <w:color w:val="000000" w:themeColor="text1"/>
                                    <w:sz w:val="20"/>
                                  </w:rPr>
                                  <w:tab/>
                                </w:r>
                                <w:r w:rsidRPr="00F5750A">
                                  <w:rPr>
                                    <w:rFonts w:ascii="Consolas" w:hAnsi="Consolas" w:cs="Consolas"/>
                                    <w:b/>
                                    <w:color w:val="000000" w:themeColor="text1"/>
                                    <w:sz w:val="20"/>
                                    <w:rPrChange w:id="1504" w:author="Benjamin Pannell" w:date="2014-10-20T19:08:00Z">
                                      <w:rPr>
                                        <w:rFonts w:ascii="Consolas" w:hAnsi="Consolas" w:cs="Consolas"/>
                                        <w:color w:val="000000" w:themeColor="text1"/>
                                        <w:sz w:val="20"/>
                                      </w:rPr>
                                    </w:rPrChange>
                                  </w:rPr>
                                  <w:t>OPTIONS:</w:t>
                                </w:r>
                              </w:ins>
                            </w:p>
                            <w:p w14:paraId="454F9470" w14:textId="3D6C7356" w:rsidR="00790804" w:rsidRDefault="00790804">
                              <w:pPr>
                                <w:spacing w:after="0"/>
                                <w:rPr>
                                  <w:ins w:id="1505" w:author="Benjamin Pannell" w:date="2014-10-20T18:52:00Z"/>
                                  <w:rFonts w:ascii="Consolas" w:hAnsi="Consolas" w:cs="Consolas"/>
                                  <w:color w:val="000000" w:themeColor="text1"/>
                                  <w:sz w:val="20"/>
                                </w:rPr>
                              </w:pPr>
                              <w:ins w:id="1506" w:author="Benjamin Pannell" w:date="2014-10-20T18:51:00Z">
                                <w:r>
                                  <w:rPr>
                                    <w:rFonts w:ascii="Consolas" w:hAnsi="Consolas" w:cs="Consolas"/>
                                    <w:color w:val="000000" w:themeColor="text1"/>
                                    <w:sz w:val="20"/>
                                  </w:rPr>
                                  <w:tab/>
                                  <w:t>-C/</w:t>
                                </w:r>
                              </w:ins>
                              <w:ins w:id="1507" w:author="Benjamin Pannell" w:date="2014-10-20T18:52:00Z">
                                <w:r>
                                  <w:rPr>
                                    <w:rFonts w:ascii="Consolas" w:hAnsi="Consolas" w:cs="Consolas"/>
                                    <w:color w:val="000000" w:themeColor="text1"/>
                                    <w:sz w:val="20"/>
                                  </w:rPr>
                                  <w:t>--</w:t>
                                </w:r>
                              </w:ins>
                              <w:ins w:id="1508" w:author="Benjamin Pannell" w:date="2014-10-20T18:51:00Z">
                                <w:r>
                                  <w:rPr>
                                    <w:rFonts w:ascii="Consolas" w:hAnsi="Consolas" w:cs="Consolas"/>
                                    <w:color w:val="000000" w:themeColor="text1"/>
                                    <w:sz w:val="20"/>
                                  </w:rPr>
                                  <w:t>ctrl</w:t>
                                </w:r>
                                <w:r>
                                  <w:rPr>
                                    <w:rFonts w:ascii="Consolas" w:hAnsi="Consolas" w:cs="Consolas"/>
                                    <w:color w:val="000000" w:themeColor="text1"/>
                                    <w:sz w:val="20"/>
                                  </w:rPr>
                                  <w:tab/>
                                  <w:t>- Control modifier key</w:t>
                                </w:r>
                              </w:ins>
                            </w:p>
                            <w:p w14:paraId="665C4EB0" w14:textId="7C779D1C" w:rsidR="00790804" w:rsidRDefault="00790804">
                              <w:pPr>
                                <w:spacing w:after="0"/>
                                <w:rPr>
                                  <w:ins w:id="1509" w:author="Benjamin Pannell" w:date="2014-10-20T18:53:00Z"/>
                                  <w:rFonts w:ascii="Consolas" w:hAnsi="Consolas" w:cs="Consolas"/>
                                  <w:color w:val="000000" w:themeColor="text1"/>
                                  <w:sz w:val="20"/>
                                </w:rPr>
                              </w:pPr>
                              <w:ins w:id="1510" w:author="Benjamin Pannell" w:date="2014-10-20T18:52:00Z">
                                <w:r>
                                  <w:rPr>
                                    <w:rFonts w:ascii="Consolas" w:hAnsi="Consolas" w:cs="Consolas"/>
                                    <w:color w:val="000000" w:themeColor="text1"/>
                                    <w:sz w:val="20"/>
                                  </w:rPr>
                                  <w:tab/>
                                  <w:t>-S/--shift</w:t>
                                </w:r>
                              </w:ins>
                              <w:ins w:id="1511" w:author="Benjamin Pannell" w:date="2014-10-20T18:53:00Z">
                                <w:r>
                                  <w:rPr>
                                    <w:rFonts w:ascii="Consolas" w:hAnsi="Consolas" w:cs="Consolas"/>
                                    <w:color w:val="000000" w:themeColor="text1"/>
                                    <w:sz w:val="20"/>
                                  </w:rPr>
                                  <w:tab/>
                                  <w:t>- Shift modifier key</w:t>
                                </w:r>
                              </w:ins>
                            </w:p>
                            <w:p w14:paraId="6370D626" w14:textId="482705B6" w:rsidR="00790804" w:rsidRDefault="00790804">
                              <w:pPr>
                                <w:spacing w:after="0"/>
                                <w:rPr>
                                  <w:ins w:id="1512" w:author="Benjamin Pannell" w:date="2014-10-20T18:53:00Z"/>
                                  <w:rFonts w:ascii="Consolas" w:hAnsi="Consolas" w:cs="Consolas"/>
                                  <w:color w:val="000000" w:themeColor="text1"/>
                                  <w:sz w:val="20"/>
                                </w:rPr>
                              </w:pPr>
                              <w:ins w:id="1513" w:author="Benjamin Pannell" w:date="2014-10-20T18:53:00Z">
                                <w:r>
                                  <w:rPr>
                                    <w:rFonts w:ascii="Consolas" w:hAnsi="Consolas" w:cs="Consolas"/>
                                    <w:color w:val="000000" w:themeColor="text1"/>
                                    <w:sz w:val="20"/>
                                  </w:rPr>
                                  <w:tab/>
                                  <w:t>-A/--alt</w:t>
                                </w:r>
                                <w:r>
                                  <w:rPr>
                                    <w:rFonts w:ascii="Consolas" w:hAnsi="Consolas" w:cs="Consolas"/>
                                    <w:color w:val="000000" w:themeColor="text1"/>
                                    <w:sz w:val="20"/>
                                  </w:rPr>
                                  <w:tab/>
                                  <w:t>- Alt modifier key</w:t>
                                </w:r>
                              </w:ins>
                            </w:p>
                            <w:p w14:paraId="52FEEAB5" w14:textId="1CB8A3EE" w:rsidR="00790804" w:rsidRDefault="00790804" w:rsidP="00863C58">
                              <w:pPr>
                                <w:spacing w:after="0"/>
                                <w:rPr>
                                  <w:ins w:id="1514" w:author="Benjamin Pannell" w:date="2014-10-20T18:57:00Z"/>
                                  <w:rFonts w:ascii="Consolas" w:hAnsi="Consolas" w:cs="Consolas"/>
                                  <w:color w:val="000000" w:themeColor="text1"/>
                                  <w:sz w:val="20"/>
                                </w:rPr>
                              </w:pPr>
                              <w:ins w:id="1515" w:author="Benjamin Pannell" w:date="2014-10-20T18:53:00Z">
                                <w:r>
                                  <w:rPr>
                                    <w:rFonts w:ascii="Consolas" w:hAnsi="Consolas" w:cs="Consolas"/>
                                    <w:color w:val="000000" w:themeColor="text1"/>
                                    <w:sz w:val="20"/>
                                  </w:rPr>
                                  <w:tab/>
                                  <w:t>-</w:t>
                                </w:r>
                              </w:ins>
                              <w:ins w:id="1516" w:author="Benjamin Pannell" w:date="2014-10-20T18:54:00Z">
                                <w:r>
                                  <w:rPr>
                                    <w:rFonts w:ascii="Consolas" w:hAnsi="Consolas" w:cs="Consolas"/>
                                    <w:color w:val="000000" w:themeColor="text1"/>
                                    <w:sz w:val="20"/>
                                  </w:rPr>
                                  <w:t>W/--win</w:t>
                                </w:r>
                                <w:r>
                                  <w:rPr>
                                    <w:rFonts w:ascii="Consolas" w:hAnsi="Consolas" w:cs="Consolas"/>
                                    <w:color w:val="000000" w:themeColor="text1"/>
                                    <w:sz w:val="20"/>
                                  </w:rPr>
                                  <w:tab/>
                                  <w:t>- Windows/Command modifier key</w:t>
                                </w:r>
                              </w:ins>
                            </w:p>
                            <w:p w14:paraId="58FB68C0" w14:textId="58947500" w:rsidR="00790804" w:rsidRDefault="00790804" w:rsidP="00863C58">
                              <w:pPr>
                                <w:spacing w:after="0"/>
                                <w:rPr>
                                  <w:ins w:id="1517" w:author="Benjamin Pannell" w:date="2014-10-20T18:54:00Z"/>
                                  <w:rFonts w:ascii="Consolas" w:hAnsi="Consolas" w:cs="Consolas"/>
                                  <w:color w:val="000000" w:themeColor="text1"/>
                                  <w:sz w:val="20"/>
                                </w:rPr>
                              </w:pPr>
                              <w:ins w:id="1518" w:author="Benjamin Pannell" w:date="2014-10-20T18:57:00Z">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ins>
                            </w:p>
                            <w:p w14:paraId="6A23E1AD" w14:textId="77777777" w:rsidR="00790804" w:rsidRDefault="00790804" w:rsidP="00863C58">
                              <w:pPr>
                                <w:spacing w:after="0"/>
                                <w:rPr>
                                  <w:ins w:id="1519" w:author="Benjamin Pannell" w:date="2014-10-20T18:54:00Z"/>
                                  <w:rFonts w:ascii="Consolas" w:hAnsi="Consolas" w:cs="Consolas"/>
                                  <w:color w:val="000000" w:themeColor="text1"/>
                                  <w:sz w:val="20"/>
                                </w:rPr>
                              </w:pPr>
                              <w:ins w:id="1520" w:author="Benjamin Pannell" w:date="2014-10-20T18:54:00Z">
                                <w:r>
                                  <w:rPr>
                                    <w:rFonts w:ascii="Consolas" w:hAnsi="Consolas" w:cs="Consolas"/>
                                    <w:color w:val="000000" w:themeColor="text1"/>
                                    <w:sz w:val="20"/>
                                  </w:rPr>
                                  <w:tab/>
                                  <w:t xml:space="preserve">Long options (--ctrl) can additionally be prefixed with ‘r’ or ‘l’ </w:t>
                                </w:r>
                              </w:ins>
                            </w:p>
                            <w:p w14:paraId="1C12EA71" w14:textId="5497B44C" w:rsidR="00790804" w:rsidRDefault="00790804">
                              <w:pPr>
                                <w:spacing w:after="0"/>
                                <w:ind w:firstLine="720"/>
                                <w:rPr>
                                  <w:ins w:id="1521" w:author="Benjamin Pannell" w:date="2014-10-20T18:55:00Z"/>
                                  <w:rFonts w:ascii="Consolas" w:hAnsi="Consolas" w:cs="Consolas"/>
                                  <w:color w:val="000000" w:themeColor="text1"/>
                                  <w:sz w:val="20"/>
                                </w:rPr>
                                <w:pPrChange w:id="1522" w:author="Benjamin Pannell" w:date="2014-10-20T18:54:00Z">
                                  <w:pPr>
                                    <w:spacing w:after="0"/>
                                  </w:pPr>
                                </w:pPrChange>
                              </w:pPr>
                              <w:proofErr w:type="gramStart"/>
                              <w:ins w:id="1523" w:author="Benjamin Pannell" w:date="2014-10-20T18:54:00Z">
                                <w:r>
                                  <w:rPr>
                                    <w:rFonts w:ascii="Consolas" w:hAnsi="Consolas" w:cs="Consolas"/>
                                    <w:color w:val="000000" w:themeColor="text1"/>
                                    <w:sz w:val="20"/>
                                  </w:rPr>
                                  <w:t>for</w:t>
                                </w:r>
                                <w:proofErr w:type="gramEnd"/>
                                <w:r>
                                  <w:rPr>
                                    <w:rFonts w:ascii="Consolas" w:hAnsi="Consolas" w:cs="Consolas"/>
                                    <w:color w:val="000000" w:themeColor="text1"/>
                                    <w:sz w:val="20"/>
                                  </w:rPr>
                                  <w:t xml:space="preserve"> right or left (--</w:t>
                                </w:r>
                              </w:ins>
                              <w:proofErr w:type="spellStart"/>
                              <w:ins w:id="1524" w:author="Benjamin Pannell" w:date="2014-10-20T18:55:00Z">
                                <w:r>
                                  <w:rPr>
                                    <w:rFonts w:ascii="Consolas" w:hAnsi="Consolas" w:cs="Consolas"/>
                                    <w:color w:val="000000" w:themeColor="text1"/>
                                    <w:sz w:val="20"/>
                                  </w:rPr>
                                  <w:t>r</w:t>
                                </w:r>
                              </w:ins>
                              <w:ins w:id="1525" w:author="Benjamin Pannell" w:date="2014-10-20T18:54:00Z">
                                <w:r>
                                  <w:rPr>
                                    <w:rFonts w:ascii="Consolas" w:hAnsi="Consolas" w:cs="Consolas"/>
                                    <w:color w:val="000000" w:themeColor="text1"/>
                                    <w:sz w:val="20"/>
                                  </w:rPr>
                                  <w:t>ctrl</w:t>
                                </w:r>
                                <w:proofErr w:type="spellEnd"/>
                                <w:r>
                                  <w:rPr>
                                    <w:rFonts w:ascii="Consolas" w:hAnsi="Consolas" w:cs="Consolas"/>
                                    <w:color w:val="000000" w:themeColor="text1"/>
                                    <w:sz w:val="20"/>
                                  </w:rPr>
                                  <w:t xml:space="preserve"> or </w:t>
                                </w:r>
                              </w:ins>
                              <w:ins w:id="1526" w:author="Benjamin Pannell" w:date="2014-10-20T18:55:00Z">
                                <w:r>
                                  <w:rPr>
                                    <w:rFonts w:ascii="Consolas" w:hAnsi="Consolas" w:cs="Consolas"/>
                                    <w:color w:val="000000" w:themeColor="text1"/>
                                    <w:sz w:val="20"/>
                                  </w:rPr>
                                  <w:t>--</w:t>
                                </w:r>
                                <w:proofErr w:type="spellStart"/>
                                <w:r>
                                  <w:rPr>
                                    <w:rFonts w:ascii="Consolas" w:hAnsi="Consolas" w:cs="Consolas"/>
                                    <w:color w:val="000000" w:themeColor="text1"/>
                                    <w:sz w:val="20"/>
                                  </w:rPr>
                                  <w:t>lctrl</w:t>
                                </w:r>
                                <w:proofErr w:type="spellEnd"/>
                                <w:r>
                                  <w:rPr>
                                    <w:rFonts w:ascii="Consolas" w:hAnsi="Consolas" w:cs="Consolas"/>
                                    <w:color w:val="000000" w:themeColor="text1"/>
                                    <w:sz w:val="20"/>
                                  </w:rPr>
                                  <w:t>)</w:t>
                                </w:r>
                              </w:ins>
                            </w:p>
                            <w:p w14:paraId="4EE5D03B" w14:textId="77777777" w:rsidR="00790804" w:rsidRDefault="00790804">
                              <w:pPr>
                                <w:spacing w:after="0"/>
                                <w:ind w:firstLine="720"/>
                                <w:rPr>
                                  <w:ins w:id="1527" w:author="Benjamin Pannell" w:date="2014-10-20T18:55:00Z"/>
                                  <w:rFonts w:ascii="Consolas" w:hAnsi="Consolas" w:cs="Consolas"/>
                                  <w:color w:val="000000" w:themeColor="text1"/>
                                  <w:sz w:val="20"/>
                                </w:rPr>
                                <w:pPrChange w:id="1528" w:author="Benjamin Pannell" w:date="2014-10-20T18:54:00Z">
                                  <w:pPr>
                                    <w:spacing w:after="0"/>
                                  </w:pPr>
                                </w:pPrChange>
                              </w:pPr>
                            </w:p>
                            <w:p w14:paraId="61723A14" w14:textId="698CC554" w:rsidR="00790804" w:rsidRPr="00F5750A" w:rsidRDefault="00790804">
                              <w:pPr>
                                <w:spacing w:after="0"/>
                                <w:ind w:firstLine="720"/>
                                <w:rPr>
                                  <w:ins w:id="1529" w:author="Benjamin Pannell" w:date="2014-10-20T18:55:00Z"/>
                                  <w:rFonts w:ascii="Consolas" w:hAnsi="Consolas" w:cs="Consolas"/>
                                  <w:b/>
                                  <w:color w:val="000000" w:themeColor="text1"/>
                                  <w:sz w:val="20"/>
                                  <w:rPrChange w:id="1530" w:author="Benjamin Pannell" w:date="2014-10-20T19:08:00Z">
                                    <w:rPr>
                                      <w:ins w:id="1531" w:author="Benjamin Pannell" w:date="2014-10-20T18:55:00Z"/>
                                      <w:rFonts w:ascii="Consolas" w:hAnsi="Consolas" w:cs="Consolas"/>
                                      <w:color w:val="000000" w:themeColor="text1"/>
                                      <w:sz w:val="20"/>
                                    </w:rPr>
                                  </w:rPrChange>
                                </w:rPr>
                                <w:pPrChange w:id="1532" w:author="Benjamin Pannell" w:date="2014-10-20T18:54:00Z">
                                  <w:pPr>
                                    <w:spacing w:after="0"/>
                                  </w:pPr>
                                </w:pPrChange>
                              </w:pPr>
                              <w:ins w:id="1533" w:author="Benjamin Pannell" w:date="2014-10-20T18:55:00Z">
                                <w:r w:rsidRPr="00F5750A">
                                  <w:rPr>
                                    <w:rFonts w:ascii="Consolas" w:hAnsi="Consolas" w:cs="Consolas"/>
                                    <w:b/>
                                    <w:color w:val="000000" w:themeColor="text1"/>
                                    <w:sz w:val="20"/>
                                    <w:rPrChange w:id="1534" w:author="Benjamin Pannell" w:date="2014-10-20T19:08:00Z">
                                      <w:rPr>
                                        <w:rFonts w:ascii="Consolas" w:hAnsi="Consolas" w:cs="Consolas"/>
                                        <w:color w:val="000000" w:themeColor="text1"/>
                                        <w:sz w:val="20"/>
                                      </w:rPr>
                                    </w:rPrChange>
                                  </w:rPr>
                                  <w:t>KEYS:</w:t>
                                </w:r>
                              </w:ins>
                            </w:p>
                            <w:p w14:paraId="762AF884" w14:textId="05B17A31" w:rsidR="00790804" w:rsidRDefault="00790804">
                              <w:pPr>
                                <w:spacing w:after="0"/>
                                <w:ind w:firstLine="720"/>
                                <w:rPr>
                                  <w:ins w:id="1535" w:author="Benjamin Pannell" w:date="2014-10-20T18:55:00Z"/>
                                  <w:rFonts w:ascii="Consolas" w:hAnsi="Consolas" w:cs="Consolas"/>
                                  <w:color w:val="000000" w:themeColor="text1"/>
                                  <w:sz w:val="20"/>
                                </w:rPr>
                                <w:pPrChange w:id="1536" w:author="Benjamin Pannell" w:date="2014-10-20T18:54:00Z">
                                  <w:pPr>
                                    <w:spacing w:after="0"/>
                                  </w:pPr>
                                </w:pPrChange>
                              </w:pPr>
                              <w:ins w:id="1537" w:author="Benjamin Pannell" w:date="2014-10-20T18:55:00Z">
                                <w:r>
                                  <w:rPr>
                                    <w:rFonts w:ascii="Consolas" w:hAnsi="Consolas" w:cs="Consolas"/>
                                    <w:color w:val="000000" w:themeColor="text1"/>
                                    <w:sz w:val="20"/>
                                  </w:rPr>
                                  <w:t>A B C D E F...</w:t>
                                </w:r>
                              </w:ins>
                            </w:p>
                            <w:p w14:paraId="6E348CCC" w14:textId="3055DEDF" w:rsidR="00790804" w:rsidRDefault="00790804">
                              <w:pPr>
                                <w:spacing w:after="0"/>
                                <w:ind w:firstLine="720"/>
                                <w:rPr>
                                  <w:ins w:id="1538" w:author="Benjamin Pannell" w:date="2014-10-20T18:55:00Z"/>
                                  <w:rFonts w:ascii="Consolas" w:hAnsi="Consolas" w:cs="Consolas"/>
                                  <w:color w:val="000000" w:themeColor="text1"/>
                                  <w:sz w:val="20"/>
                                </w:rPr>
                                <w:pPrChange w:id="1539" w:author="Benjamin Pannell" w:date="2014-10-20T18:54:00Z">
                                  <w:pPr>
                                    <w:spacing w:after="0"/>
                                  </w:pPr>
                                </w:pPrChange>
                              </w:pPr>
                              <w:ins w:id="1540" w:author="Benjamin Pannell" w:date="2014-10-20T18:55:00Z">
                                <w:r>
                                  <w:rPr>
                                    <w:rFonts w:ascii="Consolas" w:hAnsi="Consolas" w:cs="Consolas"/>
                                    <w:color w:val="000000" w:themeColor="text1"/>
                                    <w:sz w:val="20"/>
                                  </w:rPr>
                                  <w:t>F1</w:t>
                                </w:r>
                                <w:proofErr w:type="gramStart"/>
                                <w:r>
                                  <w:rPr>
                                    <w:rFonts w:ascii="Consolas" w:hAnsi="Consolas" w:cs="Consolas"/>
                                    <w:color w:val="000000" w:themeColor="text1"/>
                                    <w:sz w:val="20"/>
                                  </w:rPr>
                                  <w:t>..</w:t>
                                </w:r>
                                <w:proofErr w:type="gramEnd"/>
                                <w:r>
                                  <w:rPr>
                                    <w:rFonts w:ascii="Consolas" w:hAnsi="Consolas" w:cs="Consolas"/>
                                    <w:color w:val="000000" w:themeColor="text1"/>
                                    <w:sz w:val="20"/>
                                  </w:rPr>
                                  <w:t>24</w:t>
                                </w:r>
                              </w:ins>
                            </w:p>
                            <w:p w14:paraId="4BFC7D0B" w14:textId="6F7E7893" w:rsidR="00790804" w:rsidRDefault="00790804">
                              <w:pPr>
                                <w:spacing w:after="0"/>
                                <w:ind w:firstLine="720"/>
                                <w:rPr>
                                  <w:ins w:id="1541" w:author="Benjamin Pannell" w:date="2014-10-20T18:55:00Z"/>
                                  <w:rFonts w:ascii="Consolas" w:hAnsi="Consolas" w:cs="Consolas"/>
                                  <w:color w:val="000000" w:themeColor="text1"/>
                                  <w:sz w:val="20"/>
                                </w:rPr>
                                <w:pPrChange w:id="1542" w:author="Benjamin Pannell" w:date="2014-10-20T18:54:00Z">
                                  <w:pPr>
                                    <w:spacing w:after="0"/>
                                  </w:pPr>
                                </w:pPrChange>
                              </w:pPr>
                              <w:ins w:id="1543" w:author="Benjamin Pannell" w:date="2014-10-20T18:55:00Z">
                                <w:r>
                                  <w:rPr>
                                    <w:rFonts w:ascii="Consolas" w:hAnsi="Consolas" w:cs="Consolas"/>
                                    <w:color w:val="000000" w:themeColor="text1"/>
                                    <w:sz w:val="20"/>
                                  </w:rPr>
                                  <w:t>,./[];’\`</w:t>
                                </w:r>
                              </w:ins>
                            </w:p>
                            <w:p w14:paraId="674F7D15" w14:textId="61E49975" w:rsidR="00790804" w:rsidRDefault="00790804">
                              <w:pPr>
                                <w:spacing w:after="0"/>
                                <w:ind w:firstLine="720"/>
                                <w:rPr>
                                  <w:ins w:id="1544" w:author="Benjamin Pannell" w:date="2014-10-20T18:56:00Z"/>
                                  <w:rFonts w:ascii="Consolas" w:hAnsi="Consolas" w:cs="Consolas"/>
                                  <w:color w:val="000000" w:themeColor="text1"/>
                                  <w:sz w:val="20"/>
                                </w:rPr>
                                <w:pPrChange w:id="1545" w:author="Benjamin Pannell" w:date="2014-10-20T18:54:00Z">
                                  <w:pPr>
                                    <w:spacing w:after="0"/>
                                  </w:pPr>
                                </w:pPrChange>
                              </w:pPr>
                              <w:ins w:id="1546" w:author="Benjamin Pannell" w:date="2014-10-20T18:55:00Z">
                                <w:r>
                                  <w:rPr>
                                    <w:rFonts w:ascii="Consolas" w:hAnsi="Consolas" w:cs="Consolas"/>
                                    <w:color w:val="000000" w:themeColor="text1"/>
                                    <w:sz w:val="20"/>
                                  </w:rPr>
                                  <w:t>ENTER ESC BACKSPACE SPACE DEL INSERT PGUP PGDN EQUALS MINUS...</w:t>
                                </w:r>
                              </w:ins>
                            </w:p>
                            <w:p w14:paraId="474B5B14" w14:textId="77777777" w:rsidR="00790804" w:rsidRDefault="00790804">
                              <w:pPr>
                                <w:spacing w:after="0"/>
                                <w:ind w:firstLine="720"/>
                                <w:rPr>
                                  <w:ins w:id="1547" w:author="Benjamin Pannell" w:date="2014-10-20T18:56:00Z"/>
                                  <w:rFonts w:ascii="Consolas" w:hAnsi="Consolas" w:cs="Consolas"/>
                                  <w:color w:val="000000" w:themeColor="text1"/>
                                  <w:sz w:val="20"/>
                                </w:rPr>
                                <w:pPrChange w:id="1548" w:author="Benjamin Pannell" w:date="2014-10-20T18:54:00Z">
                                  <w:pPr>
                                    <w:spacing w:after="0"/>
                                  </w:pPr>
                                </w:pPrChange>
                              </w:pPr>
                            </w:p>
                            <w:p w14:paraId="30F1DBF8" w14:textId="46B5B6C9" w:rsidR="00790804" w:rsidRPr="00F5750A" w:rsidRDefault="00790804">
                              <w:pPr>
                                <w:spacing w:after="0"/>
                                <w:ind w:firstLine="720"/>
                                <w:rPr>
                                  <w:ins w:id="1549" w:author="Benjamin Pannell" w:date="2014-10-20T18:56:00Z"/>
                                  <w:rFonts w:ascii="Consolas" w:hAnsi="Consolas" w:cs="Consolas"/>
                                  <w:b/>
                                  <w:color w:val="000000" w:themeColor="text1"/>
                                  <w:sz w:val="20"/>
                                  <w:rPrChange w:id="1550" w:author="Benjamin Pannell" w:date="2014-10-20T19:08:00Z">
                                    <w:rPr>
                                      <w:ins w:id="1551" w:author="Benjamin Pannell" w:date="2014-10-20T18:56:00Z"/>
                                      <w:rFonts w:ascii="Consolas" w:hAnsi="Consolas" w:cs="Consolas"/>
                                      <w:color w:val="000000" w:themeColor="text1"/>
                                      <w:sz w:val="20"/>
                                    </w:rPr>
                                  </w:rPrChange>
                                </w:rPr>
                                <w:pPrChange w:id="1552" w:author="Benjamin Pannell" w:date="2014-10-20T18:54:00Z">
                                  <w:pPr>
                                    <w:spacing w:after="0"/>
                                  </w:pPr>
                                </w:pPrChange>
                              </w:pPr>
                              <w:ins w:id="1553" w:author="Benjamin Pannell" w:date="2014-10-20T18:56:00Z">
                                <w:r w:rsidRPr="00F5750A">
                                  <w:rPr>
                                    <w:rFonts w:ascii="Consolas" w:hAnsi="Consolas" w:cs="Consolas"/>
                                    <w:b/>
                                    <w:color w:val="000000" w:themeColor="text1"/>
                                    <w:sz w:val="20"/>
                                    <w:rPrChange w:id="1554" w:author="Benjamin Pannell" w:date="2014-10-20T19:08:00Z">
                                      <w:rPr>
                                        <w:rFonts w:ascii="Consolas" w:hAnsi="Consolas" w:cs="Consolas"/>
                                        <w:color w:val="000000" w:themeColor="text1"/>
                                        <w:sz w:val="20"/>
                                      </w:rPr>
                                    </w:rPrChange>
                                  </w:rPr>
                                  <w:t>EXAMPLES:</w:t>
                                </w:r>
                              </w:ins>
                            </w:p>
                            <w:p w14:paraId="49907A6E" w14:textId="4724E2A9" w:rsidR="00790804" w:rsidRDefault="00790804">
                              <w:pPr>
                                <w:spacing w:after="0"/>
                                <w:ind w:firstLine="720"/>
                                <w:rPr>
                                  <w:ins w:id="1555" w:author="Benjamin Pannell" w:date="2014-10-20T18:56:00Z"/>
                                  <w:rFonts w:ascii="Consolas" w:hAnsi="Consolas" w:cs="Consolas"/>
                                  <w:color w:val="000000" w:themeColor="text1"/>
                                  <w:sz w:val="20"/>
                                </w:rPr>
                                <w:pPrChange w:id="1556" w:author="Benjamin Pannell" w:date="2014-10-20T18:54:00Z">
                                  <w:pPr>
                                    <w:spacing w:after="0"/>
                                  </w:pPr>
                                </w:pPrChange>
                              </w:pPr>
                              <w:proofErr w:type="spellStart"/>
                              <w:proofErr w:type="gramStart"/>
                              <w:ins w:id="1557" w:author="Benjamin Pannell" w:date="2014-10-20T18:56: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–S h</w:t>
                                </w:r>
                              </w:ins>
                            </w:p>
                            <w:p w14:paraId="137D409F" w14:textId="6D18517F" w:rsidR="00790804" w:rsidRDefault="00790804">
                              <w:pPr>
                                <w:spacing w:after="0"/>
                                <w:ind w:firstLine="720"/>
                                <w:rPr>
                                  <w:ins w:id="1558" w:author="Benjamin Pannell" w:date="2014-10-20T18:57:00Z"/>
                                  <w:rFonts w:ascii="Consolas" w:hAnsi="Consolas" w:cs="Consolas"/>
                                  <w:color w:val="000000" w:themeColor="text1"/>
                                  <w:sz w:val="20"/>
                                </w:rPr>
                                <w:pPrChange w:id="1559" w:author="Benjamin Pannell" w:date="2014-10-20T18:54:00Z">
                                  <w:pPr>
                                    <w:spacing w:after="0"/>
                                  </w:pPr>
                                </w:pPrChange>
                              </w:pPr>
                              <w:proofErr w:type="spellStart"/>
                              <w:proofErr w:type="gramStart"/>
                              <w:ins w:id="1560"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e</w:t>
                                </w:r>
                              </w:ins>
                            </w:p>
                            <w:p w14:paraId="525970F1" w14:textId="029AA06F" w:rsidR="00790804" w:rsidRDefault="00790804">
                              <w:pPr>
                                <w:spacing w:after="0"/>
                                <w:ind w:firstLine="720"/>
                                <w:rPr>
                                  <w:ins w:id="1561" w:author="Benjamin Pannell" w:date="2014-10-20T18:57:00Z"/>
                                  <w:rFonts w:ascii="Consolas" w:hAnsi="Consolas" w:cs="Consolas"/>
                                  <w:color w:val="000000" w:themeColor="text1"/>
                                  <w:sz w:val="20"/>
                                </w:rPr>
                                <w:pPrChange w:id="1562" w:author="Benjamin Pannell" w:date="2014-10-20T18:54:00Z">
                                  <w:pPr>
                                    <w:spacing w:after="0"/>
                                  </w:pPr>
                                </w:pPrChange>
                              </w:pPr>
                              <w:proofErr w:type="spellStart"/>
                              <w:proofErr w:type="gramStart"/>
                              <w:ins w:id="1563"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l</w:t>
                                </w:r>
                              </w:ins>
                            </w:p>
                            <w:p w14:paraId="4C4EB5A0" w14:textId="608C2714" w:rsidR="00790804" w:rsidRDefault="00790804">
                              <w:pPr>
                                <w:spacing w:after="0"/>
                                <w:ind w:firstLine="720"/>
                                <w:rPr>
                                  <w:ins w:id="1564" w:author="Benjamin Pannell" w:date="2014-10-20T18:57:00Z"/>
                                  <w:rFonts w:ascii="Consolas" w:hAnsi="Consolas" w:cs="Consolas"/>
                                  <w:color w:val="000000" w:themeColor="text1"/>
                                  <w:sz w:val="20"/>
                                </w:rPr>
                                <w:pPrChange w:id="1565" w:author="Benjamin Pannell" w:date="2014-10-20T18:54:00Z">
                                  <w:pPr>
                                    <w:spacing w:after="0"/>
                                  </w:pPr>
                                </w:pPrChange>
                              </w:pPr>
                              <w:proofErr w:type="spellStart"/>
                              <w:proofErr w:type="gramStart"/>
                              <w:ins w:id="1566"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l</w:t>
                                </w:r>
                              </w:ins>
                            </w:p>
                            <w:p w14:paraId="0109659F" w14:textId="7BC42271" w:rsidR="00790804" w:rsidRPr="00E932EB" w:rsidRDefault="00790804">
                              <w:pPr>
                                <w:spacing w:after="0"/>
                                <w:ind w:firstLine="720"/>
                                <w:rPr>
                                  <w:rFonts w:ascii="Consolas" w:hAnsi="Consolas" w:cs="Consolas"/>
                                  <w:color w:val="000000" w:themeColor="text1"/>
                                  <w:sz w:val="20"/>
                                </w:rPr>
                                <w:pPrChange w:id="1567" w:author="Benjamin Pannell" w:date="2014-10-20T18:54:00Z">
                                  <w:pPr>
                                    <w:spacing w:after="0"/>
                                  </w:pPr>
                                </w:pPrChange>
                              </w:pPr>
                              <w:proofErr w:type="spellStart"/>
                              <w:proofErr w:type="gramStart"/>
                              <w:ins w:id="1568"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o</w:t>
                                </w:r>
                              </w:ins>
                            </w:p>
                          </w:txbxContent>
                        </wps:txbx>
                        <wps:bodyPr rot="0" vert="horz" wrap="square" lIns="91440" tIns="45720" rIns="91440" bIns="45720" anchor="t" anchorCtr="0">
                          <a:noAutofit/>
                        </wps:bodyPr>
                      </wps:wsp>
                    </a:graphicData>
                  </a:graphic>
                </wp:inline>
              </w:drawing>
            </mc:Choice>
            <mc:Fallback>
              <w:pict>
                <v:shape w14:anchorId="705A5F2C" id="_x0000_s1032"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Rz+2ZSgCAABNBAAADgAAAAAAAAAAAAAAAAAuAgAAZHJzL2Uyb0Rv&#10;Yy54bWxQSwECLQAUAAYACAAAACEAYNswydwAAAAFAQAADwAAAAAAAAAAAAAAAACCBAAAZHJzL2Rv&#10;d25yZXYueG1sUEsFBgAAAAAEAAQA8wAAAIsFAAAAAA==&#10;">
                  <v:textbox>
                    <w:txbxContent>
                      <w:p w14:paraId="6E2B685A" w14:textId="01094316" w:rsidR="00790804" w:rsidRPr="00F5750A" w:rsidDel="00863C58" w:rsidRDefault="00790804" w:rsidP="00863C58">
                        <w:pPr>
                          <w:spacing w:after="0"/>
                          <w:rPr>
                            <w:del w:id="1569" w:author="Benjamin Pannell" w:date="2014-10-20T18:50:00Z"/>
                            <w:rFonts w:ascii="Consolas" w:hAnsi="Consolas" w:cs="Consolas"/>
                            <w:b/>
                            <w:color w:val="000000" w:themeColor="text1"/>
                            <w:sz w:val="20"/>
                            <w:rPrChange w:id="1570" w:author="Benjamin Pannell" w:date="2014-10-20T19:08:00Z">
                              <w:rPr>
                                <w:del w:id="1571" w:author="Benjamin Pannell" w:date="2014-10-20T18:50:00Z"/>
                                <w:rFonts w:ascii="Consolas" w:hAnsi="Consolas" w:cs="Consolas"/>
                                <w:color w:val="000000" w:themeColor="text1"/>
                                <w:sz w:val="20"/>
                              </w:rPr>
                            </w:rPrChange>
                          </w:rPr>
                        </w:pPr>
                        <w:proofErr w:type="spellStart"/>
                        <w:proofErr w:type="gramStart"/>
                        <w:ins w:id="1572" w:author="Benjamin Pannell" w:date="2014-10-20T18:51:00Z">
                          <w:r w:rsidRPr="00F5750A">
                            <w:rPr>
                              <w:rFonts w:ascii="Consolas" w:hAnsi="Consolas" w:cs="Consolas"/>
                              <w:b/>
                              <w:sz w:val="20"/>
                              <w:rPrChange w:id="1573" w:author="Benjamin Pannell" w:date="2014-10-20T19:08:00Z">
                                <w:rPr>
                                  <w:rFonts w:ascii="Consolas" w:hAnsi="Consolas" w:cs="Consolas"/>
                                  <w:sz w:val="20"/>
                                </w:rPr>
                              </w:rPrChange>
                            </w:rPr>
                            <w:t>isokey</w:t>
                          </w:r>
                          <w:proofErr w:type="spellEnd"/>
                          <w:proofErr w:type="gramEnd"/>
                          <w:r w:rsidRPr="00F5750A">
                            <w:rPr>
                              <w:rFonts w:ascii="Consolas" w:hAnsi="Consolas" w:cs="Consolas"/>
                              <w:b/>
                              <w:sz w:val="20"/>
                              <w:rPrChange w:id="1574" w:author="Benjamin Pannell" w:date="2014-10-20T19:08:00Z">
                                <w:rPr>
                                  <w:rFonts w:ascii="Consolas" w:hAnsi="Consolas" w:cs="Consolas"/>
                                  <w:sz w:val="20"/>
                                </w:rPr>
                              </w:rPrChange>
                            </w:rPr>
                            <w:t xml:space="preserve"> [OPTIONS] KEYS</w:t>
                          </w:r>
                        </w:ins>
                        <w:del w:id="1575" w:author="Benjamin Pannell" w:date="2014-10-20T18:50:00Z">
                          <w:r w:rsidRPr="00F5750A" w:rsidDel="00863C58">
                            <w:rPr>
                              <w:rFonts w:ascii="Consolas" w:hAnsi="Consolas" w:cs="Consolas"/>
                              <w:b/>
                              <w:color w:val="4472C4" w:themeColor="accent5"/>
                              <w:sz w:val="20"/>
                              <w:rPrChange w:id="1576"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1577" w:author="Benjamin Pannell" w:date="2014-10-20T19:08:00Z">
                                <w:rPr>
                                  <w:rFonts w:ascii="Consolas" w:hAnsi="Consolas" w:cs="Consolas"/>
                                  <w:color w:val="000000" w:themeColor="text1"/>
                                  <w:sz w:val="20"/>
                                </w:rPr>
                              </w:rPrChange>
                            </w:rPr>
                            <w:delText>Isotope {</w:delText>
                          </w:r>
                        </w:del>
                      </w:p>
                      <w:p w14:paraId="124F2C06" w14:textId="39E8711D" w:rsidR="00790804" w:rsidRPr="00E932EB" w:rsidDel="00863C58" w:rsidRDefault="00790804" w:rsidP="00863C58">
                        <w:pPr>
                          <w:spacing w:after="0"/>
                          <w:rPr>
                            <w:del w:id="1578" w:author="Benjamin Pannell" w:date="2014-10-20T18:50:00Z"/>
                            <w:rFonts w:ascii="Consolas" w:hAnsi="Consolas" w:cs="Consolas"/>
                            <w:color w:val="000000" w:themeColor="text1"/>
                            <w:sz w:val="20"/>
                          </w:rPr>
                        </w:pPr>
                        <w:del w:id="1579"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0258A83E" w14:textId="77B410C9" w:rsidR="00790804" w:rsidRPr="00E932EB" w:rsidDel="00863C58" w:rsidRDefault="00790804" w:rsidP="00863C58">
                        <w:pPr>
                          <w:spacing w:after="0"/>
                          <w:rPr>
                            <w:del w:id="1580" w:author="Benjamin Pannell" w:date="2014-10-20T18:50:00Z"/>
                            <w:rFonts w:ascii="Consolas" w:hAnsi="Consolas" w:cs="Consolas"/>
                            <w:color w:val="000000" w:themeColor="text1"/>
                            <w:sz w:val="20"/>
                          </w:rPr>
                        </w:pPr>
                        <w:del w:id="158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1E3AFFA2" w14:textId="61C73E4C" w:rsidR="00790804" w:rsidRPr="00E932EB" w:rsidDel="00863C58" w:rsidRDefault="00790804" w:rsidP="00863C58">
                        <w:pPr>
                          <w:spacing w:after="0"/>
                          <w:rPr>
                            <w:del w:id="1582" w:author="Benjamin Pannell" w:date="2014-10-20T18:50:00Z"/>
                            <w:rFonts w:ascii="Consolas" w:hAnsi="Consolas" w:cs="Consolas"/>
                            <w:color w:val="000000" w:themeColor="text1"/>
                            <w:sz w:val="20"/>
                          </w:rPr>
                        </w:pPr>
                        <w:del w:id="158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586DAAAA" w14:textId="5D53B836" w:rsidR="00790804" w:rsidRPr="00E932EB" w:rsidDel="00863C58" w:rsidRDefault="00790804" w:rsidP="00863C58">
                        <w:pPr>
                          <w:spacing w:after="0"/>
                          <w:rPr>
                            <w:del w:id="1584" w:author="Benjamin Pannell" w:date="2014-10-20T18:50:00Z"/>
                            <w:rFonts w:ascii="Consolas" w:hAnsi="Consolas" w:cs="Consolas"/>
                            <w:color w:val="000000" w:themeColor="text1"/>
                            <w:sz w:val="20"/>
                          </w:rPr>
                        </w:pPr>
                        <w:del w:id="158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0239312D" w14:textId="6FCEC961" w:rsidR="00790804" w:rsidRPr="00E932EB" w:rsidDel="00863C58" w:rsidRDefault="00790804" w:rsidP="00863C58">
                        <w:pPr>
                          <w:spacing w:after="0"/>
                          <w:rPr>
                            <w:del w:id="1586" w:author="Benjamin Pannell" w:date="2014-10-20T18:50:00Z"/>
                            <w:rFonts w:ascii="Consolas" w:hAnsi="Consolas" w:cs="Consolas"/>
                            <w:color w:val="000000" w:themeColor="text1"/>
                            <w:sz w:val="20"/>
                          </w:rPr>
                        </w:pPr>
                      </w:p>
                      <w:p w14:paraId="672030A9" w14:textId="6B107F4E" w:rsidR="00790804" w:rsidRPr="00E932EB" w:rsidDel="00863C58" w:rsidRDefault="00790804" w:rsidP="00863C58">
                        <w:pPr>
                          <w:spacing w:after="0"/>
                          <w:rPr>
                            <w:del w:id="1587" w:author="Benjamin Pannell" w:date="2014-10-20T18:50:00Z"/>
                            <w:rFonts w:ascii="Consolas" w:hAnsi="Consolas" w:cs="Consolas"/>
                            <w:color w:val="000000" w:themeColor="text1"/>
                            <w:sz w:val="20"/>
                          </w:rPr>
                        </w:pPr>
                        <w:del w:id="1588" w:author="Benjamin Pannell" w:date="2014-10-20T18:50:00Z">
                          <w:r w:rsidRPr="00E932EB" w:rsidDel="00863C58">
                            <w:rPr>
                              <w:rFonts w:ascii="Consolas" w:hAnsi="Consolas" w:cs="Consolas"/>
                              <w:color w:val="000000" w:themeColor="text1"/>
                              <w:sz w:val="20"/>
                            </w:rPr>
                            <w:tab/>
                            <w:delText>Keyboard keyboard;</w:delText>
                          </w:r>
                        </w:del>
                      </w:p>
                      <w:p w14:paraId="58F7AEC5" w14:textId="63FD4CAF" w:rsidR="00790804" w:rsidRPr="000047BB" w:rsidDel="00863C58" w:rsidRDefault="00790804" w:rsidP="00863C58">
                        <w:pPr>
                          <w:spacing w:after="0"/>
                          <w:rPr>
                            <w:del w:id="1589" w:author="Benjamin Pannell" w:date="2014-10-20T18:50:00Z"/>
                            <w:rFonts w:ascii="Consolas" w:hAnsi="Consolas" w:cs="Consolas"/>
                            <w:color w:val="000000" w:themeColor="text1"/>
                            <w:sz w:val="20"/>
                          </w:rPr>
                        </w:pPr>
                        <w:del w:id="1590"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30F89136" w14:textId="7D9B95FA" w:rsidR="00790804" w:rsidRPr="000047BB" w:rsidDel="00863C58" w:rsidRDefault="00790804" w:rsidP="00863C58">
                        <w:pPr>
                          <w:spacing w:after="0"/>
                          <w:ind w:firstLine="720"/>
                          <w:rPr>
                            <w:del w:id="1591" w:author="Benjamin Pannell" w:date="2014-10-20T18:50:00Z"/>
                            <w:rFonts w:ascii="Consolas" w:hAnsi="Consolas" w:cs="Consolas"/>
                            <w:color w:val="000000" w:themeColor="text1"/>
                            <w:sz w:val="20"/>
                          </w:rPr>
                        </w:pPr>
                        <w:del w:id="1592"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4AE78FB2" w14:textId="5600C879" w:rsidR="00790804" w:rsidRPr="00E932EB" w:rsidDel="00863C58" w:rsidRDefault="00790804" w:rsidP="00863C58">
                        <w:pPr>
                          <w:spacing w:after="0"/>
                          <w:rPr>
                            <w:del w:id="1593" w:author="Benjamin Pannell" w:date="2014-10-20T18:50:00Z"/>
                            <w:rFonts w:ascii="Consolas" w:hAnsi="Consolas" w:cs="Consolas"/>
                            <w:color w:val="000000" w:themeColor="text1"/>
                            <w:sz w:val="20"/>
                          </w:rPr>
                        </w:pPr>
                        <w:del w:id="1594"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308079A7" w14:textId="7717BE8B" w:rsidR="00790804" w:rsidRPr="00E932EB" w:rsidDel="00863C58" w:rsidRDefault="00790804" w:rsidP="00863C58">
                        <w:pPr>
                          <w:spacing w:after="0"/>
                          <w:rPr>
                            <w:del w:id="1595" w:author="Benjamin Pannell" w:date="2014-10-20T18:50:00Z"/>
                            <w:rFonts w:ascii="Consolas" w:hAnsi="Consolas" w:cs="Consolas"/>
                            <w:color w:val="000000" w:themeColor="text1"/>
                            <w:sz w:val="20"/>
                          </w:rPr>
                        </w:pPr>
                        <w:del w:id="1596" w:author="Benjamin Pannell" w:date="2014-10-20T18:50:00Z">
                          <w:r w:rsidRPr="00E932EB" w:rsidDel="00863C58">
                            <w:rPr>
                              <w:rFonts w:ascii="Consolas" w:hAnsi="Consolas" w:cs="Consolas"/>
                              <w:color w:val="000000" w:themeColor="text1"/>
                              <w:sz w:val="20"/>
                            </w:rPr>
                            <w:delText>}</w:delText>
                          </w:r>
                        </w:del>
                      </w:p>
                      <w:p w14:paraId="4BC7DB47" w14:textId="4C2D86D8" w:rsidR="00790804" w:rsidRPr="000047BB" w:rsidDel="00863C58" w:rsidRDefault="00790804" w:rsidP="00863C58">
                        <w:pPr>
                          <w:spacing w:after="0"/>
                          <w:rPr>
                            <w:del w:id="1597" w:author="Benjamin Pannell" w:date="2014-10-20T18:50:00Z"/>
                            <w:rFonts w:ascii="Consolas" w:hAnsi="Consolas" w:cs="Consolas"/>
                            <w:color w:val="000000" w:themeColor="text1"/>
                            <w:sz w:val="20"/>
                          </w:rPr>
                        </w:pPr>
                        <w:del w:id="1598"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4D3403F1" w14:textId="71AEF998" w:rsidR="00790804" w:rsidDel="00863C58" w:rsidRDefault="00790804" w:rsidP="00863C58">
                        <w:pPr>
                          <w:spacing w:after="0"/>
                          <w:rPr>
                            <w:del w:id="1599" w:author="Benjamin Pannell" w:date="2014-10-20T18:50:00Z"/>
                            <w:rFonts w:ascii="Consolas" w:hAnsi="Consolas" w:cs="Consolas"/>
                            <w:color w:val="000000" w:themeColor="text1"/>
                            <w:sz w:val="20"/>
                          </w:rPr>
                        </w:pPr>
                        <w:del w:id="1600"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5F880386" w14:textId="3BC6C077" w:rsidR="00790804" w:rsidDel="00863C58" w:rsidRDefault="00790804" w:rsidP="00863C58">
                        <w:pPr>
                          <w:spacing w:after="0"/>
                          <w:rPr>
                            <w:del w:id="1601" w:author="Benjamin Pannell" w:date="2014-10-20T18:50:00Z"/>
                            <w:rFonts w:ascii="Consolas" w:hAnsi="Consolas" w:cs="Consolas"/>
                            <w:color w:val="000000" w:themeColor="text1"/>
                            <w:sz w:val="20"/>
                          </w:rPr>
                        </w:pPr>
                        <w:del w:id="1602"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7FFC16C0" w14:textId="3E8D3F79" w:rsidR="00790804" w:rsidRPr="000047BB" w:rsidDel="00863C58" w:rsidRDefault="00790804" w:rsidP="00863C58">
                        <w:pPr>
                          <w:spacing w:after="0"/>
                          <w:rPr>
                            <w:del w:id="1603" w:author="Benjamin Pannell" w:date="2014-10-20T18:50:00Z"/>
                            <w:rFonts w:ascii="Consolas" w:hAnsi="Consolas" w:cs="Consolas"/>
                            <w:color w:val="000000" w:themeColor="text1"/>
                            <w:sz w:val="20"/>
                          </w:rPr>
                        </w:pPr>
                        <w:del w:id="1604"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501B33F" w14:textId="76375156" w:rsidR="00790804" w:rsidRPr="00E932EB" w:rsidDel="00863C58" w:rsidRDefault="00790804" w:rsidP="00863C58">
                        <w:pPr>
                          <w:spacing w:after="0"/>
                          <w:rPr>
                            <w:del w:id="1605" w:author="Benjamin Pannell" w:date="2014-10-20T18:50:00Z"/>
                            <w:rFonts w:ascii="Consolas" w:hAnsi="Consolas" w:cs="Consolas"/>
                            <w:color w:val="4472C4" w:themeColor="accent5"/>
                            <w:sz w:val="20"/>
                          </w:rPr>
                        </w:pPr>
                        <w:del w:id="1606" w:author="Benjamin Pannell" w:date="2014-10-20T18:50:00Z">
                          <w:r w:rsidRPr="000047BB" w:rsidDel="00863C58">
                            <w:rPr>
                              <w:rFonts w:ascii="Consolas" w:hAnsi="Consolas" w:cs="Consolas"/>
                              <w:color w:val="000000" w:themeColor="text1"/>
                              <w:sz w:val="20"/>
                            </w:rPr>
                            <w:delText>}</w:delText>
                          </w:r>
                        </w:del>
                      </w:p>
                      <w:p w14:paraId="2D463627" w14:textId="7C5D07C3" w:rsidR="00790804" w:rsidRPr="00E932EB" w:rsidDel="00863C58" w:rsidRDefault="00790804" w:rsidP="00863C58">
                        <w:pPr>
                          <w:spacing w:after="0"/>
                          <w:rPr>
                            <w:del w:id="1607" w:author="Benjamin Pannell" w:date="2014-10-20T18:50:00Z"/>
                            <w:rFonts w:ascii="Consolas" w:hAnsi="Consolas" w:cs="Consolas"/>
                            <w:color w:val="000000" w:themeColor="text1"/>
                            <w:sz w:val="20"/>
                          </w:rPr>
                        </w:pPr>
                        <w:del w:id="1608"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79984DD5" w14:textId="2FF0CA68" w:rsidR="00790804" w:rsidDel="00863C58" w:rsidRDefault="00790804" w:rsidP="00863C58">
                        <w:pPr>
                          <w:spacing w:after="0"/>
                          <w:rPr>
                            <w:del w:id="1609" w:author="Benjamin Pannell" w:date="2014-10-20T18:50:00Z"/>
                            <w:rFonts w:ascii="Consolas" w:hAnsi="Consolas" w:cs="Consolas"/>
                            <w:color w:val="000000" w:themeColor="text1"/>
                            <w:sz w:val="20"/>
                          </w:rPr>
                        </w:pPr>
                        <w:del w:id="161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62EED226" w14:textId="5AE40CA0" w:rsidR="00790804" w:rsidDel="00863C58" w:rsidRDefault="00790804" w:rsidP="00863C58">
                        <w:pPr>
                          <w:spacing w:after="0"/>
                          <w:rPr>
                            <w:del w:id="1611" w:author="Benjamin Pannell" w:date="2014-10-20T18:50:00Z"/>
                            <w:rFonts w:ascii="Consolas" w:hAnsi="Consolas" w:cs="Consolas"/>
                            <w:color w:val="000000" w:themeColor="text1"/>
                            <w:sz w:val="20"/>
                          </w:rPr>
                        </w:pPr>
                        <w:del w:id="161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7F00D9B0" w14:textId="01C4A06B" w:rsidR="00790804" w:rsidRPr="000047BB" w:rsidDel="00863C58" w:rsidRDefault="00790804" w:rsidP="00863C58">
                        <w:pPr>
                          <w:spacing w:after="0"/>
                          <w:rPr>
                            <w:del w:id="1613" w:author="Benjamin Pannell" w:date="2014-10-20T18:50:00Z"/>
                            <w:rFonts w:ascii="Consolas" w:hAnsi="Consolas" w:cs="Consolas"/>
                            <w:color w:val="000000" w:themeColor="text1"/>
                            <w:sz w:val="20"/>
                          </w:rPr>
                        </w:pPr>
                        <w:del w:id="1614"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5EAC25A1" w14:textId="6D7660F2" w:rsidR="00790804" w:rsidRPr="00E932EB" w:rsidDel="00863C58" w:rsidRDefault="00790804" w:rsidP="00863C58">
                        <w:pPr>
                          <w:spacing w:after="0"/>
                          <w:rPr>
                            <w:del w:id="1615" w:author="Benjamin Pannell" w:date="2014-10-20T18:50:00Z"/>
                            <w:rFonts w:ascii="Consolas" w:hAnsi="Consolas" w:cs="Consolas"/>
                            <w:color w:val="000000" w:themeColor="text1"/>
                            <w:sz w:val="20"/>
                          </w:rPr>
                        </w:pPr>
                        <w:del w:id="161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0D2C7286" w14:textId="40B59DAE" w:rsidR="00790804" w:rsidRPr="00E932EB" w:rsidDel="00863C58" w:rsidRDefault="00790804" w:rsidP="00863C58">
                        <w:pPr>
                          <w:spacing w:after="0"/>
                          <w:rPr>
                            <w:del w:id="1617" w:author="Benjamin Pannell" w:date="2014-10-20T18:50:00Z"/>
                            <w:rFonts w:ascii="Consolas" w:hAnsi="Consolas" w:cs="Consolas"/>
                            <w:color w:val="4472C4" w:themeColor="accent5"/>
                            <w:sz w:val="20"/>
                          </w:rPr>
                        </w:pPr>
                        <w:del w:id="1618" w:author="Benjamin Pannell" w:date="2014-10-20T18:50:00Z">
                          <w:r w:rsidDel="00863C58">
                            <w:rPr>
                              <w:rFonts w:ascii="Consolas" w:hAnsi="Consolas" w:cs="Consolas"/>
                              <w:color w:val="000000" w:themeColor="text1"/>
                              <w:sz w:val="20"/>
                            </w:rPr>
                            <w:delText>}</w:delText>
                          </w:r>
                        </w:del>
                      </w:p>
                      <w:p w14:paraId="7D323AC5" w14:textId="75AF6E8B" w:rsidR="00790804" w:rsidRPr="00E932EB" w:rsidDel="00863C58" w:rsidRDefault="00790804" w:rsidP="00863C58">
                        <w:pPr>
                          <w:spacing w:after="0"/>
                          <w:rPr>
                            <w:del w:id="1619" w:author="Benjamin Pannell" w:date="2014-10-20T18:50:00Z"/>
                            <w:rFonts w:ascii="Consolas" w:hAnsi="Consolas" w:cs="Consolas"/>
                            <w:color w:val="000000" w:themeColor="text1"/>
                            <w:sz w:val="20"/>
                          </w:rPr>
                        </w:pPr>
                        <w:del w:id="1620"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0B058B56" w14:textId="1D2FD7D5" w:rsidR="00790804" w:rsidDel="00863C58" w:rsidRDefault="00790804" w:rsidP="00863C58">
                        <w:pPr>
                          <w:spacing w:after="0"/>
                          <w:rPr>
                            <w:del w:id="1621" w:author="Benjamin Pannell" w:date="2014-10-20T18:50:00Z"/>
                            <w:rFonts w:ascii="Consolas" w:hAnsi="Consolas" w:cs="Consolas"/>
                            <w:color w:val="000000" w:themeColor="text1"/>
                            <w:sz w:val="20"/>
                          </w:rPr>
                        </w:pPr>
                        <w:del w:id="162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6EBF07C7" w14:textId="35B34769" w:rsidR="00790804" w:rsidDel="00863C58" w:rsidRDefault="00790804" w:rsidP="00863C58">
                        <w:pPr>
                          <w:spacing w:after="0"/>
                          <w:rPr>
                            <w:del w:id="1623" w:author="Benjamin Pannell" w:date="2014-10-20T18:50:00Z"/>
                            <w:rFonts w:ascii="Consolas" w:hAnsi="Consolas" w:cs="Consolas"/>
                            <w:color w:val="000000" w:themeColor="text1"/>
                            <w:sz w:val="20"/>
                          </w:rPr>
                        </w:pPr>
                        <w:del w:id="1624"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319A5D92" w14:textId="2A5AF422" w:rsidR="00790804" w:rsidDel="00863C58" w:rsidRDefault="00790804" w:rsidP="00863C58">
                        <w:pPr>
                          <w:spacing w:after="0"/>
                          <w:rPr>
                            <w:del w:id="1625" w:author="Benjamin Pannell" w:date="2014-10-20T18:50:00Z"/>
                            <w:rFonts w:ascii="Consolas" w:hAnsi="Consolas" w:cs="Consolas"/>
                            <w:color w:val="000000" w:themeColor="text1"/>
                            <w:sz w:val="20"/>
                          </w:rPr>
                        </w:pPr>
                        <w:del w:id="162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0A0482AF" w14:textId="492C0BF5" w:rsidR="00790804" w:rsidRPr="00E932EB" w:rsidDel="00863C58" w:rsidRDefault="00790804" w:rsidP="00863C58">
                        <w:pPr>
                          <w:spacing w:after="0"/>
                          <w:rPr>
                            <w:del w:id="1627" w:author="Benjamin Pannell" w:date="2014-10-20T18:50:00Z"/>
                            <w:rFonts w:ascii="Consolas" w:hAnsi="Consolas" w:cs="Consolas"/>
                            <w:color w:val="000000" w:themeColor="text1"/>
                            <w:sz w:val="20"/>
                          </w:rPr>
                        </w:pPr>
                        <w:del w:id="162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6A16227A" w14:textId="39D39098" w:rsidR="00790804" w:rsidRPr="00E932EB" w:rsidDel="00863C58" w:rsidRDefault="00790804" w:rsidP="00863C58">
                        <w:pPr>
                          <w:spacing w:after="0"/>
                          <w:rPr>
                            <w:del w:id="1629" w:author="Benjamin Pannell" w:date="2014-10-20T18:50:00Z"/>
                            <w:rFonts w:ascii="Consolas" w:hAnsi="Consolas" w:cs="Consolas"/>
                            <w:color w:val="000000" w:themeColor="text1"/>
                            <w:sz w:val="20"/>
                          </w:rPr>
                        </w:pPr>
                        <w:del w:id="1630" w:author="Benjamin Pannell" w:date="2014-10-20T18:50:00Z">
                          <w:r w:rsidRPr="00E932EB" w:rsidDel="00863C58">
                            <w:rPr>
                              <w:rFonts w:ascii="Consolas" w:hAnsi="Consolas" w:cs="Consolas"/>
                              <w:color w:val="000000" w:themeColor="text1"/>
                              <w:sz w:val="20"/>
                            </w:rPr>
                            <w:delText>}</w:delText>
                          </w:r>
                        </w:del>
                      </w:p>
                      <w:p w14:paraId="6E359748" w14:textId="470B1860" w:rsidR="00790804" w:rsidRPr="00E932EB" w:rsidDel="00863C58" w:rsidRDefault="00790804" w:rsidP="00863C58">
                        <w:pPr>
                          <w:spacing w:after="0"/>
                          <w:rPr>
                            <w:del w:id="1631" w:author="Benjamin Pannell" w:date="2014-10-20T18:50:00Z"/>
                            <w:rFonts w:ascii="Consolas" w:hAnsi="Consolas" w:cs="Consolas"/>
                            <w:color w:val="000000" w:themeColor="text1"/>
                            <w:sz w:val="20"/>
                          </w:rPr>
                        </w:pPr>
                        <w:del w:id="1632"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18F993C1" w14:textId="34A95D0A" w:rsidR="00790804" w:rsidRPr="00E932EB" w:rsidDel="00863C58" w:rsidRDefault="00790804" w:rsidP="00863C58">
                        <w:pPr>
                          <w:spacing w:after="0"/>
                          <w:rPr>
                            <w:del w:id="1633" w:author="Benjamin Pannell" w:date="2014-10-20T18:50:00Z"/>
                            <w:rFonts w:ascii="Consolas" w:hAnsi="Consolas" w:cs="Consolas"/>
                            <w:color w:val="000000" w:themeColor="text1"/>
                            <w:sz w:val="20"/>
                          </w:rPr>
                        </w:pPr>
                        <w:del w:id="163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39A60A7C" w14:textId="6B2F753E" w:rsidR="00790804" w:rsidRPr="00E932EB" w:rsidDel="00863C58" w:rsidRDefault="00790804" w:rsidP="00863C58">
                        <w:pPr>
                          <w:spacing w:after="0"/>
                          <w:rPr>
                            <w:del w:id="1635" w:author="Benjamin Pannell" w:date="2014-10-20T18:50:00Z"/>
                            <w:rFonts w:ascii="Consolas" w:hAnsi="Consolas" w:cs="Consolas"/>
                            <w:color w:val="000000" w:themeColor="text1"/>
                            <w:sz w:val="20"/>
                          </w:rPr>
                        </w:pPr>
                        <w:del w:id="1636"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31ED19CE" w14:textId="0A95D2BF" w:rsidR="00790804" w:rsidRPr="00E932EB" w:rsidDel="00863C58" w:rsidRDefault="00790804" w:rsidP="00863C58">
                        <w:pPr>
                          <w:spacing w:after="0"/>
                          <w:rPr>
                            <w:del w:id="1637" w:author="Benjamin Pannell" w:date="2014-10-20T18:50:00Z"/>
                            <w:rFonts w:ascii="Consolas" w:hAnsi="Consolas" w:cs="Consolas"/>
                            <w:color w:val="000000" w:themeColor="text1"/>
                            <w:sz w:val="20"/>
                          </w:rPr>
                        </w:pPr>
                        <w:del w:id="163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7003B6BF" w14:textId="30C29C1D" w:rsidR="00790804" w:rsidRPr="00E932EB" w:rsidDel="00863C58" w:rsidRDefault="00790804" w:rsidP="00863C58">
                        <w:pPr>
                          <w:spacing w:after="0"/>
                          <w:rPr>
                            <w:del w:id="1639" w:author="Benjamin Pannell" w:date="2014-10-20T18:50:00Z"/>
                            <w:rFonts w:ascii="Consolas" w:hAnsi="Consolas" w:cs="Consolas"/>
                            <w:color w:val="000000" w:themeColor="text1"/>
                            <w:sz w:val="20"/>
                          </w:rPr>
                        </w:pPr>
                        <w:del w:id="1640" w:author="Benjamin Pannell" w:date="2014-10-20T18:50:00Z">
                          <w:r w:rsidRPr="00E932EB" w:rsidDel="00863C58">
                            <w:rPr>
                              <w:rFonts w:ascii="Consolas" w:hAnsi="Consolas" w:cs="Consolas"/>
                              <w:color w:val="000000" w:themeColor="text1"/>
                              <w:sz w:val="20"/>
                            </w:rPr>
                            <w:delText>}</w:delText>
                          </w:r>
                        </w:del>
                      </w:p>
                      <w:p w14:paraId="59869F18" w14:textId="5793BC7C" w:rsidR="00790804" w:rsidRPr="00E932EB" w:rsidDel="00863C58" w:rsidRDefault="00790804" w:rsidP="00863C58">
                        <w:pPr>
                          <w:spacing w:after="0"/>
                          <w:rPr>
                            <w:del w:id="1641" w:author="Benjamin Pannell" w:date="2014-10-20T18:50:00Z"/>
                            <w:rFonts w:ascii="Consolas" w:hAnsi="Consolas" w:cs="Consolas"/>
                            <w:color w:val="000000" w:themeColor="text1"/>
                            <w:sz w:val="20"/>
                          </w:rPr>
                        </w:pPr>
                        <w:del w:id="1642"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1C92302A" w14:textId="53F0DC89" w:rsidR="00790804" w:rsidRPr="00E932EB" w:rsidDel="00863C58" w:rsidRDefault="00790804" w:rsidP="00863C58">
                        <w:pPr>
                          <w:spacing w:after="0"/>
                          <w:rPr>
                            <w:del w:id="1643" w:author="Benjamin Pannell" w:date="2014-10-20T18:50:00Z"/>
                            <w:rFonts w:ascii="Consolas" w:hAnsi="Consolas" w:cs="Consolas"/>
                            <w:color w:val="000000" w:themeColor="text1"/>
                            <w:sz w:val="20"/>
                          </w:rPr>
                        </w:pPr>
                        <w:del w:id="164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2F4E89EF" w14:textId="24FDE970" w:rsidR="00790804" w:rsidRPr="00E932EB" w:rsidDel="00863C58" w:rsidRDefault="00790804" w:rsidP="00863C58">
                        <w:pPr>
                          <w:spacing w:after="0"/>
                          <w:rPr>
                            <w:del w:id="1645" w:author="Benjamin Pannell" w:date="2014-10-20T18:50:00Z"/>
                            <w:rFonts w:ascii="Consolas" w:hAnsi="Consolas" w:cs="Consolas"/>
                            <w:color w:val="000000" w:themeColor="text1"/>
                            <w:sz w:val="20"/>
                          </w:rPr>
                        </w:pPr>
                        <w:del w:id="1646"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730E6505" w14:textId="3BF127D5" w:rsidR="00790804" w:rsidRPr="00E932EB" w:rsidDel="00863C58" w:rsidRDefault="00790804" w:rsidP="00863C58">
                        <w:pPr>
                          <w:spacing w:after="0"/>
                          <w:rPr>
                            <w:del w:id="1647" w:author="Benjamin Pannell" w:date="2014-10-20T18:50:00Z"/>
                            <w:rFonts w:ascii="Consolas" w:hAnsi="Consolas" w:cs="Consolas"/>
                            <w:color w:val="000000" w:themeColor="text1"/>
                            <w:sz w:val="20"/>
                          </w:rPr>
                        </w:pPr>
                        <w:del w:id="1648" w:author="Benjamin Pannell" w:date="2014-10-20T18:50:00Z">
                          <w:r w:rsidRPr="00E932EB" w:rsidDel="00863C58">
                            <w:rPr>
                              <w:rFonts w:ascii="Consolas" w:hAnsi="Consolas" w:cs="Consolas"/>
                              <w:color w:val="000000" w:themeColor="text1"/>
                              <w:sz w:val="20"/>
                            </w:rPr>
                            <w:delText>}</w:delText>
                          </w:r>
                        </w:del>
                      </w:p>
                      <w:p w14:paraId="0A4670CC" w14:textId="5274691E" w:rsidR="00790804" w:rsidRPr="00E932EB" w:rsidDel="00863C58" w:rsidRDefault="00790804" w:rsidP="00863C58">
                        <w:pPr>
                          <w:spacing w:after="0"/>
                          <w:rPr>
                            <w:del w:id="1649" w:author="Benjamin Pannell" w:date="2014-10-20T18:50:00Z"/>
                            <w:rFonts w:ascii="Consolas" w:hAnsi="Consolas" w:cs="Consolas"/>
                            <w:color w:val="000000" w:themeColor="text1"/>
                            <w:sz w:val="20"/>
                          </w:rPr>
                        </w:pPr>
                        <w:del w:id="1650"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4B61FEE0" w14:textId="2A91F3EC" w:rsidR="00790804" w:rsidRPr="00E932EB" w:rsidDel="00863C58" w:rsidRDefault="00790804" w:rsidP="00863C58">
                        <w:pPr>
                          <w:spacing w:after="0"/>
                          <w:rPr>
                            <w:del w:id="1651" w:author="Benjamin Pannell" w:date="2014-10-20T18:50:00Z"/>
                            <w:rFonts w:ascii="Consolas" w:hAnsi="Consolas" w:cs="Consolas"/>
                            <w:color w:val="000000" w:themeColor="text1"/>
                            <w:sz w:val="20"/>
                          </w:rPr>
                        </w:pPr>
                        <w:del w:id="165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097BBD22" w14:textId="3C476C5E" w:rsidR="00790804" w:rsidRPr="00E932EB" w:rsidDel="00863C58" w:rsidRDefault="00790804" w:rsidP="00863C58">
                        <w:pPr>
                          <w:spacing w:after="0"/>
                          <w:rPr>
                            <w:del w:id="1653" w:author="Benjamin Pannell" w:date="2014-10-20T18:50:00Z"/>
                            <w:rFonts w:ascii="Consolas" w:hAnsi="Consolas" w:cs="Consolas"/>
                            <w:color w:val="000000" w:themeColor="text1"/>
                            <w:sz w:val="20"/>
                          </w:rPr>
                        </w:pPr>
                        <w:del w:id="1654" w:author="Benjamin Pannell" w:date="2014-10-20T18:50:00Z">
                          <w:r w:rsidRPr="00E932EB" w:rsidDel="00863C58">
                            <w:rPr>
                              <w:rFonts w:ascii="Consolas" w:hAnsi="Consolas" w:cs="Consolas"/>
                              <w:color w:val="000000" w:themeColor="text1"/>
                              <w:sz w:val="20"/>
                            </w:rPr>
                            <w:delText>}</w:delText>
                          </w:r>
                        </w:del>
                      </w:p>
                      <w:p w14:paraId="6B136816" w14:textId="143FF1DD" w:rsidR="00790804" w:rsidRPr="00E932EB" w:rsidDel="00863C58" w:rsidRDefault="00790804" w:rsidP="00863C58">
                        <w:pPr>
                          <w:spacing w:after="0"/>
                          <w:rPr>
                            <w:del w:id="1655" w:author="Benjamin Pannell" w:date="2014-10-20T18:50:00Z"/>
                            <w:rFonts w:ascii="Consolas" w:hAnsi="Consolas" w:cs="Consolas"/>
                            <w:color w:val="000000" w:themeColor="text1"/>
                            <w:sz w:val="20"/>
                          </w:rPr>
                        </w:pPr>
                        <w:del w:id="165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628D10AC" w14:textId="201C52EE" w:rsidR="00790804" w:rsidRPr="00E932EB" w:rsidDel="00863C58" w:rsidRDefault="00790804" w:rsidP="00863C58">
                        <w:pPr>
                          <w:spacing w:after="0"/>
                          <w:rPr>
                            <w:del w:id="1657" w:author="Benjamin Pannell" w:date="2014-10-20T18:50:00Z"/>
                            <w:rFonts w:ascii="Consolas" w:hAnsi="Consolas" w:cs="Consolas"/>
                            <w:color w:val="000000" w:themeColor="text1"/>
                            <w:sz w:val="20"/>
                          </w:rPr>
                        </w:pPr>
                        <w:del w:id="165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58C579EA" w14:textId="79A641A2" w:rsidR="00790804" w:rsidRDefault="00790804" w:rsidP="00863C58">
                        <w:pPr>
                          <w:spacing w:after="0"/>
                          <w:rPr>
                            <w:ins w:id="1659" w:author="Benjamin Pannell" w:date="2014-10-20T18:51:00Z"/>
                            <w:rFonts w:ascii="Consolas" w:hAnsi="Consolas" w:cs="Consolas"/>
                            <w:color w:val="000000" w:themeColor="text1"/>
                            <w:sz w:val="20"/>
                          </w:rPr>
                        </w:pPr>
                        <w:del w:id="1660" w:author="Benjamin Pannell" w:date="2014-10-20T18:50:00Z">
                          <w:r w:rsidRPr="00E932EB" w:rsidDel="00863C58">
                            <w:rPr>
                              <w:rFonts w:ascii="Consolas" w:hAnsi="Consolas" w:cs="Consolas"/>
                              <w:color w:val="000000" w:themeColor="text1"/>
                              <w:sz w:val="20"/>
                            </w:rPr>
                            <w:delText>}</w:delText>
                          </w:r>
                        </w:del>
                      </w:p>
                      <w:p w14:paraId="5B5F4CCD" w14:textId="57C30E13" w:rsidR="00790804" w:rsidRPr="00F5750A" w:rsidRDefault="00790804" w:rsidP="00863C58">
                        <w:pPr>
                          <w:spacing w:after="0"/>
                          <w:rPr>
                            <w:ins w:id="1661" w:author="Benjamin Pannell" w:date="2014-10-20T18:51:00Z"/>
                            <w:rFonts w:ascii="Consolas" w:hAnsi="Consolas" w:cs="Consolas"/>
                            <w:b/>
                            <w:color w:val="000000" w:themeColor="text1"/>
                            <w:sz w:val="20"/>
                            <w:rPrChange w:id="1662" w:author="Benjamin Pannell" w:date="2014-10-20T19:08:00Z">
                              <w:rPr>
                                <w:ins w:id="1663" w:author="Benjamin Pannell" w:date="2014-10-20T18:51:00Z"/>
                                <w:rFonts w:ascii="Consolas" w:hAnsi="Consolas" w:cs="Consolas"/>
                                <w:color w:val="000000" w:themeColor="text1"/>
                                <w:sz w:val="20"/>
                              </w:rPr>
                            </w:rPrChange>
                          </w:rPr>
                        </w:pPr>
                        <w:ins w:id="1664" w:author="Benjamin Pannell" w:date="2014-10-20T18:51:00Z">
                          <w:r>
                            <w:rPr>
                              <w:rFonts w:ascii="Consolas" w:hAnsi="Consolas" w:cs="Consolas"/>
                              <w:color w:val="000000" w:themeColor="text1"/>
                              <w:sz w:val="20"/>
                            </w:rPr>
                            <w:tab/>
                          </w:r>
                          <w:r w:rsidRPr="00F5750A">
                            <w:rPr>
                              <w:rFonts w:ascii="Consolas" w:hAnsi="Consolas" w:cs="Consolas"/>
                              <w:b/>
                              <w:color w:val="000000" w:themeColor="text1"/>
                              <w:sz w:val="20"/>
                              <w:rPrChange w:id="1665" w:author="Benjamin Pannell" w:date="2014-10-20T19:08:00Z">
                                <w:rPr>
                                  <w:rFonts w:ascii="Consolas" w:hAnsi="Consolas" w:cs="Consolas"/>
                                  <w:color w:val="000000" w:themeColor="text1"/>
                                  <w:sz w:val="20"/>
                                </w:rPr>
                              </w:rPrChange>
                            </w:rPr>
                            <w:t>OPTIONS:</w:t>
                          </w:r>
                        </w:ins>
                      </w:p>
                      <w:p w14:paraId="454F9470" w14:textId="3D6C7356" w:rsidR="00790804" w:rsidRDefault="00790804">
                        <w:pPr>
                          <w:spacing w:after="0"/>
                          <w:rPr>
                            <w:ins w:id="1666" w:author="Benjamin Pannell" w:date="2014-10-20T18:52:00Z"/>
                            <w:rFonts w:ascii="Consolas" w:hAnsi="Consolas" w:cs="Consolas"/>
                            <w:color w:val="000000" w:themeColor="text1"/>
                            <w:sz w:val="20"/>
                          </w:rPr>
                        </w:pPr>
                        <w:ins w:id="1667" w:author="Benjamin Pannell" w:date="2014-10-20T18:51:00Z">
                          <w:r>
                            <w:rPr>
                              <w:rFonts w:ascii="Consolas" w:hAnsi="Consolas" w:cs="Consolas"/>
                              <w:color w:val="000000" w:themeColor="text1"/>
                              <w:sz w:val="20"/>
                            </w:rPr>
                            <w:tab/>
                            <w:t>-C/</w:t>
                          </w:r>
                        </w:ins>
                        <w:ins w:id="1668" w:author="Benjamin Pannell" w:date="2014-10-20T18:52:00Z">
                          <w:r>
                            <w:rPr>
                              <w:rFonts w:ascii="Consolas" w:hAnsi="Consolas" w:cs="Consolas"/>
                              <w:color w:val="000000" w:themeColor="text1"/>
                              <w:sz w:val="20"/>
                            </w:rPr>
                            <w:t>--</w:t>
                          </w:r>
                        </w:ins>
                        <w:ins w:id="1669" w:author="Benjamin Pannell" w:date="2014-10-20T18:51:00Z">
                          <w:r>
                            <w:rPr>
                              <w:rFonts w:ascii="Consolas" w:hAnsi="Consolas" w:cs="Consolas"/>
                              <w:color w:val="000000" w:themeColor="text1"/>
                              <w:sz w:val="20"/>
                            </w:rPr>
                            <w:t>ctrl</w:t>
                          </w:r>
                          <w:r>
                            <w:rPr>
                              <w:rFonts w:ascii="Consolas" w:hAnsi="Consolas" w:cs="Consolas"/>
                              <w:color w:val="000000" w:themeColor="text1"/>
                              <w:sz w:val="20"/>
                            </w:rPr>
                            <w:tab/>
                            <w:t>- Control modifier key</w:t>
                          </w:r>
                        </w:ins>
                      </w:p>
                      <w:p w14:paraId="665C4EB0" w14:textId="7C779D1C" w:rsidR="00790804" w:rsidRDefault="00790804">
                        <w:pPr>
                          <w:spacing w:after="0"/>
                          <w:rPr>
                            <w:ins w:id="1670" w:author="Benjamin Pannell" w:date="2014-10-20T18:53:00Z"/>
                            <w:rFonts w:ascii="Consolas" w:hAnsi="Consolas" w:cs="Consolas"/>
                            <w:color w:val="000000" w:themeColor="text1"/>
                            <w:sz w:val="20"/>
                          </w:rPr>
                        </w:pPr>
                        <w:ins w:id="1671" w:author="Benjamin Pannell" w:date="2014-10-20T18:52:00Z">
                          <w:r>
                            <w:rPr>
                              <w:rFonts w:ascii="Consolas" w:hAnsi="Consolas" w:cs="Consolas"/>
                              <w:color w:val="000000" w:themeColor="text1"/>
                              <w:sz w:val="20"/>
                            </w:rPr>
                            <w:tab/>
                            <w:t>-S/--shift</w:t>
                          </w:r>
                        </w:ins>
                        <w:ins w:id="1672" w:author="Benjamin Pannell" w:date="2014-10-20T18:53:00Z">
                          <w:r>
                            <w:rPr>
                              <w:rFonts w:ascii="Consolas" w:hAnsi="Consolas" w:cs="Consolas"/>
                              <w:color w:val="000000" w:themeColor="text1"/>
                              <w:sz w:val="20"/>
                            </w:rPr>
                            <w:tab/>
                            <w:t>- Shift modifier key</w:t>
                          </w:r>
                        </w:ins>
                      </w:p>
                      <w:p w14:paraId="6370D626" w14:textId="482705B6" w:rsidR="00790804" w:rsidRDefault="00790804">
                        <w:pPr>
                          <w:spacing w:after="0"/>
                          <w:rPr>
                            <w:ins w:id="1673" w:author="Benjamin Pannell" w:date="2014-10-20T18:53:00Z"/>
                            <w:rFonts w:ascii="Consolas" w:hAnsi="Consolas" w:cs="Consolas"/>
                            <w:color w:val="000000" w:themeColor="text1"/>
                            <w:sz w:val="20"/>
                          </w:rPr>
                        </w:pPr>
                        <w:ins w:id="1674" w:author="Benjamin Pannell" w:date="2014-10-20T18:53:00Z">
                          <w:r>
                            <w:rPr>
                              <w:rFonts w:ascii="Consolas" w:hAnsi="Consolas" w:cs="Consolas"/>
                              <w:color w:val="000000" w:themeColor="text1"/>
                              <w:sz w:val="20"/>
                            </w:rPr>
                            <w:tab/>
                            <w:t>-A/--alt</w:t>
                          </w:r>
                          <w:r>
                            <w:rPr>
                              <w:rFonts w:ascii="Consolas" w:hAnsi="Consolas" w:cs="Consolas"/>
                              <w:color w:val="000000" w:themeColor="text1"/>
                              <w:sz w:val="20"/>
                            </w:rPr>
                            <w:tab/>
                            <w:t>- Alt modifier key</w:t>
                          </w:r>
                        </w:ins>
                      </w:p>
                      <w:p w14:paraId="52FEEAB5" w14:textId="1CB8A3EE" w:rsidR="00790804" w:rsidRDefault="00790804" w:rsidP="00863C58">
                        <w:pPr>
                          <w:spacing w:after="0"/>
                          <w:rPr>
                            <w:ins w:id="1675" w:author="Benjamin Pannell" w:date="2014-10-20T18:57:00Z"/>
                            <w:rFonts w:ascii="Consolas" w:hAnsi="Consolas" w:cs="Consolas"/>
                            <w:color w:val="000000" w:themeColor="text1"/>
                            <w:sz w:val="20"/>
                          </w:rPr>
                        </w:pPr>
                        <w:ins w:id="1676" w:author="Benjamin Pannell" w:date="2014-10-20T18:53:00Z">
                          <w:r>
                            <w:rPr>
                              <w:rFonts w:ascii="Consolas" w:hAnsi="Consolas" w:cs="Consolas"/>
                              <w:color w:val="000000" w:themeColor="text1"/>
                              <w:sz w:val="20"/>
                            </w:rPr>
                            <w:tab/>
                            <w:t>-</w:t>
                          </w:r>
                        </w:ins>
                        <w:ins w:id="1677" w:author="Benjamin Pannell" w:date="2014-10-20T18:54:00Z">
                          <w:r>
                            <w:rPr>
                              <w:rFonts w:ascii="Consolas" w:hAnsi="Consolas" w:cs="Consolas"/>
                              <w:color w:val="000000" w:themeColor="text1"/>
                              <w:sz w:val="20"/>
                            </w:rPr>
                            <w:t>W/--win</w:t>
                          </w:r>
                          <w:r>
                            <w:rPr>
                              <w:rFonts w:ascii="Consolas" w:hAnsi="Consolas" w:cs="Consolas"/>
                              <w:color w:val="000000" w:themeColor="text1"/>
                              <w:sz w:val="20"/>
                            </w:rPr>
                            <w:tab/>
                            <w:t>- Windows/Command modifier key</w:t>
                          </w:r>
                        </w:ins>
                      </w:p>
                      <w:p w14:paraId="58FB68C0" w14:textId="58947500" w:rsidR="00790804" w:rsidRDefault="00790804" w:rsidP="00863C58">
                        <w:pPr>
                          <w:spacing w:after="0"/>
                          <w:rPr>
                            <w:ins w:id="1678" w:author="Benjamin Pannell" w:date="2014-10-20T18:54:00Z"/>
                            <w:rFonts w:ascii="Consolas" w:hAnsi="Consolas" w:cs="Consolas"/>
                            <w:color w:val="000000" w:themeColor="text1"/>
                            <w:sz w:val="20"/>
                          </w:rPr>
                        </w:pPr>
                        <w:ins w:id="1679" w:author="Benjamin Pannell" w:date="2014-10-20T18:57:00Z">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ins>
                      </w:p>
                      <w:p w14:paraId="6A23E1AD" w14:textId="77777777" w:rsidR="00790804" w:rsidRDefault="00790804" w:rsidP="00863C58">
                        <w:pPr>
                          <w:spacing w:after="0"/>
                          <w:rPr>
                            <w:ins w:id="1680" w:author="Benjamin Pannell" w:date="2014-10-20T18:54:00Z"/>
                            <w:rFonts w:ascii="Consolas" w:hAnsi="Consolas" w:cs="Consolas"/>
                            <w:color w:val="000000" w:themeColor="text1"/>
                            <w:sz w:val="20"/>
                          </w:rPr>
                        </w:pPr>
                        <w:ins w:id="1681" w:author="Benjamin Pannell" w:date="2014-10-20T18:54:00Z">
                          <w:r>
                            <w:rPr>
                              <w:rFonts w:ascii="Consolas" w:hAnsi="Consolas" w:cs="Consolas"/>
                              <w:color w:val="000000" w:themeColor="text1"/>
                              <w:sz w:val="20"/>
                            </w:rPr>
                            <w:tab/>
                            <w:t xml:space="preserve">Long options (--ctrl) can additionally be prefixed with ‘r’ or ‘l’ </w:t>
                          </w:r>
                        </w:ins>
                      </w:p>
                      <w:p w14:paraId="1C12EA71" w14:textId="5497B44C" w:rsidR="00790804" w:rsidRDefault="00790804">
                        <w:pPr>
                          <w:spacing w:after="0"/>
                          <w:ind w:firstLine="720"/>
                          <w:rPr>
                            <w:ins w:id="1682" w:author="Benjamin Pannell" w:date="2014-10-20T18:55:00Z"/>
                            <w:rFonts w:ascii="Consolas" w:hAnsi="Consolas" w:cs="Consolas"/>
                            <w:color w:val="000000" w:themeColor="text1"/>
                            <w:sz w:val="20"/>
                          </w:rPr>
                          <w:pPrChange w:id="1683" w:author="Benjamin Pannell" w:date="2014-10-20T18:54:00Z">
                            <w:pPr>
                              <w:spacing w:after="0"/>
                            </w:pPr>
                          </w:pPrChange>
                        </w:pPr>
                        <w:proofErr w:type="gramStart"/>
                        <w:ins w:id="1684" w:author="Benjamin Pannell" w:date="2014-10-20T18:54:00Z">
                          <w:r>
                            <w:rPr>
                              <w:rFonts w:ascii="Consolas" w:hAnsi="Consolas" w:cs="Consolas"/>
                              <w:color w:val="000000" w:themeColor="text1"/>
                              <w:sz w:val="20"/>
                            </w:rPr>
                            <w:t>for</w:t>
                          </w:r>
                          <w:proofErr w:type="gramEnd"/>
                          <w:r>
                            <w:rPr>
                              <w:rFonts w:ascii="Consolas" w:hAnsi="Consolas" w:cs="Consolas"/>
                              <w:color w:val="000000" w:themeColor="text1"/>
                              <w:sz w:val="20"/>
                            </w:rPr>
                            <w:t xml:space="preserve"> right or left (--</w:t>
                          </w:r>
                        </w:ins>
                        <w:proofErr w:type="spellStart"/>
                        <w:ins w:id="1685" w:author="Benjamin Pannell" w:date="2014-10-20T18:55:00Z">
                          <w:r>
                            <w:rPr>
                              <w:rFonts w:ascii="Consolas" w:hAnsi="Consolas" w:cs="Consolas"/>
                              <w:color w:val="000000" w:themeColor="text1"/>
                              <w:sz w:val="20"/>
                            </w:rPr>
                            <w:t>r</w:t>
                          </w:r>
                        </w:ins>
                        <w:ins w:id="1686" w:author="Benjamin Pannell" w:date="2014-10-20T18:54:00Z">
                          <w:r>
                            <w:rPr>
                              <w:rFonts w:ascii="Consolas" w:hAnsi="Consolas" w:cs="Consolas"/>
                              <w:color w:val="000000" w:themeColor="text1"/>
                              <w:sz w:val="20"/>
                            </w:rPr>
                            <w:t>ctrl</w:t>
                          </w:r>
                          <w:proofErr w:type="spellEnd"/>
                          <w:r>
                            <w:rPr>
                              <w:rFonts w:ascii="Consolas" w:hAnsi="Consolas" w:cs="Consolas"/>
                              <w:color w:val="000000" w:themeColor="text1"/>
                              <w:sz w:val="20"/>
                            </w:rPr>
                            <w:t xml:space="preserve"> or </w:t>
                          </w:r>
                        </w:ins>
                        <w:ins w:id="1687" w:author="Benjamin Pannell" w:date="2014-10-20T18:55:00Z">
                          <w:r>
                            <w:rPr>
                              <w:rFonts w:ascii="Consolas" w:hAnsi="Consolas" w:cs="Consolas"/>
                              <w:color w:val="000000" w:themeColor="text1"/>
                              <w:sz w:val="20"/>
                            </w:rPr>
                            <w:t>--</w:t>
                          </w:r>
                          <w:proofErr w:type="spellStart"/>
                          <w:r>
                            <w:rPr>
                              <w:rFonts w:ascii="Consolas" w:hAnsi="Consolas" w:cs="Consolas"/>
                              <w:color w:val="000000" w:themeColor="text1"/>
                              <w:sz w:val="20"/>
                            </w:rPr>
                            <w:t>lctrl</w:t>
                          </w:r>
                          <w:proofErr w:type="spellEnd"/>
                          <w:r>
                            <w:rPr>
                              <w:rFonts w:ascii="Consolas" w:hAnsi="Consolas" w:cs="Consolas"/>
                              <w:color w:val="000000" w:themeColor="text1"/>
                              <w:sz w:val="20"/>
                            </w:rPr>
                            <w:t>)</w:t>
                          </w:r>
                        </w:ins>
                      </w:p>
                      <w:p w14:paraId="4EE5D03B" w14:textId="77777777" w:rsidR="00790804" w:rsidRDefault="00790804">
                        <w:pPr>
                          <w:spacing w:after="0"/>
                          <w:ind w:firstLine="720"/>
                          <w:rPr>
                            <w:ins w:id="1688" w:author="Benjamin Pannell" w:date="2014-10-20T18:55:00Z"/>
                            <w:rFonts w:ascii="Consolas" w:hAnsi="Consolas" w:cs="Consolas"/>
                            <w:color w:val="000000" w:themeColor="text1"/>
                            <w:sz w:val="20"/>
                          </w:rPr>
                          <w:pPrChange w:id="1689" w:author="Benjamin Pannell" w:date="2014-10-20T18:54:00Z">
                            <w:pPr>
                              <w:spacing w:after="0"/>
                            </w:pPr>
                          </w:pPrChange>
                        </w:pPr>
                      </w:p>
                      <w:p w14:paraId="61723A14" w14:textId="698CC554" w:rsidR="00790804" w:rsidRPr="00F5750A" w:rsidRDefault="00790804">
                        <w:pPr>
                          <w:spacing w:after="0"/>
                          <w:ind w:firstLine="720"/>
                          <w:rPr>
                            <w:ins w:id="1690" w:author="Benjamin Pannell" w:date="2014-10-20T18:55:00Z"/>
                            <w:rFonts w:ascii="Consolas" w:hAnsi="Consolas" w:cs="Consolas"/>
                            <w:b/>
                            <w:color w:val="000000" w:themeColor="text1"/>
                            <w:sz w:val="20"/>
                            <w:rPrChange w:id="1691" w:author="Benjamin Pannell" w:date="2014-10-20T19:08:00Z">
                              <w:rPr>
                                <w:ins w:id="1692" w:author="Benjamin Pannell" w:date="2014-10-20T18:55:00Z"/>
                                <w:rFonts w:ascii="Consolas" w:hAnsi="Consolas" w:cs="Consolas"/>
                                <w:color w:val="000000" w:themeColor="text1"/>
                                <w:sz w:val="20"/>
                              </w:rPr>
                            </w:rPrChange>
                          </w:rPr>
                          <w:pPrChange w:id="1693" w:author="Benjamin Pannell" w:date="2014-10-20T18:54:00Z">
                            <w:pPr>
                              <w:spacing w:after="0"/>
                            </w:pPr>
                          </w:pPrChange>
                        </w:pPr>
                        <w:ins w:id="1694" w:author="Benjamin Pannell" w:date="2014-10-20T18:55:00Z">
                          <w:r w:rsidRPr="00F5750A">
                            <w:rPr>
                              <w:rFonts w:ascii="Consolas" w:hAnsi="Consolas" w:cs="Consolas"/>
                              <w:b/>
                              <w:color w:val="000000" w:themeColor="text1"/>
                              <w:sz w:val="20"/>
                              <w:rPrChange w:id="1695" w:author="Benjamin Pannell" w:date="2014-10-20T19:08:00Z">
                                <w:rPr>
                                  <w:rFonts w:ascii="Consolas" w:hAnsi="Consolas" w:cs="Consolas"/>
                                  <w:color w:val="000000" w:themeColor="text1"/>
                                  <w:sz w:val="20"/>
                                </w:rPr>
                              </w:rPrChange>
                            </w:rPr>
                            <w:t>KEYS:</w:t>
                          </w:r>
                        </w:ins>
                      </w:p>
                      <w:p w14:paraId="762AF884" w14:textId="05B17A31" w:rsidR="00790804" w:rsidRDefault="00790804">
                        <w:pPr>
                          <w:spacing w:after="0"/>
                          <w:ind w:firstLine="720"/>
                          <w:rPr>
                            <w:ins w:id="1696" w:author="Benjamin Pannell" w:date="2014-10-20T18:55:00Z"/>
                            <w:rFonts w:ascii="Consolas" w:hAnsi="Consolas" w:cs="Consolas"/>
                            <w:color w:val="000000" w:themeColor="text1"/>
                            <w:sz w:val="20"/>
                          </w:rPr>
                          <w:pPrChange w:id="1697" w:author="Benjamin Pannell" w:date="2014-10-20T18:54:00Z">
                            <w:pPr>
                              <w:spacing w:after="0"/>
                            </w:pPr>
                          </w:pPrChange>
                        </w:pPr>
                        <w:ins w:id="1698" w:author="Benjamin Pannell" w:date="2014-10-20T18:55:00Z">
                          <w:r>
                            <w:rPr>
                              <w:rFonts w:ascii="Consolas" w:hAnsi="Consolas" w:cs="Consolas"/>
                              <w:color w:val="000000" w:themeColor="text1"/>
                              <w:sz w:val="20"/>
                            </w:rPr>
                            <w:t>A B C D E F...</w:t>
                          </w:r>
                        </w:ins>
                      </w:p>
                      <w:p w14:paraId="6E348CCC" w14:textId="3055DEDF" w:rsidR="00790804" w:rsidRDefault="00790804">
                        <w:pPr>
                          <w:spacing w:after="0"/>
                          <w:ind w:firstLine="720"/>
                          <w:rPr>
                            <w:ins w:id="1699" w:author="Benjamin Pannell" w:date="2014-10-20T18:55:00Z"/>
                            <w:rFonts w:ascii="Consolas" w:hAnsi="Consolas" w:cs="Consolas"/>
                            <w:color w:val="000000" w:themeColor="text1"/>
                            <w:sz w:val="20"/>
                          </w:rPr>
                          <w:pPrChange w:id="1700" w:author="Benjamin Pannell" w:date="2014-10-20T18:54:00Z">
                            <w:pPr>
                              <w:spacing w:after="0"/>
                            </w:pPr>
                          </w:pPrChange>
                        </w:pPr>
                        <w:ins w:id="1701" w:author="Benjamin Pannell" w:date="2014-10-20T18:55:00Z">
                          <w:r>
                            <w:rPr>
                              <w:rFonts w:ascii="Consolas" w:hAnsi="Consolas" w:cs="Consolas"/>
                              <w:color w:val="000000" w:themeColor="text1"/>
                              <w:sz w:val="20"/>
                            </w:rPr>
                            <w:t>F1</w:t>
                          </w:r>
                          <w:proofErr w:type="gramStart"/>
                          <w:r>
                            <w:rPr>
                              <w:rFonts w:ascii="Consolas" w:hAnsi="Consolas" w:cs="Consolas"/>
                              <w:color w:val="000000" w:themeColor="text1"/>
                              <w:sz w:val="20"/>
                            </w:rPr>
                            <w:t>..</w:t>
                          </w:r>
                          <w:proofErr w:type="gramEnd"/>
                          <w:r>
                            <w:rPr>
                              <w:rFonts w:ascii="Consolas" w:hAnsi="Consolas" w:cs="Consolas"/>
                              <w:color w:val="000000" w:themeColor="text1"/>
                              <w:sz w:val="20"/>
                            </w:rPr>
                            <w:t>24</w:t>
                          </w:r>
                        </w:ins>
                      </w:p>
                      <w:p w14:paraId="4BFC7D0B" w14:textId="6F7E7893" w:rsidR="00790804" w:rsidRDefault="00790804">
                        <w:pPr>
                          <w:spacing w:after="0"/>
                          <w:ind w:firstLine="720"/>
                          <w:rPr>
                            <w:ins w:id="1702" w:author="Benjamin Pannell" w:date="2014-10-20T18:55:00Z"/>
                            <w:rFonts w:ascii="Consolas" w:hAnsi="Consolas" w:cs="Consolas"/>
                            <w:color w:val="000000" w:themeColor="text1"/>
                            <w:sz w:val="20"/>
                          </w:rPr>
                          <w:pPrChange w:id="1703" w:author="Benjamin Pannell" w:date="2014-10-20T18:54:00Z">
                            <w:pPr>
                              <w:spacing w:after="0"/>
                            </w:pPr>
                          </w:pPrChange>
                        </w:pPr>
                        <w:ins w:id="1704" w:author="Benjamin Pannell" w:date="2014-10-20T18:55:00Z">
                          <w:r>
                            <w:rPr>
                              <w:rFonts w:ascii="Consolas" w:hAnsi="Consolas" w:cs="Consolas"/>
                              <w:color w:val="000000" w:themeColor="text1"/>
                              <w:sz w:val="20"/>
                            </w:rPr>
                            <w:t>,./[];’\`</w:t>
                          </w:r>
                        </w:ins>
                      </w:p>
                      <w:p w14:paraId="674F7D15" w14:textId="61E49975" w:rsidR="00790804" w:rsidRDefault="00790804">
                        <w:pPr>
                          <w:spacing w:after="0"/>
                          <w:ind w:firstLine="720"/>
                          <w:rPr>
                            <w:ins w:id="1705" w:author="Benjamin Pannell" w:date="2014-10-20T18:56:00Z"/>
                            <w:rFonts w:ascii="Consolas" w:hAnsi="Consolas" w:cs="Consolas"/>
                            <w:color w:val="000000" w:themeColor="text1"/>
                            <w:sz w:val="20"/>
                          </w:rPr>
                          <w:pPrChange w:id="1706" w:author="Benjamin Pannell" w:date="2014-10-20T18:54:00Z">
                            <w:pPr>
                              <w:spacing w:after="0"/>
                            </w:pPr>
                          </w:pPrChange>
                        </w:pPr>
                        <w:ins w:id="1707" w:author="Benjamin Pannell" w:date="2014-10-20T18:55:00Z">
                          <w:r>
                            <w:rPr>
                              <w:rFonts w:ascii="Consolas" w:hAnsi="Consolas" w:cs="Consolas"/>
                              <w:color w:val="000000" w:themeColor="text1"/>
                              <w:sz w:val="20"/>
                            </w:rPr>
                            <w:t>ENTER ESC BACKSPACE SPACE DEL INSERT PGUP PGDN EQUALS MINUS...</w:t>
                          </w:r>
                        </w:ins>
                      </w:p>
                      <w:p w14:paraId="474B5B14" w14:textId="77777777" w:rsidR="00790804" w:rsidRDefault="00790804">
                        <w:pPr>
                          <w:spacing w:after="0"/>
                          <w:ind w:firstLine="720"/>
                          <w:rPr>
                            <w:ins w:id="1708" w:author="Benjamin Pannell" w:date="2014-10-20T18:56:00Z"/>
                            <w:rFonts w:ascii="Consolas" w:hAnsi="Consolas" w:cs="Consolas"/>
                            <w:color w:val="000000" w:themeColor="text1"/>
                            <w:sz w:val="20"/>
                          </w:rPr>
                          <w:pPrChange w:id="1709" w:author="Benjamin Pannell" w:date="2014-10-20T18:54:00Z">
                            <w:pPr>
                              <w:spacing w:after="0"/>
                            </w:pPr>
                          </w:pPrChange>
                        </w:pPr>
                      </w:p>
                      <w:p w14:paraId="30F1DBF8" w14:textId="46B5B6C9" w:rsidR="00790804" w:rsidRPr="00F5750A" w:rsidRDefault="00790804">
                        <w:pPr>
                          <w:spacing w:after="0"/>
                          <w:ind w:firstLine="720"/>
                          <w:rPr>
                            <w:ins w:id="1710" w:author="Benjamin Pannell" w:date="2014-10-20T18:56:00Z"/>
                            <w:rFonts w:ascii="Consolas" w:hAnsi="Consolas" w:cs="Consolas"/>
                            <w:b/>
                            <w:color w:val="000000" w:themeColor="text1"/>
                            <w:sz w:val="20"/>
                            <w:rPrChange w:id="1711" w:author="Benjamin Pannell" w:date="2014-10-20T19:08:00Z">
                              <w:rPr>
                                <w:ins w:id="1712" w:author="Benjamin Pannell" w:date="2014-10-20T18:56:00Z"/>
                                <w:rFonts w:ascii="Consolas" w:hAnsi="Consolas" w:cs="Consolas"/>
                                <w:color w:val="000000" w:themeColor="text1"/>
                                <w:sz w:val="20"/>
                              </w:rPr>
                            </w:rPrChange>
                          </w:rPr>
                          <w:pPrChange w:id="1713" w:author="Benjamin Pannell" w:date="2014-10-20T18:54:00Z">
                            <w:pPr>
                              <w:spacing w:after="0"/>
                            </w:pPr>
                          </w:pPrChange>
                        </w:pPr>
                        <w:ins w:id="1714" w:author="Benjamin Pannell" w:date="2014-10-20T18:56:00Z">
                          <w:r w:rsidRPr="00F5750A">
                            <w:rPr>
                              <w:rFonts w:ascii="Consolas" w:hAnsi="Consolas" w:cs="Consolas"/>
                              <w:b/>
                              <w:color w:val="000000" w:themeColor="text1"/>
                              <w:sz w:val="20"/>
                              <w:rPrChange w:id="1715" w:author="Benjamin Pannell" w:date="2014-10-20T19:08:00Z">
                                <w:rPr>
                                  <w:rFonts w:ascii="Consolas" w:hAnsi="Consolas" w:cs="Consolas"/>
                                  <w:color w:val="000000" w:themeColor="text1"/>
                                  <w:sz w:val="20"/>
                                </w:rPr>
                              </w:rPrChange>
                            </w:rPr>
                            <w:t>EXAMPLES:</w:t>
                          </w:r>
                        </w:ins>
                      </w:p>
                      <w:p w14:paraId="49907A6E" w14:textId="4724E2A9" w:rsidR="00790804" w:rsidRDefault="00790804">
                        <w:pPr>
                          <w:spacing w:after="0"/>
                          <w:ind w:firstLine="720"/>
                          <w:rPr>
                            <w:ins w:id="1716" w:author="Benjamin Pannell" w:date="2014-10-20T18:56:00Z"/>
                            <w:rFonts w:ascii="Consolas" w:hAnsi="Consolas" w:cs="Consolas"/>
                            <w:color w:val="000000" w:themeColor="text1"/>
                            <w:sz w:val="20"/>
                          </w:rPr>
                          <w:pPrChange w:id="1717" w:author="Benjamin Pannell" w:date="2014-10-20T18:54:00Z">
                            <w:pPr>
                              <w:spacing w:after="0"/>
                            </w:pPr>
                          </w:pPrChange>
                        </w:pPr>
                        <w:proofErr w:type="spellStart"/>
                        <w:proofErr w:type="gramStart"/>
                        <w:ins w:id="1718" w:author="Benjamin Pannell" w:date="2014-10-20T18:56: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–S h</w:t>
                          </w:r>
                        </w:ins>
                      </w:p>
                      <w:p w14:paraId="137D409F" w14:textId="6D18517F" w:rsidR="00790804" w:rsidRDefault="00790804">
                        <w:pPr>
                          <w:spacing w:after="0"/>
                          <w:ind w:firstLine="720"/>
                          <w:rPr>
                            <w:ins w:id="1719" w:author="Benjamin Pannell" w:date="2014-10-20T18:57:00Z"/>
                            <w:rFonts w:ascii="Consolas" w:hAnsi="Consolas" w:cs="Consolas"/>
                            <w:color w:val="000000" w:themeColor="text1"/>
                            <w:sz w:val="20"/>
                          </w:rPr>
                          <w:pPrChange w:id="1720" w:author="Benjamin Pannell" w:date="2014-10-20T18:54:00Z">
                            <w:pPr>
                              <w:spacing w:after="0"/>
                            </w:pPr>
                          </w:pPrChange>
                        </w:pPr>
                        <w:proofErr w:type="spellStart"/>
                        <w:proofErr w:type="gramStart"/>
                        <w:ins w:id="1721"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e</w:t>
                          </w:r>
                        </w:ins>
                      </w:p>
                      <w:p w14:paraId="525970F1" w14:textId="029AA06F" w:rsidR="00790804" w:rsidRDefault="00790804">
                        <w:pPr>
                          <w:spacing w:after="0"/>
                          <w:ind w:firstLine="720"/>
                          <w:rPr>
                            <w:ins w:id="1722" w:author="Benjamin Pannell" w:date="2014-10-20T18:57:00Z"/>
                            <w:rFonts w:ascii="Consolas" w:hAnsi="Consolas" w:cs="Consolas"/>
                            <w:color w:val="000000" w:themeColor="text1"/>
                            <w:sz w:val="20"/>
                          </w:rPr>
                          <w:pPrChange w:id="1723" w:author="Benjamin Pannell" w:date="2014-10-20T18:54:00Z">
                            <w:pPr>
                              <w:spacing w:after="0"/>
                            </w:pPr>
                          </w:pPrChange>
                        </w:pPr>
                        <w:proofErr w:type="spellStart"/>
                        <w:proofErr w:type="gramStart"/>
                        <w:ins w:id="1724"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l</w:t>
                          </w:r>
                        </w:ins>
                      </w:p>
                      <w:p w14:paraId="4C4EB5A0" w14:textId="608C2714" w:rsidR="00790804" w:rsidRDefault="00790804">
                        <w:pPr>
                          <w:spacing w:after="0"/>
                          <w:ind w:firstLine="720"/>
                          <w:rPr>
                            <w:ins w:id="1725" w:author="Benjamin Pannell" w:date="2014-10-20T18:57:00Z"/>
                            <w:rFonts w:ascii="Consolas" w:hAnsi="Consolas" w:cs="Consolas"/>
                            <w:color w:val="000000" w:themeColor="text1"/>
                            <w:sz w:val="20"/>
                          </w:rPr>
                          <w:pPrChange w:id="1726" w:author="Benjamin Pannell" w:date="2014-10-20T18:54:00Z">
                            <w:pPr>
                              <w:spacing w:after="0"/>
                            </w:pPr>
                          </w:pPrChange>
                        </w:pPr>
                        <w:proofErr w:type="spellStart"/>
                        <w:proofErr w:type="gramStart"/>
                        <w:ins w:id="1727"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l</w:t>
                          </w:r>
                        </w:ins>
                      </w:p>
                      <w:p w14:paraId="0109659F" w14:textId="7BC42271" w:rsidR="00790804" w:rsidRPr="00E932EB" w:rsidRDefault="00790804">
                        <w:pPr>
                          <w:spacing w:after="0"/>
                          <w:ind w:firstLine="720"/>
                          <w:rPr>
                            <w:rFonts w:ascii="Consolas" w:hAnsi="Consolas" w:cs="Consolas"/>
                            <w:color w:val="000000" w:themeColor="text1"/>
                            <w:sz w:val="20"/>
                          </w:rPr>
                          <w:pPrChange w:id="1728" w:author="Benjamin Pannell" w:date="2014-10-20T18:54:00Z">
                            <w:pPr>
                              <w:spacing w:after="0"/>
                            </w:pPr>
                          </w:pPrChange>
                        </w:pPr>
                        <w:proofErr w:type="spellStart"/>
                        <w:proofErr w:type="gramStart"/>
                        <w:ins w:id="1729" w:author="Benjamin Pannell" w:date="2014-10-20T18:57:00Z">
                          <w:r>
                            <w:rPr>
                              <w:rFonts w:ascii="Consolas" w:hAnsi="Consolas" w:cs="Consolas"/>
                              <w:color w:val="000000" w:themeColor="text1"/>
                              <w:sz w:val="20"/>
                            </w:rPr>
                            <w:t>isokey</w:t>
                          </w:r>
                          <w:proofErr w:type="spellEnd"/>
                          <w:proofErr w:type="gramEnd"/>
                          <w:r>
                            <w:rPr>
                              <w:rFonts w:ascii="Consolas" w:hAnsi="Consolas" w:cs="Consolas"/>
                              <w:color w:val="000000" w:themeColor="text1"/>
                              <w:sz w:val="20"/>
                            </w:rPr>
                            <w:t xml:space="preserve"> o</w:t>
                          </w:r>
                        </w:ins>
                      </w:p>
                    </w:txbxContent>
                  </v:textbox>
                  <w10:anchorlock/>
                </v:shape>
              </w:pict>
            </mc:Fallback>
          </mc:AlternateContent>
        </w:r>
      </w:ins>
    </w:p>
    <w:p w14:paraId="24AEFE68" w14:textId="17B24D3B" w:rsidR="00863C58" w:rsidRDefault="00863C58" w:rsidP="00790804">
      <w:pPr>
        <w:pStyle w:val="Caption"/>
        <w:rPr>
          <w:ins w:id="1730" w:author="Benjamin Pannell" w:date="2014-10-20T18:56:00Z"/>
        </w:rPr>
        <w:pPrChange w:id="1731" w:author="Benjamin Pannell" w:date="2014-10-22T19:30:00Z">
          <w:pPr/>
        </w:pPrChange>
      </w:pPr>
      <w:bookmarkStart w:id="1732" w:name="_Toc401770981"/>
      <w:ins w:id="1733" w:author="Benjamin Pannell" w:date="2014-10-20T18:56:00Z">
        <w:r>
          <w:t xml:space="preserve">Figure </w:t>
        </w:r>
      </w:ins>
      <w:ins w:id="1734" w:author="Benjamin Pannell" w:date="2014-10-22T19:22:00Z">
        <w:r w:rsidR="00C66450">
          <w:fldChar w:fldCharType="begin"/>
        </w:r>
        <w:r w:rsidR="00C66450">
          <w:instrText xml:space="preserve"> SEQ Figure \* ARABIC </w:instrText>
        </w:r>
      </w:ins>
      <w:r w:rsidR="00C66450">
        <w:fldChar w:fldCharType="separate"/>
      </w:r>
      <w:ins w:id="1735" w:author="Benjamin Pannell" w:date="2014-10-22T19:22:00Z">
        <w:r w:rsidR="00C66450">
          <w:rPr>
            <w:noProof/>
          </w:rPr>
          <w:t>18</w:t>
        </w:r>
        <w:r w:rsidR="00C66450">
          <w:fldChar w:fldCharType="end"/>
        </w:r>
      </w:ins>
      <w:ins w:id="1736" w:author="Benjamin Pannell" w:date="2014-10-20T18:56:00Z">
        <w:r>
          <w:t xml:space="preserve"> Isotope Keyboard Emulation Command Line API</w:t>
        </w:r>
        <w:bookmarkEnd w:id="1732"/>
      </w:ins>
    </w:p>
    <w:p w14:paraId="71F076BF" w14:textId="71010CDA" w:rsidR="00863C58" w:rsidRPr="00863C58" w:rsidRDefault="00863C58">
      <w:ins w:id="1737" w:author="Benjamin Pannell" w:date="2014-10-20T18:58:00Z">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2B100F6" w14:textId="4CF02333" w:rsidR="00790804" w:rsidRPr="00F5750A" w:rsidDel="00863C58" w:rsidRDefault="00790804" w:rsidP="00863C58">
                              <w:pPr>
                                <w:spacing w:after="0"/>
                                <w:rPr>
                                  <w:del w:id="1738" w:author="Benjamin Pannell" w:date="2014-10-20T18:50:00Z"/>
                                  <w:rFonts w:ascii="Consolas" w:hAnsi="Consolas" w:cs="Consolas"/>
                                  <w:b/>
                                  <w:color w:val="000000" w:themeColor="text1"/>
                                  <w:sz w:val="20"/>
                                  <w:rPrChange w:id="1739" w:author="Benjamin Pannell" w:date="2014-10-20T19:08:00Z">
                                    <w:rPr>
                                      <w:del w:id="1740" w:author="Benjamin Pannell" w:date="2014-10-20T18:50:00Z"/>
                                      <w:rFonts w:ascii="Consolas" w:hAnsi="Consolas" w:cs="Consolas"/>
                                      <w:color w:val="000000" w:themeColor="text1"/>
                                      <w:sz w:val="20"/>
                                    </w:rPr>
                                  </w:rPrChange>
                                </w:rPr>
                              </w:pPr>
                              <w:proofErr w:type="spellStart"/>
                              <w:proofErr w:type="gramStart"/>
                              <w:ins w:id="1741" w:author="Benjamin Pannell" w:date="2014-10-20T18:51:00Z">
                                <w:r w:rsidRPr="00F5750A">
                                  <w:rPr>
                                    <w:rFonts w:ascii="Consolas" w:hAnsi="Consolas" w:cs="Consolas"/>
                                    <w:b/>
                                    <w:sz w:val="20"/>
                                    <w:rPrChange w:id="1742" w:author="Benjamin Pannell" w:date="2014-10-20T19:08:00Z">
                                      <w:rPr>
                                        <w:rFonts w:ascii="Consolas" w:hAnsi="Consolas" w:cs="Consolas"/>
                                        <w:sz w:val="20"/>
                                      </w:rPr>
                                    </w:rPrChange>
                                  </w:rPr>
                                  <w:t>iso</w:t>
                                </w:r>
                              </w:ins>
                              <w:ins w:id="1743" w:author="Benjamin Pannell" w:date="2014-10-20T18:58:00Z">
                                <w:r w:rsidRPr="00F5750A">
                                  <w:rPr>
                                    <w:rFonts w:ascii="Consolas" w:hAnsi="Consolas" w:cs="Consolas"/>
                                    <w:b/>
                                    <w:sz w:val="20"/>
                                    <w:rPrChange w:id="1744" w:author="Benjamin Pannell" w:date="2014-10-20T19:08:00Z">
                                      <w:rPr>
                                        <w:rFonts w:ascii="Consolas" w:hAnsi="Consolas" w:cs="Consolas"/>
                                        <w:sz w:val="20"/>
                                      </w:rPr>
                                    </w:rPrChange>
                                  </w:rPr>
                                  <w:t>mouse</w:t>
                                </w:r>
                              </w:ins>
                              <w:proofErr w:type="spellEnd"/>
                              <w:proofErr w:type="gramEnd"/>
                              <w:ins w:id="1745" w:author="Benjamin Pannell" w:date="2014-10-20T18:51:00Z">
                                <w:r w:rsidRPr="00F5750A">
                                  <w:rPr>
                                    <w:rFonts w:ascii="Consolas" w:hAnsi="Consolas" w:cs="Consolas"/>
                                    <w:b/>
                                    <w:sz w:val="20"/>
                                    <w:rPrChange w:id="1746" w:author="Benjamin Pannell" w:date="2014-10-20T19:08:00Z">
                                      <w:rPr>
                                        <w:rFonts w:ascii="Consolas" w:hAnsi="Consolas" w:cs="Consolas"/>
                                        <w:sz w:val="20"/>
                                      </w:rPr>
                                    </w:rPrChange>
                                  </w:rPr>
                                  <w:t xml:space="preserve"> [OPTIONS] </w:t>
                                </w:r>
                              </w:ins>
                              <w:ins w:id="1747" w:author="Benjamin Pannell" w:date="2014-10-20T18:58:00Z">
                                <w:r w:rsidRPr="00F5750A">
                                  <w:rPr>
                                    <w:rFonts w:ascii="Consolas" w:hAnsi="Consolas" w:cs="Consolas"/>
                                    <w:b/>
                                    <w:sz w:val="20"/>
                                    <w:rPrChange w:id="1748" w:author="Benjamin Pannell" w:date="2014-10-20T19:08:00Z">
                                      <w:rPr>
                                        <w:rFonts w:ascii="Consolas" w:hAnsi="Consolas" w:cs="Consolas"/>
                                        <w:sz w:val="20"/>
                                      </w:rPr>
                                    </w:rPrChange>
                                  </w:rPr>
                                  <w:t>MOVEMENT</w:t>
                                </w:r>
                              </w:ins>
                              <w:del w:id="1749" w:author="Benjamin Pannell" w:date="2014-10-20T18:50:00Z">
                                <w:r w:rsidRPr="00F5750A" w:rsidDel="00863C58">
                                  <w:rPr>
                                    <w:rFonts w:ascii="Consolas" w:hAnsi="Consolas" w:cs="Consolas"/>
                                    <w:b/>
                                    <w:color w:val="4472C4" w:themeColor="accent5"/>
                                    <w:sz w:val="20"/>
                                    <w:rPrChange w:id="1750"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1751" w:author="Benjamin Pannell" w:date="2014-10-20T19:08:00Z">
                                      <w:rPr>
                                        <w:rFonts w:ascii="Consolas" w:hAnsi="Consolas" w:cs="Consolas"/>
                                        <w:color w:val="000000" w:themeColor="text1"/>
                                        <w:sz w:val="20"/>
                                      </w:rPr>
                                    </w:rPrChange>
                                  </w:rPr>
                                  <w:delText>Isotope {</w:delText>
                                </w:r>
                              </w:del>
                            </w:p>
                            <w:p w14:paraId="5B7E7E69" w14:textId="77777777" w:rsidR="00790804" w:rsidRPr="00E932EB" w:rsidDel="00863C58" w:rsidRDefault="00790804" w:rsidP="00863C58">
                              <w:pPr>
                                <w:spacing w:after="0"/>
                                <w:rPr>
                                  <w:del w:id="1752" w:author="Benjamin Pannell" w:date="2014-10-20T18:50:00Z"/>
                                  <w:rFonts w:ascii="Consolas" w:hAnsi="Consolas" w:cs="Consolas"/>
                                  <w:color w:val="000000" w:themeColor="text1"/>
                                  <w:sz w:val="20"/>
                                </w:rPr>
                              </w:pPr>
                              <w:del w:id="175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1EC45FF6" w14:textId="77777777" w:rsidR="00790804" w:rsidRPr="00E932EB" w:rsidDel="00863C58" w:rsidRDefault="00790804" w:rsidP="00863C58">
                              <w:pPr>
                                <w:spacing w:after="0"/>
                                <w:rPr>
                                  <w:del w:id="1754" w:author="Benjamin Pannell" w:date="2014-10-20T18:50:00Z"/>
                                  <w:rFonts w:ascii="Consolas" w:hAnsi="Consolas" w:cs="Consolas"/>
                                  <w:color w:val="000000" w:themeColor="text1"/>
                                  <w:sz w:val="20"/>
                                </w:rPr>
                              </w:pPr>
                              <w:del w:id="175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6EA2145D" w14:textId="77777777" w:rsidR="00790804" w:rsidRPr="00E932EB" w:rsidDel="00863C58" w:rsidRDefault="00790804" w:rsidP="00863C58">
                              <w:pPr>
                                <w:spacing w:after="0"/>
                                <w:rPr>
                                  <w:del w:id="1756" w:author="Benjamin Pannell" w:date="2014-10-20T18:50:00Z"/>
                                  <w:rFonts w:ascii="Consolas" w:hAnsi="Consolas" w:cs="Consolas"/>
                                  <w:color w:val="000000" w:themeColor="text1"/>
                                  <w:sz w:val="20"/>
                                </w:rPr>
                              </w:pPr>
                              <w:del w:id="1757"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5AF4363C" w14:textId="77777777" w:rsidR="00790804" w:rsidRPr="00E932EB" w:rsidDel="00863C58" w:rsidRDefault="00790804" w:rsidP="00863C58">
                              <w:pPr>
                                <w:spacing w:after="0"/>
                                <w:rPr>
                                  <w:del w:id="1758" w:author="Benjamin Pannell" w:date="2014-10-20T18:50:00Z"/>
                                  <w:rFonts w:ascii="Consolas" w:hAnsi="Consolas" w:cs="Consolas"/>
                                  <w:color w:val="000000" w:themeColor="text1"/>
                                  <w:sz w:val="20"/>
                                </w:rPr>
                              </w:pPr>
                              <w:del w:id="1759"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65D17EC6" w14:textId="77777777" w:rsidR="00790804" w:rsidRPr="00E932EB" w:rsidDel="00863C58" w:rsidRDefault="00790804" w:rsidP="00863C58">
                              <w:pPr>
                                <w:spacing w:after="0"/>
                                <w:rPr>
                                  <w:del w:id="1760" w:author="Benjamin Pannell" w:date="2014-10-20T18:50:00Z"/>
                                  <w:rFonts w:ascii="Consolas" w:hAnsi="Consolas" w:cs="Consolas"/>
                                  <w:color w:val="000000" w:themeColor="text1"/>
                                  <w:sz w:val="20"/>
                                </w:rPr>
                              </w:pPr>
                            </w:p>
                            <w:p w14:paraId="30F9701C" w14:textId="77777777" w:rsidR="00790804" w:rsidRPr="00E932EB" w:rsidDel="00863C58" w:rsidRDefault="00790804" w:rsidP="00863C58">
                              <w:pPr>
                                <w:spacing w:after="0"/>
                                <w:rPr>
                                  <w:del w:id="1761" w:author="Benjamin Pannell" w:date="2014-10-20T18:50:00Z"/>
                                  <w:rFonts w:ascii="Consolas" w:hAnsi="Consolas" w:cs="Consolas"/>
                                  <w:color w:val="000000" w:themeColor="text1"/>
                                  <w:sz w:val="20"/>
                                </w:rPr>
                              </w:pPr>
                              <w:del w:id="1762" w:author="Benjamin Pannell" w:date="2014-10-20T18:50:00Z">
                                <w:r w:rsidRPr="00E932EB" w:rsidDel="00863C58">
                                  <w:rPr>
                                    <w:rFonts w:ascii="Consolas" w:hAnsi="Consolas" w:cs="Consolas"/>
                                    <w:color w:val="000000" w:themeColor="text1"/>
                                    <w:sz w:val="20"/>
                                  </w:rPr>
                                  <w:tab/>
                                  <w:delText>Keyboard keyboard;</w:delText>
                                </w:r>
                              </w:del>
                            </w:p>
                            <w:p w14:paraId="6C4EB783" w14:textId="77777777" w:rsidR="00790804" w:rsidRPr="000047BB" w:rsidDel="00863C58" w:rsidRDefault="00790804" w:rsidP="00863C58">
                              <w:pPr>
                                <w:spacing w:after="0"/>
                                <w:rPr>
                                  <w:del w:id="1763" w:author="Benjamin Pannell" w:date="2014-10-20T18:50:00Z"/>
                                  <w:rFonts w:ascii="Consolas" w:hAnsi="Consolas" w:cs="Consolas"/>
                                  <w:color w:val="000000" w:themeColor="text1"/>
                                  <w:sz w:val="20"/>
                                </w:rPr>
                              </w:pPr>
                              <w:del w:id="1764"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22E31886" w14:textId="77777777" w:rsidR="00790804" w:rsidRPr="000047BB" w:rsidDel="00863C58" w:rsidRDefault="00790804" w:rsidP="00863C58">
                              <w:pPr>
                                <w:spacing w:after="0"/>
                                <w:ind w:firstLine="720"/>
                                <w:rPr>
                                  <w:del w:id="1765" w:author="Benjamin Pannell" w:date="2014-10-20T18:50:00Z"/>
                                  <w:rFonts w:ascii="Consolas" w:hAnsi="Consolas" w:cs="Consolas"/>
                                  <w:color w:val="000000" w:themeColor="text1"/>
                                  <w:sz w:val="20"/>
                                </w:rPr>
                              </w:pPr>
                              <w:del w:id="1766"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7D3090F0" w14:textId="77777777" w:rsidR="00790804" w:rsidRPr="00E932EB" w:rsidDel="00863C58" w:rsidRDefault="00790804" w:rsidP="00863C58">
                              <w:pPr>
                                <w:spacing w:after="0"/>
                                <w:rPr>
                                  <w:del w:id="1767" w:author="Benjamin Pannell" w:date="2014-10-20T18:50:00Z"/>
                                  <w:rFonts w:ascii="Consolas" w:hAnsi="Consolas" w:cs="Consolas"/>
                                  <w:color w:val="000000" w:themeColor="text1"/>
                                  <w:sz w:val="20"/>
                                </w:rPr>
                              </w:pPr>
                              <w:del w:id="1768"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4B35333C" w14:textId="77777777" w:rsidR="00790804" w:rsidRPr="00E932EB" w:rsidDel="00863C58" w:rsidRDefault="00790804" w:rsidP="00863C58">
                              <w:pPr>
                                <w:spacing w:after="0"/>
                                <w:rPr>
                                  <w:del w:id="1769" w:author="Benjamin Pannell" w:date="2014-10-20T18:50:00Z"/>
                                  <w:rFonts w:ascii="Consolas" w:hAnsi="Consolas" w:cs="Consolas"/>
                                  <w:color w:val="000000" w:themeColor="text1"/>
                                  <w:sz w:val="20"/>
                                </w:rPr>
                              </w:pPr>
                              <w:del w:id="1770" w:author="Benjamin Pannell" w:date="2014-10-20T18:50:00Z">
                                <w:r w:rsidRPr="00E932EB" w:rsidDel="00863C58">
                                  <w:rPr>
                                    <w:rFonts w:ascii="Consolas" w:hAnsi="Consolas" w:cs="Consolas"/>
                                    <w:color w:val="000000" w:themeColor="text1"/>
                                    <w:sz w:val="20"/>
                                  </w:rPr>
                                  <w:delText>}</w:delText>
                                </w:r>
                              </w:del>
                            </w:p>
                            <w:p w14:paraId="52FB5BF0" w14:textId="77777777" w:rsidR="00790804" w:rsidRPr="000047BB" w:rsidDel="00863C58" w:rsidRDefault="00790804" w:rsidP="00863C58">
                              <w:pPr>
                                <w:spacing w:after="0"/>
                                <w:rPr>
                                  <w:del w:id="1771" w:author="Benjamin Pannell" w:date="2014-10-20T18:50:00Z"/>
                                  <w:rFonts w:ascii="Consolas" w:hAnsi="Consolas" w:cs="Consolas"/>
                                  <w:color w:val="000000" w:themeColor="text1"/>
                                  <w:sz w:val="20"/>
                                </w:rPr>
                              </w:pPr>
                              <w:del w:id="1772"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1002E98C" w14:textId="77777777" w:rsidR="00790804" w:rsidDel="00863C58" w:rsidRDefault="00790804" w:rsidP="00863C58">
                              <w:pPr>
                                <w:spacing w:after="0"/>
                                <w:rPr>
                                  <w:del w:id="1773" w:author="Benjamin Pannell" w:date="2014-10-20T18:50:00Z"/>
                                  <w:rFonts w:ascii="Consolas" w:hAnsi="Consolas" w:cs="Consolas"/>
                                  <w:color w:val="000000" w:themeColor="text1"/>
                                  <w:sz w:val="20"/>
                                </w:rPr>
                              </w:pPr>
                              <w:del w:id="1774"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5AC64DCA" w14:textId="77777777" w:rsidR="00790804" w:rsidDel="00863C58" w:rsidRDefault="00790804" w:rsidP="00863C58">
                              <w:pPr>
                                <w:spacing w:after="0"/>
                                <w:rPr>
                                  <w:del w:id="1775" w:author="Benjamin Pannell" w:date="2014-10-20T18:50:00Z"/>
                                  <w:rFonts w:ascii="Consolas" w:hAnsi="Consolas" w:cs="Consolas"/>
                                  <w:color w:val="000000" w:themeColor="text1"/>
                                  <w:sz w:val="20"/>
                                </w:rPr>
                              </w:pPr>
                              <w:del w:id="1776"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04A3257D" w14:textId="77777777" w:rsidR="00790804" w:rsidRPr="000047BB" w:rsidDel="00863C58" w:rsidRDefault="00790804" w:rsidP="00863C58">
                              <w:pPr>
                                <w:spacing w:after="0"/>
                                <w:rPr>
                                  <w:del w:id="1777" w:author="Benjamin Pannell" w:date="2014-10-20T18:50:00Z"/>
                                  <w:rFonts w:ascii="Consolas" w:hAnsi="Consolas" w:cs="Consolas"/>
                                  <w:color w:val="000000" w:themeColor="text1"/>
                                  <w:sz w:val="20"/>
                                </w:rPr>
                              </w:pPr>
                              <w:del w:id="1778"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1E1DD7E" w14:textId="77777777" w:rsidR="00790804" w:rsidRPr="00E932EB" w:rsidDel="00863C58" w:rsidRDefault="00790804" w:rsidP="00863C58">
                              <w:pPr>
                                <w:spacing w:after="0"/>
                                <w:rPr>
                                  <w:del w:id="1779" w:author="Benjamin Pannell" w:date="2014-10-20T18:50:00Z"/>
                                  <w:rFonts w:ascii="Consolas" w:hAnsi="Consolas" w:cs="Consolas"/>
                                  <w:color w:val="4472C4" w:themeColor="accent5"/>
                                  <w:sz w:val="20"/>
                                </w:rPr>
                              </w:pPr>
                              <w:del w:id="1780" w:author="Benjamin Pannell" w:date="2014-10-20T18:50:00Z">
                                <w:r w:rsidRPr="000047BB" w:rsidDel="00863C58">
                                  <w:rPr>
                                    <w:rFonts w:ascii="Consolas" w:hAnsi="Consolas" w:cs="Consolas"/>
                                    <w:color w:val="000000" w:themeColor="text1"/>
                                    <w:sz w:val="20"/>
                                  </w:rPr>
                                  <w:delText>}</w:delText>
                                </w:r>
                              </w:del>
                            </w:p>
                            <w:p w14:paraId="50FADD46" w14:textId="77777777" w:rsidR="00790804" w:rsidRPr="00E932EB" w:rsidDel="00863C58" w:rsidRDefault="00790804" w:rsidP="00863C58">
                              <w:pPr>
                                <w:spacing w:after="0"/>
                                <w:rPr>
                                  <w:del w:id="1781" w:author="Benjamin Pannell" w:date="2014-10-20T18:50:00Z"/>
                                  <w:rFonts w:ascii="Consolas" w:hAnsi="Consolas" w:cs="Consolas"/>
                                  <w:color w:val="000000" w:themeColor="text1"/>
                                  <w:sz w:val="20"/>
                                </w:rPr>
                              </w:pPr>
                              <w:del w:id="1782"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4307B09B" w14:textId="77777777" w:rsidR="00790804" w:rsidDel="00863C58" w:rsidRDefault="00790804" w:rsidP="00863C58">
                              <w:pPr>
                                <w:spacing w:after="0"/>
                                <w:rPr>
                                  <w:del w:id="1783" w:author="Benjamin Pannell" w:date="2014-10-20T18:50:00Z"/>
                                  <w:rFonts w:ascii="Consolas" w:hAnsi="Consolas" w:cs="Consolas"/>
                                  <w:color w:val="000000" w:themeColor="text1"/>
                                  <w:sz w:val="20"/>
                                </w:rPr>
                              </w:pPr>
                              <w:del w:id="1784"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190F038D" w14:textId="77777777" w:rsidR="00790804" w:rsidDel="00863C58" w:rsidRDefault="00790804" w:rsidP="00863C58">
                              <w:pPr>
                                <w:spacing w:after="0"/>
                                <w:rPr>
                                  <w:del w:id="1785" w:author="Benjamin Pannell" w:date="2014-10-20T18:50:00Z"/>
                                  <w:rFonts w:ascii="Consolas" w:hAnsi="Consolas" w:cs="Consolas"/>
                                  <w:color w:val="000000" w:themeColor="text1"/>
                                  <w:sz w:val="20"/>
                                </w:rPr>
                              </w:pPr>
                              <w:del w:id="178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7007F882" w14:textId="77777777" w:rsidR="00790804" w:rsidRPr="000047BB" w:rsidDel="00863C58" w:rsidRDefault="00790804" w:rsidP="00863C58">
                              <w:pPr>
                                <w:spacing w:after="0"/>
                                <w:rPr>
                                  <w:del w:id="1787" w:author="Benjamin Pannell" w:date="2014-10-20T18:50:00Z"/>
                                  <w:rFonts w:ascii="Consolas" w:hAnsi="Consolas" w:cs="Consolas"/>
                                  <w:color w:val="000000" w:themeColor="text1"/>
                                  <w:sz w:val="20"/>
                                </w:rPr>
                              </w:pPr>
                              <w:del w:id="178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7CD58D95" w14:textId="77777777" w:rsidR="00790804" w:rsidRPr="00E932EB" w:rsidDel="00863C58" w:rsidRDefault="00790804" w:rsidP="00863C58">
                              <w:pPr>
                                <w:spacing w:after="0"/>
                                <w:rPr>
                                  <w:del w:id="1789" w:author="Benjamin Pannell" w:date="2014-10-20T18:50:00Z"/>
                                  <w:rFonts w:ascii="Consolas" w:hAnsi="Consolas" w:cs="Consolas"/>
                                  <w:color w:val="000000" w:themeColor="text1"/>
                                  <w:sz w:val="20"/>
                                </w:rPr>
                              </w:pPr>
                              <w:del w:id="179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27A57ECC" w14:textId="77777777" w:rsidR="00790804" w:rsidRPr="00E932EB" w:rsidDel="00863C58" w:rsidRDefault="00790804" w:rsidP="00863C58">
                              <w:pPr>
                                <w:spacing w:after="0"/>
                                <w:rPr>
                                  <w:del w:id="1791" w:author="Benjamin Pannell" w:date="2014-10-20T18:50:00Z"/>
                                  <w:rFonts w:ascii="Consolas" w:hAnsi="Consolas" w:cs="Consolas"/>
                                  <w:color w:val="4472C4" w:themeColor="accent5"/>
                                  <w:sz w:val="20"/>
                                </w:rPr>
                              </w:pPr>
                              <w:del w:id="1792" w:author="Benjamin Pannell" w:date="2014-10-20T18:50:00Z">
                                <w:r w:rsidDel="00863C58">
                                  <w:rPr>
                                    <w:rFonts w:ascii="Consolas" w:hAnsi="Consolas" w:cs="Consolas"/>
                                    <w:color w:val="000000" w:themeColor="text1"/>
                                    <w:sz w:val="20"/>
                                  </w:rPr>
                                  <w:delText>}</w:delText>
                                </w:r>
                              </w:del>
                            </w:p>
                            <w:p w14:paraId="12FE20B8" w14:textId="77777777" w:rsidR="00790804" w:rsidRPr="00E932EB" w:rsidDel="00863C58" w:rsidRDefault="00790804" w:rsidP="00863C58">
                              <w:pPr>
                                <w:spacing w:after="0"/>
                                <w:rPr>
                                  <w:del w:id="1793" w:author="Benjamin Pannell" w:date="2014-10-20T18:50:00Z"/>
                                  <w:rFonts w:ascii="Consolas" w:hAnsi="Consolas" w:cs="Consolas"/>
                                  <w:color w:val="000000" w:themeColor="text1"/>
                                  <w:sz w:val="20"/>
                                </w:rPr>
                              </w:pPr>
                              <w:del w:id="1794"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3A39E6B2" w14:textId="77777777" w:rsidR="00790804" w:rsidDel="00863C58" w:rsidRDefault="00790804" w:rsidP="00863C58">
                              <w:pPr>
                                <w:spacing w:after="0"/>
                                <w:rPr>
                                  <w:del w:id="1795" w:author="Benjamin Pannell" w:date="2014-10-20T18:50:00Z"/>
                                  <w:rFonts w:ascii="Consolas" w:hAnsi="Consolas" w:cs="Consolas"/>
                                  <w:color w:val="000000" w:themeColor="text1"/>
                                  <w:sz w:val="20"/>
                                </w:rPr>
                              </w:pPr>
                              <w:del w:id="179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5A5408D0" w14:textId="77777777" w:rsidR="00790804" w:rsidDel="00863C58" w:rsidRDefault="00790804" w:rsidP="00863C58">
                              <w:pPr>
                                <w:spacing w:after="0"/>
                                <w:rPr>
                                  <w:del w:id="1797" w:author="Benjamin Pannell" w:date="2014-10-20T18:50:00Z"/>
                                  <w:rFonts w:ascii="Consolas" w:hAnsi="Consolas" w:cs="Consolas"/>
                                  <w:color w:val="000000" w:themeColor="text1"/>
                                  <w:sz w:val="20"/>
                                </w:rPr>
                              </w:pPr>
                              <w:del w:id="179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64E2FEB5" w14:textId="77777777" w:rsidR="00790804" w:rsidDel="00863C58" w:rsidRDefault="00790804" w:rsidP="00863C58">
                              <w:pPr>
                                <w:spacing w:after="0"/>
                                <w:rPr>
                                  <w:del w:id="1799" w:author="Benjamin Pannell" w:date="2014-10-20T18:50:00Z"/>
                                  <w:rFonts w:ascii="Consolas" w:hAnsi="Consolas" w:cs="Consolas"/>
                                  <w:color w:val="000000" w:themeColor="text1"/>
                                  <w:sz w:val="20"/>
                                </w:rPr>
                              </w:pPr>
                              <w:del w:id="180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73525C36" w14:textId="77777777" w:rsidR="00790804" w:rsidRPr="00E932EB" w:rsidDel="00863C58" w:rsidRDefault="00790804" w:rsidP="00863C58">
                              <w:pPr>
                                <w:spacing w:after="0"/>
                                <w:rPr>
                                  <w:del w:id="1801" w:author="Benjamin Pannell" w:date="2014-10-20T18:50:00Z"/>
                                  <w:rFonts w:ascii="Consolas" w:hAnsi="Consolas" w:cs="Consolas"/>
                                  <w:color w:val="000000" w:themeColor="text1"/>
                                  <w:sz w:val="20"/>
                                </w:rPr>
                              </w:pPr>
                              <w:del w:id="180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39A88A7D" w14:textId="77777777" w:rsidR="00790804" w:rsidRPr="00E932EB" w:rsidDel="00863C58" w:rsidRDefault="00790804" w:rsidP="00863C58">
                              <w:pPr>
                                <w:spacing w:after="0"/>
                                <w:rPr>
                                  <w:del w:id="1803" w:author="Benjamin Pannell" w:date="2014-10-20T18:50:00Z"/>
                                  <w:rFonts w:ascii="Consolas" w:hAnsi="Consolas" w:cs="Consolas"/>
                                  <w:color w:val="000000" w:themeColor="text1"/>
                                  <w:sz w:val="20"/>
                                </w:rPr>
                              </w:pPr>
                              <w:del w:id="1804" w:author="Benjamin Pannell" w:date="2014-10-20T18:50:00Z">
                                <w:r w:rsidRPr="00E932EB" w:rsidDel="00863C58">
                                  <w:rPr>
                                    <w:rFonts w:ascii="Consolas" w:hAnsi="Consolas" w:cs="Consolas"/>
                                    <w:color w:val="000000" w:themeColor="text1"/>
                                    <w:sz w:val="20"/>
                                  </w:rPr>
                                  <w:delText>}</w:delText>
                                </w:r>
                              </w:del>
                            </w:p>
                            <w:p w14:paraId="11D5B574" w14:textId="77777777" w:rsidR="00790804" w:rsidRPr="00E932EB" w:rsidDel="00863C58" w:rsidRDefault="00790804" w:rsidP="00863C58">
                              <w:pPr>
                                <w:spacing w:after="0"/>
                                <w:rPr>
                                  <w:del w:id="1805" w:author="Benjamin Pannell" w:date="2014-10-20T18:50:00Z"/>
                                  <w:rFonts w:ascii="Consolas" w:hAnsi="Consolas" w:cs="Consolas"/>
                                  <w:color w:val="000000" w:themeColor="text1"/>
                                  <w:sz w:val="20"/>
                                </w:rPr>
                              </w:pPr>
                              <w:del w:id="180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4E9EE706" w14:textId="77777777" w:rsidR="00790804" w:rsidRPr="00E932EB" w:rsidDel="00863C58" w:rsidRDefault="00790804" w:rsidP="00863C58">
                              <w:pPr>
                                <w:spacing w:after="0"/>
                                <w:rPr>
                                  <w:del w:id="1807" w:author="Benjamin Pannell" w:date="2014-10-20T18:50:00Z"/>
                                  <w:rFonts w:ascii="Consolas" w:hAnsi="Consolas" w:cs="Consolas"/>
                                  <w:color w:val="000000" w:themeColor="text1"/>
                                  <w:sz w:val="20"/>
                                </w:rPr>
                              </w:pPr>
                              <w:del w:id="180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4111C0C0" w14:textId="77777777" w:rsidR="00790804" w:rsidRPr="00E932EB" w:rsidDel="00863C58" w:rsidRDefault="00790804" w:rsidP="00863C58">
                              <w:pPr>
                                <w:spacing w:after="0"/>
                                <w:rPr>
                                  <w:del w:id="1809" w:author="Benjamin Pannell" w:date="2014-10-20T18:50:00Z"/>
                                  <w:rFonts w:ascii="Consolas" w:hAnsi="Consolas" w:cs="Consolas"/>
                                  <w:color w:val="000000" w:themeColor="text1"/>
                                  <w:sz w:val="20"/>
                                </w:rPr>
                              </w:pPr>
                              <w:del w:id="181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611C4AFB" w14:textId="77777777" w:rsidR="00790804" w:rsidRPr="00E932EB" w:rsidDel="00863C58" w:rsidRDefault="00790804" w:rsidP="00863C58">
                              <w:pPr>
                                <w:spacing w:after="0"/>
                                <w:rPr>
                                  <w:del w:id="1811" w:author="Benjamin Pannell" w:date="2014-10-20T18:50:00Z"/>
                                  <w:rFonts w:ascii="Consolas" w:hAnsi="Consolas" w:cs="Consolas"/>
                                  <w:color w:val="000000" w:themeColor="text1"/>
                                  <w:sz w:val="20"/>
                                </w:rPr>
                              </w:pPr>
                              <w:del w:id="181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15757918" w14:textId="77777777" w:rsidR="00790804" w:rsidRPr="00E932EB" w:rsidDel="00863C58" w:rsidRDefault="00790804" w:rsidP="00863C58">
                              <w:pPr>
                                <w:spacing w:after="0"/>
                                <w:rPr>
                                  <w:del w:id="1813" w:author="Benjamin Pannell" w:date="2014-10-20T18:50:00Z"/>
                                  <w:rFonts w:ascii="Consolas" w:hAnsi="Consolas" w:cs="Consolas"/>
                                  <w:color w:val="000000" w:themeColor="text1"/>
                                  <w:sz w:val="20"/>
                                </w:rPr>
                              </w:pPr>
                              <w:del w:id="1814" w:author="Benjamin Pannell" w:date="2014-10-20T18:50:00Z">
                                <w:r w:rsidRPr="00E932EB" w:rsidDel="00863C58">
                                  <w:rPr>
                                    <w:rFonts w:ascii="Consolas" w:hAnsi="Consolas" w:cs="Consolas"/>
                                    <w:color w:val="000000" w:themeColor="text1"/>
                                    <w:sz w:val="20"/>
                                  </w:rPr>
                                  <w:delText>}</w:delText>
                                </w:r>
                              </w:del>
                            </w:p>
                            <w:p w14:paraId="56B35580" w14:textId="77777777" w:rsidR="00790804" w:rsidRPr="00E932EB" w:rsidDel="00863C58" w:rsidRDefault="00790804" w:rsidP="00863C58">
                              <w:pPr>
                                <w:spacing w:after="0"/>
                                <w:rPr>
                                  <w:del w:id="1815" w:author="Benjamin Pannell" w:date="2014-10-20T18:50:00Z"/>
                                  <w:rFonts w:ascii="Consolas" w:hAnsi="Consolas" w:cs="Consolas"/>
                                  <w:color w:val="000000" w:themeColor="text1"/>
                                  <w:sz w:val="20"/>
                                </w:rPr>
                              </w:pPr>
                              <w:del w:id="181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38E3E9CA" w14:textId="77777777" w:rsidR="00790804" w:rsidRPr="00E932EB" w:rsidDel="00863C58" w:rsidRDefault="00790804" w:rsidP="00863C58">
                              <w:pPr>
                                <w:spacing w:after="0"/>
                                <w:rPr>
                                  <w:del w:id="1817" w:author="Benjamin Pannell" w:date="2014-10-20T18:50:00Z"/>
                                  <w:rFonts w:ascii="Consolas" w:hAnsi="Consolas" w:cs="Consolas"/>
                                  <w:color w:val="000000" w:themeColor="text1"/>
                                  <w:sz w:val="20"/>
                                </w:rPr>
                              </w:pPr>
                              <w:del w:id="181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1A8CBF81" w14:textId="77777777" w:rsidR="00790804" w:rsidRPr="00E932EB" w:rsidDel="00863C58" w:rsidRDefault="00790804" w:rsidP="00863C58">
                              <w:pPr>
                                <w:spacing w:after="0"/>
                                <w:rPr>
                                  <w:del w:id="1819" w:author="Benjamin Pannell" w:date="2014-10-20T18:50:00Z"/>
                                  <w:rFonts w:ascii="Consolas" w:hAnsi="Consolas" w:cs="Consolas"/>
                                  <w:color w:val="000000" w:themeColor="text1"/>
                                  <w:sz w:val="20"/>
                                </w:rPr>
                              </w:pPr>
                              <w:del w:id="182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249B7887" w14:textId="77777777" w:rsidR="00790804" w:rsidRPr="00E932EB" w:rsidDel="00863C58" w:rsidRDefault="00790804" w:rsidP="00863C58">
                              <w:pPr>
                                <w:spacing w:after="0"/>
                                <w:rPr>
                                  <w:del w:id="1821" w:author="Benjamin Pannell" w:date="2014-10-20T18:50:00Z"/>
                                  <w:rFonts w:ascii="Consolas" w:hAnsi="Consolas" w:cs="Consolas"/>
                                  <w:color w:val="000000" w:themeColor="text1"/>
                                  <w:sz w:val="20"/>
                                </w:rPr>
                              </w:pPr>
                              <w:del w:id="1822" w:author="Benjamin Pannell" w:date="2014-10-20T18:50:00Z">
                                <w:r w:rsidRPr="00E932EB" w:rsidDel="00863C58">
                                  <w:rPr>
                                    <w:rFonts w:ascii="Consolas" w:hAnsi="Consolas" w:cs="Consolas"/>
                                    <w:color w:val="000000" w:themeColor="text1"/>
                                    <w:sz w:val="20"/>
                                  </w:rPr>
                                  <w:delText>}</w:delText>
                                </w:r>
                              </w:del>
                            </w:p>
                            <w:p w14:paraId="7B6BA383" w14:textId="77777777" w:rsidR="00790804" w:rsidRPr="00E932EB" w:rsidDel="00863C58" w:rsidRDefault="00790804" w:rsidP="00863C58">
                              <w:pPr>
                                <w:spacing w:after="0"/>
                                <w:rPr>
                                  <w:del w:id="1823" w:author="Benjamin Pannell" w:date="2014-10-20T18:50:00Z"/>
                                  <w:rFonts w:ascii="Consolas" w:hAnsi="Consolas" w:cs="Consolas"/>
                                  <w:color w:val="000000" w:themeColor="text1"/>
                                  <w:sz w:val="20"/>
                                </w:rPr>
                              </w:pPr>
                              <w:del w:id="1824"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6B6CDBF0" w14:textId="77777777" w:rsidR="00790804" w:rsidRPr="00E932EB" w:rsidDel="00863C58" w:rsidRDefault="00790804" w:rsidP="00863C58">
                              <w:pPr>
                                <w:spacing w:after="0"/>
                                <w:rPr>
                                  <w:del w:id="1825" w:author="Benjamin Pannell" w:date="2014-10-20T18:50:00Z"/>
                                  <w:rFonts w:ascii="Consolas" w:hAnsi="Consolas" w:cs="Consolas"/>
                                  <w:color w:val="000000" w:themeColor="text1"/>
                                  <w:sz w:val="20"/>
                                </w:rPr>
                              </w:pPr>
                              <w:del w:id="1826"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4A3E7010" w14:textId="77777777" w:rsidR="00790804" w:rsidRPr="00E932EB" w:rsidDel="00863C58" w:rsidRDefault="00790804" w:rsidP="00863C58">
                              <w:pPr>
                                <w:spacing w:after="0"/>
                                <w:rPr>
                                  <w:del w:id="1827" w:author="Benjamin Pannell" w:date="2014-10-20T18:50:00Z"/>
                                  <w:rFonts w:ascii="Consolas" w:hAnsi="Consolas" w:cs="Consolas"/>
                                  <w:color w:val="000000" w:themeColor="text1"/>
                                  <w:sz w:val="20"/>
                                </w:rPr>
                              </w:pPr>
                              <w:del w:id="1828" w:author="Benjamin Pannell" w:date="2014-10-20T18:50:00Z">
                                <w:r w:rsidRPr="00E932EB" w:rsidDel="00863C58">
                                  <w:rPr>
                                    <w:rFonts w:ascii="Consolas" w:hAnsi="Consolas" w:cs="Consolas"/>
                                    <w:color w:val="000000" w:themeColor="text1"/>
                                    <w:sz w:val="20"/>
                                  </w:rPr>
                                  <w:delText>}</w:delText>
                                </w:r>
                              </w:del>
                            </w:p>
                            <w:p w14:paraId="585DE29D" w14:textId="77777777" w:rsidR="00790804" w:rsidRPr="00E932EB" w:rsidDel="00863C58" w:rsidRDefault="00790804" w:rsidP="00863C58">
                              <w:pPr>
                                <w:spacing w:after="0"/>
                                <w:rPr>
                                  <w:del w:id="1829" w:author="Benjamin Pannell" w:date="2014-10-20T18:50:00Z"/>
                                  <w:rFonts w:ascii="Consolas" w:hAnsi="Consolas" w:cs="Consolas"/>
                                  <w:color w:val="000000" w:themeColor="text1"/>
                                  <w:sz w:val="20"/>
                                </w:rPr>
                              </w:pPr>
                              <w:del w:id="1830"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24CB81D8" w14:textId="77777777" w:rsidR="00790804" w:rsidRPr="00E932EB" w:rsidDel="00863C58" w:rsidRDefault="00790804" w:rsidP="00863C58">
                              <w:pPr>
                                <w:spacing w:after="0"/>
                                <w:rPr>
                                  <w:del w:id="1831" w:author="Benjamin Pannell" w:date="2014-10-20T18:50:00Z"/>
                                  <w:rFonts w:ascii="Consolas" w:hAnsi="Consolas" w:cs="Consolas"/>
                                  <w:color w:val="000000" w:themeColor="text1"/>
                                  <w:sz w:val="20"/>
                                </w:rPr>
                              </w:pPr>
                              <w:del w:id="183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2E410905" w14:textId="77777777" w:rsidR="00790804" w:rsidRDefault="00790804" w:rsidP="00863C58">
                              <w:pPr>
                                <w:spacing w:after="0"/>
                                <w:rPr>
                                  <w:ins w:id="1833" w:author="Benjamin Pannell" w:date="2014-10-20T18:51:00Z"/>
                                  <w:rFonts w:ascii="Consolas" w:hAnsi="Consolas" w:cs="Consolas"/>
                                  <w:color w:val="000000" w:themeColor="text1"/>
                                  <w:sz w:val="20"/>
                                </w:rPr>
                              </w:pPr>
                              <w:del w:id="1834" w:author="Benjamin Pannell" w:date="2014-10-20T18:50:00Z">
                                <w:r w:rsidRPr="00E932EB" w:rsidDel="00863C58">
                                  <w:rPr>
                                    <w:rFonts w:ascii="Consolas" w:hAnsi="Consolas" w:cs="Consolas"/>
                                    <w:color w:val="000000" w:themeColor="text1"/>
                                    <w:sz w:val="20"/>
                                  </w:rPr>
                                  <w:delText>}</w:delText>
                                </w:r>
                              </w:del>
                            </w:p>
                            <w:p w14:paraId="1003DE95" w14:textId="77777777" w:rsidR="00790804" w:rsidRPr="00F5750A" w:rsidRDefault="00790804" w:rsidP="00863C58">
                              <w:pPr>
                                <w:spacing w:after="0"/>
                                <w:rPr>
                                  <w:ins w:id="1835" w:author="Benjamin Pannell" w:date="2014-10-20T18:51:00Z"/>
                                  <w:rFonts w:ascii="Consolas" w:hAnsi="Consolas" w:cs="Consolas"/>
                                  <w:b/>
                                  <w:color w:val="000000" w:themeColor="text1"/>
                                  <w:sz w:val="20"/>
                                  <w:rPrChange w:id="1836" w:author="Benjamin Pannell" w:date="2014-10-20T19:08:00Z">
                                    <w:rPr>
                                      <w:ins w:id="1837" w:author="Benjamin Pannell" w:date="2014-10-20T18:51:00Z"/>
                                      <w:rFonts w:ascii="Consolas" w:hAnsi="Consolas" w:cs="Consolas"/>
                                      <w:color w:val="000000" w:themeColor="text1"/>
                                      <w:sz w:val="20"/>
                                    </w:rPr>
                                  </w:rPrChange>
                                </w:rPr>
                              </w:pPr>
                              <w:ins w:id="1838" w:author="Benjamin Pannell" w:date="2014-10-20T18:51:00Z">
                                <w:r>
                                  <w:rPr>
                                    <w:rFonts w:ascii="Consolas" w:hAnsi="Consolas" w:cs="Consolas"/>
                                    <w:color w:val="000000" w:themeColor="text1"/>
                                    <w:sz w:val="20"/>
                                  </w:rPr>
                                  <w:tab/>
                                </w:r>
                                <w:r w:rsidRPr="00F5750A">
                                  <w:rPr>
                                    <w:rFonts w:ascii="Consolas" w:hAnsi="Consolas" w:cs="Consolas"/>
                                    <w:b/>
                                    <w:color w:val="000000" w:themeColor="text1"/>
                                    <w:sz w:val="20"/>
                                    <w:rPrChange w:id="1839" w:author="Benjamin Pannell" w:date="2014-10-20T19:08:00Z">
                                      <w:rPr>
                                        <w:rFonts w:ascii="Consolas" w:hAnsi="Consolas" w:cs="Consolas"/>
                                        <w:color w:val="000000" w:themeColor="text1"/>
                                        <w:sz w:val="20"/>
                                      </w:rPr>
                                    </w:rPrChange>
                                  </w:rPr>
                                  <w:t>OPTIONS:</w:t>
                                </w:r>
                              </w:ins>
                            </w:p>
                            <w:p w14:paraId="7A588740" w14:textId="3D775A0A" w:rsidR="00790804" w:rsidRDefault="00790804">
                              <w:pPr>
                                <w:spacing w:after="0"/>
                                <w:rPr>
                                  <w:ins w:id="1840" w:author="Benjamin Pannell" w:date="2014-10-20T18:58:00Z"/>
                                  <w:rFonts w:ascii="Consolas" w:hAnsi="Consolas" w:cs="Consolas"/>
                                  <w:color w:val="000000" w:themeColor="text1"/>
                                  <w:sz w:val="20"/>
                                </w:rPr>
                              </w:pPr>
                              <w:ins w:id="1841" w:author="Benjamin Pannell" w:date="2014-10-20T18:51:00Z">
                                <w:r>
                                  <w:rPr>
                                    <w:rFonts w:ascii="Consolas" w:hAnsi="Consolas" w:cs="Consolas"/>
                                    <w:color w:val="000000" w:themeColor="text1"/>
                                    <w:sz w:val="20"/>
                                  </w:rPr>
                                  <w:tab/>
                                </w:r>
                              </w:ins>
                              <w:ins w:id="1842" w:author="Benjamin Pannell" w:date="2014-10-20T18:58:00Z">
                                <w:r>
                                  <w:rPr>
                                    <w:rFonts w:ascii="Consolas" w:hAnsi="Consolas" w:cs="Consolas"/>
                                    <w:color w:val="000000" w:themeColor="text1"/>
                                    <w:sz w:val="20"/>
                                  </w:rPr>
                                  <w:t>-L/--left</w:t>
                                </w:r>
                                <w:r>
                                  <w:rPr>
                                    <w:rFonts w:ascii="Consolas" w:hAnsi="Consolas" w:cs="Consolas"/>
                                    <w:color w:val="000000" w:themeColor="text1"/>
                                    <w:sz w:val="20"/>
                                  </w:rPr>
                                  <w:tab/>
                                  <w:t>- Press left mouse button</w:t>
                                </w:r>
                              </w:ins>
                            </w:p>
                            <w:p w14:paraId="09DB4F21" w14:textId="09F68230" w:rsidR="00790804" w:rsidRDefault="00790804">
                              <w:pPr>
                                <w:spacing w:after="0"/>
                                <w:rPr>
                                  <w:ins w:id="1843" w:author="Benjamin Pannell" w:date="2014-10-20T18:58:00Z"/>
                                  <w:rFonts w:ascii="Consolas" w:hAnsi="Consolas" w:cs="Consolas"/>
                                  <w:color w:val="000000" w:themeColor="text1"/>
                                  <w:sz w:val="20"/>
                                </w:rPr>
                              </w:pPr>
                              <w:ins w:id="1844" w:author="Benjamin Pannell" w:date="2014-10-20T18:58:00Z">
                                <w:r>
                                  <w:rPr>
                                    <w:rFonts w:ascii="Consolas" w:hAnsi="Consolas" w:cs="Consolas"/>
                                    <w:color w:val="000000" w:themeColor="text1"/>
                                    <w:sz w:val="20"/>
                                  </w:rPr>
                                  <w:tab/>
                                  <w:t>-R/--right</w:t>
                                </w:r>
                                <w:r>
                                  <w:rPr>
                                    <w:rFonts w:ascii="Consolas" w:hAnsi="Consolas" w:cs="Consolas"/>
                                    <w:color w:val="000000" w:themeColor="text1"/>
                                    <w:sz w:val="20"/>
                                  </w:rPr>
                                  <w:tab/>
                                  <w:t>- Press right mouse button</w:t>
                                </w:r>
                              </w:ins>
                            </w:p>
                            <w:p w14:paraId="14688D04" w14:textId="06E21F1D" w:rsidR="00790804" w:rsidRDefault="00790804">
                              <w:pPr>
                                <w:spacing w:after="0"/>
                                <w:rPr>
                                  <w:ins w:id="1845" w:author="Benjamin Pannell" w:date="2014-10-20T18:58:00Z"/>
                                  <w:rFonts w:ascii="Consolas" w:hAnsi="Consolas" w:cs="Consolas"/>
                                  <w:color w:val="000000" w:themeColor="text1"/>
                                  <w:sz w:val="20"/>
                                </w:rPr>
                              </w:pPr>
                              <w:ins w:id="1846" w:author="Benjamin Pannell" w:date="2014-10-20T18:58:00Z">
                                <w:r>
                                  <w:rPr>
                                    <w:rFonts w:ascii="Consolas" w:hAnsi="Consolas" w:cs="Consolas"/>
                                    <w:color w:val="000000" w:themeColor="text1"/>
                                    <w:sz w:val="20"/>
                                  </w:rPr>
                                  <w:tab/>
                                  <w:t>-M/--middle</w:t>
                                </w:r>
                                <w:r>
                                  <w:rPr>
                                    <w:rFonts w:ascii="Consolas" w:hAnsi="Consolas" w:cs="Consolas"/>
                                    <w:color w:val="000000" w:themeColor="text1"/>
                                    <w:sz w:val="20"/>
                                  </w:rPr>
                                  <w:tab/>
                                  <w:t>- Press middle mouse button</w:t>
                                </w:r>
                              </w:ins>
                            </w:p>
                            <w:p w14:paraId="3215BC36" w14:textId="244FF4C4" w:rsidR="00790804" w:rsidRDefault="00790804">
                              <w:pPr>
                                <w:spacing w:after="0"/>
                                <w:rPr>
                                  <w:ins w:id="1847" w:author="Benjamin Pannell" w:date="2014-10-20T18:58:00Z"/>
                                  <w:rFonts w:ascii="Consolas" w:hAnsi="Consolas" w:cs="Consolas"/>
                                  <w:color w:val="000000" w:themeColor="text1"/>
                                  <w:sz w:val="20"/>
                                </w:rPr>
                              </w:pPr>
                              <w:ins w:id="1848" w:author="Benjamin Pannell" w:date="2014-10-20T18:58:00Z">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ins>
                            </w:p>
                            <w:p w14:paraId="72BBA904" w14:textId="77777777" w:rsidR="00790804" w:rsidRDefault="00790804">
                              <w:pPr>
                                <w:spacing w:after="0"/>
                                <w:rPr>
                                  <w:ins w:id="1849" w:author="Benjamin Pannell" w:date="2014-10-20T18:59:00Z"/>
                                  <w:rFonts w:ascii="Consolas" w:hAnsi="Consolas" w:cs="Consolas"/>
                                  <w:color w:val="000000" w:themeColor="text1"/>
                                  <w:sz w:val="20"/>
                                </w:rPr>
                              </w:pPr>
                            </w:p>
                            <w:p w14:paraId="2A6DD5DA" w14:textId="76761159" w:rsidR="00790804" w:rsidRPr="00F5750A" w:rsidRDefault="00790804">
                              <w:pPr>
                                <w:spacing w:after="0"/>
                                <w:rPr>
                                  <w:ins w:id="1850" w:author="Benjamin Pannell" w:date="2014-10-20T18:59:00Z"/>
                                  <w:rFonts w:ascii="Consolas" w:hAnsi="Consolas" w:cs="Consolas"/>
                                  <w:b/>
                                  <w:color w:val="000000" w:themeColor="text1"/>
                                  <w:sz w:val="20"/>
                                  <w:rPrChange w:id="1851" w:author="Benjamin Pannell" w:date="2014-10-20T19:08:00Z">
                                    <w:rPr>
                                      <w:ins w:id="1852" w:author="Benjamin Pannell" w:date="2014-10-20T18:59:00Z"/>
                                      <w:rFonts w:ascii="Consolas" w:hAnsi="Consolas" w:cs="Consolas"/>
                                      <w:color w:val="000000" w:themeColor="text1"/>
                                      <w:sz w:val="20"/>
                                    </w:rPr>
                                  </w:rPrChange>
                                </w:rPr>
                              </w:pPr>
                              <w:ins w:id="1853"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1854" w:author="Benjamin Pannell" w:date="2014-10-20T19:08:00Z">
                                      <w:rPr>
                                        <w:rFonts w:ascii="Consolas" w:hAnsi="Consolas" w:cs="Consolas"/>
                                        <w:color w:val="000000" w:themeColor="text1"/>
                                        <w:sz w:val="20"/>
                                      </w:rPr>
                                    </w:rPrChange>
                                  </w:rPr>
                                  <w:t>MOVEMENT:</w:t>
                                </w:r>
                              </w:ins>
                            </w:p>
                            <w:p w14:paraId="0A158403" w14:textId="07185F5E" w:rsidR="00790804" w:rsidRDefault="00790804">
                              <w:pPr>
                                <w:spacing w:after="0"/>
                                <w:rPr>
                                  <w:ins w:id="1855" w:author="Benjamin Pannell" w:date="2014-10-20T18:59:00Z"/>
                                  <w:rFonts w:ascii="Consolas" w:hAnsi="Consolas" w:cs="Consolas"/>
                                  <w:color w:val="000000" w:themeColor="text1"/>
                                  <w:sz w:val="20"/>
                                </w:rPr>
                              </w:pPr>
                              <w:ins w:id="1856" w:author="Benjamin Pannell" w:date="2014-10-20T18:59:00Z">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ins>
                            </w:p>
                            <w:p w14:paraId="3586953F" w14:textId="6FEEF4C6" w:rsidR="00790804" w:rsidRDefault="00790804">
                              <w:pPr>
                                <w:spacing w:after="0"/>
                                <w:rPr>
                                  <w:ins w:id="1857" w:author="Benjamin Pannell" w:date="2014-10-20T18:59:00Z"/>
                                  <w:rFonts w:ascii="Consolas" w:hAnsi="Consolas" w:cs="Consolas"/>
                                  <w:color w:val="000000" w:themeColor="text1"/>
                                  <w:sz w:val="20"/>
                                </w:rPr>
                              </w:pPr>
                              <w:ins w:id="1858" w:author="Benjamin Pannell" w:date="2014-10-20T18:59:00Z">
                                <w:r>
                                  <w:rPr>
                                    <w:rFonts w:ascii="Consolas" w:hAnsi="Consolas" w:cs="Consolas"/>
                                    <w:color w:val="000000" w:themeColor="text1"/>
                                    <w:sz w:val="20"/>
                                  </w:rPr>
                                  <w:tab/>
                                  <w:t>Y[delta]</w:t>
                                </w:r>
                                <w:r>
                                  <w:rPr>
                                    <w:rFonts w:ascii="Consolas" w:hAnsi="Consolas" w:cs="Consolas"/>
                                    <w:color w:val="000000" w:themeColor="text1"/>
                                    <w:sz w:val="20"/>
                                  </w:rPr>
                                  <w:tab/>
                                  <w:t>- Move [delta] units upwards</w:t>
                                </w:r>
                              </w:ins>
                            </w:p>
                            <w:p w14:paraId="5DED33F4" w14:textId="100493AB" w:rsidR="00790804" w:rsidRDefault="00790804">
                              <w:pPr>
                                <w:spacing w:after="0"/>
                                <w:rPr>
                                  <w:ins w:id="1859" w:author="Benjamin Pannell" w:date="2014-10-20T18:59:00Z"/>
                                  <w:rFonts w:ascii="Consolas" w:hAnsi="Consolas" w:cs="Consolas"/>
                                  <w:color w:val="000000" w:themeColor="text1"/>
                                  <w:sz w:val="20"/>
                                </w:rPr>
                              </w:pPr>
                              <w:ins w:id="1860" w:author="Benjamin Pannell" w:date="2014-10-20T18:59:00Z">
                                <w:r>
                                  <w:rPr>
                                    <w:rFonts w:ascii="Consolas" w:hAnsi="Consolas" w:cs="Consolas"/>
                                    <w:color w:val="000000" w:themeColor="text1"/>
                                    <w:sz w:val="20"/>
                                  </w:rPr>
                                  <w:tab/>
                                  <w:t>S[delta]</w:t>
                                </w:r>
                                <w:r>
                                  <w:rPr>
                                    <w:rFonts w:ascii="Consolas" w:hAnsi="Consolas" w:cs="Consolas"/>
                                    <w:color w:val="000000" w:themeColor="text1"/>
                                    <w:sz w:val="20"/>
                                  </w:rPr>
                                  <w:tab/>
                                  <w:t>- Scroll [delta] lines upwards</w:t>
                                </w:r>
                              </w:ins>
                            </w:p>
                            <w:p w14:paraId="269728CA" w14:textId="77777777" w:rsidR="00790804" w:rsidRDefault="00790804">
                              <w:pPr>
                                <w:spacing w:after="0"/>
                                <w:rPr>
                                  <w:ins w:id="1861" w:author="Benjamin Pannell" w:date="2014-10-20T18:59:00Z"/>
                                  <w:rFonts w:ascii="Consolas" w:hAnsi="Consolas" w:cs="Consolas"/>
                                  <w:color w:val="000000" w:themeColor="text1"/>
                                  <w:sz w:val="20"/>
                                </w:rPr>
                              </w:pPr>
                            </w:p>
                            <w:p w14:paraId="78551BDD" w14:textId="48970043" w:rsidR="00790804" w:rsidRPr="00F5750A" w:rsidRDefault="00790804" w:rsidP="008168DA">
                              <w:pPr>
                                <w:spacing w:after="0"/>
                                <w:rPr>
                                  <w:ins w:id="1862" w:author="Benjamin Pannell" w:date="2014-10-20T19:00:00Z"/>
                                  <w:rFonts w:ascii="Consolas" w:hAnsi="Consolas" w:cs="Consolas"/>
                                  <w:b/>
                                  <w:color w:val="000000" w:themeColor="text1"/>
                                  <w:sz w:val="20"/>
                                  <w:rPrChange w:id="1863" w:author="Benjamin Pannell" w:date="2014-10-20T19:08:00Z">
                                    <w:rPr>
                                      <w:ins w:id="1864" w:author="Benjamin Pannell" w:date="2014-10-20T19:00:00Z"/>
                                      <w:rFonts w:ascii="Consolas" w:hAnsi="Consolas" w:cs="Consolas"/>
                                      <w:color w:val="000000" w:themeColor="text1"/>
                                      <w:sz w:val="20"/>
                                    </w:rPr>
                                  </w:rPrChange>
                                </w:rPr>
                              </w:pPr>
                              <w:ins w:id="1865"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1866" w:author="Benjamin Pannell" w:date="2014-10-20T19:08:00Z">
                                      <w:rPr>
                                        <w:rFonts w:ascii="Consolas" w:hAnsi="Consolas" w:cs="Consolas"/>
                                        <w:color w:val="000000" w:themeColor="text1"/>
                                        <w:sz w:val="20"/>
                                      </w:rPr>
                                    </w:rPrChange>
                                  </w:rPr>
                                  <w:t>EXAMPLES:</w:t>
                                </w:r>
                              </w:ins>
                              <w:ins w:id="1867" w:author="Benjamin Pannell" w:date="2014-10-20T19:00:00Z">
                                <w:r w:rsidRPr="00F5750A">
                                  <w:rPr>
                                    <w:rFonts w:ascii="Consolas" w:hAnsi="Consolas" w:cs="Consolas"/>
                                    <w:b/>
                                    <w:color w:val="000000" w:themeColor="text1"/>
                                    <w:sz w:val="20"/>
                                    <w:rPrChange w:id="1868" w:author="Benjamin Pannell" w:date="2014-10-20T19:08:00Z">
                                      <w:rPr>
                                        <w:rFonts w:ascii="Consolas" w:hAnsi="Consolas" w:cs="Consolas"/>
                                        <w:color w:val="000000" w:themeColor="text1"/>
                                        <w:sz w:val="20"/>
                                      </w:rPr>
                                    </w:rPrChange>
                                  </w:rPr>
                                  <w:t xml:space="preserve"> </w:t>
                                </w:r>
                              </w:ins>
                            </w:p>
                            <w:p w14:paraId="1AA1C923" w14:textId="63F1EA2C" w:rsidR="00790804" w:rsidRDefault="00790804">
                              <w:pPr>
                                <w:spacing w:after="0"/>
                                <w:rPr>
                                  <w:ins w:id="1869" w:author="Benjamin Pannell" w:date="2014-10-20T18:59:00Z"/>
                                  <w:rFonts w:ascii="Consolas" w:hAnsi="Consolas" w:cs="Consolas"/>
                                  <w:color w:val="000000" w:themeColor="text1"/>
                                  <w:sz w:val="20"/>
                                </w:rPr>
                              </w:pPr>
                              <w:ins w:id="1870" w:author="Benjamin Pannell" w:date="2014-10-20T19:00: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–L --hold</w:t>
                                </w:r>
                              </w:ins>
                            </w:p>
                            <w:p w14:paraId="45DB822C" w14:textId="5A90B109" w:rsidR="00790804" w:rsidRDefault="00790804">
                              <w:pPr>
                                <w:spacing w:after="0"/>
                                <w:rPr>
                                  <w:ins w:id="1871" w:author="Benjamin Pannell" w:date="2014-10-20T19:00:00Z"/>
                                  <w:rFonts w:ascii="Consolas" w:hAnsi="Consolas" w:cs="Consolas"/>
                                  <w:color w:val="000000" w:themeColor="text1"/>
                                  <w:sz w:val="20"/>
                                </w:rPr>
                              </w:pPr>
                              <w:ins w:id="1872" w:author="Benjamin Pannell" w:date="2014-10-20T18:59: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w:t>
                                </w:r>
                              </w:ins>
                              <w:ins w:id="1873" w:author="Benjamin Pannell" w:date="2014-10-20T19:00:00Z">
                                <w:r>
                                  <w:rPr>
                                    <w:rFonts w:ascii="Consolas" w:hAnsi="Consolas" w:cs="Consolas"/>
                                    <w:color w:val="000000" w:themeColor="text1"/>
                                    <w:sz w:val="20"/>
                                  </w:rPr>
                                  <w:t xml:space="preserve">–L –H </w:t>
                                </w:r>
                              </w:ins>
                              <w:ins w:id="1874" w:author="Benjamin Pannell" w:date="2014-10-20T18:59:00Z">
                                <w:r>
                                  <w:rPr>
                                    <w:rFonts w:ascii="Consolas" w:hAnsi="Consolas" w:cs="Consolas"/>
                                    <w:color w:val="000000" w:themeColor="text1"/>
                                    <w:sz w:val="20"/>
                                  </w:rPr>
                                  <w:t>X10 Y1</w:t>
                                </w:r>
                              </w:ins>
                            </w:p>
                            <w:p w14:paraId="1C18211B" w14:textId="08FB292A" w:rsidR="00790804" w:rsidRDefault="00790804">
                              <w:pPr>
                                <w:spacing w:after="0"/>
                                <w:rPr>
                                  <w:ins w:id="1875" w:author="Benjamin Pannell" w:date="2014-10-20T19:01:00Z"/>
                                  <w:rFonts w:ascii="Consolas" w:hAnsi="Consolas" w:cs="Consolas"/>
                                  <w:color w:val="000000" w:themeColor="text1"/>
                                  <w:sz w:val="20"/>
                                </w:rPr>
                              </w:pPr>
                              <w:ins w:id="1876" w:author="Benjamin Pannell" w:date="2014-10-20T19:00: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–L –H </w:t>
                                </w:r>
                              </w:ins>
                              <w:ins w:id="1877" w:author="Benjamin Pannell" w:date="2014-10-20T19:01:00Z">
                                <w:r>
                                  <w:rPr>
                                    <w:rFonts w:ascii="Consolas" w:hAnsi="Consolas" w:cs="Consolas"/>
                                    <w:color w:val="000000" w:themeColor="text1"/>
                                    <w:sz w:val="20"/>
                                  </w:rPr>
                                  <w:t xml:space="preserve">X10 </w:t>
                                </w:r>
                              </w:ins>
                              <w:ins w:id="1878" w:author="Benjamin Pannell" w:date="2014-10-20T19:00:00Z">
                                <w:r>
                                  <w:rPr>
                                    <w:rFonts w:ascii="Consolas" w:hAnsi="Consolas" w:cs="Consolas"/>
                                    <w:color w:val="000000" w:themeColor="text1"/>
                                    <w:sz w:val="20"/>
                                  </w:rPr>
                                  <w:t>Y1</w:t>
                                </w:r>
                              </w:ins>
                            </w:p>
                            <w:p w14:paraId="2666ED7A" w14:textId="07C4ED46" w:rsidR="00790804" w:rsidRPr="00E932EB" w:rsidRDefault="00790804">
                              <w:pPr>
                                <w:spacing w:after="0"/>
                                <w:rPr>
                                  <w:rFonts w:ascii="Consolas" w:hAnsi="Consolas" w:cs="Consolas"/>
                                  <w:color w:val="000000" w:themeColor="text1"/>
                                  <w:sz w:val="20"/>
                                </w:rPr>
                              </w:pPr>
                              <w:ins w:id="1879" w:author="Benjamin Pannell" w:date="2014-10-20T19:01: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ins>
                              <w:proofErr w:type="spellEnd"/>
                              <w:proofErr w:type="gramEnd"/>
                            </w:p>
                          </w:txbxContent>
                        </wps:txbx>
                        <wps:bodyPr rot="0" vert="horz" wrap="square" lIns="91440" tIns="45720" rIns="91440" bIns="45720" anchor="t" anchorCtr="0">
                          <a:spAutoFit/>
                        </wps:bodyPr>
                      </wps:wsp>
                    </a:graphicData>
                  </a:graphic>
                </wp:inline>
              </w:drawing>
            </mc:Choice>
            <mc:Fallback>
              <w:pict>
                <v:shape w14:anchorId="5056ECF3" id="_x0000_s1033"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AwlVNknAgAATQQAAA4AAAAAAAAAAAAAAAAALgIAAGRycy9lMm9Eb2Mu&#10;eG1sUEsBAi0AFAAGAAgAAAAhAASVDFPbAAAABQEAAA8AAAAAAAAAAAAAAAAAgQQAAGRycy9kb3du&#10;cmV2LnhtbFBLBQYAAAAABAAEAPMAAACJBQAAAAA=&#10;">
                  <v:textbox style="mso-fit-shape-to-text:t">
                    <w:txbxContent>
                      <w:p w14:paraId="02B100F6" w14:textId="4CF02333" w:rsidR="00790804" w:rsidRPr="00F5750A" w:rsidDel="00863C58" w:rsidRDefault="00790804" w:rsidP="00863C58">
                        <w:pPr>
                          <w:spacing w:after="0"/>
                          <w:rPr>
                            <w:del w:id="1880" w:author="Benjamin Pannell" w:date="2014-10-20T18:50:00Z"/>
                            <w:rFonts w:ascii="Consolas" w:hAnsi="Consolas" w:cs="Consolas"/>
                            <w:b/>
                            <w:color w:val="000000" w:themeColor="text1"/>
                            <w:sz w:val="20"/>
                            <w:rPrChange w:id="1881" w:author="Benjamin Pannell" w:date="2014-10-20T19:08:00Z">
                              <w:rPr>
                                <w:del w:id="1882" w:author="Benjamin Pannell" w:date="2014-10-20T18:50:00Z"/>
                                <w:rFonts w:ascii="Consolas" w:hAnsi="Consolas" w:cs="Consolas"/>
                                <w:color w:val="000000" w:themeColor="text1"/>
                                <w:sz w:val="20"/>
                              </w:rPr>
                            </w:rPrChange>
                          </w:rPr>
                        </w:pPr>
                        <w:proofErr w:type="spellStart"/>
                        <w:proofErr w:type="gramStart"/>
                        <w:ins w:id="1883" w:author="Benjamin Pannell" w:date="2014-10-20T18:51:00Z">
                          <w:r w:rsidRPr="00F5750A">
                            <w:rPr>
                              <w:rFonts w:ascii="Consolas" w:hAnsi="Consolas" w:cs="Consolas"/>
                              <w:b/>
                              <w:sz w:val="20"/>
                              <w:rPrChange w:id="1884" w:author="Benjamin Pannell" w:date="2014-10-20T19:08:00Z">
                                <w:rPr>
                                  <w:rFonts w:ascii="Consolas" w:hAnsi="Consolas" w:cs="Consolas"/>
                                  <w:sz w:val="20"/>
                                </w:rPr>
                              </w:rPrChange>
                            </w:rPr>
                            <w:t>iso</w:t>
                          </w:r>
                        </w:ins>
                        <w:ins w:id="1885" w:author="Benjamin Pannell" w:date="2014-10-20T18:58:00Z">
                          <w:r w:rsidRPr="00F5750A">
                            <w:rPr>
                              <w:rFonts w:ascii="Consolas" w:hAnsi="Consolas" w:cs="Consolas"/>
                              <w:b/>
                              <w:sz w:val="20"/>
                              <w:rPrChange w:id="1886" w:author="Benjamin Pannell" w:date="2014-10-20T19:08:00Z">
                                <w:rPr>
                                  <w:rFonts w:ascii="Consolas" w:hAnsi="Consolas" w:cs="Consolas"/>
                                  <w:sz w:val="20"/>
                                </w:rPr>
                              </w:rPrChange>
                            </w:rPr>
                            <w:t>mouse</w:t>
                          </w:r>
                        </w:ins>
                        <w:proofErr w:type="spellEnd"/>
                        <w:proofErr w:type="gramEnd"/>
                        <w:ins w:id="1887" w:author="Benjamin Pannell" w:date="2014-10-20T18:51:00Z">
                          <w:r w:rsidRPr="00F5750A">
                            <w:rPr>
                              <w:rFonts w:ascii="Consolas" w:hAnsi="Consolas" w:cs="Consolas"/>
                              <w:b/>
                              <w:sz w:val="20"/>
                              <w:rPrChange w:id="1888" w:author="Benjamin Pannell" w:date="2014-10-20T19:08:00Z">
                                <w:rPr>
                                  <w:rFonts w:ascii="Consolas" w:hAnsi="Consolas" w:cs="Consolas"/>
                                  <w:sz w:val="20"/>
                                </w:rPr>
                              </w:rPrChange>
                            </w:rPr>
                            <w:t xml:space="preserve"> [OPTIONS] </w:t>
                          </w:r>
                        </w:ins>
                        <w:ins w:id="1889" w:author="Benjamin Pannell" w:date="2014-10-20T18:58:00Z">
                          <w:r w:rsidRPr="00F5750A">
                            <w:rPr>
                              <w:rFonts w:ascii="Consolas" w:hAnsi="Consolas" w:cs="Consolas"/>
                              <w:b/>
                              <w:sz w:val="20"/>
                              <w:rPrChange w:id="1890" w:author="Benjamin Pannell" w:date="2014-10-20T19:08:00Z">
                                <w:rPr>
                                  <w:rFonts w:ascii="Consolas" w:hAnsi="Consolas" w:cs="Consolas"/>
                                  <w:sz w:val="20"/>
                                </w:rPr>
                              </w:rPrChange>
                            </w:rPr>
                            <w:t>MOVEMENT</w:t>
                          </w:r>
                        </w:ins>
                        <w:del w:id="1891" w:author="Benjamin Pannell" w:date="2014-10-20T18:50:00Z">
                          <w:r w:rsidRPr="00F5750A" w:rsidDel="00863C58">
                            <w:rPr>
                              <w:rFonts w:ascii="Consolas" w:hAnsi="Consolas" w:cs="Consolas"/>
                              <w:b/>
                              <w:color w:val="4472C4" w:themeColor="accent5"/>
                              <w:sz w:val="20"/>
                              <w:rPrChange w:id="1892"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1893" w:author="Benjamin Pannell" w:date="2014-10-20T19:08:00Z">
                                <w:rPr>
                                  <w:rFonts w:ascii="Consolas" w:hAnsi="Consolas" w:cs="Consolas"/>
                                  <w:color w:val="000000" w:themeColor="text1"/>
                                  <w:sz w:val="20"/>
                                </w:rPr>
                              </w:rPrChange>
                            </w:rPr>
                            <w:delText>Isotope {</w:delText>
                          </w:r>
                        </w:del>
                      </w:p>
                      <w:p w14:paraId="5B7E7E69" w14:textId="77777777" w:rsidR="00790804" w:rsidRPr="00E932EB" w:rsidDel="00863C58" w:rsidRDefault="00790804" w:rsidP="00863C58">
                        <w:pPr>
                          <w:spacing w:after="0"/>
                          <w:rPr>
                            <w:del w:id="1894" w:author="Benjamin Pannell" w:date="2014-10-20T18:50:00Z"/>
                            <w:rFonts w:ascii="Consolas" w:hAnsi="Consolas" w:cs="Consolas"/>
                            <w:color w:val="000000" w:themeColor="text1"/>
                            <w:sz w:val="20"/>
                          </w:rPr>
                        </w:pPr>
                        <w:del w:id="189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1EC45FF6" w14:textId="77777777" w:rsidR="00790804" w:rsidRPr="00E932EB" w:rsidDel="00863C58" w:rsidRDefault="00790804" w:rsidP="00863C58">
                        <w:pPr>
                          <w:spacing w:after="0"/>
                          <w:rPr>
                            <w:del w:id="1896" w:author="Benjamin Pannell" w:date="2014-10-20T18:50:00Z"/>
                            <w:rFonts w:ascii="Consolas" w:hAnsi="Consolas" w:cs="Consolas"/>
                            <w:color w:val="000000" w:themeColor="text1"/>
                            <w:sz w:val="20"/>
                          </w:rPr>
                        </w:pPr>
                        <w:del w:id="1897"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6EA2145D" w14:textId="77777777" w:rsidR="00790804" w:rsidRPr="00E932EB" w:rsidDel="00863C58" w:rsidRDefault="00790804" w:rsidP="00863C58">
                        <w:pPr>
                          <w:spacing w:after="0"/>
                          <w:rPr>
                            <w:del w:id="1898" w:author="Benjamin Pannell" w:date="2014-10-20T18:50:00Z"/>
                            <w:rFonts w:ascii="Consolas" w:hAnsi="Consolas" w:cs="Consolas"/>
                            <w:color w:val="000000" w:themeColor="text1"/>
                            <w:sz w:val="20"/>
                          </w:rPr>
                        </w:pPr>
                        <w:del w:id="1899"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5AF4363C" w14:textId="77777777" w:rsidR="00790804" w:rsidRPr="00E932EB" w:rsidDel="00863C58" w:rsidRDefault="00790804" w:rsidP="00863C58">
                        <w:pPr>
                          <w:spacing w:after="0"/>
                          <w:rPr>
                            <w:del w:id="1900" w:author="Benjamin Pannell" w:date="2014-10-20T18:50:00Z"/>
                            <w:rFonts w:ascii="Consolas" w:hAnsi="Consolas" w:cs="Consolas"/>
                            <w:color w:val="000000" w:themeColor="text1"/>
                            <w:sz w:val="20"/>
                          </w:rPr>
                        </w:pPr>
                        <w:del w:id="190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65D17EC6" w14:textId="77777777" w:rsidR="00790804" w:rsidRPr="00E932EB" w:rsidDel="00863C58" w:rsidRDefault="00790804" w:rsidP="00863C58">
                        <w:pPr>
                          <w:spacing w:after="0"/>
                          <w:rPr>
                            <w:del w:id="1902" w:author="Benjamin Pannell" w:date="2014-10-20T18:50:00Z"/>
                            <w:rFonts w:ascii="Consolas" w:hAnsi="Consolas" w:cs="Consolas"/>
                            <w:color w:val="000000" w:themeColor="text1"/>
                            <w:sz w:val="20"/>
                          </w:rPr>
                        </w:pPr>
                      </w:p>
                      <w:p w14:paraId="30F9701C" w14:textId="77777777" w:rsidR="00790804" w:rsidRPr="00E932EB" w:rsidDel="00863C58" w:rsidRDefault="00790804" w:rsidP="00863C58">
                        <w:pPr>
                          <w:spacing w:after="0"/>
                          <w:rPr>
                            <w:del w:id="1903" w:author="Benjamin Pannell" w:date="2014-10-20T18:50:00Z"/>
                            <w:rFonts w:ascii="Consolas" w:hAnsi="Consolas" w:cs="Consolas"/>
                            <w:color w:val="000000" w:themeColor="text1"/>
                            <w:sz w:val="20"/>
                          </w:rPr>
                        </w:pPr>
                        <w:del w:id="1904" w:author="Benjamin Pannell" w:date="2014-10-20T18:50:00Z">
                          <w:r w:rsidRPr="00E932EB" w:rsidDel="00863C58">
                            <w:rPr>
                              <w:rFonts w:ascii="Consolas" w:hAnsi="Consolas" w:cs="Consolas"/>
                              <w:color w:val="000000" w:themeColor="text1"/>
                              <w:sz w:val="20"/>
                            </w:rPr>
                            <w:tab/>
                            <w:delText>Keyboard keyboard;</w:delText>
                          </w:r>
                        </w:del>
                      </w:p>
                      <w:p w14:paraId="6C4EB783" w14:textId="77777777" w:rsidR="00790804" w:rsidRPr="000047BB" w:rsidDel="00863C58" w:rsidRDefault="00790804" w:rsidP="00863C58">
                        <w:pPr>
                          <w:spacing w:after="0"/>
                          <w:rPr>
                            <w:del w:id="1905" w:author="Benjamin Pannell" w:date="2014-10-20T18:50:00Z"/>
                            <w:rFonts w:ascii="Consolas" w:hAnsi="Consolas" w:cs="Consolas"/>
                            <w:color w:val="000000" w:themeColor="text1"/>
                            <w:sz w:val="20"/>
                          </w:rPr>
                        </w:pPr>
                        <w:del w:id="1906"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22E31886" w14:textId="77777777" w:rsidR="00790804" w:rsidRPr="000047BB" w:rsidDel="00863C58" w:rsidRDefault="00790804" w:rsidP="00863C58">
                        <w:pPr>
                          <w:spacing w:after="0"/>
                          <w:ind w:firstLine="720"/>
                          <w:rPr>
                            <w:del w:id="1907" w:author="Benjamin Pannell" w:date="2014-10-20T18:50:00Z"/>
                            <w:rFonts w:ascii="Consolas" w:hAnsi="Consolas" w:cs="Consolas"/>
                            <w:color w:val="000000" w:themeColor="text1"/>
                            <w:sz w:val="20"/>
                          </w:rPr>
                        </w:pPr>
                        <w:del w:id="1908"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7D3090F0" w14:textId="77777777" w:rsidR="00790804" w:rsidRPr="00E932EB" w:rsidDel="00863C58" w:rsidRDefault="00790804" w:rsidP="00863C58">
                        <w:pPr>
                          <w:spacing w:after="0"/>
                          <w:rPr>
                            <w:del w:id="1909" w:author="Benjamin Pannell" w:date="2014-10-20T18:50:00Z"/>
                            <w:rFonts w:ascii="Consolas" w:hAnsi="Consolas" w:cs="Consolas"/>
                            <w:color w:val="000000" w:themeColor="text1"/>
                            <w:sz w:val="20"/>
                          </w:rPr>
                        </w:pPr>
                        <w:del w:id="1910"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4B35333C" w14:textId="77777777" w:rsidR="00790804" w:rsidRPr="00E932EB" w:rsidDel="00863C58" w:rsidRDefault="00790804" w:rsidP="00863C58">
                        <w:pPr>
                          <w:spacing w:after="0"/>
                          <w:rPr>
                            <w:del w:id="1911" w:author="Benjamin Pannell" w:date="2014-10-20T18:50:00Z"/>
                            <w:rFonts w:ascii="Consolas" w:hAnsi="Consolas" w:cs="Consolas"/>
                            <w:color w:val="000000" w:themeColor="text1"/>
                            <w:sz w:val="20"/>
                          </w:rPr>
                        </w:pPr>
                        <w:del w:id="1912" w:author="Benjamin Pannell" w:date="2014-10-20T18:50:00Z">
                          <w:r w:rsidRPr="00E932EB" w:rsidDel="00863C58">
                            <w:rPr>
                              <w:rFonts w:ascii="Consolas" w:hAnsi="Consolas" w:cs="Consolas"/>
                              <w:color w:val="000000" w:themeColor="text1"/>
                              <w:sz w:val="20"/>
                            </w:rPr>
                            <w:delText>}</w:delText>
                          </w:r>
                        </w:del>
                      </w:p>
                      <w:p w14:paraId="52FB5BF0" w14:textId="77777777" w:rsidR="00790804" w:rsidRPr="000047BB" w:rsidDel="00863C58" w:rsidRDefault="00790804" w:rsidP="00863C58">
                        <w:pPr>
                          <w:spacing w:after="0"/>
                          <w:rPr>
                            <w:del w:id="1913" w:author="Benjamin Pannell" w:date="2014-10-20T18:50:00Z"/>
                            <w:rFonts w:ascii="Consolas" w:hAnsi="Consolas" w:cs="Consolas"/>
                            <w:color w:val="000000" w:themeColor="text1"/>
                            <w:sz w:val="20"/>
                          </w:rPr>
                        </w:pPr>
                        <w:del w:id="1914"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1002E98C" w14:textId="77777777" w:rsidR="00790804" w:rsidDel="00863C58" w:rsidRDefault="00790804" w:rsidP="00863C58">
                        <w:pPr>
                          <w:spacing w:after="0"/>
                          <w:rPr>
                            <w:del w:id="1915" w:author="Benjamin Pannell" w:date="2014-10-20T18:50:00Z"/>
                            <w:rFonts w:ascii="Consolas" w:hAnsi="Consolas" w:cs="Consolas"/>
                            <w:color w:val="000000" w:themeColor="text1"/>
                            <w:sz w:val="20"/>
                          </w:rPr>
                        </w:pPr>
                        <w:del w:id="1916"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5AC64DCA" w14:textId="77777777" w:rsidR="00790804" w:rsidDel="00863C58" w:rsidRDefault="00790804" w:rsidP="00863C58">
                        <w:pPr>
                          <w:spacing w:after="0"/>
                          <w:rPr>
                            <w:del w:id="1917" w:author="Benjamin Pannell" w:date="2014-10-20T18:50:00Z"/>
                            <w:rFonts w:ascii="Consolas" w:hAnsi="Consolas" w:cs="Consolas"/>
                            <w:color w:val="000000" w:themeColor="text1"/>
                            <w:sz w:val="20"/>
                          </w:rPr>
                        </w:pPr>
                        <w:del w:id="1918"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04A3257D" w14:textId="77777777" w:rsidR="00790804" w:rsidRPr="000047BB" w:rsidDel="00863C58" w:rsidRDefault="00790804" w:rsidP="00863C58">
                        <w:pPr>
                          <w:spacing w:after="0"/>
                          <w:rPr>
                            <w:del w:id="1919" w:author="Benjamin Pannell" w:date="2014-10-20T18:50:00Z"/>
                            <w:rFonts w:ascii="Consolas" w:hAnsi="Consolas" w:cs="Consolas"/>
                            <w:color w:val="000000" w:themeColor="text1"/>
                            <w:sz w:val="20"/>
                          </w:rPr>
                        </w:pPr>
                        <w:del w:id="1920"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1E1DD7E" w14:textId="77777777" w:rsidR="00790804" w:rsidRPr="00E932EB" w:rsidDel="00863C58" w:rsidRDefault="00790804" w:rsidP="00863C58">
                        <w:pPr>
                          <w:spacing w:after="0"/>
                          <w:rPr>
                            <w:del w:id="1921" w:author="Benjamin Pannell" w:date="2014-10-20T18:50:00Z"/>
                            <w:rFonts w:ascii="Consolas" w:hAnsi="Consolas" w:cs="Consolas"/>
                            <w:color w:val="4472C4" w:themeColor="accent5"/>
                            <w:sz w:val="20"/>
                          </w:rPr>
                        </w:pPr>
                        <w:del w:id="1922" w:author="Benjamin Pannell" w:date="2014-10-20T18:50:00Z">
                          <w:r w:rsidRPr="000047BB" w:rsidDel="00863C58">
                            <w:rPr>
                              <w:rFonts w:ascii="Consolas" w:hAnsi="Consolas" w:cs="Consolas"/>
                              <w:color w:val="000000" w:themeColor="text1"/>
                              <w:sz w:val="20"/>
                            </w:rPr>
                            <w:delText>}</w:delText>
                          </w:r>
                        </w:del>
                      </w:p>
                      <w:p w14:paraId="50FADD46" w14:textId="77777777" w:rsidR="00790804" w:rsidRPr="00E932EB" w:rsidDel="00863C58" w:rsidRDefault="00790804" w:rsidP="00863C58">
                        <w:pPr>
                          <w:spacing w:after="0"/>
                          <w:rPr>
                            <w:del w:id="1923" w:author="Benjamin Pannell" w:date="2014-10-20T18:50:00Z"/>
                            <w:rFonts w:ascii="Consolas" w:hAnsi="Consolas" w:cs="Consolas"/>
                            <w:color w:val="000000" w:themeColor="text1"/>
                            <w:sz w:val="20"/>
                          </w:rPr>
                        </w:pPr>
                        <w:del w:id="1924"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4307B09B" w14:textId="77777777" w:rsidR="00790804" w:rsidDel="00863C58" w:rsidRDefault="00790804" w:rsidP="00863C58">
                        <w:pPr>
                          <w:spacing w:after="0"/>
                          <w:rPr>
                            <w:del w:id="1925" w:author="Benjamin Pannell" w:date="2014-10-20T18:50:00Z"/>
                            <w:rFonts w:ascii="Consolas" w:hAnsi="Consolas" w:cs="Consolas"/>
                            <w:color w:val="000000" w:themeColor="text1"/>
                            <w:sz w:val="20"/>
                          </w:rPr>
                        </w:pPr>
                        <w:del w:id="192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190F038D" w14:textId="77777777" w:rsidR="00790804" w:rsidDel="00863C58" w:rsidRDefault="00790804" w:rsidP="00863C58">
                        <w:pPr>
                          <w:spacing w:after="0"/>
                          <w:rPr>
                            <w:del w:id="1927" w:author="Benjamin Pannell" w:date="2014-10-20T18:50:00Z"/>
                            <w:rFonts w:ascii="Consolas" w:hAnsi="Consolas" w:cs="Consolas"/>
                            <w:color w:val="000000" w:themeColor="text1"/>
                            <w:sz w:val="20"/>
                          </w:rPr>
                        </w:pPr>
                        <w:del w:id="192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7007F882" w14:textId="77777777" w:rsidR="00790804" w:rsidRPr="000047BB" w:rsidDel="00863C58" w:rsidRDefault="00790804" w:rsidP="00863C58">
                        <w:pPr>
                          <w:spacing w:after="0"/>
                          <w:rPr>
                            <w:del w:id="1929" w:author="Benjamin Pannell" w:date="2014-10-20T18:50:00Z"/>
                            <w:rFonts w:ascii="Consolas" w:hAnsi="Consolas" w:cs="Consolas"/>
                            <w:color w:val="000000" w:themeColor="text1"/>
                            <w:sz w:val="20"/>
                          </w:rPr>
                        </w:pPr>
                        <w:del w:id="193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7CD58D95" w14:textId="77777777" w:rsidR="00790804" w:rsidRPr="00E932EB" w:rsidDel="00863C58" w:rsidRDefault="00790804" w:rsidP="00863C58">
                        <w:pPr>
                          <w:spacing w:after="0"/>
                          <w:rPr>
                            <w:del w:id="1931" w:author="Benjamin Pannell" w:date="2014-10-20T18:50:00Z"/>
                            <w:rFonts w:ascii="Consolas" w:hAnsi="Consolas" w:cs="Consolas"/>
                            <w:color w:val="000000" w:themeColor="text1"/>
                            <w:sz w:val="20"/>
                          </w:rPr>
                        </w:pPr>
                        <w:del w:id="193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27A57ECC" w14:textId="77777777" w:rsidR="00790804" w:rsidRPr="00E932EB" w:rsidDel="00863C58" w:rsidRDefault="00790804" w:rsidP="00863C58">
                        <w:pPr>
                          <w:spacing w:after="0"/>
                          <w:rPr>
                            <w:del w:id="1933" w:author="Benjamin Pannell" w:date="2014-10-20T18:50:00Z"/>
                            <w:rFonts w:ascii="Consolas" w:hAnsi="Consolas" w:cs="Consolas"/>
                            <w:color w:val="4472C4" w:themeColor="accent5"/>
                            <w:sz w:val="20"/>
                          </w:rPr>
                        </w:pPr>
                        <w:del w:id="1934" w:author="Benjamin Pannell" w:date="2014-10-20T18:50:00Z">
                          <w:r w:rsidDel="00863C58">
                            <w:rPr>
                              <w:rFonts w:ascii="Consolas" w:hAnsi="Consolas" w:cs="Consolas"/>
                              <w:color w:val="000000" w:themeColor="text1"/>
                              <w:sz w:val="20"/>
                            </w:rPr>
                            <w:delText>}</w:delText>
                          </w:r>
                        </w:del>
                      </w:p>
                      <w:p w14:paraId="12FE20B8" w14:textId="77777777" w:rsidR="00790804" w:rsidRPr="00E932EB" w:rsidDel="00863C58" w:rsidRDefault="00790804" w:rsidP="00863C58">
                        <w:pPr>
                          <w:spacing w:after="0"/>
                          <w:rPr>
                            <w:del w:id="1935" w:author="Benjamin Pannell" w:date="2014-10-20T18:50:00Z"/>
                            <w:rFonts w:ascii="Consolas" w:hAnsi="Consolas" w:cs="Consolas"/>
                            <w:color w:val="000000" w:themeColor="text1"/>
                            <w:sz w:val="20"/>
                          </w:rPr>
                        </w:pPr>
                        <w:del w:id="193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3A39E6B2" w14:textId="77777777" w:rsidR="00790804" w:rsidDel="00863C58" w:rsidRDefault="00790804" w:rsidP="00863C58">
                        <w:pPr>
                          <w:spacing w:after="0"/>
                          <w:rPr>
                            <w:del w:id="1937" w:author="Benjamin Pannell" w:date="2014-10-20T18:50:00Z"/>
                            <w:rFonts w:ascii="Consolas" w:hAnsi="Consolas" w:cs="Consolas"/>
                            <w:color w:val="000000" w:themeColor="text1"/>
                            <w:sz w:val="20"/>
                          </w:rPr>
                        </w:pPr>
                        <w:del w:id="193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5A5408D0" w14:textId="77777777" w:rsidR="00790804" w:rsidDel="00863C58" w:rsidRDefault="00790804" w:rsidP="00863C58">
                        <w:pPr>
                          <w:spacing w:after="0"/>
                          <w:rPr>
                            <w:del w:id="1939" w:author="Benjamin Pannell" w:date="2014-10-20T18:50:00Z"/>
                            <w:rFonts w:ascii="Consolas" w:hAnsi="Consolas" w:cs="Consolas"/>
                            <w:color w:val="000000" w:themeColor="text1"/>
                            <w:sz w:val="20"/>
                          </w:rPr>
                        </w:pPr>
                        <w:del w:id="194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64E2FEB5" w14:textId="77777777" w:rsidR="00790804" w:rsidDel="00863C58" w:rsidRDefault="00790804" w:rsidP="00863C58">
                        <w:pPr>
                          <w:spacing w:after="0"/>
                          <w:rPr>
                            <w:del w:id="1941" w:author="Benjamin Pannell" w:date="2014-10-20T18:50:00Z"/>
                            <w:rFonts w:ascii="Consolas" w:hAnsi="Consolas" w:cs="Consolas"/>
                            <w:color w:val="000000" w:themeColor="text1"/>
                            <w:sz w:val="20"/>
                          </w:rPr>
                        </w:pPr>
                        <w:del w:id="194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73525C36" w14:textId="77777777" w:rsidR="00790804" w:rsidRPr="00E932EB" w:rsidDel="00863C58" w:rsidRDefault="00790804" w:rsidP="00863C58">
                        <w:pPr>
                          <w:spacing w:after="0"/>
                          <w:rPr>
                            <w:del w:id="1943" w:author="Benjamin Pannell" w:date="2014-10-20T18:50:00Z"/>
                            <w:rFonts w:ascii="Consolas" w:hAnsi="Consolas" w:cs="Consolas"/>
                            <w:color w:val="000000" w:themeColor="text1"/>
                            <w:sz w:val="20"/>
                          </w:rPr>
                        </w:pPr>
                        <w:del w:id="1944"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39A88A7D" w14:textId="77777777" w:rsidR="00790804" w:rsidRPr="00E932EB" w:rsidDel="00863C58" w:rsidRDefault="00790804" w:rsidP="00863C58">
                        <w:pPr>
                          <w:spacing w:after="0"/>
                          <w:rPr>
                            <w:del w:id="1945" w:author="Benjamin Pannell" w:date="2014-10-20T18:50:00Z"/>
                            <w:rFonts w:ascii="Consolas" w:hAnsi="Consolas" w:cs="Consolas"/>
                            <w:color w:val="000000" w:themeColor="text1"/>
                            <w:sz w:val="20"/>
                          </w:rPr>
                        </w:pPr>
                        <w:del w:id="1946" w:author="Benjamin Pannell" w:date="2014-10-20T18:50:00Z">
                          <w:r w:rsidRPr="00E932EB" w:rsidDel="00863C58">
                            <w:rPr>
                              <w:rFonts w:ascii="Consolas" w:hAnsi="Consolas" w:cs="Consolas"/>
                              <w:color w:val="000000" w:themeColor="text1"/>
                              <w:sz w:val="20"/>
                            </w:rPr>
                            <w:delText>}</w:delText>
                          </w:r>
                        </w:del>
                      </w:p>
                      <w:p w14:paraId="11D5B574" w14:textId="77777777" w:rsidR="00790804" w:rsidRPr="00E932EB" w:rsidDel="00863C58" w:rsidRDefault="00790804" w:rsidP="00863C58">
                        <w:pPr>
                          <w:spacing w:after="0"/>
                          <w:rPr>
                            <w:del w:id="1947" w:author="Benjamin Pannell" w:date="2014-10-20T18:50:00Z"/>
                            <w:rFonts w:ascii="Consolas" w:hAnsi="Consolas" w:cs="Consolas"/>
                            <w:color w:val="000000" w:themeColor="text1"/>
                            <w:sz w:val="20"/>
                          </w:rPr>
                        </w:pPr>
                        <w:del w:id="1948"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4E9EE706" w14:textId="77777777" w:rsidR="00790804" w:rsidRPr="00E932EB" w:rsidDel="00863C58" w:rsidRDefault="00790804" w:rsidP="00863C58">
                        <w:pPr>
                          <w:spacing w:after="0"/>
                          <w:rPr>
                            <w:del w:id="1949" w:author="Benjamin Pannell" w:date="2014-10-20T18:50:00Z"/>
                            <w:rFonts w:ascii="Consolas" w:hAnsi="Consolas" w:cs="Consolas"/>
                            <w:color w:val="000000" w:themeColor="text1"/>
                            <w:sz w:val="20"/>
                          </w:rPr>
                        </w:pPr>
                        <w:del w:id="195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4111C0C0" w14:textId="77777777" w:rsidR="00790804" w:rsidRPr="00E932EB" w:rsidDel="00863C58" w:rsidRDefault="00790804" w:rsidP="00863C58">
                        <w:pPr>
                          <w:spacing w:after="0"/>
                          <w:rPr>
                            <w:del w:id="1951" w:author="Benjamin Pannell" w:date="2014-10-20T18:50:00Z"/>
                            <w:rFonts w:ascii="Consolas" w:hAnsi="Consolas" w:cs="Consolas"/>
                            <w:color w:val="000000" w:themeColor="text1"/>
                            <w:sz w:val="20"/>
                          </w:rPr>
                        </w:pPr>
                        <w:del w:id="195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611C4AFB" w14:textId="77777777" w:rsidR="00790804" w:rsidRPr="00E932EB" w:rsidDel="00863C58" w:rsidRDefault="00790804" w:rsidP="00863C58">
                        <w:pPr>
                          <w:spacing w:after="0"/>
                          <w:rPr>
                            <w:del w:id="1953" w:author="Benjamin Pannell" w:date="2014-10-20T18:50:00Z"/>
                            <w:rFonts w:ascii="Consolas" w:hAnsi="Consolas" w:cs="Consolas"/>
                            <w:color w:val="000000" w:themeColor="text1"/>
                            <w:sz w:val="20"/>
                          </w:rPr>
                        </w:pPr>
                        <w:del w:id="195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15757918" w14:textId="77777777" w:rsidR="00790804" w:rsidRPr="00E932EB" w:rsidDel="00863C58" w:rsidRDefault="00790804" w:rsidP="00863C58">
                        <w:pPr>
                          <w:spacing w:after="0"/>
                          <w:rPr>
                            <w:del w:id="1955" w:author="Benjamin Pannell" w:date="2014-10-20T18:50:00Z"/>
                            <w:rFonts w:ascii="Consolas" w:hAnsi="Consolas" w:cs="Consolas"/>
                            <w:color w:val="000000" w:themeColor="text1"/>
                            <w:sz w:val="20"/>
                          </w:rPr>
                        </w:pPr>
                        <w:del w:id="1956" w:author="Benjamin Pannell" w:date="2014-10-20T18:50:00Z">
                          <w:r w:rsidRPr="00E932EB" w:rsidDel="00863C58">
                            <w:rPr>
                              <w:rFonts w:ascii="Consolas" w:hAnsi="Consolas" w:cs="Consolas"/>
                              <w:color w:val="000000" w:themeColor="text1"/>
                              <w:sz w:val="20"/>
                            </w:rPr>
                            <w:delText>}</w:delText>
                          </w:r>
                        </w:del>
                      </w:p>
                      <w:p w14:paraId="56B35580" w14:textId="77777777" w:rsidR="00790804" w:rsidRPr="00E932EB" w:rsidDel="00863C58" w:rsidRDefault="00790804" w:rsidP="00863C58">
                        <w:pPr>
                          <w:spacing w:after="0"/>
                          <w:rPr>
                            <w:del w:id="1957" w:author="Benjamin Pannell" w:date="2014-10-20T18:50:00Z"/>
                            <w:rFonts w:ascii="Consolas" w:hAnsi="Consolas" w:cs="Consolas"/>
                            <w:color w:val="000000" w:themeColor="text1"/>
                            <w:sz w:val="20"/>
                          </w:rPr>
                        </w:pPr>
                        <w:del w:id="1958"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38E3E9CA" w14:textId="77777777" w:rsidR="00790804" w:rsidRPr="00E932EB" w:rsidDel="00863C58" w:rsidRDefault="00790804" w:rsidP="00863C58">
                        <w:pPr>
                          <w:spacing w:after="0"/>
                          <w:rPr>
                            <w:del w:id="1959" w:author="Benjamin Pannell" w:date="2014-10-20T18:50:00Z"/>
                            <w:rFonts w:ascii="Consolas" w:hAnsi="Consolas" w:cs="Consolas"/>
                            <w:color w:val="000000" w:themeColor="text1"/>
                            <w:sz w:val="20"/>
                          </w:rPr>
                        </w:pPr>
                        <w:del w:id="196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1A8CBF81" w14:textId="77777777" w:rsidR="00790804" w:rsidRPr="00E932EB" w:rsidDel="00863C58" w:rsidRDefault="00790804" w:rsidP="00863C58">
                        <w:pPr>
                          <w:spacing w:after="0"/>
                          <w:rPr>
                            <w:del w:id="1961" w:author="Benjamin Pannell" w:date="2014-10-20T18:50:00Z"/>
                            <w:rFonts w:ascii="Consolas" w:hAnsi="Consolas" w:cs="Consolas"/>
                            <w:color w:val="000000" w:themeColor="text1"/>
                            <w:sz w:val="20"/>
                          </w:rPr>
                        </w:pPr>
                        <w:del w:id="196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249B7887" w14:textId="77777777" w:rsidR="00790804" w:rsidRPr="00E932EB" w:rsidDel="00863C58" w:rsidRDefault="00790804" w:rsidP="00863C58">
                        <w:pPr>
                          <w:spacing w:after="0"/>
                          <w:rPr>
                            <w:del w:id="1963" w:author="Benjamin Pannell" w:date="2014-10-20T18:50:00Z"/>
                            <w:rFonts w:ascii="Consolas" w:hAnsi="Consolas" w:cs="Consolas"/>
                            <w:color w:val="000000" w:themeColor="text1"/>
                            <w:sz w:val="20"/>
                          </w:rPr>
                        </w:pPr>
                        <w:del w:id="1964" w:author="Benjamin Pannell" w:date="2014-10-20T18:50:00Z">
                          <w:r w:rsidRPr="00E932EB" w:rsidDel="00863C58">
                            <w:rPr>
                              <w:rFonts w:ascii="Consolas" w:hAnsi="Consolas" w:cs="Consolas"/>
                              <w:color w:val="000000" w:themeColor="text1"/>
                              <w:sz w:val="20"/>
                            </w:rPr>
                            <w:delText>}</w:delText>
                          </w:r>
                        </w:del>
                      </w:p>
                      <w:p w14:paraId="7B6BA383" w14:textId="77777777" w:rsidR="00790804" w:rsidRPr="00E932EB" w:rsidDel="00863C58" w:rsidRDefault="00790804" w:rsidP="00863C58">
                        <w:pPr>
                          <w:spacing w:after="0"/>
                          <w:rPr>
                            <w:del w:id="1965" w:author="Benjamin Pannell" w:date="2014-10-20T18:50:00Z"/>
                            <w:rFonts w:ascii="Consolas" w:hAnsi="Consolas" w:cs="Consolas"/>
                            <w:color w:val="000000" w:themeColor="text1"/>
                            <w:sz w:val="20"/>
                          </w:rPr>
                        </w:pPr>
                        <w:del w:id="196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6B6CDBF0" w14:textId="77777777" w:rsidR="00790804" w:rsidRPr="00E932EB" w:rsidDel="00863C58" w:rsidRDefault="00790804" w:rsidP="00863C58">
                        <w:pPr>
                          <w:spacing w:after="0"/>
                          <w:rPr>
                            <w:del w:id="1967" w:author="Benjamin Pannell" w:date="2014-10-20T18:50:00Z"/>
                            <w:rFonts w:ascii="Consolas" w:hAnsi="Consolas" w:cs="Consolas"/>
                            <w:color w:val="000000" w:themeColor="text1"/>
                            <w:sz w:val="20"/>
                          </w:rPr>
                        </w:pPr>
                        <w:del w:id="196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4A3E7010" w14:textId="77777777" w:rsidR="00790804" w:rsidRPr="00E932EB" w:rsidDel="00863C58" w:rsidRDefault="00790804" w:rsidP="00863C58">
                        <w:pPr>
                          <w:spacing w:after="0"/>
                          <w:rPr>
                            <w:del w:id="1969" w:author="Benjamin Pannell" w:date="2014-10-20T18:50:00Z"/>
                            <w:rFonts w:ascii="Consolas" w:hAnsi="Consolas" w:cs="Consolas"/>
                            <w:color w:val="000000" w:themeColor="text1"/>
                            <w:sz w:val="20"/>
                          </w:rPr>
                        </w:pPr>
                        <w:del w:id="1970" w:author="Benjamin Pannell" w:date="2014-10-20T18:50:00Z">
                          <w:r w:rsidRPr="00E932EB" w:rsidDel="00863C58">
                            <w:rPr>
                              <w:rFonts w:ascii="Consolas" w:hAnsi="Consolas" w:cs="Consolas"/>
                              <w:color w:val="000000" w:themeColor="text1"/>
                              <w:sz w:val="20"/>
                            </w:rPr>
                            <w:delText>}</w:delText>
                          </w:r>
                        </w:del>
                      </w:p>
                      <w:p w14:paraId="585DE29D" w14:textId="77777777" w:rsidR="00790804" w:rsidRPr="00E932EB" w:rsidDel="00863C58" w:rsidRDefault="00790804" w:rsidP="00863C58">
                        <w:pPr>
                          <w:spacing w:after="0"/>
                          <w:rPr>
                            <w:del w:id="1971" w:author="Benjamin Pannell" w:date="2014-10-20T18:50:00Z"/>
                            <w:rFonts w:ascii="Consolas" w:hAnsi="Consolas" w:cs="Consolas"/>
                            <w:color w:val="000000" w:themeColor="text1"/>
                            <w:sz w:val="20"/>
                          </w:rPr>
                        </w:pPr>
                        <w:del w:id="1972"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24CB81D8" w14:textId="77777777" w:rsidR="00790804" w:rsidRPr="00E932EB" w:rsidDel="00863C58" w:rsidRDefault="00790804" w:rsidP="00863C58">
                        <w:pPr>
                          <w:spacing w:after="0"/>
                          <w:rPr>
                            <w:del w:id="1973" w:author="Benjamin Pannell" w:date="2014-10-20T18:50:00Z"/>
                            <w:rFonts w:ascii="Consolas" w:hAnsi="Consolas" w:cs="Consolas"/>
                            <w:color w:val="000000" w:themeColor="text1"/>
                            <w:sz w:val="20"/>
                          </w:rPr>
                        </w:pPr>
                        <w:del w:id="197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2E410905" w14:textId="77777777" w:rsidR="00790804" w:rsidRDefault="00790804" w:rsidP="00863C58">
                        <w:pPr>
                          <w:spacing w:after="0"/>
                          <w:rPr>
                            <w:ins w:id="1975" w:author="Benjamin Pannell" w:date="2014-10-20T18:51:00Z"/>
                            <w:rFonts w:ascii="Consolas" w:hAnsi="Consolas" w:cs="Consolas"/>
                            <w:color w:val="000000" w:themeColor="text1"/>
                            <w:sz w:val="20"/>
                          </w:rPr>
                        </w:pPr>
                        <w:del w:id="1976" w:author="Benjamin Pannell" w:date="2014-10-20T18:50:00Z">
                          <w:r w:rsidRPr="00E932EB" w:rsidDel="00863C58">
                            <w:rPr>
                              <w:rFonts w:ascii="Consolas" w:hAnsi="Consolas" w:cs="Consolas"/>
                              <w:color w:val="000000" w:themeColor="text1"/>
                              <w:sz w:val="20"/>
                            </w:rPr>
                            <w:delText>}</w:delText>
                          </w:r>
                        </w:del>
                      </w:p>
                      <w:p w14:paraId="1003DE95" w14:textId="77777777" w:rsidR="00790804" w:rsidRPr="00F5750A" w:rsidRDefault="00790804" w:rsidP="00863C58">
                        <w:pPr>
                          <w:spacing w:after="0"/>
                          <w:rPr>
                            <w:ins w:id="1977" w:author="Benjamin Pannell" w:date="2014-10-20T18:51:00Z"/>
                            <w:rFonts w:ascii="Consolas" w:hAnsi="Consolas" w:cs="Consolas"/>
                            <w:b/>
                            <w:color w:val="000000" w:themeColor="text1"/>
                            <w:sz w:val="20"/>
                            <w:rPrChange w:id="1978" w:author="Benjamin Pannell" w:date="2014-10-20T19:08:00Z">
                              <w:rPr>
                                <w:ins w:id="1979" w:author="Benjamin Pannell" w:date="2014-10-20T18:51:00Z"/>
                                <w:rFonts w:ascii="Consolas" w:hAnsi="Consolas" w:cs="Consolas"/>
                                <w:color w:val="000000" w:themeColor="text1"/>
                                <w:sz w:val="20"/>
                              </w:rPr>
                            </w:rPrChange>
                          </w:rPr>
                        </w:pPr>
                        <w:ins w:id="1980" w:author="Benjamin Pannell" w:date="2014-10-20T18:51:00Z">
                          <w:r>
                            <w:rPr>
                              <w:rFonts w:ascii="Consolas" w:hAnsi="Consolas" w:cs="Consolas"/>
                              <w:color w:val="000000" w:themeColor="text1"/>
                              <w:sz w:val="20"/>
                            </w:rPr>
                            <w:tab/>
                          </w:r>
                          <w:r w:rsidRPr="00F5750A">
                            <w:rPr>
                              <w:rFonts w:ascii="Consolas" w:hAnsi="Consolas" w:cs="Consolas"/>
                              <w:b/>
                              <w:color w:val="000000" w:themeColor="text1"/>
                              <w:sz w:val="20"/>
                              <w:rPrChange w:id="1981" w:author="Benjamin Pannell" w:date="2014-10-20T19:08:00Z">
                                <w:rPr>
                                  <w:rFonts w:ascii="Consolas" w:hAnsi="Consolas" w:cs="Consolas"/>
                                  <w:color w:val="000000" w:themeColor="text1"/>
                                  <w:sz w:val="20"/>
                                </w:rPr>
                              </w:rPrChange>
                            </w:rPr>
                            <w:t>OPTIONS:</w:t>
                          </w:r>
                        </w:ins>
                      </w:p>
                      <w:p w14:paraId="7A588740" w14:textId="3D775A0A" w:rsidR="00790804" w:rsidRDefault="00790804">
                        <w:pPr>
                          <w:spacing w:after="0"/>
                          <w:rPr>
                            <w:ins w:id="1982" w:author="Benjamin Pannell" w:date="2014-10-20T18:58:00Z"/>
                            <w:rFonts w:ascii="Consolas" w:hAnsi="Consolas" w:cs="Consolas"/>
                            <w:color w:val="000000" w:themeColor="text1"/>
                            <w:sz w:val="20"/>
                          </w:rPr>
                        </w:pPr>
                        <w:ins w:id="1983" w:author="Benjamin Pannell" w:date="2014-10-20T18:51:00Z">
                          <w:r>
                            <w:rPr>
                              <w:rFonts w:ascii="Consolas" w:hAnsi="Consolas" w:cs="Consolas"/>
                              <w:color w:val="000000" w:themeColor="text1"/>
                              <w:sz w:val="20"/>
                            </w:rPr>
                            <w:tab/>
                          </w:r>
                        </w:ins>
                        <w:ins w:id="1984" w:author="Benjamin Pannell" w:date="2014-10-20T18:58:00Z">
                          <w:r>
                            <w:rPr>
                              <w:rFonts w:ascii="Consolas" w:hAnsi="Consolas" w:cs="Consolas"/>
                              <w:color w:val="000000" w:themeColor="text1"/>
                              <w:sz w:val="20"/>
                            </w:rPr>
                            <w:t>-L/--left</w:t>
                          </w:r>
                          <w:r>
                            <w:rPr>
                              <w:rFonts w:ascii="Consolas" w:hAnsi="Consolas" w:cs="Consolas"/>
                              <w:color w:val="000000" w:themeColor="text1"/>
                              <w:sz w:val="20"/>
                            </w:rPr>
                            <w:tab/>
                            <w:t>- Press left mouse button</w:t>
                          </w:r>
                        </w:ins>
                      </w:p>
                      <w:p w14:paraId="09DB4F21" w14:textId="09F68230" w:rsidR="00790804" w:rsidRDefault="00790804">
                        <w:pPr>
                          <w:spacing w:after="0"/>
                          <w:rPr>
                            <w:ins w:id="1985" w:author="Benjamin Pannell" w:date="2014-10-20T18:58:00Z"/>
                            <w:rFonts w:ascii="Consolas" w:hAnsi="Consolas" w:cs="Consolas"/>
                            <w:color w:val="000000" w:themeColor="text1"/>
                            <w:sz w:val="20"/>
                          </w:rPr>
                        </w:pPr>
                        <w:ins w:id="1986" w:author="Benjamin Pannell" w:date="2014-10-20T18:58:00Z">
                          <w:r>
                            <w:rPr>
                              <w:rFonts w:ascii="Consolas" w:hAnsi="Consolas" w:cs="Consolas"/>
                              <w:color w:val="000000" w:themeColor="text1"/>
                              <w:sz w:val="20"/>
                            </w:rPr>
                            <w:tab/>
                            <w:t>-R/--right</w:t>
                          </w:r>
                          <w:r>
                            <w:rPr>
                              <w:rFonts w:ascii="Consolas" w:hAnsi="Consolas" w:cs="Consolas"/>
                              <w:color w:val="000000" w:themeColor="text1"/>
                              <w:sz w:val="20"/>
                            </w:rPr>
                            <w:tab/>
                            <w:t>- Press right mouse button</w:t>
                          </w:r>
                        </w:ins>
                      </w:p>
                      <w:p w14:paraId="14688D04" w14:textId="06E21F1D" w:rsidR="00790804" w:rsidRDefault="00790804">
                        <w:pPr>
                          <w:spacing w:after="0"/>
                          <w:rPr>
                            <w:ins w:id="1987" w:author="Benjamin Pannell" w:date="2014-10-20T18:58:00Z"/>
                            <w:rFonts w:ascii="Consolas" w:hAnsi="Consolas" w:cs="Consolas"/>
                            <w:color w:val="000000" w:themeColor="text1"/>
                            <w:sz w:val="20"/>
                          </w:rPr>
                        </w:pPr>
                        <w:ins w:id="1988" w:author="Benjamin Pannell" w:date="2014-10-20T18:58:00Z">
                          <w:r>
                            <w:rPr>
                              <w:rFonts w:ascii="Consolas" w:hAnsi="Consolas" w:cs="Consolas"/>
                              <w:color w:val="000000" w:themeColor="text1"/>
                              <w:sz w:val="20"/>
                            </w:rPr>
                            <w:tab/>
                            <w:t>-M/--middle</w:t>
                          </w:r>
                          <w:r>
                            <w:rPr>
                              <w:rFonts w:ascii="Consolas" w:hAnsi="Consolas" w:cs="Consolas"/>
                              <w:color w:val="000000" w:themeColor="text1"/>
                              <w:sz w:val="20"/>
                            </w:rPr>
                            <w:tab/>
                            <w:t>- Press middle mouse button</w:t>
                          </w:r>
                        </w:ins>
                      </w:p>
                      <w:p w14:paraId="3215BC36" w14:textId="244FF4C4" w:rsidR="00790804" w:rsidRDefault="00790804">
                        <w:pPr>
                          <w:spacing w:after="0"/>
                          <w:rPr>
                            <w:ins w:id="1989" w:author="Benjamin Pannell" w:date="2014-10-20T18:58:00Z"/>
                            <w:rFonts w:ascii="Consolas" w:hAnsi="Consolas" w:cs="Consolas"/>
                            <w:color w:val="000000" w:themeColor="text1"/>
                            <w:sz w:val="20"/>
                          </w:rPr>
                        </w:pPr>
                        <w:ins w:id="1990" w:author="Benjamin Pannell" w:date="2014-10-20T18:58:00Z">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ins>
                      </w:p>
                      <w:p w14:paraId="72BBA904" w14:textId="77777777" w:rsidR="00790804" w:rsidRDefault="00790804">
                        <w:pPr>
                          <w:spacing w:after="0"/>
                          <w:rPr>
                            <w:ins w:id="1991" w:author="Benjamin Pannell" w:date="2014-10-20T18:59:00Z"/>
                            <w:rFonts w:ascii="Consolas" w:hAnsi="Consolas" w:cs="Consolas"/>
                            <w:color w:val="000000" w:themeColor="text1"/>
                            <w:sz w:val="20"/>
                          </w:rPr>
                        </w:pPr>
                      </w:p>
                      <w:p w14:paraId="2A6DD5DA" w14:textId="76761159" w:rsidR="00790804" w:rsidRPr="00F5750A" w:rsidRDefault="00790804">
                        <w:pPr>
                          <w:spacing w:after="0"/>
                          <w:rPr>
                            <w:ins w:id="1992" w:author="Benjamin Pannell" w:date="2014-10-20T18:59:00Z"/>
                            <w:rFonts w:ascii="Consolas" w:hAnsi="Consolas" w:cs="Consolas"/>
                            <w:b/>
                            <w:color w:val="000000" w:themeColor="text1"/>
                            <w:sz w:val="20"/>
                            <w:rPrChange w:id="1993" w:author="Benjamin Pannell" w:date="2014-10-20T19:08:00Z">
                              <w:rPr>
                                <w:ins w:id="1994" w:author="Benjamin Pannell" w:date="2014-10-20T18:59:00Z"/>
                                <w:rFonts w:ascii="Consolas" w:hAnsi="Consolas" w:cs="Consolas"/>
                                <w:color w:val="000000" w:themeColor="text1"/>
                                <w:sz w:val="20"/>
                              </w:rPr>
                            </w:rPrChange>
                          </w:rPr>
                        </w:pPr>
                        <w:ins w:id="1995"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1996" w:author="Benjamin Pannell" w:date="2014-10-20T19:08:00Z">
                                <w:rPr>
                                  <w:rFonts w:ascii="Consolas" w:hAnsi="Consolas" w:cs="Consolas"/>
                                  <w:color w:val="000000" w:themeColor="text1"/>
                                  <w:sz w:val="20"/>
                                </w:rPr>
                              </w:rPrChange>
                            </w:rPr>
                            <w:t>MOVEMENT:</w:t>
                          </w:r>
                        </w:ins>
                      </w:p>
                      <w:p w14:paraId="0A158403" w14:textId="07185F5E" w:rsidR="00790804" w:rsidRDefault="00790804">
                        <w:pPr>
                          <w:spacing w:after="0"/>
                          <w:rPr>
                            <w:ins w:id="1997" w:author="Benjamin Pannell" w:date="2014-10-20T18:59:00Z"/>
                            <w:rFonts w:ascii="Consolas" w:hAnsi="Consolas" w:cs="Consolas"/>
                            <w:color w:val="000000" w:themeColor="text1"/>
                            <w:sz w:val="20"/>
                          </w:rPr>
                        </w:pPr>
                        <w:ins w:id="1998" w:author="Benjamin Pannell" w:date="2014-10-20T18:59:00Z">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ins>
                      </w:p>
                      <w:p w14:paraId="3586953F" w14:textId="6FEEF4C6" w:rsidR="00790804" w:rsidRDefault="00790804">
                        <w:pPr>
                          <w:spacing w:after="0"/>
                          <w:rPr>
                            <w:ins w:id="1999" w:author="Benjamin Pannell" w:date="2014-10-20T18:59:00Z"/>
                            <w:rFonts w:ascii="Consolas" w:hAnsi="Consolas" w:cs="Consolas"/>
                            <w:color w:val="000000" w:themeColor="text1"/>
                            <w:sz w:val="20"/>
                          </w:rPr>
                        </w:pPr>
                        <w:ins w:id="2000" w:author="Benjamin Pannell" w:date="2014-10-20T18:59:00Z">
                          <w:r>
                            <w:rPr>
                              <w:rFonts w:ascii="Consolas" w:hAnsi="Consolas" w:cs="Consolas"/>
                              <w:color w:val="000000" w:themeColor="text1"/>
                              <w:sz w:val="20"/>
                            </w:rPr>
                            <w:tab/>
                            <w:t>Y[delta]</w:t>
                          </w:r>
                          <w:r>
                            <w:rPr>
                              <w:rFonts w:ascii="Consolas" w:hAnsi="Consolas" w:cs="Consolas"/>
                              <w:color w:val="000000" w:themeColor="text1"/>
                              <w:sz w:val="20"/>
                            </w:rPr>
                            <w:tab/>
                            <w:t>- Move [delta] units upwards</w:t>
                          </w:r>
                        </w:ins>
                      </w:p>
                      <w:p w14:paraId="5DED33F4" w14:textId="100493AB" w:rsidR="00790804" w:rsidRDefault="00790804">
                        <w:pPr>
                          <w:spacing w:after="0"/>
                          <w:rPr>
                            <w:ins w:id="2001" w:author="Benjamin Pannell" w:date="2014-10-20T18:59:00Z"/>
                            <w:rFonts w:ascii="Consolas" w:hAnsi="Consolas" w:cs="Consolas"/>
                            <w:color w:val="000000" w:themeColor="text1"/>
                            <w:sz w:val="20"/>
                          </w:rPr>
                        </w:pPr>
                        <w:ins w:id="2002" w:author="Benjamin Pannell" w:date="2014-10-20T18:59:00Z">
                          <w:r>
                            <w:rPr>
                              <w:rFonts w:ascii="Consolas" w:hAnsi="Consolas" w:cs="Consolas"/>
                              <w:color w:val="000000" w:themeColor="text1"/>
                              <w:sz w:val="20"/>
                            </w:rPr>
                            <w:tab/>
                            <w:t>S[delta]</w:t>
                          </w:r>
                          <w:r>
                            <w:rPr>
                              <w:rFonts w:ascii="Consolas" w:hAnsi="Consolas" w:cs="Consolas"/>
                              <w:color w:val="000000" w:themeColor="text1"/>
                              <w:sz w:val="20"/>
                            </w:rPr>
                            <w:tab/>
                            <w:t>- Scroll [delta] lines upwards</w:t>
                          </w:r>
                        </w:ins>
                      </w:p>
                      <w:p w14:paraId="269728CA" w14:textId="77777777" w:rsidR="00790804" w:rsidRDefault="00790804">
                        <w:pPr>
                          <w:spacing w:after="0"/>
                          <w:rPr>
                            <w:ins w:id="2003" w:author="Benjamin Pannell" w:date="2014-10-20T18:59:00Z"/>
                            <w:rFonts w:ascii="Consolas" w:hAnsi="Consolas" w:cs="Consolas"/>
                            <w:color w:val="000000" w:themeColor="text1"/>
                            <w:sz w:val="20"/>
                          </w:rPr>
                        </w:pPr>
                      </w:p>
                      <w:p w14:paraId="78551BDD" w14:textId="48970043" w:rsidR="00790804" w:rsidRPr="00F5750A" w:rsidRDefault="00790804" w:rsidP="008168DA">
                        <w:pPr>
                          <w:spacing w:after="0"/>
                          <w:rPr>
                            <w:ins w:id="2004" w:author="Benjamin Pannell" w:date="2014-10-20T19:00:00Z"/>
                            <w:rFonts w:ascii="Consolas" w:hAnsi="Consolas" w:cs="Consolas"/>
                            <w:b/>
                            <w:color w:val="000000" w:themeColor="text1"/>
                            <w:sz w:val="20"/>
                            <w:rPrChange w:id="2005" w:author="Benjamin Pannell" w:date="2014-10-20T19:08:00Z">
                              <w:rPr>
                                <w:ins w:id="2006" w:author="Benjamin Pannell" w:date="2014-10-20T19:00:00Z"/>
                                <w:rFonts w:ascii="Consolas" w:hAnsi="Consolas" w:cs="Consolas"/>
                                <w:color w:val="000000" w:themeColor="text1"/>
                                <w:sz w:val="20"/>
                              </w:rPr>
                            </w:rPrChange>
                          </w:rPr>
                        </w:pPr>
                        <w:ins w:id="2007"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2008" w:author="Benjamin Pannell" w:date="2014-10-20T19:08:00Z">
                                <w:rPr>
                                  <w:rFonts w:ascii="Consolas" w:hAnsi="Consolas" w:cs="Consolas"/>
                                  <w:color w:val="000000" w:themeColor="text1"/>
                                  <w:sz w:val="20"/>
                                </w:rPr>
                              </w:rPrChange>
                            </w:rPr>
                            <w:t>EXAMPLES:</w:t>
                          </w:r>
                        </w:ins>
                        <w:ins w:id="2009" w:author="Benjamin Pannell" w:date="2014-10-20T19:00:00Z">
                          <w:r w:rsidRPr="00F5750A">
                            <w:rPr>
                              <w:rFonts w:ascii="Consolas" w:hAnsi="Consolas" w:cs="Consolas"/>
                              <w:b/>
                              <w:color w:val="000000" w:themeColor="text1"/>
                              <w:sz w:val="20"/>
                              <w:rPrChange w:id="2010" w:author="Benjamin Pannell" w:date="2014-10-20T19:08:00Z">
                                <w:rPr>
                                  <w:rFonts w:ascii="Consolas" w:hAnsi="Consolas" w:cs="Consolas"/>
                                  <w:color w:val="000000" w:themeColor="text1"/>
                                  <w:sz w:val="20"/>
                                </w:rPr>
                              </w:rPrChange>
                            </w:rPr>
                            <w:t xml:space="preserve"> </w:t>
                          </w:r>
                        </w:ins>
                      </w:p>
                      <w:p w14:paraId="1AA1C923" w14:textId="63F1EA2C" w:rsidR="00790804" w:rsidRDefault="00790804">
                        <w:pPr>
                          <w:spacing w:after="0"/>
                          <w:rPr>
                            <w:ins w:id="2011" w:author="Benjamin Pannell" w:date="2014-10-20T18:59:00Z"/>
                            <w:rFonts w:ascii="Consolas" w:hAnsi="Consolas" w:cs="Consolas"/>
                            <w:color w:val="000000" w:themeColor="text1"/>
                            <w:sz w:val="20"/>
                          </w:rPr>
                        </w:pPr>
                        <w:ins w:id="2012" w:author="Benjamin Pannell" w:date="2014-10-20T19:00: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–L --hold</w:t>
                          </w:r>
                        </w:ins>
                      </w:p>
                      <w:p w14:paraId="45DB822C" w14:textId="5A90B109" w:rsidR="00790804" w:rsidRDefault="00790804">
                        <w:pPr>
                          <w:spacing w:after="0"/>
                          <w:rPr>
                            <w:ins w:id="2013" w:author="Benjamin Pannell" w:date="2014-10-20T19:00:00Z"/>
                            <w:rFonts w:ascii="Consolas" w:hAnsi="Consolas" w:cs="Consolas"/>
                            <w:color w:val="000000" w:themeColor="text1"/>
                            <w:sz w:val="20"/>
                          </w:rPr>
                        </w:pPr>
                        <w:ins w:id="2014" w:author="Benjamin Pannell" w:date="2014-10-20T18:59: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w:t>
                          </w:r>
                        </w:ins>
                        <w:ins w:id="2015" w:author="Benjamin Pannell" w:date="2014-10-20T19:00:00Z">
                          <w:r>
                            <w:rPr>
                              <w:rFonts w:ascii="Consolas" w:hAnsi="Consolas" w:cs="Consolas"/>
                              <w:color w:val="000000" w:themeColor="text1"/>
                              <w:sz w:val="20"/>
                            </w:rPr>
                            <w:t xml:space="preserve">–L –H </w:t>
                          </w:r>
                        </w:ins>
                        <w:ins w:id="2016" w:author="Benjamin Pannell" w:date="2014-10-20T18:59:00Z">
                          <w:r>
                            <w:rPr>
                              <w:rFonts w:ascii="Consolas" w:hAnsi="Consolas" w:cs="Consolas"/>
                              <w:color w:val="000000" w:themeColor="text1"/>
                              <w:sz w:val="20"/>
                            </w:rPr>
                            <w:t>X10 Y1</w:t>
                          </w:r>
                        </w:ins>
                      </w:p>
                      <w:p w14:paraId="1C18211B" w14:textId="08FB292A" w:rsidR="00790804" w:rsidRDefault="00790804">
                        <w:pPr>
                          <w:spacing w:after="0"/>
                          <w:rPr>
                            <w:ins w:id="2017" w:author="Benjamin Pannell" w:date="2014-10-20T19:01:00Z"/>
                            <w:rFonts w:ascii="Consolas" w:hAnsi="Consolas" w:cs="Consolas"/>
                            <w:color w:val="000000" w:themeColor="text1"/>
                            <w:sz w:val="20"/>
                          </w:rPr>
                        </w:pPr>
                        <w:ins w:id="2018" w:author="Benjamin Pannell" w:date="2014-10-20T19:00: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proofErr w:type="spellEnd"/>
                          <w:proofErr w:type="gramEnd"/>
                          <w:r>
                            <w:rPr>
                              <w:rFonts w:ascii="Consolas" w:hAnsi="Consolas" w:cs="Consolas"/>
                              <w:color w:val="000000" w:themeColor="text1"/>
                              <w:sz w:val="20"/>
                            </w:rPr>
                            <w:t xml:space="preserve"> –L –H </w:t>
                          </w:r>
                        </w:ins>
                        <w:ins w:id="2019" w:author="Benjamin Pannell" w:date="2014-10-20T19:01:00Z">
                          <w:r>
                            <w:rPr>
                              <w:rFonts w:ascii="Consolas" w:hAnsi="Consolas" w:cs="Consolas"/>
                              <w:color w:val="000000" w:themeColor="text1"/>
                              <w:sz w:val="20"/>
                            </w:rPr>
                            <w:t xml:space="preserve">X10 </w:t>
                          </w:r>
                        </w:ins>
                        <w:ins w:id="2020" w:author="Benjamin Pannell" w:date="2014-10-20T19:00:00Z">
                          <w:r>
                            <w:rPr>
                              <w:rFonts w:ascii="Consolas" w:hAnsi="Consolas" w:cs="Consolas"/>
                              <w:color w:val="000000" w:themeColor="text1"/>
                              <w:sz w:val="20"/>
                            </w:rPr>
                            <w:t>Y1</w:t>
                          </w:r>
                        </w:ins>
                      </w:p>
                      <w:p w14:paraId="2666ED7A" w14:textId="07C4ED46" w:rsidR="00790804" w:rsidRPr="00E932EB" w:rsidRDefault="00790804">
                        <w:pPr>
                          <w:spacing w:after="0"/>
                          <w:rPr>
                            <w:rFonts w:ascii="Consolas" w:hAnsi="Consolas" w:cs="Consolas"/>
                            <w:color w:val="000000" w:themeColor="text1"/>
                            <w:sz w:val="20"/>
                          </w:rPr>
                        </w:pPr>
                        <w:ins w:id="2021" w:author="Benjamin Pannell" w:date="2014-10-20T19:01: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isomouse</w:t>
                          </w:r>
                        </w:ins>
                        <w:proofErr w:type="spellEnd"/>
                        <w:proofErr w:type="gramEnd"/>
                      </w:p>
                    </w:txbxContent>
                  </v:textbox>
                  <w10:anchorlock/>
                </v:shape>
              </w:pict>
            </mc:Fallback>
          </mc:AlternateContent>
        </w:r>
      </w:ins>
    </w:p>
    <w:p w14:paraId="3F228345" w14:textId="77777777" w:rsidR="00790804" w:rsidRDefault="0035329D">
      <w:pPr>
        <w:pStyle w:val="Caption"/>
        <w:rPr>
          <w:ins w:id="2022" w:author="Benjamin Pannell" w:date="2014-10-22T19:31:00Z"/>
        </w:rPr>
        <w:pPrChange w:id="2023" w:author="Benjamin Pannell" w:date="2014-10-20T19:01:00Z">
          <w:pPr/>
        </w:pPrChange>
      </w:pPr>
      <w:bookmarkStart w:id="2024" w:name="_Toc401770982"/>
      <w:ins w:id="2025" w:author="Benjamin Pannell" w:date="2014-10-20T19:01:00Z">
        <w:r>
          <w:t xml:space="preserve">Figure </w:t>
        </w:r>
      </w:ins>
      <w:ins w:id="2026" w:author="Benjamin Pannell" w:date="2014-10-22T19:22:00Z">
        <w:r w:rsidR="00C66450">
          <w:fldChar w:fldCharType="begin"/>
        </w:r>
        <w:r w:rsidR="00C66450">
          <w:instrText xml:space="preserve"> SEQ Figure \* ARABIC </w:instrText>
        </w:r>
      </w:ins>
      <w:r w:rsidR="00C66450">
        <w:fldChar w:fldCharType="separate"/>
      </w:r>
      <w:ins w:id="2027" w:author="Benjamin Pannell" w:date="2014-10-22T19:22:00Z">
        <w:r w:rsidR="00C66450">
          <w:rPr>
            <w:noProof/>
          </w:rPr>
          <w:t>19</w:t>
        </w:r>
        <w:r w:rsidR="00C66450">
          <w:fldChar w:fldCharType="end"/>
        </w:r>
      </w:ins>
      <w:ins w:id="2028" w:author="Benjamin Pannell" w:date="2014-10-20T19:01:00Z">
        <w:r>
          <w:t xml:space="preserve"> Isotope Mouse Emulation Command Line API</w:t>
        </w:r>
      </w:ins>
      <w:bookmarkEnd w:id="2024"/>
    </w:p>
    <w:p w14:paraId="77B31A6C" w14:textId="77777777" w:rsidR="00790804" w:rsidRDefault="00790804" w:rsidP="00790804">
      <w:pPr>
        <w:pStyle w:val="Caption"/>
        <w:keepNext/>
        <w:rPr>
          <w:ins w:id="2029" w:author="Benjamin Pannell" w:date="2014-10-22T19:32:00Z"/>
        </w:rPr>
        <w:pPrChange w:id="2030" w:author="Benjamin Pannell" w:date="2014-10-22T19:32:00Z">
          <w:pPr>
            <w:pStyle w:val="Caption"/>
          </w:pPr>
        </w:pPrChange>
      </w:pPr>
      <w:ins w:id="2031" w:author="Benjamin Pannell" w:date="2014-10-22T19:31:00Z">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63D5AA0C" w14:textId="5CFF2CED" w:rsidR="00790804" w:rsidRPr="00F5750A" w:rsidDel="00863C58" w:rsidRDefault="00790804" w:rsidP="00790804">
                              <w:pPr>
                                <w:spacing w:after="0"/>
                                <w:rPr>
                                  <w:del w:id="2032" w:author="Benjamin Pannell" w:date="2014-10-20T18:50:00Z"/>
                                  <w:rFonts w:ascii="Consolas" w:hAnsi="Consolas" w:cs="Consolas"/>
                                  <w:b/>
                                  <w:color w:val="000000" w:themeColor="text1"/>
                                  <w:sz w:val="20"/>
                                  <w:rPrChange w:id="2033" w:author="Benjamin Pannell" w:date="2014-10-20T19:08:00Z">
                                    <w:rPr>
                                      <w:del w:id="2034" w:author="Benjamin Pannell" w:date="2014-10-20T18:50:00Z"/>
                                      <w:rFonts w:ascii="Consolas" w:hAnsi="Consolas" w:cs="Consolas"/>
                                      <w:color w:val="000000" w:themeColor="text1"/>
                                      <w:sz w:val="20"/>
                                    </w:rPr>
                                  </w:rPrChange>
                                </w:rPr>
                              </w:pPr>
                              <w:proofErr w:type="spellStart"/>
                              <w:proofErr w:type="gramStart"/>
                              <w:ins w:id="2035" w:author="Benjamin Pannell" w:date="2014-10-20T18:51:00Z">
                                <w:r w:rsidRPr="00F5750A">
                                  <w:rPr>
                                    <w:rFonts w:ascii="Consolas" w:hAnsi="Consolas" w:cs="Consolas"/>
                                    <w:b/>
                                    <w:sz w:val="20"/>
                                    <w:rPrChange w:id="2036" w:author="Benjamin Pannell" w:date="2014-10-20T19:08:00Z">
                                      <w:rPr>
                                        <w:rFonts w:ascii="Consolas" w:hAnsi="Consolas" w:cs="Consolas"/>
                                        <w:sz w:val="20"/>
                                      </w:rPr>
                                    </w:rPrChange>
                                  </w:rPr>
                                  <w:t>iso</w:t>
                                </w:r>
                              </w:ins>
                              <w:ins w:id="2037" w:author="Benjamin Pannell" w:date="2014-10-22T19:31:00Z">
                                <w:r>
                                  <w:rPr>
                                    <w:rFonts w:ascii="Consolas" w:hAnsi="Consolas" w:cs="Consolas"/>
                                    <w:b/>
                                    <w:sz w:val="20"/>
                                  </w:rPr>
                                  <w:t>write</w:t>
                                </w:r>
                              </w:ins>
                              <w:proofErr w:type="spellEnd"/>
                              <w:proofErr w:type="gramEnd"/>
                              <w:ins w:id="2038" w:author="Benjamin Pannell" w:date="2014-10-20T18:51:00Z">
                                <w:r w:rsidRPr="00F5750A">
                                  <w:rPr>
                                    <w:rFonts w:ascii="Consolas" w:hAnsi="Consolas" w:cs="Consolas"/>
                                    <w:b/>
                                    <w:sz w:val="20"/>
                                    <w:rPrChange w:id="2039" w:author="Benjamin Pannell" w:date="2014-10-20T19:08:00Z">
                                      <w:rPr>
                                        <w:rFonts w:ascii="Consolas" w:hAnsi="Consolas" w:cs="Consolas"/>
                                        <w:sz w:val="20"/>
                                      </w:rPr>
                                    </w:rPrChange>
                                  </w:rPr>
                                  <w:t xml:space="preserve"> </w:t>
                                </w:r>
                              </w:ins>
                              <w:ins w:id="2040" w:author="Benjamin Pannell" w:date="2014-10-22T19:31:00Z">
                                <w:r>
                                  <w:rPr>
                                    <w:rFonts w:ascii="Consolas" w:hAnsi="Consolas" w:cs="Consolas"/>
                                    <w:b/>
                                    <w:sz w:val="20"/>
                                  </w:rPr>
                                  <w:t>[TEXT]</w:t>
                                </w:r>
                              </w:ins>
                              <w:del w:id="2041" w:author="Benjamin Pannell" w:date="2014-10-20T18:50:00Z">
                                <w:r w:rsidRPr="00F5750A" w:rsidDel="00863C58">
                                  <w:rPr>
                                    <w:rFonts w:ascii="Consolas" w:hAnsi="Consolas" w:cs="Consolas"/>
                                    <w:b/>
                                    <w:color w:val="4472C4" w:themeColor="accent5"/>
                                    <w:sz w:val="20"/>
                                    <w:rPrChange w:id="2042"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2043" w:author="Benjamin Pannell" w:date="2014-10-20T19:08:00Z">
                                      <w:rPr>
                                        <w:rFonts w:ascii="Consolas" w:hAnsi="Consolas" w:cs="Consolas"/>
                                        <w:color w:val="000000" w:themeColor="text1"/>
                                        <w:sz w:val="20"/>
                                      </w:rPr>
                                    </w:rPrChange>
                                  </w:rPr>
                                  <w:delText>Isotope {</w:delText>
                                </w:r>
                              </w:del>
                            </w:p>
                            <w:p w14:paraId="16E97756" w14:textId="77777777" w:rsidR="00790804" w:rsidRPr="00E932EB" w:rsidDel="00863C58" w:rsidRDefault="00790804" w:rsidP="00790804">
                              <w:pPr>
                                <w:spacing w:after="0"/>
                                <w:rPr>
                                  <w:del w:id="2044" w:author="Benjamin Pannell" w:date="2014-10-20T18:50:00Z"/>
                                  <w:rFonts w:ascii="Consolas" w:hAnsi="Consolas" w:cs="Consolas"/>
                                  <w:color w:val="000000" w:themeColor="text1"/>
                                  <w:sz w:val="20"/>
                                </w:rPr>
                              </w:pPr>
                              <w:del w:id="204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1593E414" w14:textId="77777777" w:rsidR="00790804" w:rsidRPr="00E932EB" w:rsidDel="00863C58" w:rsidRDefault="00790804" w:rsidP="00790804">
                              <w:pPr>
                                <w:spacing w:after="0"/>
                                <w:rPr>
                                  <w:del w:id="2046" w:author="Benjamin Pannell" w:date="2014-10-20T18:50:00Z"/>
                                  <w:rFonts w:ascii="Consolas" w:hAnsi="Consolas" w:cs="Consolas"/>
                                  <w:color w:val="000000" w:themeColor="text1"/>
                                  <w:sz w:val="20"/>
                                </w:rPr>
                              </w:pPr>
                              <w:del w:id="2047"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65A191D4" w14:textId="77777777" w:rsidR="00790804" w:rsidRPr="00E932EB" w:rsidDel="00863C58" w:rsidRDefault="00790804" w:rsidP="00790804">
                              <w:pPr>
                                <w:spacing w:after="0"/>
                                <w:rPr>
                                  <w:del w:id="2048" w:author="Benjamin Pannell" w:date="2014-10-20T18:50:00Z"/>
                                  <w:rFonts w:ascii="Consolas" w:hAnsi="Consolas" w:cs="Consolas"/>
                                  <w:color w:val="000000" w:themeColor="text1"/>
                                  <w:sz w:val="20"/>
                                </w:rPr>
                              </w:pPr>
                              <w:del w:id="2049"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0264658F" w14:textId="77777777" w:rsidR="00790804" w:rsidRPr="00E932EB" w:rsidDel="00863C58" w:rsidRDefault="00790804" w:rsidP="00790804">
                              <w:pPr>
                                <w:spacing w:after="0"/>
                                <w:rPr>
                                  <w:del w:id="2050" w:author="Benjamin Pannell" w:date="2014-10-20T18:50:00Z"/>
                                  <w:rFonts w:ascii="Consolas" w:hAnsi="Consolas" w:cs="Consolas"/>
                                  <w:color w:val="000000" w:themeColor="text1"/>
                                  <w:sz w:val="20"/>
                                </w:rPr>
                              </w:pPr>
                              <w:del w:id="205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6098D5DF" w14:textId="77777777" w:rsidR="00790804" w:rsidRPr="00E932EB" w:rsidDel="00863C58" w:rsidRDefault="00790804" w:rsidP="00790804">
                              <w:pPr>
                                <w:spacing w:after="0"/>
                                <w:rPr>
                                  <w:del w:id="2052" w:author="Benjamin Pannell" w:date="2014-10-20T18:50:00Z"/>
                                  <w:rFonts w:ascii="Consolas" w:hAnsi="Consolas" w:cs="Consolas"/>
                                  <w:color w:val="000000" w:themeColor="text1"/>
                                  <w:sz w:val="20"/>
                                </w:rPr>
                              </w:pPr>
                            </w:p>
                            <w:p w14:paraId="6251AB52" w14:textId="77777777" w:rsidR="00790804" w:rsidRPr="00E932EB" w:rsidDel="00863C58" w:rsidRDefault="00790804" w:rsidP="00790804">
                              <w:pPr>
                                <w:spacing w:after="0"/>
                                <w:rPr>
                                  <w:del w:id="2053" w:author="Benjamin Pannell" w:date="2014-10-20T18:50:00Z"/>
                                  <w:rFonts w:ascii="Consolas" w:hAnsi="Consolas" w:cs="Consolas"/>
                                  <w:color w:val="000000" w:themeColor="text1"/>
                                  <w:sz w:val="20"/>
                                </w:rPr>
                              </w:pPr>
                              <w:del w:id="2054" w:author="Benjamin Pannell" w:date="2014-10-20T18:50:00Z">
                                <w:r w:rsidRPr="00E932EB" w:rsidDel="00863C58">
                                  <w:rPr>
                                    <w:rFonts w:ascii="Consolas" w:hAnsi="Consolas" w:cs="Consolas"/>
                                    <w:color w:val="000000" w:themeColor="text1"/>
                                    <w:sz w:val="20"/>
                                  </w:rPr>
                                  <w:tab/>
                                  <w:delText>Keyboard keyboard;</w:delText>
                                </w:r>
                              </w:del>
                            </w:p>
                            <w:p w14:paraId="72265B6D" w14:textId="77777777" w:rsidR="00790804" w:rsidRPr="000047BB" w:rsidDel="00863C58" w:rsidRDefault="00790804" w:rsidP="00790804">
                              <w:pPr>
                                <w:spacing w:after="0"/>
                                <w:rPr>
                                  <w:del w:id="2055" w:author="Benjamin Pannell" w:date="2014-10-20T18:50:00Z"/>
                                  <w:rFonts w:ascii="Consolas" w:hAnsi="Consolas" w:cs="Consolas"/>
                                  <w:color w:val="000000" w:themeColor="text1"/>
                                  <w:sz w:val="20"/>
                                </w:rPr>
                              </w:pPr>
                              <w:del w:id="2056"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448E615A" w14:textId="77777777" w:rsidR="00790804" w:rsidRPr="000047BB" w:rsidDel="00863C58" w:rsidRDefault="00790804" w:rsidP="00790804">
                              <w:pPr>
                                <w:spacing w:after="0"/>
                                <w:ind w:firstLine="720"/>
                                <w:rPr>
                                  <w:del w:id="2057" w:author="Benjamin Pannell" w:date="2014-10-20T18:50:00Z"/>
                                  <w:rFonts w:ascii="Consolas" w:hAnsi="Consolas" w:cs="Consolas"/>
                                  <w:color w:val="000000" w:themeColor="text1"/>
                                  <w:sz w:val="20"/>
                                </w:rPr>
                              </w:pPr>
                              <w:del w:id="2058"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2539A42C" w14:textId="77777777" w:rsidR="00790804" w:rsidRPr="00E932EB" w:rsidDel="00863C58" w:rsidRDefault="00790804" w:rsidP="00790804">
                              <w:pPr>
                                <w:spacing w:after="0"/>
                                <w:rPr>
                                  <w:del w:id="2059" w:author="Benjamin Pannell" w:date="2014-10-20T18:50:00Z"/>
                                  <w:rFonts w:ascii="Consolas" w:hAnsi="Consolas" w:cs="Consolas"/>
                                  <w:color w:val="000000" w:themeColor="text1"/>
                                  <w:sz w:val="20"/>
                                </w:rPr>
                              </w:pPr>
                              <w:del w:id="2060"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2F5BE3BB" w14:textId="77777777" w:rsidR="00790804" w:rsidRPr="00E932EB" w:rsidDel="00863C58" w:rsidRDefault="00790804" w:rsidP="00790804">
                              <w:pPr>
                                <w:spacing w:after="0"/>
                                <w:rPr>
                                  <w:del w:id="2061" w:author="Benjamin Pannell" w:date="2014-10-20T18:50:00Z"/>
                                  <w:rFonts w:ascii="Consolas" w:hAnsi="Consolas" w:cs="Consolas"/>
                                  <w:color w:val="000000" w:themeColor="text1"/>
                                  <w:sz w:val="20"/>
                                </w:rPr>
                              </w:pPr>
                              <w:del w:id="2062" w:author="Benjamin Pannell" w:date="2014-10-20T18:50:00Z">
                                <w:r w:rsidRPr="00E932EB" w:rsidDel="00863C58">
                                  <w:rPr>
                                    <w:rFonts w:ascii="Consolas" w:hAnsi="Consolas" w:cs="Consolas"/>
                                    <w:color w:val="000000" w:themeColor="text1"/>
                                    <w:sz w:val="20"/>
                                  </w:rPr>
                                  <w:delText>}</w:delText>
                                </w:r>
                              </w:del>
                            </w:p>
                            <w:p w14:paraId="733C5C2A" w14:textId="77777777" w:rsidR="00790804" w:rsidRPr="000047BB" w:rsidDel="00863C58" w:rsidRDefault="00790804" w:rsidP="00790804">
                              <w:pPr>
                                <w:spacing w:after="0"/>
                                <w:rPr>
                                  <w:del w:id="2063" w:author="Benjamin Pannell" w:date="2014-10-20T18:50:00Z"/>
                                  <w:rFonts w:ascii="Consolas" w:hAnsi="Consolas" w:cs="Consolas"/>
                                  <w:color w:val="000000" w:themeColor="text1"/>
                                  <w:sz w:val="20"/>
                                </w:rPr>
                              </w:pPr>
                              <w:del w:id="2064"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6DA8B24A" w14:textId="77777777" w:rsidR="00790804" w:rsidDel="00863C58" w:rsidRDefault="00790804" w:rsidP="00790804">
                              <w:pPr>
                                <w:spacing w:after="0"/>
                                <w:rPr>
                                  <w:del w:id="2065" w:author="Benjamin Pannell" w:date="2014-10-20T18:50:00Z"/>
                                  <w:rFonts w:ascii="Consolas" w:hAnsi="Consolas" w:cs="Consolas"/>
                                  <w:color w:val="000000" w:themeColor="text1"/>
                                  <w:sz w:val="20"/>
                                </w:rPr>
                              </w:pPr>
                              <w:del w:id="2066"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7BCCA49C" w14:textId="77777777" w:rsidR="00790804" w:rsidDel="00863C58" w:rsidRDefault="00790804" w:rsidP="00790804">
                              <w:pPr>
                                <w:spacing w:after="0"/>
                                <w:rPr>
                                  <w:del w:id="2067" w:author="Benjamin Pannell" w:date="2014-10-20T18:50:00Z"/>
                                  <w:rFonts w:ascii="Consolas" w:hAnsi="Consolas" w:cs="Consolas"/>
                                  <w:color w:val="000000" w:themeColor="text1"/>
                                  <w:sz w:val="20"/>
                                </w:rPr>
                              </w:pPr>
                              <w:del w:id="2068"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74D3EBE1" w14:textId="77777777" w:rsidR="00790804" w:rsidRPr="000047BB" w:rsidDel="00863C58" w:rsidRDefault="00790804" w:rsidP="00790804">
                              <w:pPr>
                                <w:spacing w:after="0"/>
                                <w:rPr>
                                  <w:del w:id="2069" w:author="Benjamin Pannell" w:date="2014-10-20T18:50:00Z"/>
                                  <w:rFonts w:ascii="Consolas" w:hAnsi="Consolas" w:cs="Consolas"/>
                                  <w:color w:val="000000" w:themeColor="text1"/>
                                  <w:sz w:val="20"/>
                                </w:rPr>
                              </w:pPr>
                              <w:del w:id="2070"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10D16A5" w14:textId="77777777" w:rsidR="00790804" w:rsidRPr="00E932EB" w:rsidDel="00863C58" w:rsidRDefault="00790804" w:rsidP="00790804">
                              <w:pPr>
                                <w:spacing w:after="0"/>
                                <w:rPr>
                                  <w:del w:id="2071" w:author="Benjamin Pannell" w:date="2014-10-20T18:50:00Z"/>
                                  <w:rFonts w:ascii="Consolas" w:hAnsi="Consolas" w:cs="Consolas"/>
                                  <w:color w:val="4472C4" w:themeColor="accent5"/>
                                  <w:sz w:val="20"/>
                                </w:rPr>
                              </w:pPr>
                              <w:del w:id="2072" w:author="Benjamin Pannell" w:date="2014-10-20T18:50:00Z">
                                <w:r w:rsidRPr="000047BB" w:rsidDel="00863C58">
                                  <w:rPr>
                                    <w:rFonts w:ascii="Consolas" w:hAnsi="Consolas" w:cs="Consolas"/>
                                    <w:color w:val="000000" w:themeColor="text1"/>
                                    <w:sz w:val="20"/>
                                  </w:rPr>
                                  <w:delText>}</w:delText>
                                </w:r>
                              </w:del>
                            </w:p>
                            <w:p w14:paraId="6E2A6DD0" w14:textId="77777777" w:rsidR="00790804" w:rsidRPr="00E932EB" w:rsidDel="00863C58" w:rsidRDefault="00790804" w:rsidP="00790804">
                              <w:pPr>
                                <w:spacing w:after="0"/>
                                <w:rPr>
                                  <w:del w:id="2073" w:author="Benjamin Pannell" w:date="2014-10-20T18:50:00Z"/>
                                  <w:rFonts w:ascii="Consolas" w:hAnsi="Consolas" w:cs="Consolas"/>
                                  <w:color w:val="000000" w:themeColor="text1"/>
                                  <w:sz w:val="20"/>
                                </w:rPr>
                              </w:pPr>
                              <w:del w:id="2074"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6CC3B567" w14:textId="77777777" w:rsidR="00790804" w:rsidDel="00863C58" w:rsidRDefault="00790804" w:rsidP="00790804">
                              <w:pPr>
                                <w:spacing w:after="0"/>
                                <w:rPr>
                                  <w:del w:id="2075" w:author="Benjamin Pannell" w:date="2014-10-20T18:50:00Z"/>
                                  <w:rFonts w:ascii="Consolas" w:hAnsi="Consolas" w:cs="Consolas"/>
                                  <w:color w:val="000000" w:themeColor="text1"/>
                                  <w:sz w:val="20"/>
                                </w:rPr>
                              </w:pPr>
                              <w:del w:id="2076"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2B132AED" w14:textId="77777777" w:rsidR="00790804" w:rsidDel="00863C58" w:rsidRDefault="00790804" w:rsidP="00790804">
                              <w:pPr>
                                <w:spacing w:after="0"/>
                                <w:rPr>
                                  <w:del w:id="2077" w:author="Benjamin Pannell" w:date="2014-10-20T18:50:00Z"/>
                                  <w:rFonts w:ascii="Consolas" w:hAnsi="Consolas" w:cs="Consolas"/>
                                  <w:color w:val="000000" w:themeColor="text1"/>
                                  <w:sz w:val="20"/>
                                </w:rPr>
                              </w:pPr>
                              <w:del w:id="207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19629F57" w14:textId="77777777" w:rsidR="00790804" w:rsidRPr="000047BB" w:rsidDel="00863C58" w:rsidRDefault="00790804" w:rsidP="00790804">
                              <w:pPr>
                                <w:spacing w:after="0"/>
                                <w:rPr>
                                  <w:del w:id="2079" w:author="Benjamin Pannell" w:date="2014-10-20T18:50:00Z"/>
                                  <w:rFonts w:ascii="Consolas" w:hAnsi="Consolas" w:cs="Consolas"/>
                                  <w:color w:val="000000" w:themeColor="text1"/>
                                  <w:sz w:val="20"/>
                                </w:rPr>
                              </w:pPr>
                              <w:del w:id="208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77878CE4" w14:textId="77777777" w:rsidR="00790804" w:rsidRPr="00E932EB" w:rsidDel="00863C58" w:rsidRDefault="00790804" w:rsidP="00790804">
                              <w:pPr>
                                <w:spacing w:after="0"/>
                                <w:rPr>
                                  <w:del w:id="2081" w:author="Benjamin Pannell" w:date="2014-10-20T18:50:00Z"/>
                                  <w:rFonts w:ascii="Consolas" w:hAnsi="Consolas" w:cs="Consolas"/>
                                  <w:color w:val="000000" w:themeColor="text1"/>
                                  <w:sz w:val="20"/>
                                </w:rPr>
                              </w:pPr>
                              <w:del w:id="208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26350130" w14:textId="77777777" w:rsidR="00790804" w:rsidRPr="00E932EB" w:rsidDel="00863C58" w:rsidRDefault="00790804" w:rsidP="00790804">
                              <w:pPr>
                                <w:spacing w:after="0"/>
                                <w:rPr>
                                  <w:del w:id="2083" w:author="Benjamin Pannell" w:date="2014-10-20T18:50:00Z"/>
                                  <w:rFonts w:ascii="Consolas" w:hAnsi="Consolas" w:cs="Consolas"/>
                                  <w:color w:val="4472C4" w:themeColor="accent5"/>
                                  <w:sz w:val="20"/>
                                </w:rPr>
                              </w:pPr>
                              <w:del w:id="2084" w:author="Benjamin Pannell" w:date="2014-10-20T18:50:00Z">
                                <w:r w:rsidDel="00863C58">
                                  <w:rPr>
                                    <w:rFonts w:ascii="Consolas" w:hAnsi="Consolas" w:cs="Consolas"/>
                                    <w:color w:val="000000" w:themeColor="text1"/>
                                    <w:sz w:val="20"/>
                                  </w:rPr>
                                  <w:delText>}</w:delText>
                                </w:r>
                              </w:del>
                            </w:p>
                            <w:p w14:paraId="5A7B59BD" w14:textId="77777777" w:rsidR="00790804" w:rsidRPr="00E932EB" w:rsidDel="00863C58" w:rsidRDefault="00790804" w:rsidP="00790804">
                              <w:pPr>
                                <w:spacing w:after="0"/>
                                <w:rPr>
                                  <w:del w:id="2085" w:author="Benjamin Pannell" w:date="2014-10-20T18:50:00Z"/>
                                  <w:rFonts w:ascii="Consolas" w:hAnsi="Consolas" w:cs="Consolas"/>
                                  <w:color w:val="000000" w:themeColor="text1"/>
                                  <w:sz w:val="20"/>
                                </w:rPr>
                              </w:pPr>
                              <w:del w:id="208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492E968E" w14:textId="77777777" w:rsidR="00790804" w:rsidDel="00863C58" w:rsidRDefault="00790804" w:rsidP="00790804">
                              <w:pPr>
                                <w:spacing w:after="0"/>
                                <w:rPr>
                                  <w:del w:id="2087" w:author="Benjamin Pannell" w:date="2014-10-20T18:50:00Z"/>
                                  <w:rFonts w:ascii="Consolas" w:hAnsi="Consolas" w:cs="Consolas"/>
                                  <w:color w:val="000000" w:themeColor="text1"/>
                                  <w:sz w:val="20"/>
                                </w:rPr>
                              </w:pPr>
                              <w:del w:id="2088"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1B5298D5" w14:textId="77777777" w:rsidR="00790804" w:rsidDel="00863C58" w:rsidRDefault="00790804" w:rsidP="00790804">
                              <w:pPr>
                                <w:spacing w:after="0"/>
                                <w:rPr>
                                  <w:del w:id="2089" w:author="Benjamin Pannell" w:date="2014-10-20T18:50:00Z"/>
                                  <w:rFonts w:ascii="Consolas" w:hAnsi="Consolas" w:cs="Consolas"/>
                                  <w:color w:val="000000" w:themeColor="text1"/>
                                  <w:sz w:val="20"/>
                                </w:rPr>
                              </w:pPr>
                              <w:del w:id="2090"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4ABDF5A6" w14:textId="77777777" w:rsidR="00790804" w:rsidDel="00863C58" w:rsidRDefault="00790804" w:rsidP="00790804">
                              <w:pPr>
                                <w:spacing w:after="0"/>
                                <w:rPr>
                                  <w:del w:id="2091" w:author="Benjamin Pannell" w:date="2014-10-20T18:50:00Z"/>
                                  <w:rFonts w:ascii="Consolas" w:hAnsi="Consolas" w:cs="Consolas"/>
                                  <w:color w:val="000000" w:themeColor="text1"/>
                                  <w:sz w:val="20"/>
                                </w:rPr>
                              </w:pPr>
                              <w:del w:id="2092"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7485CC13" w14:textId="77777777" w:rsidR="00790804" w:rsidRPr="00E932EB" w:rsidDel="00863C58" w:rsidRDefault="00790804" w:rsidP="00790804">
                              <w:pPr>
                                <w:spacing w:after="0"/>
                                <w:rPr>
                                  <w:del w:id="2093" w:author="Benjamin Pannell" w:date="2014-10-20T18:50:00Z"/>
                                  <w:rFonts w:ascii="Consolas" w:hAnsi="Consolas" w:cs="Consolas"/>
                                  <w:color w:val="000000" w:themeColor="text1"/>
                                  <w:sz w:val="20"/>
                                </w:rPr>
                              </w:pPr>
                              <w:del w:id="2094"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4BF2EEE3" w14:textId="77777777" w:rsidR="00790804" w:rsidRPr="00E932EB" w:rsidDel="00863C58" w:rsidRDefault="00790804" w:rsidP="00790804">
                              <w:pPr>
                                <w:spacing w:after="0"/>
                                <w:rPr>
                                  <w:del w:id="2095" w:author="Benjamin Pannell" w:date="2014-10-20T18:50:00Z"/>
                                  <w:rFonts w:ascii="Consolas" w:hAnsi="Consolas" w:cs="Consolas"/>
                                  <w:color w:val="000000" w:themeColor="text1"/>
                                  <w:sz w:val="20"/>
                                </w:rPr>
                              </w:pPr>
                              <w:del w:id="2096" w:author="Benjamin Pannell" w:date="2014-10-20T18:50:00Z">
                                <w:r w:rsidRPr="00E932EB" w:rsidDel="00863C58">
                                  <w:rPr>
                                    <w:rFonts w:ascii="Consolas" w:hAnsi="Consolas" w:cs="Consolas"/>
                                    <w:color w:val="000000" w:themeColor="text1"/>
                                    <w:sz w:val="20"/>
                                  </w:rPr>
                                  <w:delText>}</w:delText>
                                </w:r>
                              </w:del>
                            </w:p>
                            <w:p w14:paraId="41C34937" w14:textId="77777777" w:rsidR="00790804" w:rsidRPr="00E932EB" w:rsidDel="00863C58" w:rsidRDefault="00790804" w:rsidP="00790804">
                              <w:pPr>
                                <w:spacing w:after="0"/>
                                <w:rPr>
                                  <w:del w:id="2097" w:author="Benjamin Pannell" w:date="2014-10-20T18:50:00Z"/>
                                  <w:rFonts w:ascii="Consolas" w:hAnsi="Consolas" w:cs="Consolas"/>
                                  <w:color w:val="000000" w:themeColor="text1"/>
                                  <w:sz w:val="20"/>
                                </w:rPr>
                              </w:pPr>
                              <w:del w:id="2098"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7BDC9925" w14:textId="77777777" w:rsidR="00790804" w:rsidRPr="00E932EB" w:rsidDel="00863C58" w:rsidRDefault="00790804" w:rsidP="00790804">
                              <w:pPr>
                                <w:spacing w:after="0"/>
                                <w:rPr>
                                  <w:del w:id="2099" w:author="Benjamin Pannell" w:date="2014-10-20T18:50:00Z"/>
                                  <w:rFonts w:ascii="Consolas" w:hAnsi="Consolas" w:cs="Consolas"/>
                                  <w:color w:val="000000" w:themeColor="text1"/>
                                  <w:sz w:val="20"/>
                                </w:rPr>
                              </w:pPr>
                              <w:del w:id="210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58EC1C4C" w14:textId="77777777" w:rsidR="00790804" w:rsidRPr="00E932EB" w:rsidDel="00863C58" w:rsidRDefault="00790804" w:rsidP="00790804">
                              <w:pPr>
                                <w:spacing w:after="0"/>
                                <w:rPr>
                                  <w:del w:id="2101" w:author="Benjamin Pannell" w:date="2014-10-20T18:50:00Z"/>
                                  <w:rFonts w:ascii="Consolas" w:hAnsi="Consolas" w:cs="Consolas"/>
                                  <w:color w:val="000000" w:themeColor="text1"/>
                                  <w:sz w:val="20"/>
                                </w:rPr>
                              </w:pPr>
                              <w:del w:id="210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75067330" w14:textId="77777777" w:rsidR="00790804" w:rsidRPr="00E932EB" w:rsidDel="00863C58" w:rsidRDefault="00790804" w:rsidP="00790804">
                              <w:pPr>
                                <w:spacing w:after="0"/>
                                <w:rPr>
                                  <w:del w:id="2103" w:author="Benjamin Pannell" w:date="2014-10-20T18:50:00Z"/>
                                  <w:rFonts w:ascii="Consolas" w:hAnsi="Consolas" w:cs="Consolas"/>
                                  <w:color w:val="000000" w:themeColor="text1"/>
                                  <w:sz w:val="20"/>
                                </w:rPr>
                              </w:pPr>
                              <w:del w:id="210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137DE1A4" w14:textId="77777777" w:rsidR="00790804" w:rsidRPr="00E932EB" w:rsidDel="00863C58" w:rsidRDefault="00790804" w:rsidP="00790804">
                              <w:pPr>
                                <w:spacing w:after="0"/>
                                <w:rPr>
                                  <w:del w:id="2105" w:author="Benjamin Pannell" w:date="2014-10-20T18:50:00Z"/>
                                  <w:rFonts w:ascii="Consolas" w:hAnsi="Consolas" w:cs="Consolas"/>
                                  <w:color w:val="000000" w:themeColor="text1"/>
                                  <w:sz w:val="20"/>
                                </w:rPr>
                              </w:pPr>
                              <w:del w:id="2106" w:author="Benjamin Pannell" w:date="2014-10-20T18:50:00Z">
                                <w:r w:rsidRPr="00E932EB" w:rsidDel="00863C58">
                                  <w:rPr>
                                    <w:rFonts w:ascii="Consolas" w:hAnsi="Consolas" w:cs="Consolas"/>
                                    <w:color w:val="000000" w:themeColor="text1"/>
                                    <w:sz w:val="20"/>
                                  </w:rPr>
                                  <w:delText>}</w:delText>
                                </w:r>
                              </w:del>
                            </w:p>
                            <w:p w14:paraId="5F4604F4" w14:textId="77777777" w:rsidR="00790804" w:rsidRPr="00E932EB" w:rsidDel="00863C58" w:rsidRDefault="00790804" w:rsidP="00790804">
                              <w:pPr>
                                <w:spacing w:after="0"/>
                                <w:rPr>
                                  <w:del w:id="2107" w:author="Benjamin Pannell" w:date="2014-10-20T18:50:00Z"/>
                                  <w:rFonts w:ascii="Consolas" w:hAnsi="Consolas" w:cs="Consolas"/>
                                  <w:color w:val="000000" w:themeColor="text1"/>
                                  <w:sz w:val="20"/>
                                </w:rPr>
                              </w:pPr>
                              <w:del w:id="2108"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1C38DD35" w14:textId="77777777" w:rsidR="00790804" w:rsidRPr="00E932EB" w:rsidDel="00863C58" w:rsidRDefault="00790804" w:rsidP="00790804">
                              <w:pPr>
                                <w:spacing w:after="0"/>
                                <w:rPr>
                                  <w:del w:id="2109" w:author="Benjamin Pannell" w:date="2014-10-20T18:50:00Z"/>
                                  <w:rFonts w:ascii="Consolas" w:hAnsi="Consolas" w:cs="Consolas"/>
                                  <w:color w:val="000000" w:themeColor="text1"/>
                                  <w:sz w:val="20"/>
                                </w:rPr>
                              </w:pPr>
                              <w:del w:id="211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4C8B088E" w14:textId="77777777" w:rsidR="00790804" w:rsidRPr="00E932EB" w:rsidDel="00863C58" w:rsidRDefault="00790804" w:rsidP="00790804">
                              <w:pPr>
                                <w:spacing w:after="0"/>
                                <w:rPr>
                                  <w:del w:id="2111" w:author="Benjamin Pannell" w:date="2014-10-20T18:50:00Z"/>
                                  <w:rFonts w:ascii="Consolas" w:hAnsi="Consolas" w:cs="Consolas"/>
                                  <w:color w:val="000000" w:themeColor="text1"/>
                                  <w:sz w:val="20"/>
                                </w:rPr>
                              </w:pPr>
                              <w:del w:id="211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0CD4024F" w14:textId="77777777" w:rsidR="00790804" w:rsidRPr="00E932EB" w:rsidDel="00863C58" w:rsidRDefault="00790804" w:rsidP="00790804">
                              <w:pPr>
                                <w:spacing w:after="0"/>
                                <w:rPr>
                                  <w:del w:id="2113" w:author="Benjamin Pannell" w:date="2014-10-20T18:50:00Z"/>
                                  <w:rFonts w:ascii="Consolas" w:hAnsi="Consolas" w:cs="Consolas"/>
                                  <w:color w:val="000000" w:themeColor="text1"/>
                                  <w:sz w:val="20"/>
                                </w:rPr>
                              </w:pPr>
                              <w:del w:id="2114" w:author="Benjamin Pannell" w:date="2014-10-20T18:50:00Z">
                                <w:r w:rsidRPr="00E932EB" w:rsidDel="00863C58">
                                  <w:rPr>
                                    <w:rFonts w:ascii="Consolas" w:hAnsi="Consolas" w:cs="Consolas"/>
                                    <w:color w:val="000000" w:themeColor="text1"/>
                                    <w:sz w:val="20"/>
                                  </w:rPr>
                                  <w:delText>}</w:delText>
                                </w:r>
                              </w:del>
                            </w:p>
                            <w:p w14:paraId="3C69588E" w14:textId="77777777" w:rsidR="00790804" w:rsidRPr="00E932EB" w:rsidDel="00863C58" w:rsidRDefault="00790804" w:rsidP="00790804">
                              <w:pPr>
                                <w:spacing w:after="0"/>
                                <w:rPr>
                                  <w:del w:id="2115" w:author="Benjamin Pannell" w:date="2014-10-20T18:50:00Z"/>
                                  <w:rFonts w:ascii="Consolas" w:hAnsi="Consolas" w:cs="Consolas"/>
                                  <w:color w:val="000000" w:themeColor="text1"/>
                                  <w:sz w:val="20"/>
                                </w:rPr>
                              </w:pPr>
                              <w:del w:id="2116"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307720D8" w14:textId="77777777" w:rsidR="00790804" w:rsidRPr="00E932EB" w:rsidDel="00863C58" w:rsidRDefault="00790804" w:rsidP="00790804">
                              <w:pPr>
                                <w:spacing w:after="0"/>
                                <w:rPr>
                                  <w:del w:id="2117" w:author="Benjamin Pannell" w:date="2014-10-20T18:50:00Z"/>
                                  <w:rFonts w:ascii="Consolas" w:hAnsi="Consolas" w:cs="Consolas"/>
                                  <w:color w:val="000000" w:themeColor="text1"/>
                                  <w:sz w:val="20"/>
                                </w:rPr>
                              </w:pPr>
                              <w:del w:id="211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6533CF77" w14:textId="77777777" w:rsidR="00790804" w:rsidRPr="00E932EB" w:rsidDel="00863C58" w:rsidRDefault="00790804" w:rsidP="00790804">
                              <w:pPr>
                                <w:spacing w:after="0"/>
                                <w:rPr>
                                  <w:del w:id="2119" w:author="Benjamin Pannell" w:date="2014-10-20T18:50:00Z"/>
                                  <w:rFonts w:ascii="Consolas" w:hAnsi="Consolas" w:cs="Consolas"/>
                                  <w:color w:val="000000" w:themeColor="text1"/>
                                  <w:sz w:val="20"/>
                                </w:rPr>
                              </w:pPr>
                              <w:del w:id="2120" w:author="Benjamin Pannell" w:date="2014-10-20T18:50:00Z">
                                <w:r w:rsidRPr="00E932EB" w:rsidDel="00863C58">
                                  <w:rPr>
                                    <w:rFonts w:ascii="Consolas" w:hAnsi="Consolas" w:cs="Consolas"/>
                                    <w:color w:val="000000" w:themeColor="text1"/>
                                    <w:sz w:val="20"/>
                                  </w:rPr>
                                  <w:delText>}</w:delText>
                                </w:r>
                              </w:del>
                            </w:p>
                            <w:p w14:paraId="0FAAEFA3" w14:textId="77777777" w:rsidR="00790804" w:rsidRPr="00E932EB" w:rsidDel="00863C58" w:rsidRDefault="00790804" w:rsidP="00790804">
                              <w:pPr>
                                <w:spacing w:after="0"/>
                                <w:rPr>
                                  <w:del w:id="2121" w:author="Benjamin Pannell" w:date="2014-10-20T18:50:00Z"/>
                                  <w:rFonts w:ascii="Consolas" w:hAnsi="Consolas" w:cs="Consolas"/>
                                  <w:color w:val="000000" w:themeColor="text1"/>
                                  <w:sz w:val="20"/>
                                </w:rPr>
                              </w:pPr>
                              <w:del w:id="2122"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2BB7E6CE" w14:textId="77777777" w:rsidR="00790804" w:rsidRPr="00E932EB" w:rsidDel="00863C58" w:rsidRDefault="00790804" w:rsidP="00790804">
                              <w:pPr>
                                <w:spacing w:after="0"/>
                                <w:rPr>
                                  <w:del w:id="2123" w:author="Benjamin Pannell" w:date="2014-10-20T18:50:00Z"/>
                                  <w:rFonts w:ascii="Consolas" w:hAnsi="Consolas" w:cs="Consolas"/>
                                  <w:color w:val="000000" w:themeColor="text1"/>
                                  <w:sz w:val="20"/>
                                </w:rPr>
                              </w:pPr>
                              <w:del w:id="2124"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77329B26" w14:textId="30241586" w:rsidR="00790804" w:rsidRDefault="00790804" w:rsidP="00790804">
                              <w:pPr>
                                <w:spacing w:after="0"/>
                                <w:rPr>
                                  <w:ins w:id="2125" w:author="Benjamin Pannell" w:date="2014-10-20T18:59:00Z"/>
                                  <w:rFonts w:ascii="Consolas" w:hAnsi="Consolas" w:cs="Consolas"/>
                                  <w:color w:val="000000" w:themeColor="text1"/>
                                  <w:sz w:val="20"/>
                                </w:rPr>
                                <w:pPrChange w:id="2126" w:author="Benjamin Pannell" w:date="2014-10-22T19:31:00Z">
                                  <w:pPr>
                                    <w:spacing w:after="0"/>
                                  </w:pPr>
                                </w:pPrChange>
                              </w:pPr>
                              <w:del w:id="2127" w:author="Benjamin Pannell" w:date="2014-10-20T18:50:00Z">
                                <w:r w:rsidRPr="00E932EB" w:rsidDel="00863C58">
                                  <w:rPr>
                                    <w:rFonts w:ascii="Consolas" w:hAnsi="Consolas" w:cs="Consolas"/>
                                    <w:color w:val="000000" w:themeColor="text1"/>
                                    <w:sz w:val="20"/>
                                  </w:rPr>
                                  <w:delText>}</w:delText>
                                </w:r>
                              </w:del>
                            </w:p>
                            <w:p w14:paraId="7969C61F" w14:textId="6097A95F" w:rsidR="00790804" w:rsidRDefault="00790804" w:rsidP="00790804">
                              <w:pPr>
                                <w:spacing w:after="0"/>
                                <w:rPr>
                                  <w:ins w:id="2128" w:author="Benjamin Pannell" w:date="2014-10-22T19:31:00Z"/>
                                  <w:rFonts w:ascii="Consolas" w:hAnsi="Consolas" w:cs="Consolas"/>
                                  <w:color w:val="000000" w:themeColor="text1"/>
                                  <w:sz w:val="20"/>
                                </w:rPr>
                                <w:pPrChange w:id="2129" w:author="Benjamin Pannell" w:date="2014-10-22T19:31:00Z">
                                  <w:pPr>
                                    <w:spacing w:after="0"/>
                                  </w:pPr>
                                </w:pPrChange>
                              </w:pPr>
                              <w:ins w:id="2130" w:author="Benjamin Pannell" w:date="2014-10-20T18:59:00Z">
                                <w:r>
                                  <w:rPr>
                                    <w:rFonts w:ascii="Consolas" w:hAnsi="Consolas" w:cs="Consolas"/>
                                    <w:color w:val="000000" w:themeColor="text1"/>
                                    <w:sz w:val="20"/>
                                  </w:rPr>
                                  <w:tab/>
                                </w:r>
                              </w:ins>
                              <w:ins w:id="2131" w:author="Benjamin Pannell" w:date="2014-10-22T19:31:00Z">
                                <w:r>
                                  <w:rPr>
                                    <w:rFonts w:ascii="Consolas" w:hAnsi="Consolas" w:cs="Consolas"/>
                                    <w:color w:val="000000" w:themeColor="text1"/>
                                    <w:sz w:val="20"/>
                                  </w:rPr>
                                  <w:t>Accepts text in the form of command line arguments, or STDIN if no</w:t>
                                </w:r>
                              </w:ins>
                            </w:p>
                            <w:p w14:paraId="44E0011E" w14:textId="7734CF86" w:rsidR="00790804" w:rsidRDefault="00790804" w:rsidP="00790804">
                              <w:pPr>
                                <w:spacing w:after="0"/>
                                <w:rPr>
                                  <w:ins w:id="2132" w:author="Benjamin Pannell" w:date="2014-10-20T18:59:00Z"/>
                                  <w:rFonts w:ascii="Consolas" w:hAnsi="Consolas" w:cs="Consolas"/>
                                  <w:color w:val="000000" w:themeColor="text1"/>
                                  <w:sz w:val="20"/>
                                </w:rPr>
                                <w:pPrChange w:id="2133" w:author="Benjamin Pannell" w:date="2014-10-22T19:31:00Z">
                                  <w:pPr>
                                    <w:spacing w:after="0"/>
                                  </w:pPr>
                                </w:pPrChange>
                              </w:pPr>
                              <w:ins w:id="2134" w:author="Benjamin Pannell" w:date="2014-10-22T19:31:00Z">
                                <w:r>
                                  <w:rPr>
                                    <w:rFonts w:ascii="Consolas" w:hAnsi="Consolas" w:cs="Consolas"/>
                                    <w:color w:val="000000" w:themeColor="text1"/>
                                    <w:sz w:val="20"/>
                                  </w:rPr>
                                  <w:tab/>
                                </w:r>
                                <w:proofErr w:type="gramStart"/>
                                <w:r>
                                  <w:rPr>
                                    <w:rFonts w:ascii="Consolas" w:hAnsi="Consolas" w:cs="Consolas"/>
                                    <w:color w:val="000000" w:themeColor="text1"/>
                                    <w:sz w:val="20"/>
                                  </w:rPr>
                                  <w:t>command</w:t>
                                </w:r>
                                <w:proofErr w:type="gramEnd"/>
                                <w:r>
                                  <w:rPr>
                                    <w:rFonts w:ascii="Consolas" w:hAnsi="Consolas" w:cs="Consolas"/>
                                    <w:color w:val="000000" w:themeColor="text1"/>
                                    <w:sz w:val="20"/>
                                  </w:rPr>
                                  <w:t xml:space="preserve"> </w:t>
                                </w:r>
                              </w:ins>
                              <w:ins w:id="2135" w:author="Benjamin Pannell" w:date="2014-10-22T19:32:00Z">
                                <w:r>
                                  <w:rPr>
                                    <w:rFonts w:ascii="Consolas" w:hAnsi="Consolas" w:cs="Consolas"/>
                                    <w:color w:val="000000" w:themeColor="text1"/>
                                    <w:sz w:val="20"/>
                                  </w:rPr>
                                  <w:t>line arguments are provided.</w:t>
                                </w:r>
                              </w:ins>
                            </w:p>
                            <w:p w14:paraId="69E28886" w14:textId="77777777" w:rsidR="00790804" w:rsidRDefault="00790804" w:rsidP="00790804">
                              <w:pPr>
                                <w:spacing w:after="0"/>
                                <w:rPr>
                                  <w:ins w:id="2136" w:author="Benjamin Pannell" w:date="2014-10-20T18:59:00Z"/>
                                  <w:rFonts w:ascii="Consolas" w:hAnsi="Consolas" w:cs="Consolas"/>
                                  <w:color w:val="000000" w:themeColor="text1"/>
                                  <w:sz w:val="20"/>
                                </w:rPr>
                              </w:pPr>
                            </w:p>
                            <w:p w14:paraId="329C60DC" w14:textId="77777777" w:rsidR="00790804" w:rsidRPr="00F5750A" w:rsidRDefault="00790804" w:rsidP="00790804">
                              <w:pPr>
                                <w:spacing w:after="0"/>
                                <w:rPr>
                                  <w:ins w:id="2137" w:author="Benjamin Pannell" w:date="2014-10-20T19:00:00Z"/>
                                  <w:rFonts w:ascii="Consolas" w:hAnsi="Consolas" w:cs="Consolas"/>
                                  <w:b/>
                                  <w:color w:val="000000" w:themeColor="text1"/>
                                  <w:sz w:val="20"/>
                                  <w:rPrChange w:id="2138" w:author="Benjamin Pannell" w:date="2014-10-20T19:08:00Z">
                                    <w:rPr>
                                      <w:ins w:id="2139" w:author="Benjamin Pannell" w:date="2014-10-20T19:00:00Z"/>
                                      <w:rFonts w:ascii="Consolas" w:hAnsi="Consolas" w:cs="Consolas"/>
                                      <w:color w:val="000000" w:themeColor="text1"/>
                                      <w:sz w:val="20"/>
                                    </w:rPr>
                                  </w:rPrChange>
                                </w:rPr>
                              </w:pPr>
                              <w:ins w:id="2140"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2141" w:author="Benjamin Pannell" w:date="2014-10-20T19:08:00Z">
                                      <w:rPr>
                                        <w:rFonts w:ascii="Consolas" w:hAnsi="Consolas" w:cs="Consolas"/>
                                        <w:color w:val="000000" w:themeColor="text1"/>
                                        <w:sz w:val="20"/>
                                      </w:rPr>
                                    </w:rPrChange>
                                  </w:rPr>
                                  <w:t>EXAMPLES:</w:t>
                                </w:r>
                              </w:ins>
                              <w:ins w:id="2142" w:author="Benjamin Pannell" w:date="2014-10-20T19:00:00Z">
                                <w:r w:rsidRPr="00F5750A">
                                  <w:rPr>
                                    <w:rFonts w:ascii="Consolas" w:hAnsi="Consolas" w:cs="Consolas"/>
                                    <w:b/>
                                    <w:color w:val="000000" w:themeColor="text1"/>
                                    <w:sz w:val="20"/>
                                    <w:rPrChange w:id="2143" w:author="Benjamin Pannell" w:date="2014-10-20T19:08:00Z">
                                      <w:rPr>
                                        <w:rFonts w:ascii="Consolas" w:hAnsi="Consolas" w:cs="Consolas"/>
                                        <w:color w:val="000000" w:themeColor="text1"/>
                                        <w:sz w:val="20"/>
                                      </w:rPr>
                                    </w:rPrChange>
                                  </w:rPr>
                                  <w:t xml:space="preserve"> </w:t>
                                </w:r>
                              </w:ins>
                            </w:p>
                            <w:p w14:paraId="769A8D33" w14:textId="288CD138" w:rsidR="00790804" w:rsidRDefault="00790804" w:rsidP="00790804">
                              <w:pPr>
                                <w:spacing w:after="0"/>
                                <w:rPr>
                                  <w:ins w:id="2144" w:author="Benjamin Pannell" w:date="2014-10-22T19:32:00Z"/>
                                  <w:rFonts w:ascii="Consolas" w:hAnsi="Consolas" w:cs="Consolas"/>
                                  <w:color w:val="000000" w:themeColor="text1"/>
                                  <w:sz w:val="20"/>
                                </w:rPr>
                                <w:pPrChange w:id="2145" w:author="Benjamin Pannell" w:date="2014-10-22T19:32:00Z">
                                  <w:pPr>
                                    <w:spacing w:after="0"/>
                                  </w:pPr>
                                </w:pPrChange>
                              </w:pPr>
                              <w:ins w:id="2146" w:author="Benjamin Pannell" w:date="2014-10-20T19:00:00Z">
                                <w:r>
                                  <w:rPr>
                                    <w:rFonts w:ascii="Consolas" w:hAnsi="Consolas" w:cs="Consolas"/>
                                    <w:color w:val="000000" w:themeColor="text1"/>
                                    <w:sz w:val="20"/>
                                  </w:rPr>
                                  <w:tab/>
                                </w:r>
                              </w:ins>
                              <w:proofErr w:type="spellStart"/>
                              <w:proofErr w:type="gramStart"/>
                              <w:ins w:id="2147" w:author="Benjamin Pannell" w:date="2014-10-22T19:32:00Z">
                                <w:r>
                                  <w:rPr>
                                    <w:rFonts w:ascii="Consolas" w:hAnsi="Consolas" w:cs="Consolas"/>
                                    <w:color w:val="000000" w:themeColor="text1"/>
                                    <w:sz w:val="20"/>
                                  </w:rPr>
                                  <w:t>isowrite</w:t>
                                </w:r>
                                <w:proofErr w:type="spellEnd"/>
                                <w:proofErr w:type="gramEnd"/>
                                <w:r>
                                  <w:rPr>
                                    <w:rFonts w:ascii="Consolas" w:hAnsi="Consolas" w:cs="Consolas"/>
                                    <w:color w:val="000000" w:themeColor="text1"/>
                                    <w:sz w:val="20"/>
                                  </w:rPr>
                                  <w:t xml:space="preserve"> Hello World</w:t>
                                </w:r>
                              </w:ins>
                            </w:p>
                            <w:p w14:paraId="39846E6B" w14:textId="533E9206" w:rsidR="00790804" w:rsidRDefault="00790804" w:rsidP="00790804">
                              <w:pPr>
                                <w:spacing w:after="0"/>
                                <w:rPr>
                                  <w:ins w:id="2148" w:author="Benjamin Pannell" w:date="2014-10-22T19:32:00Z"/>
                                  <w:rFonts w:ascii="Consolas" w:hAnsi="Consolas" w:cs="Consolas"/>
                                  <w:color w:val="000000" w:themeColor="text1"/>
                                  <w:sz w:val="20"/>
                                </w:rPr>
                                <w:pPrChange w:id="2149" w:author="Benjamin Pannell" w:date="2014-10-22T19:32:00Z">
                                  <w:pPr>
                                    <w:spacing w:after="0"/>
                                  </w:pPr>
                                </w:pPrChange>
                              </w:pPr>
                              <w:ins w:id="2150" w:author="Benjamin Pannell" w:date="2014-10-22T19:32: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isowrite</w:t>
                                </w:r>
                                <w:proofErr w:type="spellEnd"/>
                                <w:proofErr w:type="gramEnd"/>
                                <w:r>
                                  <w:rPr>
                                    <w:rFonts w:ascii="Consolas" w:hAnsi="Consolas" w:cs="Consolas"/>
                                    <w:color w:val="000000" w:themeColor="text1"/>
                                    <w:sz w:val="20"/>
                                  </w:rPr>
                                  <w:t xml:space="preserve"> “Hello World”</w:t>
                                </w:r>
                              </w:ins>
                            </w:p>
                            <w:p w14:paraId="2274DB1B" w14:textId="75D1F674" w:rsidR="00790804" w:rsidRPr="00E932EB" w:rsidRDefault="00790804" w:rsidP="00790804">
                              <w:pPr>
                                <w:spacing w:after="0"/>
                                <w:rPr>
                                  <w:rFonts w:ascii="Consolas" w:hAnsi="Consolas" w:cs="Consolas"/>
                                  <w:color w:val="000000" w:themeColor="text1"/>
                                  <w:sz w:val="20"/>
                                </w:rPr>
                                <w:pPrChange w:id="2151" w:author="Benjamin Pannell" w:date="2014-10-22T19:32:00Z">
                                  <w:pPr>
                                    <w:spacing w:after="0"/>
                                  </w:pPr>
                                </w:pPrChange>
                              </w:pPr>
                              <w:ins w:id="2152" w:author="Benjamin Pannell" w:date="2014-10-22T19:32:00Z">
                                <w:r>
                                  <w:rPr>
                                    <w:rFonts w:ascii="Consolas" w:hAnsi="Consolas" w:cs="Consolas"/>
                                    <w:color w:val="000000" w:themeColor="text1"/>
                                    <w:sz w:val="20"/>
                                  </w:rPr>
                                  <w:tab/>
                                </w:r>
                                <w:proofErr w:type="gramStart"/>
                                <w:r>
                                  <w:rPr>
                                    <w:rFonts w:ascii="Consolas" w:hAnsi="Consolas" w:cs="Consolas"/>
                                    <w:color w:val="000000" w:themeColor="text1"/>
                                    <w:sz w:val="20"/>
                                  </w:rPr>
                                  <w:t>echo</w:t>
                                </w:r>
                                <w:proofErr w:type="gramEnd"/>
                                <w:r>
                                  <w:rPr>
                                    <w:rFonts w:ascii="Consolas" w:hAnsi="Consolas" w:cs="Consolas"/>
                                    <w:color w:val="000000" w:themeColor="text1"/>
                                    <w:sz w:val="20"/>
                                  </w:rPr>
                                  <w:t xml:space="preserve"> “Hello World” | </w:t>
                                </w:r>
                                <w:proofErr w:type="spellStart"/>
                                <w:r>
                                  <w:rPr>
                                    <w:rFonts w:ascii="Consolas" w:hAnsi="Consolas" w:cs="Consolas"/>
                                    <w:color w:val="000000" w:themeColor="text1"/>
                                    <w:sz w:val="20"/>
                                  </w:rPr>
                                  <w:t>isowrite</w:t>
                                </w:r>
                              </w:ins>
                              <w:proofErr w:type="spellEnd"/>
                            </w:p>
                          </w:txbxContent>
                        </wps:txbx>
                        <wps:bodyPr rot="0" vert="horz" wrap="square" lIns="91440" tIns="45720" rIns="91440" bIns="45720" anchor="t" anchorCtr="0">
                          <a:spAutoFit/>
                        </wps:bodyPr>
                      </wps:wsp>
                    </a:graphicData>
                  </a:graphic>
                </wp:inline>
              </w:drawing>
            </mc:Choice>
            <mc:Fallback>
              <w:pict>
                <v:shape w14:anchorId="456988B4" id="_x0000_s1034"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EyFJg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OkxMhSYCAABNBAAADgAAAAAAAAAAAAAAAAAuAgAAZHJzL2Uyb0RvYy54&#10;bWxQSwECLQAUAAYACAAAACEABJUMU9sAAAAFAQAADwAAAAAAAAAAAAAAAACABAAAZHJzL2Rvd25y&#10;ZXYueG1sUEsFBgAAAAAEAAQA8wAAAIgFAAAAAA==&#10;">
                  <v:textbox style="mso-fit-shape-to-text:t">
                    <w:txbxContent>
                      <w:p w14:paraId="63D5AA0C" w14:textId="5CFF2CED" w:rsidR="00790804" w:rsidRPr="00F5750A" w:rsidDel="00863C58" w:rsidRDefault="00790804" w:rsidP="00790804">
                        <w:pPr>
                          <w:spacing w:after="0"/>
                          <w:rPr>
                            <w:del w:id="2153" w:author="Benjamin Pannell" w:date="2014-10-20T18:50:00Z"/>
                            <w:rFonts w:ascii="Consolas" w:hAnsi="Consolas" w:cs="Consolas"/>
                            <w:b/>
                            <w:color w:val="000000" w:themeColor="text1"/>
                            <w:sz w:val="20"/>
                            <w:rPrChange w:id="2154" w:author="Benjamin Pannell" w:date="2014-10-20T19:08:00Z">
                              <w:rPr>
                                <w:del w:id="2155" w:author="Benjamin Pannell" w:date="2014-10-20T18:50:00Z"/>
                                <w:rFonts w:ascii="Consolas" w:hAnsi="Consolas" w:cs="Consolas"/>
                                <w:color w:val="000000" w:themeColor="text1"/>
                                <w:sz w:val="20"/>
                              </w:rPr>
                            </w:rPrChange>
                          </w:rPr>
                        </w:pPr>
                        <w:proofErr w:type="spellStart"/>
                        <w:proofErr w:type="gramStart"/>
                        <w:ins w:id="2156" w:author="Benjamin Pannell" w:date="2014-10-20T18:51:00Z">
                          <w:r w:rsidRPr="00F5750A">
                            <w:rPr>
                              <w:rFonts w:ascii="Consolas" w:hAnsi="Consolas" w:cs="Consolas"/>
                              <w:b/>
                              <w:sz w:val="20"/>
                              <w:rPrChange w:id="2157" w:author="Benjamin Pannell" w:date="2014-10-20T19:08:00Z">
                                <w:rPr>
                                  <w:rFonts w:ascii="Consolas" w:hAnsi="Consolas" w:cs="Consolas"/>
                                  <w:sz w:val="20"/>
                                </w:rPr>
                              </w:rPrChange>
                            </w:rPr>
                            <w:t>iso</w:t>
                          </w:r>
                        </w:ins>
                        <w:ins w:id="2158" w:author="Benjamin Pannell" w:date="2014-10-22T19:31:00Z">
                          <w:r>
                            <w:rPr>
                              <w:rFonts w:ascii="Consolas" w:hAnsi="Consolas" w:cs="Consolas"/>
                              <w:b/>
                              <w:sz w:val="20"/>
                            </w:rPr>
                            <w:t>write</w:t>
                          </w:r>
                        </w:ins>
                        <w:proofErr w:type="spellEnd"/>
                        <w:proofErr w:type="gramEnd"/>
                        <w:ins w:id="2159" w:author="Benjamin Pannell" w:date="2014-10-20T18:51:00Z">
                          <w:r w:rsidRPr="00F5750A">
                            <w:rPr>
                              <w:rFonts w:ascii="Consolas" w:hAnsi="Consolas" w:cs="Consolas"/>
                              <w:b/>
                              <w:sz w:val="20"/>
                              <w:rPrChange w:id="2160" w:author="Benjamin Pannell" w:date="2014-10-20T19:08:00Z">
                                <w:rPr>
                                  <w:rFonts w:ascii="Consolas" w:hAnsi="Consolas" w:cs="Consolas"/>
                                  <w:sz w:val="20"/>
                                </w:rPr>
                              </w:rPrChange>
                            </w:rPr>
                            <w:t xml:space="preserve"> </w:t>
                          </w:r>
                        </w:ins>
                        <w:ins w:id="2161" w:author="Benjamin Pannell" w:date="2014-10-22T19:31:00Z">
                          <w:r>
                            <w:rPr>
                              <w:rFonts w:ascii="Consolas" w:hAnsi="Consolas" w:cs="Consolas"/>
                              <w:b/>
                              <w:sz w:val="20"/>
                            </w:rPr>
                            <w:t>[TEXT]</w:t>
                          </w:r>
                        </w:ins>
                        <w:del w:id="2162" w:author="Benjamin Pannell" w:date="2014-10-20T18:50:00Z">
                          <w:r w:rsidRPr="00F5750A" w:rsidDel="00863C58">
                            <w:rPr>
                              <w:rFonts w:ascii="Consolas" w:hAnsi="Consolas" w:cs="Consolas"/>
                              <w:b/>
                              <w:color w:val="4472C4" w:themeColor="accent5"/>
                              <w:sz w:val="20"/>
                              <w:rPrChange w:id="2163" w:author="Benjamin Pannell" w:date="2014-10-20T19:08:00Z">
                                <w:rPr>
                                  <w:rFonts w:ascii="Consolas" w:hAnsi="Consolas" w:cs="Consolas"/>
                                  <w:color w:val="4472C4" w:themeColor="accent5"/>
                                  <w:sz w:val="20"/>
                                </w:rPr>
                              </w:rPrChange>
                            </w:rPr>
                            <w:delText xml:space="preserve">interface </w:delText>
                          </w:r>
                          <w:r w:rsidRPr="00F5750A" w:rsidDel="00863C58">
                            <w:rPr>
                              <w:rFonts w:ascii="Consolas" w:hAnsi="Consolas" w:cs="Consolas"/>
                              <w:b/>
                              <w:color w:val="000000" w:themeColor="text1"/>
                              <w:sz w:val="20"/>
                              <w:rPrChange w:id="2164" w:author="Benjamin Pannell" w:date="2014-10-20T19:08:00Z">
                                <w:rPr>
                                  <w:rFonts w:ascii="Consolas" w:hAnsi="Consolas" w:cs="Consolas"/>
                                  <w:color w:val="000000" w:themeColor="text1"/>
                                  <w:sz w:val="20"/>
                                </w:rPr>
                              </w:rPrChange>
                            </w:rPr>
                            <w:delText>Isotope {</w:delText>
                          </w:r>
                        </w:del>
                      </w:p>
                      <w:p w14:paraId="16E97756" w14:textId="77777777" w:rsidR="00790804" w:rsidRPr="00E932EB" w:rsidDel="00863C58" w:rsidRDefault="00790804" w:rsidP="00790804">
                        <w:pPr>
                          <w:spacing w:after="0"/>
                          <w:rPr>
                            <w:del w:id="2165" w:author="Benjamin Pannell" w:date="2014-10-20T18:50:00Z"/>
                            <w:rFonts w:ascii="Consolas" w:hAnsi="Consolas" w:cs="Consolas"/>
                            <w:color w:val="000000" w:themeColor="text1"/>
                            <w:sz w:val="20"/>
                          </w:rPr>
                        </w:pPr>
                        <w:del w:id="2166"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string </w:delText>
                          </w:r>
                          <w:r w:rsidRPr="00E932EB" w:rsidDel="00863C58">
                            <w:rPr>
                              <w:rFonts w:ascii="Consolas" w:hAnsi="Consolas" w:cs="Consolas"/>
                              <w:color w:val="000000" w:themeColor="text1"/>
                              <w:sz w:val="20"/>
                            </w:rPr>
                            <w:delText>device);</w:delText>
                          </w:r>
                        </w:del>
                      </w:p>
                      <w:p w14:paraId="1593E414" w14:textId="77777777" w:rsidR="00790804" w:rsidRPr="00E932EB" w:rsidDel="00863C58" w:rsidRDefault="00790804" w:rsidP="00790804">
                        <w:pPr>
                          <w:spacing w:after="0"/>
                          <w:rPr>
                            <w:del w:id="2167" w:author="Benjamin Pannell" w:date="2014-10-20T18:50:00Z"/>
                            <w:rFonts w:ascii="Consolas" w:hAnsi="Consolas" w:cs="Consolas"/>
                            <w:color w:val="000000" w:themeColor="text1"/>
                            <w:sz w:val="20"/>
                          </w:rPr>
                        </w:pPr>
                        <w:del w:id="2168"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sz w:val="20"/>
                            </w:rPr>
                            <w:delText>Isotope</w:delText>
                          </w:r>
                          <w:r w:rsidRPr="00E932EB" w:rsidDel="00863C58">
                            <w:rPr>
                              <w:rFonts w:ascii="Consolas" w:hAnsi="Consolas" w:cs="Consolas"/>
                              <w:color w:val="000000" w:themeColor="text1"/>
                              <w:sz w:val="20"/>
                            </w:rPr>
                            <w:delText>(</w:delText>
                          </w:r>
                          <w:r w:rsidRPr="00E932EB" w:rsidDel="00863C58">
                            <w:rPr>
                              <w:rFonts w:ascii="Consolas" w:hAnsi="Consolas" w:cs="Consolas"/>
                              <w:color w:val="4472C4" w:themeColor="accent5"/>
                              <w:sz w:val="20"/>
                            </w:rPr>
                            <w:delText xml:space="preserve">SerialPort </w:delText>
                          </w:r>
                          <w:r w:rsidRPr="00E932EB" w:rsidDel="00863C58">
                            <w:rPr>
                              <w:rFonts w:ascii="Consolas" w:hAnsi="Consolas" w:cs="Consolas"/>
                              <w:color w:val="000000" w:themeColor="text1"/>
                              <w:sz w:val="20"/>
                            </w:rPr>
                            <w:delText>device);</w:delText>
                          </w:r>
                        </w:del>
                      </w:p>
                      <w:p w14:paraId="65A191D4" w14:textId="77777777" w:rsidR="00790804" w:rsidRPr="00E932EB" w:rsidDel="00863C58" w:rsidRDefault="00790804" w:rsidP="00790804">
                        <w:pPr>
                          <w:spacing w:after="0"/>
                          <w:rPr>
                            <w:del w:id="2169" w:author="Benjamin Pannell" w:date="2014-10-20T18:50:00Z"/>
                            <w:rFonts w:ascii="Consolas" w:hAnsi="Consolas" w:cs="Consolas"/>
                            <w:color w:val="000000" w:themeColor="text1"/>
                            <w:sz w:val="20"/>
                          </w:rPr>
                        </w:pPr>
                        <w:del w:id="2170"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flush();</w:delText>
                          </w:r>
                        </w:del>
                      </w:p>
                      <w:p w14:paraId="0264658F" w14:textId="77777777" w:rsidR="00790804" w:rsidRPr="00E932EB" w:rsidDel="00863C58" w:rsidRDefault="00790804" w:rsidP="00790804">
                        <w:pPr>
                          <w:spacing w:after="0"/>
                          <w:rPr>
                            <w:del w:id="2171" w:author="Benjamin Pannell" w:date="2014-10-20T18:50:00Z"/>
                            <w:rFonts w:ascii="Consolas" w:hAnsi="Consolas" w:cs="Consolas"/>
                            <w:color w:val="000000" w:themeColor="text1"/>
                            <w:sz w:val="20"/>
                          </w:rPr>
                        </w:pPr>
                        <w:del w:id="2172"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void </w:delText>
                          </w:r>
                          <w:r w:rsidRPr="00E932EB" w:rsidDel="00863C58">
                            <w:rPr>
                              <w:rFonts w:ascii="Consolas" w:hAnsi="Consolas" w:cs="Consolas"/>
                              <w:color w:val="000000" w:themeColor="text1"/>
                              <w:sz w:val="20"/>
                            </w:rPr>
                            <w:delText>close();</w:delText>
                          </w:r>
                        </w:del>
                      </w:p>
                      <w:p w14:paraId="6098D5DF" w14:textId="77777777" w:rsidR="00790804" w:rsidRPr="00E932EB" w:rsidDel="00863C58" w:rsidRDefault="00790804" w:rsidP="00790804">
                        <w:pPr>
                          <w:spacing w:after="0"/>
                          <w:rPr>
                            <w:del w:id="2173" w:author="Benjamin Pannell" w:date="2014-10-20T18:50:00Z"/>
                            <w:rFonts w:ascii="Consolas" w:hAnsi="Consolas" w:cs="Consolas"/>
                            <w:color w:val="000000" w:themeColor="text1"/>
                            <w:sz w:val="20"/>
                          </w:rPr>
                        </w:pPr>
                      </w:p>
                      <w:p w14:paraId="6251AB52" w14:textId="77777777" w:rsidR="00790804" w:rsidRPr="00E932EB" w:rsidDel="00863C58" w:rsidRDefault="00790804" w:rsidP="00790804">
                        <w:pPr>
                          <w:spacing w:after="0"/>
                          <w:rPr>
                            <w:del w:id="2174" w:author="Benjamin Pannell" w:date="2014-10-20T18:50:00Z"/>
                            <w:rFonts w:ascii="Consolas" w:hAnsi="Consolas" w:cs="Consolas"/>
                            <w:color w:val="000000" w:themeColor="text1"/>
                            <w:sz w:val="20"/>
                          </w:rPr>
                        </w:pPr>
                        <w:del w:id="2175" w:author="Benjamin Pannell" w:date="2014-10-20T18:50:00Z">
                          <w:r w:rsidRPr="00E932EB" w:rsidDel="00863C58">
                            <w:rPr>
                              <w:rFonts w:ascii="Consolas" w:hAnsi="Consolas" w:cs="Consolas"/>
                              <w:color w:val="000000" w:themeColor="text1"/>
                              <w:sz w:val="20"/>
                            </w:rPr>
                            <w:tab/>
                            <w:delText>Keyboard keyboard;</w:delText>
                          </w:r>
                        </w:del>
                      </w:p>
                      <w:p w14:paraId="72265B6D" w14:textId="77777777" w:rsidR="00790804" w:rsidRPr="000047BB" w:rsidDel="00863C58" w:rsidRDefault="00790804" w:rsidP="00790804">
                        <w:pPr>
                          <w:spacing w:after="0"/>
                          <w:rPr>
                            <w:del w:id="2176" w:author="Benjamin Pannell" w:date="2014-10-20T18:50:00Z"/>
                            <w:rFonts w:ascii="Consolas" w:hAnsi="Consolas" w:cs="Consolas"/>
                            <w:color w:val="000000" w:themeColor="text1"/>
                            <w:sz w:val="20"/>
                          </w:rPr>
                        </w:pPr>
                        <w:del w:id="2177" w:author="Benjamin Pannell" w:date="2014-10-20T18:50:00Z">
                          <w:r w:rsidRPr="00E932EB" w:rsidDel="00863C58">
                            <w:rPr>
                              <w:rFonts w:ascii="Consolas" w:hAnsi="Consolas" w:cs="Consolas"/>
                              <w:color w:val="000000" w:themeColor="text1"/>
                              <w:sz w:val="20"/>
                            </w:rPr>
                            <w:tab/>
                            <w:delText>Mouse mouse;</w:delText>
                          </w:r>
                          <w:r w:rsidRPr="00C71F26" w:rsidDel="00863C58">
                            <w:rPr>
                              <w:rFonts w:ascii="Consolas" w:hAnsi="Consolas" w:cs="Consolas"/>
                              <w:color w:val="000000" w:themeColor="text1"/>
                              <w:sz w:val="20"/>
                            </w:rPr>
                            <w:delText xml:space="preserve"> </w:delText>
                          </w:r>
                        </w:del>
                      </w:p>
                      <w:p w14:paraId="448E615A" w14:textId="77777777" w:rsidR="00790804" w:rsidRPr="000047BB" w:rsidDel="00863C58" w:rsidRDefault="00790804" w:rsidP="00790804">
                        <w:pPr>
                          <w:spacing w:after="0"/>
                          <w:ind w:firstLine="720"/>
                          <w:rPr>
                            <w:del w:id="2178" w:author="Benjamin Pannell" w:date="2014-10-20T18:50:00Z"/>
                            <w:rFonts w:ascii="Consolas" w:hAnsi="Consolas" w:cs="Consolas"/>
                            <w:color w:val="000000" w:themeColor="text1"/>
                            <w:sz w:val="20"/>
                          </w:rPr>
                        </w:pPr>
                        <w:del w:id="2179" w:author="Benjamin Pannell" w:date="2014-10-20T18:50:00Z">
                          <w:r w:rsidRPr="000047BB" w:rsidDel="00863C58">
                            <w:rPr>
                              <w:rFonts w:ascii="Consolas" w:hAnsi="Consolas" w:cs="Consolas"/>
                              <w:color w:val="4472C4" w:themeColor="accent5"/>
                              <w:sz w:val="20"/>
                            </w:rPr>
                            <w:delText xml:space="preserve">static KeyboardKeys </w:delText>
                          </w:r>
                          <w:r w:rsidRPr="000047BB" w:rsidDel="00863C58">
                            <w:rPr>
                              <w:rFonts w:ascii="Consolas" w:hAnsi="Consolas" w:cs="Consolas"/>
                              <w:color w:val="000000" w:themeColor="text1"/>
                              <w:sz w:val="20"/>
                            </w:rPr>
                            <w:delText>keyboard;</w:delText>
                          </w:r>
                        </w:del>
                      </w:p>
                      <w:p w14:paraId="2539A42C" w14:textId="77777777" w:rsidR="00790804" w:rsidRPr="00E932EB" w:rsidDel="00863C58" w:rsidRDefault="00790804" w:rsidP="00790804">
                        <w:pPr>
                          <w:spacing w:after="0"/>
                          <w:rPr>
                            <w:del w:id="2180" w:author="Benjamin Pannell" w:date="2014-10-20T18:50:00Z"/>
                            <w:rFonts w:ascii="Consolas" w:hAnsi="Consolas" w:cs="Consolas"/>
                            <w:color w:val="000000" w:themeColor="text1"/>
                            <w:sz w:val="20"/>
                          </w:rPr>
                        </w:pPr>
                        <w:del w:id="2181" w:author="Benjamin Pannell" w:date="2014-10-20T18:50:00Z">
                          <w:r w:rsidRPr="000047BB" w:rsidDel="00863C58">
                            <w:rPr>
                              <w:rFonts w:ascii="Consolas" w:hAnsi="Consolas" w:cs="Consolas"/>
                              <w:color w:val="000000" w:themeColor="text1"/>
                              <w:sz w:val="20"/>
                            </w:rPr>
                            <w:tab/>
                          </w:r>
                          <w:r w:rsidRPr="000047BB" w:rsidDel="00863C58">
                            <w:rPr>
                              <w:rFonts w:ascii="Consolas" w:hAnsi="Consolas" w:cs="Consolas"/>
                              <w:color w:val="4472C4" w:themeColor="accent5"/>
                              <w:sz w:val="20"/>
                            </w:rPr>
                            <w:delText xml:space="preserve">static MouseButtons </w:delText>
                          </w:r>
                          <w:r w:rsidRPr="000047BB" w:rsidDel="00863C58">
                            <w:rPr>
                              <w:rFonts w:ascii="Consolas" w:hAnsi="Consolas" w:cs="Consolas"/>
                              <w:color w:val="000000" w:themeColor="text1"/>
                              <w:sz w:val="20"/>
                            </w:rPr>
                            <w:delText>mouse;</w:delText>
                          </w:r>
                        </w:del>
                      </w:p>
                      <w:p w14:paraId="2F5BE3BB" w14:textId="77777777" w:rsidR="00790804" w:rsidRPr="00E932EB" w:rsidDel="00863C58" w:rsidRDefault="00790804" w:rsidP="00790804">
                        <w:pPr>
                          <w:spacing w:after="0"/>
                          <w:rPr>
                            <w:del w:id="2182" w:author="Benjamin Pannell" w:date="2014-10-20T18:50:00Z"/>
                            <w:rFonts w:ascii="Consolas" w:hAnsi="Consolas" w:cs="Consolas"/>
                            <w:color w:val="000000" w:themeColor="text1"/>
                            <w:sz w:val="20"/>
                          </w:rPr>
                        </w:pPr>
                        <w:del w:id="2183" w:author="Benjamin Pannell" w:date="2014-10-20T18:50:00Z">
                          <w:r w:rsidRPr="00E932EB" w:rsidDel="00863C58">
                            <w:rPr>
                              <w:rFonts w:ascii="Consolas" w:hAnsi="Consolas" w:cs="Consolas"/>
                              <w:color w:val="000000" w:themeColor="text1"/>
                              <w:sz w:val="20"/>
                            </w:rPr>
                            <w:delText>}</w:delText>
                          </w:r>
                        </w:del>
                      </w:p>
                      <w:p w14:paraId="733C5C2A" w14:textId="77777777" w:rsidR="00790804" w:rsidRPr="000047BB" w:rsidDel="00863C58" w:rsidRDefault="00790804" w:rsidP="00790804">
                        <w:pPr>
                          <w:spacing w:after="0"/>
                          <w:rPr>
                            <w:del w:id="2184" w:author="Benjamin Pannell" w:date="2014-10-20T18:50:00Z"/>
                            <w:rFonts w:ascii="Consolas" w:hAnsi="Consolas" w:cs="Consolas"/>
                            <w:color w:val="000000" w:themeColor="text1"/>
                            <w:sz w:val="20"/>
                          </w:rPr>
                        </w:pPr>
                        <w:del w:id="2185" w:author="Benjamin Pannell" w:date="2014-10-20T18:50:00Z">
                          <w:r w:rsidRPr="000047BB" w:rsidDel="00863C58">
                            <w:rPr>
                              <w:rFonts w:ascii="Consolas" w:hAnsi="Consolas" w:cs="Consolas"/>
                              <w:color w:val="4472C4" w:themeColor="accent5"/>
                              <w:sz w:val="20"/>
                            </w:rPr>
                            <w:delText xml:space="preserve">interface </w:delText>
                          </w:r>
                          <w:r w:rsidDel="00863C58">
                            <w:rPr>
                              <w:rFonts w:ascii="Consolas" w:hAnsi="Consolas" w:cs="Consolas"/>
                              <w:color w:val="000000" w:themeColor="text1"/>
                              <w:sz w:val="20"/>
                            </w:rPr>
                            <w:delText>Device</w:delText>
                          </w:r>
                          <w:r w:rsidRPr="000047BB" w:rsidDel="00863C58">
                            <w:rPr>
                              <w:rFonts w:ascii="Consolas" w:hAnsi="Consolas" w:cs="Consolas"/>
                              <w:color w:val="000000" w:themeColor="text1"/>
                              <w:sz w:val="20"/>
                            </w:rPr>
                            <w:delText xml:space="preserve"> {</w:delText>
                          </w:r>
                        </w:del>
                      </w:p>
                      <w:p w14:paraId="6DA8B24A" w14:textId="77777777" w:rsidR="00790804" w:rsidDel="00863C58" w:rsidRDefault="00790804" w:rsidP="00790804">
                        <w:pPr>
                          <w:spacing w:after="0"/>
                          <w:rPr>
                            <w:del w:id="2186" w:author="Benjamin Pannell" w:date="2014-10-20T18:50:00Z"/>
                            <w:rFonts w:ascii="Consolas" w:hAnsi="Consolas" w:cs="Consolas"/>
                            <w:color w:val="000000" w:themeColor="text1"/>
                            <w:sz w:val="20"/>
                          </w:rPr>
                        </w:pPr>
                        <w:del w:id="2187"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then;</w:delText>
                          </w:r>
                        </w:del>
                      </w:p>
                      <w:p w14:paraId="7BCCA49C" w14:textId="77777777" w:rsidR="00790804" w:rsidDel="00863C58" w:rsidRDefault="00790804" w:rsidP="00790804">
                        <w:pPr>
                          <w:spacing w:after="0"/>
                          <w:rPr>
                            <w:del w:id="2188" w:author="Benjamin Pannell" w:date="2014-10-20T18:50:00Z"/>
                            <w:rFonts w:ascii="Consolas" w:hAnsi="Consolas" w:cs="Consolas"/>
                            <w:color w:val="000000" w:themeColor="text1"/>
                            <w:sz w:val="20"/>
                          </w:rPr>
                        </w:pPr>
                        <w:del w:id="2189"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queueUpdate();</w:delText>
                          </w:r>
                        </w:del>
                      </w:p>
                      <w:p w14:paraId="74D3EBE1" w14:textId="77777777" w:rsidR="00790804" w:rsidRPr="000047BB" w:rsidDel="00863C58" w:rsidRDefault="00790804" w:rsidP="00790804">
                        <w:pPr>
                          <w:spacing w:after="0"/>
                          <w:rPr>
                            <w:del w:id="2190" w:author="Benjamin Pannell" w:date="2014-10-20T18:50:00Z"/>
                            <w:rFonts w:ascii="Consolas" w:hAnsi="Consolas" w:cs="Consolas"/>
                            <w:color w:val="000000" w:themeColor="text1"/>
                            <w:sz w:val="20"/>
                          </w:rPr>
                        </w:pPr>
                        <w:del w:id="2191" w:author="Benjamin Pannell" w:date="2014-10-20T18:50:00Z">
                          <w:r w:rsidDel="00863C58">
                            <w:rPr>
                              <w:rFonts w:ascii="Consolas" w:hAnsi="Consolas" w:cs="Consolas"/>
                              <w:color w:val="000000" w:themeColor="text1"/>
                              <w:sz w:val="20"/>
                            </w:rPr>
                            <w:tab/>
                          </w:r>
                          <w:r w:rsidDel="00863C58">
                            <w:rPr>
                              <w:rFonts w:ascii="Consolas" w:hAnsi="Consolas" w:cs="Consolas"/>
                              <w:color w:val="4472C4" w:themeColor="accent5"/>
                              <w:sz w:val="20"/>
                            </w:rPr>
                            <w:delText>Device</w:delText>
                          </w:r>
                          <w:r w:rsidRPr="000047BB"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now();</w:delText>
                          </w:r>
                        </w:del>
                      </w:p>
                      <w:p w14:paraId="010D16A5" w14:textId="77777777" w:rsidR="00790804" w:rsidRPr="00E932EB" w:rsidDel="00863C58" w:rsidRDefault="00790804" w:rsidP="00790804">
                        <w:pPr>
                          <w:spacing w:after="0"/>
                          <w:rPr>
                            <w:del w:id="2192" w:author="Benjamin Pannell" w:date="2014-10-20T18:50:00Z"/>
                            <w:rFonts w:ascii="Consolas" w:hAnsi="Consolas" w:cs="Consolas"/>
                            <w:color w:val="4472C4" w:themeColor="accent5"/>
                            <w:sz w:val="20"/>
                          </w:rPr>
                        </w:pPr>
                        <w:del w:id="2193" w:author="Benjamin Pannell" w:date="2014-10-20T18:50:00Z">
                          <w:r w:rsidRPr="000047BB" w:rsidDel="00863C58">
                            <w:rPr>
                              <w:rFonts w:ascii="Consolas" w:hAnsi="Consolas" w:cs="Consolas"/>
                              <w:color w:val="000000" w:themeColor="text1"/>
                              <w:sz w:val="20"/>
                            </w:rPr>
                            <w:delText>}</w:delText>
                          </w:r>
                        </w:del>
                      </w:p>
                      <w:p w14:paraId="6E2A6DD0" w14:textId="77777777" w:rsidR="00790804" w:rsidRPr="00E932EB" w:rsidDel="00863C58" w:rsidRDefault="00790804" w:rsidP="00790804">
                        <w:pPr>
                          <w:spacing w:after="0"/>
                          <w:rPr>
                            <w:del w:id="2194" w:author="Benjamin Pannell" w:date="2014-10-20T18:50:00Z"/>
                            <w:rFonts w:ascii="Consolas" w:hAnsi="Consolas" w:cs="Consolas"/>
                            <w:color w:val="000000" w:themeColor="text1"/>
                            <w:sz w:val="20"/>
                          </w:rPr>
                        </w:pPr>
                        <w:del w:id="2195"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6CC3B567" w14:textId="77777777" w:rsidR="00790804" w:rsidDel="00863C58" w:rsidRDefault="00790804" w:rsidP="00790804">
                        <w:pPr>
                          <w:spacing w:after="0"/>
                          <w:rPr>
                            <w:del w:id="2196" w:author="Benjamin Pannell" w:date="2014-10-20T18:50:00Z"/>
                            <w:rFonts w:ascii="Consolas" w:hAnsi="Consolas" w:cs="Consolas"/>
                            <w:color w:val="000000" w:themeColor="text1"/>
                            <w:sz w:val="20"/>
                          </w:rPr>
                        </w:pPr>
                        <w:del w:id="2197"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Keyboard</w:delText>
                          </w:r>
                          <w:r w:rsidDel="00863C58">
                            <w:rPr>
                              <w:rFonts w:ascii="Consolas" w:hAnsi="Consolas" w:cs="Consolas"/>
                              <w:color w:val="4472C4" w:themeColor="accent5"/>
                              <w:sz w:val="20"/>
                            </w:rPr>
                            <w:delText xml:space="preserve"> </w:delText>
                          </w:r>
                          <w:r w:rsidDel="00863C58">
                            <w:rPr>
                              <w:rFonts w:ascii="Consolas" w:hAnsi="Consolas" w:cs="Consolas"/>
                              <w:color w:val="000000" w:themeColor="text1"/>
                              <w:sz w:val="20"/>
                            </w:rPr>
                            <w:delText>ctrl, alt, shift, releaseAll;</w:delText>
                          </w:r>
                        </w:del>
                      </w:p>
                      <w:p w14:paraId="2B132AED" w14:textId="77777777" w:rsidR="00790804" w:rsidDel="00863C58" w:rsidRDefault="00790804" w:rsidP="00790804">
                        <w:pPr>
                          <w:spacing w:after="0"/>
                          <w:rPr>
                            <w:del w:id="2198" w:author="Benjamin Pannell" w:date="2014-10-20T18:50:00Z"/>
                            <w:rFonts w:ascii="Consolas" w:hAnsi="Consolas" w:cs="Consolas"/>
                            <w:color w:val="000000" w:themeColor="text1"/>
                            <w:sz w:val="20"/>
                          </w:rPr>
                        </w:pPr>
                        <w:del w:id="2199"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 release(</w:delText>
                          </w:r>
                          <w:r w:rsidRPr="00E932EB" w:rsidDel="00863C58">
                            <w:rPr>
                              <w:rFonts w:ascii="Consolas" w:hAnsi="Consolas" w:cs="Consolas"/>
                              <w:color w:val="4472C4" w:themeColor="accent5"/>
                              <w:sz w:val="20"/>
                            </w:rPr>
                            <w:delText>byte</w:delText>
                          </w:r>
                          <w:r w:rsidDel="00863C58">
                            <w:rPr>
                              <w:rFonts w:ascii="Consolas" w:hAnsi="Consolas" w:cs="Consolas"/>
                              <w:color w:val="000000" w:themeColor="text1"/>
                              <w:sz w:val="20"/>
                            </w:rPr>
                            <w:delText>[] keys);</w:delText>
                          </w:r>
                        </w:del>
                      </w:p>
                      <w:p w14:paraId="19629F57" w14:textId="77777777" w:rsidR="00790804" w:rsidRPr="000047BB" w:rsidDel="00863C58" w:rsidRDefault="00790804" w:rsidP="00790804">
                        <w:pPr>
                          <w:spacing w:after="0"/>
                          <w:rPr>
                            <w:del w:id="2200" w:author="Benjamin Pannell" w:date="2014-10-20T18:50:00Z"/>
                            <w:rFonts w:ascii="Consolas" w:hAnsi="Consolas" w:cs="Consolas"/>
                            <w:color w:val="000000" w:themeColor="text1"/>
                            <w:sz w:val="20"/>
                          </w:rPr>
                        </w:pPr>
                        <w:del w:id="2201"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pressModifiers(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 releaseModifiers(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modifiers);</w:delText>
                          </w:r>
                        </w:del>
                      </w:p>
                      <w:p w14:paraId="77878CE4" w14:textId="77777777" w:rsidR="00790804" w:rsidRPr="00E932EB" w:rsidDel="00863C58" w:rsidRDefault="00790804" w:rsidP="00790804">
                        <w:pPr>
                          <w:spacing w:after="0"/>
                          <w:rPr>
                            <w:del w:id="2202" w:author="Benjamin Pannell" w:date="2014-10-20T18:50:00Z"/>
                            <w:rFonts w:ascii="Consolas" w:hAnsi="Consolas" w:cs="Consolas"/>
                            <w:color w:val="000000" w:themeColor="text1"/>
                            <w:sz w:val="20"/>
                          </w:rPr>
                        </w:pPr>
                        <w:del w:id="2203"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Keyboard </w:delText>
                          </w:r>
                          <w:r w:rsidDel="00863C58">
                            <w:rPr>
                              <w:rFonts w:ascii="Consolas" w:hAnsi="Consolas" w:cs="Consolas"/>
                              <w:color w:val="000000" w:themeColor="text1"/>
                              <w:sz w:val="20"/>
                            </w:rPr>
                            <w:delText>write(</w:delText>
                          </w:r>
                          <w:r w:rsidRPr="00E932EB" w:rsidDel="00863C58">
                            <w:rPr>
                              <w:rFonts w:ascii="Consolas" w:hAnsi="Consolas" w:cs="Consolas"/>
                              <w:color w:val="4472C4" w:themeColor="accent5"/>
                              <w:sz w:val="20"/>
                            </w:rPr>
                            <w:delText xml:space="preserve">string </w:delText>
                          </w:r>
                          <w:r w:rsidDel="00863C58">
                            <w:rPr>
                              <w:rFonts w:ascii="Consolas" w:hAnsi="Consolas" w:cs="Consolas"/>
                              <w:color w:val="000000" w:themeColor="text1"/>
                              <w:sz w:val="20"/>
                            </w:rPr>
                            <w:delText>text);</w:delText>
                          </w:r>
                        </w:del>
                      </w:p>
                      <w:p w14:paraId="26350130" w14:textId="77777777" w:rsidR="00790804" w:rsidRPr="00E932EB" w:rsidDel="00863C58" w:rsidRDefault="00790804" w:rsidP="00790804">
                        <w:pPr>
                          <w:spacing w:after="0"/>
                          <w:rPr>
                            <w:del w:id="2204" w:author="Benjamin Pannell" w:date="2014-10-20T18:50:00Z"/>
                            <w:rFonts w:ascii="Consolas" w:hAnsi="Consolas" w:cs="Consolas"/>
                            <w:color w:val="4472C4" w:themeColor="accent5"/>
                            <w:sz w:val="20"/>
                          </w:rPr>
                        </w:pPr>
                        <w:del w:id="2205" w:author="Benjamin Pannell" w:date="2014-10-20T18:50:00Z">
                          <w:r w:rsidDel="00863C58">
                            <w:rPr>
                              <w:rFonts w:ascii="Consolas" w:hAnsi="Consolas" w:cs="Consolas"/>
                              <w:color w:val="000000" w:themeColor="text1"/>
                              <w:sz w:val="20"/>
                            </w:rPr>
                            <w:delText>}</w:delText>
                          </w:r>
                        </w:del>
                      </w:p>
                      <w:p w14:paraId="5A7B59BD" w14:textId="77777777" w:rsidR="00790804" w:rsidRPr="00E932EB" w:rsidDel="00863C58" w:rsidRDefault="00790804" w:rsidP="00790804">
                        <w:pPr>
                          <w:spacing w:after="0"/>
                          <w:rPr>
                            <w:del w:id="2206" w:author="Benjamin Pannell" w:date="2014-10-20T18:50:00Z"/>
                            <w:rFonts w:ascii="Consolas" w:hAnsi="Consolas" w:cs="Consolas"/>
                            <w:color w:val="000000" w:themeColor="text1"/>
                            <w:sz w:val="20"/>
                          </w:rPr>
                        </w:pPr>
                        <w:del w:id="2207"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w:delText>
                          </w:r>
                          <w:r w:rsidDel="00863C58">
                            <w:rPr>
                              <w:rFonts w:ascii="Consolas" w:hAnsi="Consolas" w:cs="Consolas"/>
                              <w:color w:val="000000" w:themeColor="text1"/>
                              <w:sz w:val="20"/>
                            </w:rPr>
                            <w:delText xml:space="preserve"> : </w:delText>
                          </w:r>
                          <w:r w:rsidRPr="00E932EB" w:rsidDel="00863C58">
                            <w:rPr>
                              <w:rFonts w:ascii="Consolas" w:hAnsi="Consolas" w:cs="Consolas"/>
                              <w:color w:val="4472C4" w:themeColor="accent5"/>
                              <w:sz w:val="20"/>
                            </w:rPr>
                            <w:delText xml:space="preserve">Device </w:delText>
                          </w:r>
                          <w:r w:rsidRPr="00E932EB" w:rsidDel="00863C58">
                            <w:rPr>
                              <w:rFonts w:ascii="Consolas" w:hAnsi="Consolas" w:cs="Consolas"/>
                              <w:color w:val="000000" w:themeColor="text1"/>
                              <w:sz w:val="20"/>
                            </w:rPr>
                            <w:delText>{</w:delText>
                          </w:r>
                        </w:del>
                      </w:p>
                      <w:p w14:paraId="492E968E" w14:textId="77777777" w:rsidR="00790804" w:rsidDel="00863C58" w:rsidRDefault="00790804" w:rsidP="00790804">
                        <w:pPr>
                          <w:spacing w:after="0"/>
                          <w:rPr>
                            <w:del w:id="2208" w:author="Benjamin Pannell" w:date="2014-10-20T18:50:00Z"/>
                            <w:rFonts w:ascii="Consolas" w:hAnsi="Consolas" w:cs="Consolas"/>
                            <w:color w:val="000000" w:themeColor="text1"/>
                            <w:sz w:val="20"/>
                          </w:rPr>
                        </w:pPr>
                        <w:del w:id="2209"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Mouse</w:delText>
                          </w:r>
                          <w:r w:rsidDel="00863C58">
                            <w:rPr>
                              <w:rFonts w:ascii="Consolas" w:hAnsi="Consolas" w:cs="Consolas"/>
                              <w:color w:val="000000" w:themeColor="text1"/>
                              <w:sz w:val="20"/>
                            </w:rPr>
                            <w:delText xml:space="preserve"> left, right, middle;</w:delText>
                          </w:r>
                        </w:del>
                      </w:p>
                      <w:p w14:paraId="1B5298D5" w14:textId="77777777" w:rsidR="00790804" w:rsidDel="00863C58" w:rsidRDefault="00790804" w:rsidP="00790804">
                        <w:pPr>
                          <w:spacing w:after="0"/>
                          <w:rPr>
                            <w:del w:id="2210" w:author="Benjamin Pannell" w:date="2014-10-20T18:50:00Z"/>
                            <w:rFonts w:ascii="Consolas" w:hAnsi="Consolas" w:cs="Consolas"/>
                            <w:color w:val="000000" w:themeColor="text1"/>
                            <w:sz w:val="20"/>
                          </w:rPr>
                        </w:pPr>
                        <w:del w:id="2211"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press(</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  release(</w:delText>
                          </w:r>
                          <w:r w:rsidRPr="00E932EB" w:rsidDel="00863C58">
                            <w:rPr>
                              <w:rFonts w:ascii="Consolas" w:hAnsi="Consolas" w:cs="Consolas"/>
                              <w:color w:val="4472C4" w:themeColor="accent5"/>
                              <w:sz w:val="20"/>
                            </w:rPr>
                            <w:delText xml:space="preserve">byte </w:delText>
                          </w:r>
                          <w:r w:rsidDel="00863C58">
                            <w:rPr>
                              <w:rFonts w:ascii="Consolas" w:hAnsi="Consolas" w:cs="Consolas"/>
                              <w:color w:val="000000" w:themeColor="text1"/>
                              <w:sz w:val="20"/>
                            </w:rPr>
                            <w:delText>buttons);</w:delText>
                          </w:r>
                        </w:del>
                      </w:p>
                      <w:p w14:paraId="4ABDF5A6" w14:textId="77777777" w:rsidR="00790804" w:rsidDel="00863C58" w:rsidRDefault="00790804" w:rsidP="00790804">
                        <w:pPr>
                          <w:spacing w:after="0"/>
                          <w:rPr>
                            <w:del w:id="2212" w:author="Benjamin Pannell" w:date="2014-10-20T18:50:00Z"/>
                            <w:rFonts w:ascii="Consolas" w:hAnsi="Consolas" w:cs="Consolas"/>
                            <w:color w:val="000000" w:themeColor="text1"/>
                            <w:sz w:val="20"/>
                          </w:rPr>
                        </w:pPr>
                        <w:del w:id="2213"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scroll(</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w:delText>
                          </w:r>
                        </w:del>
                      </w:p>
                      <w:p w14:paraId="7485CC13" w14:textId="77777777" w:rsidR="00790804" w:rsidRPr="00E932EB" w:rsidDel="00863C58" w:rsidRDefault="00790804" w:rsidP="00790804">
                        <w:pPr>
                          <w:spacing w:after="0"/>
                          <w:rPr>
                            <w:del w:id="2214" w:author="Benjamin Pannell" w:date="2014-10-20T18:50:00Z"/>
                            <w:rFonts w:ascii="Consolas" w:hAnsi="Consolas" w:cs="Consolas"/>
                            <w:color w:val="000000" w:themeColor="text1"/>
                            <w:sz w:val="20"/>
                          </w:rPr>
                        </w:pPr>
                        <w:del w:id="2215" w:author="Benjamin Pannell" w:date="2014-10-20T18:50:00Z">
                          <w:r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Mouse </w:delText>
                          </w:r>
                          <w:r w:rsidDel="00863C58">
                            <w:rPr>
                              <w:rFonts w:ascii="Consolas" w:hAnsi="Consolas" w:cs="Consolas"/>
                              <w:color w:val="000000" w:themeColor="text1"/>
                              <w:sz w:val="20"/>
                            </w:rPr>
                            <w:delText>move(</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 xml:space="preserve">deltaX, </w:delText>
                          </w:r>
                          <w:r w:rsidRPr="00E932EB" w:rsidDel="00863C58">
                            <w:rPr>
                              <w:rFonts w:ascii="Consolas" w:hAnsi="Consolas" w:cs="Consolas"/>
                              <w:color w:val="4472C4" w:themeColor="accent5"/>
                              <w:sz w:val="20"/>
                            </w:rPr>
                            <w:delText xml:space="preserve">sbyte </w:delText>
                          </w:r>
                          <w:r w:rsidDel="00863C58">
                            <w:rPr>
                              <w:rFonts w:ascii="Consolas" w:hAnsi="Consolas" w:cs="Consolas"/>
                              <w:color w:val="000000" w:themeColor="text1"/>
                              <w:sz w:val="20"/>
                            </w:rPr>
                            <w:delText>deltaY);</w:delText>
                          </w:r>
                        </w:del>
                      </w:p>
                      <w:p w14:paraId="4BF2EEE3" w14:textId="77777777" w:rsidR="00790804" w:rsidRPr="00E932EB" w:rsidDel="00863C58" w:rsidRDefault="00790804" w:rsidP="00790804">
                        <w:pPr>
                          <w:spacing w:after="0"/>
                          <w:rPr>
                            <w:del w:id="2216" w:author="Benjamin Pannell" w:date="2014-10-20T18:50:00Z"/>
                            <w:rFonts w:ascii="Consolas" w:hAnsi="Consolas" w:cs="Consolas"/>
                            <w:color w:val="000000" w:themeColor="text1"/>
                            <w:sz w:val="20"/>
                          </w:rPr>
                        </w:pPr>
                        <w:del w:id="2217" w:author="Benjamin Pannell" w:date="2014-10-20T18:50:00Z">
                          <w:r w:rsidRPr="00E932EB" w:rsidDel="00863C58">
                            <w:rPr>
                              <w:rFonts w:ascii="Consolas" w:hAnsi="Consolas" w:cs="Consolas"/>
                              <w:color w:val="000000" w:themeColor="text1"/>
                              <w:sz w:val="20"/>
                            </w:rPr>
                            <w:delText>}</w:delText>
                          </w:r>
                        </w:del>
                      </w:p>
                      <w:p w14:paraId="41C34937" w14:textId="77777777" w:rsidR="00790804" w:rsidRPr="00E932EB" w:rsidDel="00863C58" w:rsidRDefault="00790804" w:rsidP="00790804">
                        <w:pPr>
                          <w:spacing w:after="0"/>
                          <w:rPr>
                            <w:del w:id="2218" w:author="Benjamin Pannell" w:date="2014-10-20T18:50:00Z"/>
                            <w:rFonts w:ascii="Consolas" w:hAnsi="Consolas" w:cs="Consolas"/>
                            <w:color w:val="000000" w:themeColor="text1"/>
                            <w:sz w:val="20"/>
                          </w:rPr>
                        </w:pPr>
                        <w:del w:id="2219"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MouseButtons {</w:delText>
                          </w:r>
                        </w:del>
                      </w:p>
                      <w:p w14:paraId="7BDC9925" w14:textId="77777777" w:rsidR="00790804" w:rsidRPr="00E932EB" w:rsidDel="00863C58" w:rsidRDefault="00790804" w:rsidP="00790804">
                        <w:pPr>
                          <w:spacing w:after="0"/>
                          <w:rPr>
                            <w:del w:id="2220" w:author="Benjamin Pannell" w:date="2014-10-20T18:50:00Z"/>
                            <w:rFonts w:ascii="Consolas" w:hAnsi="Consolas" w:cs="Consolas"/>
                            <w:color w:val="000000" w:themeColor="text1"/>
                            <w:sz w:val="20"/>
                          </w:rPr>
                        </w:pPr>
                        <w:del w:id="222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left = 0x1;</w:delText>
                          </w:r>
                        </w:del>
                      </w:p>
                      <w:p w14:paraId="58EC1C4C" w14:textId="77777777" w:rsidR="00790804" w:rsidRPr="00E932EB" w:rsidDel="00863C58" w:rsidRDefault="00790804" w:rsidP="00790804">
                        <w:pPr>
                          <w:spacing w:after="0"/>
                          <w:rPr>
                            <w:del w:id="2222" w:author="Benjamin Pannell" w:date="2014-10-20T18:50:00Z"/>
                            <w:rFonts w:ascii="Consolas" w:hAnsi="Consolas" w:cs="Consolas"/>
                            <w:color w:val="000000" w:themeColor="text1"/>
                            <w:sz w:val="20"/>
                          </w:rPr>
                        </w:pPr>
                        <w:del w:id="222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right = 0x2;</w:delText>
                          </w:r>
                        </w:del>
                      </w:p>
                      <w:p w14:paraId="75067330" w14:textId="77777777" w:rsidR="00790804" w:rsidRPr="00E932EB" w:rsidDel="00863C58" w:rsidRDefault="00790804" w:rsidP="00790804">
                        <w:pPr>
                          <w:spacing w:after="0"/>
                          <w:rPr>
                            <w:del w:id="2224" w:author="Benjamin Pannell" w:date="2014-10-20T18:50:00Z"/>
                            <w:rFonts w:ascii="Consolas" w:hAnsi="Consolas" w:cs="Consolas"/>
                            <w:color w:val="000000" w:themeColor="text1"/>
                            <w:sz w:val="20"/>
                          </w:rPr>
                        </w:pPr>
                        <w:del w:id="222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middle = 0x4;</w:delText>
                          </w:r>
                        </w:del>
                      </w:p>
                      <w:p w14:paraId="137DE1A4" w14:textId="77777777" w:rsidR="00790804" w:rsidRPr="00E932EB" w:rsidDel="00863C58" w:rsidRDefault="00790804" w:rsidP="00790804">
                        <w:pPr>
                          <w:spacing w:after="0"/>
                          <w:rPr>
                            <w:del w:id="2226" w:author="Benjamin Pannell" w:date="2014-10-20T18:50:00Z"/>
                            <w:rFonts w:ascii="Consolas" w:hAnsi="Consolas" w:cs="Consolas"/>
                            <w:color w:val="000000" w:themeColor="text1"/>
                            <w:sz w:val="20"/>
                          </w:rPr>
                        </w:pPr>
                        <w:del w:id="2227" w:author="Benjamin Pannell" w:date="2014-10-20T18:50:00Z">
                          <w:r w:rsidRPr="00E932EB" w:rsidDel="00863C58">
                            <w:rPr>
                              <w:rFonts w:ascii="Consolas" w:hAnsi="Consolas" w:cs="Consolas"/>
                              <w:color w:val="000000" w:themeColor="text1"/>
                              <w:sz w:val="20"/>
                            </w:rPr>
                            <w:delText>}</w:delText>
                          </w:r>
                        </w:del>
                      </w:p>
                      <w:p w14:paraId="5F4604F4" w14:textId="77777777" w:rsidR="00790804" w:rsidRPr="00E932EB" w:rsidDel="00863C58" w:rsidRDefault="00790804" w:rsidP="00790804">
                        <w:pPr>
                          <w:spacing w:after="0"/>
                          <w:rPr>
                            <w:del w:id="2228" w:author="Benjamin Pannell" w:date="2014-10-20T18:50:00Z"/>
                            <w:rFonts w:ascii="Consolas" w:hAnsi="Consolas" w:cs="Consolas"/>
                            <w:color w:val="000000" w:themeColor="text1"/>
                            <w:sz w:val="20"/>
                          </w:rPr>
                        </w:pPr>
                        <w:del w:id="2229"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KeyboardKeys {</w:delText>
                          </w:r>
                        </w:del>
                      </w:p>
                      <w:p w14:paraId="1C38DD35" w14:textId="77777777" w:rsidR="00790804" w:rsidRPr="00E932EB" w:rsidDel="00863C58" w:rsidRDefault="00790804" w:rsidP="00790804">
                        <w:pPr>
                          <w:spacing w:after="0"/>
                          <w:rPr>
                            <w:del w:id="2230" w:author="Benjamin Pannell" w:date="2014-10-20T18:50:00Z"/>
                            <w:rFonts w:ascii="Consolas" w:hAnsi="Consolas" w:cs="Consolas"/>
                            <w:color w:val="000000" w:themeColor="text1"/>
                            <w:sz w:val="20"/>
                          </w:rPr>
                        </w:pPr>
                        <w:del w:id="2231"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KeyboardModifiers </w:delText>
                          </w:r>
                          <w:r w:rsidRPr="00E932EB" w:rsidDel="00863C58">
                            <w:rPr>
                              <w:rFonts w:ascii="Consolas" w:hAnsi="Consolas" w:cs="Consolas"/>
                              <w:color w:val="000000" w:themeColor="text1"/>
                              <w:sz w:val="20"/>
                            </w:rPr>
                            <w:delText>modifiers;</w:delText>
                          </w:r>
                        </w:del>
                      </w:p>
                      <w:p w14:paraId="4C8B088E" w14:textId="77777777" w:rsidR="00790804" w:rsidRPr="00E932EB" w:rsidDel="00863C58" w:rsidRDefault="00790804" w:rsidP="00790804">
                        <w:pPr>
                          <w:spacing w:after="0"/>
                          <w:rPr>
                            <w:del w:id="2232" w:author="Benjamin Pannell" w:date="2014-10-20T18:50:00Z"/>
                            <w:rFonts w:ascii="Consolas" w:hAnsi="Consolas" w:cs="Consolas"/>
                            <w:color w:val="000000" w:themeColor="text1"/>
                            <w:sz w:val="20"/>
                          </w:rPr>
                        </w:pPr>
                        <w:del w:id="2233"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KeyboardStandard </w:delText>
                          </w:r>
                          <w:r w:rsidRPr="00E932EB" w:rsidDel="00863C58">
                            <w:rPr>
                              <w:rFonts w:ascii="Consolas" w:hAnsi="Consolas" w:cs="Consolas"/>
                              <w:color w:val="000000" w:themeColor="text1"/>
                              <w:sz w:val="20"/>
                            </w:rPr>
                            <w:delText>keys;</w:delText>
                          </w:r>
                        </w:del>
                      </w:p>
                      <w:p w14:paraId="0CD4024F" w14:textId="77777777" w:rsidR="00790804" w:rsidRPr="00E932EB" w:rsidDel="00863C58" w:rsidRDefault="00790804" w:rsidP="00790804">
                        <w:pPr>
                          <w:spacing w:after="0"/>
                          <w:rPr>
                            <w:del w:id="2234" w:author="Benjamin Pannell" w:date="2014-10-20T18:50:00Z"/>
                            <w:rFonts w:ascii="Consolas" w:hAnsi="Consolas" w:cs="Consolas"/>
                            <w:color w:val="000000" w:themeColor="text1"/>
                            <w:sz w:val="20"/>
                          </w:rPr>
                        </w:pPr>
                        <w:del w:id="2235" w:author="Benjamin Pannell" w:date="2014-10-20T18:50:00Z">
                          <w:r w:rsidRPr="00E932EB" w:rsidDel="00863C58">
                            <w:rPr>
                              <w:rFonts w:ascii="Consolas" w:hAnsi="Consolas" w:cs="Consolas"/>
                              <w:color w:val="000000" w:themeColor="text1"/>
                              <w:sz w:val="20"/>
                            </w:rPr>
                            <w:delText>}</w:delText>
                          </w:r>
                        </w:del>
                      </w:p>
                      <w:p w14:paraId="3C69588E" w14:textId="77777777" w:rsidR="00790804" w:rsidRPr="00E932EB" w:rsidDel="00863C58" w:rsidRDefault="00790804" w:rsidP="00790804">
                        <w:pPr>
                          <w:spacing w:after="0"/>
                          <w:rPr>
                            <w:del w:id="2236" w:author="Benjamin Pannell" w:date="2014-10-20T18:50:00Z"/>
                            <w:rFonts w:ascii="Consolas" w:hAnsi="Consolas" w:cs="Consolas"/>
                            <w:color w:val="000000" w:themeColor="text1"/>
                            <w:sz w:val="20"/>
                          </w:rPr>
                        </w:pPr>
                        <w:del w:id="2237"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KeyboardModifiers {</w:delText>
                          </w:r>
                        </w:del>
                      </w:p>
                      <w:p w14:paraId="307720D8" w14:textId="77777777" w:rsidR="00790804" w:rsidRPr="00E932EB" w:rsidDel="00863C58" w:rsidRDefault="00790804" w:rsidP="00790804">
                        <w:pPr>
                          <w:spacing w:after="0"/>
                          <w:rPr>
                            <w:del w:id="2238" w:author="Benjamin Pannell" w:date="2014-10-20T18:50:00Z"/>
                            <w:rFonts w:ascii="Consolas" w:hAnsi="Consolas" w:cs="Consolas"/>
                            <w:color w:val="000000" w:themeColor="text1"/>
                            <w:sz w:val="20"/>
                          </w:rPr>
                        </w:pPr>
                        <w:del w:id="2239"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ctrl = 0x01;</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6533CF77" w14:textId="77777777" w:rsidR="00790804" w:rsidRPr="00E932EB" w:rsidDel="00863C58" w:rsidRDefault="00790804" w:rsidP="00790804">
                        <w:pPr>
                          <w:spacing w:after="0"/>
                          <w:rPr>
                            <w:del w:id="2240" w:author="Benjamin Pannell" w:date="2014-10-20T18:50:00Z"/>
                            <w:rFonts w:ascii="Consolas" w:hAnsi="Consolas" w:cs="Consolas"/>
                            <w:color w:val="000000" w:themeColor="text1"/>
                            <w:sz w:val="20"/>
                          </w:rPr>
                        </w:pPr>
                        <w:del w:id="2241" w:author="Benjamin Pannell" w:date="2014-10-20T18:50:00Z">
                          <w:r w:rsidRPr="00E932EB" w:rsidDel="00863C58">
                            <w:rPr>
                              <w:rFonts w:ascii="Consolas" w:hAnsi="Consolas" w:cs="Consolas"/>
                              <w:color w:val="000000" w:themeColor="text1"/>
                              <w:sz w:val="20"/>
                            </w:rPr>
                            <w:delText>}</w:delText>
                          </w:r>
                        </w:del>
                      </w:p>
                      <w:p w14:paraId="0FAAEFA3" w14:textId="77777777" w:rsidR="00790804" w:rsidRPr="00E932EB" w:rsidDel="00863C58" w:rsidRDefault="00790804" w:rsidP="00790804">
                        <w:pPr>
                          <w:spacing w:after="0"/>
                          <w:rPr>
                            <w:del w:id="2242" w:author="Benjamin Pannell" w:date="2014-10-20T18:50:00Z"/>
                            <w:rFonts w:ascii="Consolas" w:hAnsi="Consolas" w:cs="Consolas"/>
                            <w:color w:val="000000" w:themeColor="text1"/>
                            <w:sz w:val="20"/>
                          </w:rPr>
                        </w:pPr>
                        <w:del w:id="2243" w:author="Benjamin Pannell" w:date="2014-10-20T18:50:00Z">
                          <w:r w:rsidRPr="00E932EB" w:rsidDel="00863C58">
                            <w:rPr>
                              <w:rFonts w:ascii="Consolas" w:hAnsi="Consolas" w:cs="Consolas"/>
                              <w:color w:val="4472C4" w:themeColor="accent5"/>
                              <w:sz w:val="20"/>
                            </w:rPr>
                            <w:delText xml:space="preserve">interface </w:delText>
                          </w:r>
                          <w:r w:rsidRPr="00E932EB" w:rsidDel="00863C58">
                            <w:rPr>
                              <w:rFonts w:ascii="Consolas" w:hAnsi="Consolas" w:cs="Consolas"/>
                              <w:color w:val="000000" w:themeColor="text1"/>
                              <w:sz w:val="20"/>
                            </w:rPr>
                            <w:delText>KeyboardStandard {</w:delText>
                          </w:r>
                        </w:del>
                      </w:p>
                      <w:p w14:paraId="2BB7E6CE" w14:textId="77777777" w:rsidR="00790804" w:rsidRPr="00E932EB" w:rsidDel="00863C58" w:rsidRDefault="00790804" w:rsidP="00790804">
                        <w:pPr>
                          <w:spacing w:after="0"/>
                          <w:rPr>
                            <w:del w:id="2244" w:author="Benjamin Pannell" w:date="2014-10-20T18:50:00Z"/>
                            <w:rFonts w:ascii="Consolas" w:hAnsi="Consolas" w:cs="Consolas"/>
                            <w:color w:val="000000" w:themeColor="text1"/>
                            <w:sz w:val="20"/>
                          </w:rPr>
                        </w:pPr>
                        <w:del w:id="2245" w:author="Benjamin Pannell" w:date="2014-10-20T18:50:00Z">
                          <w:r w:rsidRPr="00E932EB" w:rsidDel="00863C58">
                            <w:rPr>
                              <w:rFonts w:ascii="Consolas" w:hAnsi="Consolas" w:cs="Consolas"/>
                              <w:color w:val="000000" w:themeColor="text1"/>
                              <w:sz w:val="20"/>
                            </w:rPr>
                            <w:tab/>
                          </w:r>
                          <w:r w:rsidRPr="00E932EB" w:rsidDel="00863C58">
                            <w:rPr>
                              <w:rFonts w:ascii="Consolas" w:hAnsi="Consolas" w:cs="Consolas"/>
                              <w:color w:val="4472C4" w:themeColor="accent5"/>
                              <w:sz w:val="20"/>
                            </w:rPr>
                            <w:delText xml:space="preserve">static byte </w:delText>
                          </w:r>
                          <w:r w:rsidRPr="00E932EB" w:rsidDel="00863C58">
                            <w:rPr>
                              <w:rFonts w:ascii="Consolas" w:hAnsi="Consolas" w:cs="Consolas"/>
                              <w:color w:val="000000" w:themeColor="text1"/>
                              <w:sz w:val="20"/>
                            </w:rPr>
                            <w:delText>a = 4;</w:delText>
                          </w:r>
                          <w:r w:rsidDel="00863C58">
                            <w:rPr>
                              <w:rFonts w:ascii="Consolas" w:hAnsi="Consolas" w:cs="Consolas"/>
                              <w:color w:val="000000" w:themeColor="text1"/>
                              <w:sz w:val="20"/>
                            </w:rPr>
                            <w:delText xml:space="preserve"> </w:delText>
                          </w:r>
                          <w:r w:rsidRPr="00E932EB" w:rsidDel="00863C58">
                            <w:rPr>
                              <w:rFonts w:ascii="Consolas" w:hAnsi="Consolas" w:cs="Consolas"/>
                              <w:color w:val="385623" w:themeColor="accent6" w:themeShade="80"/>
                              <w:sz w:val="20"/>
                            </w:rPr>
                            <w:delText>// And so on…</w:delText>
                          </w:r>
                        </w:del>
                      </w:p>
                      <w:p w14:paraId="77329B26" w14:textId="30241586" w:rsidR="00790804" w:rsidRDefault="00790804" w:rsidP="00790804">
                        <w:pPr>
                          <w:spacing w:after="0"/>
                          <w:rPr>
                            <w:ins w:id="2246" w:author="Benjamin Pannell" w:date="2014-10-20T18:59:00Z"/>
                            <w:rFonts w:ascii="Consolas" w:hAnsi="Consolas" w:cs="Consolas"/>
                            <w:color w:val="000000" w:themeColor="text1"/>
                            <w:sz w:val="20"/>
                          </w:rPr>
                          <w:pPrChange w:id="2247" w:author="Benjamin Pannell" w:date="2014-10-22T19:31:00Z">
                            <w:pPr>
                              <w:spacing w:after="0"/>
                            </w:pPr>
                          </w:pPrChange>
                        </w:pPr>
                        <w:del w:id="2248" w:author="Benjamin Pannell" w:date="2014-10-20T18:50:00Z">
                          <w:r w:rsidRPr="00E932EB" w:rsidDel="00863C58">
                            <w:rPr>
                              <w:rFonts w:ascii="Consolas" w:hAnsi="Consolas" w:cs="Consolas"/>
                              <w:color w:val="000000" w:themeColor="text1"/>
                              <w:sz w:val="20"/>
                            </w:rPr>
                            <w:delText>}</w:delText>
                          </w:r>
                        </w:del>
                      </w:p>
                      <w:p w14:paraId="7969C61F" w14:textId="6097A95F" w:rsidR="00790804" w:rsidRDefault="00790804" w:rsidP="00790804">
                        <w:pPr>
                          <w:spacing w:after="0"/>
                          <w:rPr>
                            <w:ins w:id="2249" w:author="Benjamin Pannell" w:date="2014-10-22T19:31:00Z"/>
                            <w:rFonts w:ascii="Consolas" w:hAnsi="Consolas" w:cs="Consolas"/>
                            <w:color w:val="000000" w:themeColor="text1"/>
                            <w:sz w:val="20"/>
                          </w:rPr>
                          <w:pPrChange w:id="2250" w:author="Benjamin Pannell" w:date="2014-10-22T19:31:00Z">
                            <w:pPr>
                              <w:spacing w:after="0"/>
                            </w:pPr>
                          </w:pPrChange>
                        </w:pPr>
                        <w:ins w:id="2251" w:author="Benjamin Pannell" w:date="2014-10-20T18:59:00Z">
                          <w:r>
                            <w:rPr>
                              <w:rFonts w:ascii="Consolas" w:hAnsi="Consolas" w:cs="Consolas"/>
                              <w:color w:val="000000" w:themeColor="text1"/>
                              <w:sz w:val="20"/>
                            </w:rPr>
                            <w:tab/>
                          </w:r>
                        </w:ins>
                        <w:ins w:id="2252" w:author="Benjamin Pannell" w:date="2014-10-22T19:31:00Z">
                          <w:r>
                            <w:rPr>
                              <w:rFonts w:ascii="Consolas" w:hAnsi="Consolas" w:cs="Consolas"/>
                              <w:color w:val="000000" w:themeColor="text1"/>
                              <w:sz w:val="20"/>
                            </w:rPr>
                            <w:t>Accepts text in the form of command line arguments, or STDIN if no</w:t>
                          </w:r>
                        </w:ins>
                      </w:p>
                      <w:p w14:paraId="44E0011E" w14:textId="7734CF86" w:rsidR="00790804" w:rsidRDefault="00790804" w:rsidP="00790804">
                        <w:pPr>
                          <w:spacing w:after="0"/>
                          <w:rPr>
                            <w:ins w:id="2253" w:author="Benjamin Pannell" w:date="2014-10-20T18:59:00Z"/>
                            <w:rFonts w:ascii="Consolas" w:hAnsi="Consolas" w:cs="Consolas"/>
                            <w:color w:val="000000" w:themeColor="text1"/>
                            <w:sz w:val="20"/>
                          </w:rPr>
                          <w:pPrChange w:id="2254" w:author="Benjamin Pannell" w:date="2014-10-22T19:31:00Z">
                            <w:pPr>
                              <w:spacing w:after="0"/>
                            </w:pPr>
                          </w:pPrChange>
                        </w:pPr>
                        <w:ins w:id="2255" w:author="Benjamin Pannell" w:date="2014-10-22T19:31:00Z">
                          <w:r>
                            <w:rPr>
                              <w:rFonts w:ascii="Consolas" w:hAnsi="Consolas" w:cs="Consolas"/>
                              <w:color w:val="000000" w:themeColor="text1"/>
                              <w:sz w:val="20"/>
                            </w:rPr>
                            <w:tab/>
                          </w:r>
                          <w:proofErr w:type="gramStart"/>
                          <w:r>
                            <w:rPr>
                              <w:rFonts w:ascii="Consolas" w:hAnsi="Consolas" w:cs="Consolas"/>
                              <w:color w:val="000000" w:themeColor="text1"/>
                              <w:sz w:val="20"/>
                            </w:rPr>
                            <w:t>command</w:t>
                          </w:r>
                          <w:proofErr w:type="gramEnd"/>
                          <w:r>
                            <w:rPr>
                              <w:rFonts w:ascii="Consolas" w:hAnsi="Consolas" w:cs="Consolas"/>
                              <w:color w:val="000000" w:themeColor="text1"/>
                              <w:sz w:val="20"/>
                            </w:rPr>
                            <w:t xml:space="preserve"> </w:t>
                          </w:r>
                        </w:ins>
                        <w:ins w:id="2256" w:author="Benjamin Pannell" w:date="2014-10-22T19:32:00Z">
                          <w:r>
                            <w:rPr>
                              <w:rFonts w:ascii="Consolas" w:hAnsi="Consolas" w:cs="Consolas"/>
                              <w:color w:val="000000" w:themeColor="text1"/>
                              <w:sz w:val="20"/>
                            </w:rPr>
                            <w:t>line arguments are provided.</w:t>
                          </w:r>
                        </w:ins>
                      </w:p>
                      <w:p w14:paraId="69E28886" w14:textId="77777777" w:rsidR="00790804" w:rsidRDefault="00790804" w:rsidP="00790804">
                        <w:pPr>
                          <w:spacing w:after="0"/>
                          <w:rPr>
                            <w:ins w:id="2257" w:author="Benjamin Pannell" w:date="2014-10-20T18:59:00Z"/>
                            <w:rFonts w:ascii="Consolas" w:hAnsi="Consolas" w:cs="Consolas"/>
                            <w:color w:val="000000" w:themeColor="text1"/>
                            <w:sz w:val="20"/>
                          </w:rPr>
                        </w:pPr>
                      </w:p>
                      <w:p w14:paraId="329C60DC" w14:textId="77777777" w:rsidR="00790804" w:rsidRPr="00F5750A" w:rsidRDefault="00790804" w:rsidP="00790804">
                        <w:pPr>
                          <w:spacing w:after="0"/>
                          <w:rPr>
                            <w:ins w:id="2258" w:author="Benjamin Pannell" w:date="2014-10-20T19:00:00Z"/>
                            <w:rFonts w:ascii="Consolas" w:hAnsi="Consolas" w:cs="Consolas"/>
                            <w:b/>
                            <w:color w:val="000000" w:themeColor="text1"/>
                            <w:sz w:val="20"/>
                            <w:rPrChange w:id="2259" w:author="Benjamin Pannell" w:date="2014-10-20T19:08:00Z">
                              <w:rPr>
                                <w:ins w:id="2260" w:author="Benjamin Pannell" w:date="2014-10-20T19:00:00Z"/>
                                <w:rFonts w:ascii="Consolas" w:hAnsi="Consolas" w:cs="Consolas"/>
                                <w:color w:val="000000" w:themeColor="text1"/>
                                <w:sz w:val="20"/>
                              </w:rPr>
                            </w:rPrChange>
                          </w:rPr>
                        </w:pPr>
                        <w:ins w:id="2261" w:author="Benjamin Pannell" w:date="2014-10-20T18:59:00Z">
                          <w:r>
                            <w:rPr>
                              <w:rFonts w:ascii="Consolas" w:hAnsi="Consolas" w:cs="Consolas"/>
                              <w:color w:val="000000" w:themeColor="text1"/>
                              <w:sz w:val="20"/>
                            </w:rPr>
                            <w:tab/>
                          </w:r>
                          <w:r w:rsidRPr="00F5750A">
                            <w:rPr>
                              <w:rFonts w:ascii="Consolas" w:hAnsi="Consolas" w:cs="Consolas"/>
                              <w:b/>
                              <w:color w:val="000000" w:themeColor="text1"/>
                              <w:sz w:val="20"/>
                              <w:rPrChange w:id="2262" w:author="Benjamin Pannell" w:date="2014-10-20T19:08:00Z">
                                <w:rPr>
                                  <w:rFonts w:ascii="Consolas" w:hAnsi="Consolas" w:cs="Consolas"/>
                                  <w:color w:val="000000" w:themeColor="text1"/>
                                  <w:sz w:val="20"/>
                                </w:rPr>
                              </w:rPrChange>
                            </w:rPr>
                            <w:t>EXAMPLES:</w:t>
                          </w:r>
                        </w:ins>
                        <w:ins w:id="2263" w:author="Benjamin Pannell" w:date="2014-10-20T19:00:00Z">
                          <w:r w:rsidRPr="00F5750A">
                            <w:rPr>
                              <w:rFonts w:ascii="Consolas" w:hAnsi="Consolas" w:cs="Consolas"/>
                              <w:b/>
                              <w:color w:val="000000" w:themeColor="text1"/>
                              <w:sz w:val="20"/>
                              <w:rPrChange w:id="2264" w:author="Benjamin Pannell" w:date="2014-10-20T19:08:00Z">
                                <w:rPr>
                                  <w:rFonts w:ascii="Consolas" w:hAnsi="Consolas" w:cs="Consolas"/>
                                  <w:color w:val="000000" w:themeColor="text1"/>
                                  <w:sz w:val="20"/>
                                </w:rPr>
                              </w:rPrChange>
                            </w:rPr>
                            <w:t xml:space="preserve"> </w:t>
                          </w:r>
                        </w:ins>
                      </w:p>
                      <w:p w14:paraId="769A8D33" w14:textId="288CD138" w:rsidR="00790804" w:rsidRDefault="00790804" w:rsidP="00790804">
                        <w:pPr>
                          <w:spacing w:after="0"/>
                          <w:rPr>
                            <w:ins w:id="2265" w:author="Benjamin Pannell" w:date="2014-10-22T19:32:00Z"/>
                            <w:rFonts w:ascii="Consolas" w:hAnsi="Consolas" w:cs="Consolas"/>
                            <w:color w:val="000000" w:themeColor="text1"/>
                            <w:sz w:val="20"/>
                          </w:rPr>
                          <w:pPrChange w:id="2266" w:author="Benjamin Pannell" w:date="2014-10-22T19:32:00Z">
                            <w:pPr>
                              <w:spacing w:after="0"/>
                            </w:pPr>
                          </w:pPrChange>
                        </w:pPr>
                        <w:ins w:id="2267" w:author="Benjamin Pannell" w:date="2014-10-20T19:00:00Z">
                          <w:r>
                            <w:rPr>
                              <w:rFonts w:ascii="Consolas" w:hAnsi="Consolas" w:cs="Consolas"/>
                              <w:color w:val="000000" w:themeColor="text1"/>
                              <w:sz w:val="20"/>
                            </w:rPr>
                            <w:tab/>
                          </w:r>
                        </w:ins>
                        <w:proofErr w:type="spellStart"/>
                        <w:proofErr w:type="gramStart"/>
                        <w:ins w:id="2268" w:author="Benjamin Pannell" w:date="2014-10-22T19:32:00Z">
                          <w:r>
                            <w:rPr>
                              <w:rFonts w:ascii="Consolas" w:hAnsi="Consolas" w:cs="Consolas"/>
                              <w:color w:val="000000" w:themeColor="text1"/>
                              <w:sz w:val="20"/>
                            </w:rPr>
                            <w:t>isowrite</w:t>
                          </w:r>
                          <w:proofErr w:type="spellEnd"/>
                          <w:proofErr w:type="gramEnd"/>
                          <w:r>
                            <w:rPr>
                              <w:rFonts w:ascii="Consolas" w:hAnsi="Consolas" w:cs="Consolas"/>
                              <w:color w:val="000000" w:themeColor="text1"/>
                              <w:sz w:val="20"/>
                            </w:rPr>
                            <w:t xml:space="preserve"> Hello World</w:t>
                          </w:r>
                        </w:ins>
                      </w:p>
                      <w:p w14:paraId="39846E6B" w14:textId="533E9206" w:rsidR="00790804" w:rsidRDefault="00790804" w:rsidP="00790804">
                        <w:pPr>
                          <w:spacing w:after="0"/>
                          <w:rPr>
                            <w:ins w:id="2269" w:author="Benjamin Pannell" w:date="2014-10-22T19:32:00Z"/>
                            <w:rFonts w:ascii="Consolas" w:hAnsi="Consolas" w:cs="Consolas"/>
                            <w:color w:val="000000" w:themeColor="text1"/>
                            <w:sz w:val="20"/>
                          </w:rPr>
                          <w:pPrChange w:id="2270" w:author="Benjamin Pannell" w:date="2014-10-22T19:32:00Z">
                            <w:pPr>
                              <w:spacing w:after="0"/>
                            </w:pPr>
                          </w:pPrChange>
                        </w:pPr>
                        <w:ins w:id="2271" w:author="Benjamin Pannell" w:date="2014-10-22T19:32:00Z">
                          <w:r>
                            <w:rPr>
                              <w:rFonts w:ascii="Consolas" w:hAnsi="Consolas" w:cs="Consolas"/>
                              <w:color w:val="000000" w:themeColor="text1"/>
                              <w:sz w:val="20"/>
                            </w:rPr>
                            <w:tab/>
                          </w:r>
                          <w:proofErr w:type="spellStart"/>
                          <w:proofErr w:type="gramStart"/>
                          <w:r>
                            <w:rPr>
                              <w:rFonts w:ascii="Consolas" w:hAnsi="Consolas" w:cs="Consolas"/>
                              <w:color w:val="000000" w:themeColor="text1"/>
                              <w:sz w:val="20"/>
                            </w:rPr>
                            <w:t>isowrite</w:t>
                          </w:r>
                          <w:proofErr w:type="spellEnd"/>
                          <w:proofErr w:type="gramEnd"/>
                          <w:r>
                            <w:rPr>
                              <w:rFonts w:ascii="Consolas" w:hAnsi="Consolas" w:cs="Consolas"/>
                              <w:color w:val="000000" w:themeColor="text1"/>
                              <w:sz w:val="20"/>
                            </w:rPr>
                            <w:t xml:space="preserve"> “Hello World”</w:t>
                          </w:r>
                        </w:ins>
                      </w:p>
                      <w:p w14:paraId="2274DB1B" w14:textId="75D1F674" w:rsidR="00790804" w:rsidRPr="00E932EB" w:rsidRDefault="00790804" w:rsidP="00790804">
                        <w:pPr>
                          <w:spacing w:after="0"/>
                          <w:rPr>
                            <w:rFonts w:ascii="Consolas" w:hAnsi="Consolas" w:cs="Consolas"/>
                            <w:color w:val="000000" w:themeColor="text1"/>
                            <w:sz w:val="20"/>
                          </w:rPr>
                          <w:pPrChange w:id="2272" w:author="Benjamin Pannell" w:date="2014-10-22T19:32:00Z">
                            <w:pPr>
                              <w:spacing w:after="0"/>
                            </w:pPr>
                          </w:pPrChange>
                        </w:pPr>
                        <w:ins w:id="2273" w:author="Benjamin Pannell" w:date="2014-10-22T19:32:00Z">
                          <w:r>
                            <w:rPr>
                              <w:rFonts w:ascii="Consolas" w:hAnsi="Consolas" w:cs="Consolas"/>
                              <w:color w:val="000000" w:themeColor="text1"/>
                              <w:sz w:val="20"/>
                            </w:rPr>
                            <w:tab/>
                          </w:r>
                          <w:proofErr w:type="gramStart"/>
                          <w:r>
                            <w:rPr>
                              <w:rFonts w:ascii="Consolas" w:hAnsi="Consolas" w:cs="Consolas"/>
                              <w:color w:val="000000" w:themeColor="text1"/>
                              <w:sz w:val="20"/>
                            </w:rPr>
                            <w:t>echo</w:t>
                          </w:r>
                          <w:proofErr w:type="gramEnd"/>
                          <w:r>
                            <w:rPr>
                              <w:rFonts w:ascii="Consolas" w:hAnsi="Consolas" w:cs="Consolas"/>
                              <w:color w:val="000000" w:themeColor="text1"/>
                              <w:sz w:val="20"/>
                            </w:rPr>
                            <w:t xml:space="preserve"> “Hello World” | </w:t>
                          </w:r>
                          <w:proofErr w:type="spellStart"/>
                          <w:r>
                            <w:rPr>
                              <w:rFonts w:ascii="Consolas" w:hAnsi="Consolas" w:cs="Consolas"/>
                              <w:color w:val="000000" w:themeColor="text1"/>
                              <w:sz w:val="20"/>
                            </w:rPr>
                            <w:t>isowrite</w:t>
                          </w:r>
                        </w:ins>
                        <w:proofErr w:type="spellEnd"/>
                      </w:p>
                    </w:txbxContent>
                  </v:textbox>
                  <w10:anchorlock/>
                </v:shape>
              </w:pict>
            </mc:Fallback>
          </mc:AlternateContent>
        </w:r>
      </w:ins>
    </w:p>
    <w:p w14:paraId="62BBB1C2" w14:textId="16F2BE70" w:rsidR="003F7B09" w:rsidRPr="00790804" w:rsidRDefault="00790804" w:rsidP="00790804">
      <w:pPr>
        <w:pStyle w:val="Caption"/>
        <w:rPr>
          <w:rPrChange w:id="2274" w:author="Benjamin Pannell" w:date="2014-10-22T19:32:00Z">
            <w:rPr>
              <w:rFonts w:asciiTheme="majorHAnsi" w:eastAsiaTheme="majorEastAsia" w:hAnsiTheme="majorHAnsi" w:cstheme="majorBidi"/>
              <w:color w:val="2E74B5" w:themeColor="accent1" w:themeShade="BF"/>
              <w:sz w:val="32"/>
              <w:szCs w:val="32"/>
            </w:rPr>
          </w:rPrChange>
        </w:rPr>
        <w:pPrChange w:id="2275" w:author="Benjamin Pannell" w:date="2014-10-22T19:32:00Z">
          <w:pPr/>
        </w:pPrChange>
      </w:pPr>
      <w:bookmarkStart w:id="2276" w:name="_Toc401770983"/>
      <w:ins w:id="2277" w:author="Benjamin Pannell" w:date="2014-10-22T19:32:00Z">
        <w:r>
          <w:t xml:space="preserve">Figure </w:t>
        </w:r>
        <w:r>
          <w:fldChar w:fldCharType="begin"/>
        </w:r>
        <w:r>
          <w:instrText xml:space="preserve"> SEQ Figure \* ARABIC </w:instrText>
        </w:r>
      </w:ins>
      <w:r>
        <w:fldChar w:fldCharType="separate"/>
      </w:r>
      <w:ins w:id="2278" w:author="Benjamin Pannell" w:date="2014-10-22T19:32:00Z">
        <w:r>
          <w:rPr>
            <w:noProof/>
          </w:rPr>
          <w:t>20</w:t>
        </w:r>
        <w:r>
          <w:fldChar w:fldCharType="end"/>
        </w:r>
        <w:r>
          <w:t xml:space="preserve"> Isotope Text Transcription Command Line API</w:t>
        </w:r>
      </w:ins>
      <w:bookmarkEnd w:id="2276"/>
      <w:r w:rsidR="003F7B09">
        <w:br w:type="page"/>
      </w:r>
    </w:p>
    <w:p w14:paraId="46A59E03" w14:textId="0A57CAFA" w:rsidR="001B1A7C" w:rsidRDefault="001B1A7C">
      <w:pPr>
        <w:pStyle w:val="Heading2"/>
        <w:rPr>
          <w:ins w:id="2279" w:author="Benjamin Pannell" w:date="2014-10-22T16:37:00Z"/>
        </w:rPr>
        <w:pPrChange w:id="2280" w:author="Benjamin Pannell" w:date="2014-10-22T16:37:00Z">
          <w:pPr>
            <w:pStyle w:val="Heading1"/>
          </w:pPr>
        </w:pPrChange>
      </w:pPr>
      <w:bookmarkStart w:id="2281" w:name="_Ref401170233"/>
      <w:bookmarkStart w:id="2282" w:name="_Ref401170411"/>
      <w:bookmarkStart w:id="2283" w:name="_Ref401578124"/>
      <w:ins w:id="2284" w:author="Benjamin Pannell" w:date="2014-10-22T16:37:00Z">
        <w:r>
          <w:lastRenderedPageBreak/>
          <w:t>Performance Considerations</w:t>
        </w:r>
      </w:ins>
    </w:p>
    <w:p w14:paraId="4566A493" w14:textId="77777777" w:rsidR="001B1A7C" w:rsidRDefault="001B1A7C" w:rsidP="001B1A7C">
      <w:pPr>
        <w:rPr>
          <w:ins w:id="2285" w:author="Benjamin Pannell" w:date="2014-10-22T16:42:00Z"/>
        </w:rPr>
      </w:pPr>
      <w:ins w:id="2286" w:author="Benjamin Pannell" w:date="2014-10-22T16:42:00Z">
        <w:r>
          <w:t>Performance of the Emulation Slave Device is dictated by three primary factors: the UART’s bandwidth, the USB HID specification and the performance of the ATmega32u4 used for emulation tasks.</w:t>
        </w:r>
      </w:ins>
    </w:p>
    <w:p w14:paraId="0DC464A6" w14:textId="20BEEF83" w:rsidR="001B1A7C" w:rsidRDefault="001B1A7C">
      <w:pPr>
        <w:rPr>
          <w:ins w:id="2287" w:author="Benjamin Pannell" w:date="2014-10-22T16:42:00Z"/>
        </w:rPr>
      </w:pPr>
      <w:ins w:id="2288" w:author="Benjamin Pannell" w:date="2014-10-22T16:42:00Z">
        <w:r>
          <w:t xml:space="preserve">Of these three factors, the USB HID specification is the most restrictive in terms of performance due to the polling nature of the protocol. The limit affects communication between the Emulation Slave Device and Master Device as defined in </w:t>
        </w:r>
        <w:r>
          <w:fldChar w:fldCharType="begin"/>
        </w:r>
        <w:r>
          <w:instrText xml:space="preserve"> REF _Ref400536471 \h </w:instrText>
        </w:r>
      </w:ins>
      <w:ins w:id="2289" w:author="Benjamin Pannell" w:date="2014-10-22T16:42:00Z">
        <w:r>
          <w:fldChar w:fldCharType="separate"/>
        </w:r>
      </w:ins>
      <w:ins w:id="2290" w:author="Benjamin Pannell" w:date="2014-10-22T19:04:00Z">
        <w:r w:rsidR="00C34BF9">
          <w:t xml:space="preserve">Figure </w:t>
        </w:r>
        <w:r w:rsidR="00C34BF9">
          <w:rPr>
            <w:noProof/>
          </w:rPr>
          <w:t>9</w:t>
        </w:r>
      </w:ins>
      <w:ins w:id="2291" w:author="Benjamin Pannell" w:date="2014-10-22T16:42:00Z">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ins>
      <w:ins w:id="2292" w:author="Benjamin Pannell" w:date="2014-10-22T19:04:00Z">
        <w:r w:rsidR="00C34BF9">
          <w:fldChar w:fldCharType="begin"/>
        </w:r>
        <w:r w:rsidR="00C34BF9">
          <w:instrText xml:space="preserve"> REF _Ref401768052 \h </w:instrText>
        </w:r>
      </w:ins>
      <w:r w:rsidR="00C34BF9">
        <w:fldChar w:fldCharType="separate"/>
      </w:r>
      <w:ins w:id="2293" w:author="Benjamin Pannell" w:date="2014-10-22T19:04:00Z">
        <w:r w:rsidR="00C34BF9">
          <w:t>Effects of Exceeding USB HID Rate Limitations</w:t>
        </w:r>
        <w:r w:rsidR="00C34BF9">
          <w:fldChar w:fldCharType="end"/>
        </w:r>
      </w:ins>
      <w:ins w:id="2294" w:author="Benjamin Pannell" w:date="2014-10-22T16:42:00Z">
        <w:r>
          <w:t>”.</w:t>
        </w:r>
      </w:ins>
    </w:p>
    <w:p w14:paraId="4255E9CE" w14:textId="77777777" w:rsidR="001B1A7C" w:rsidRDefault="001B1A7C" w:rsidP="001B1A7C">
      <w:pPr>
        <w:rPr>
          <w:ins w:id="2295" w:author="Benjamin Pannell" w:date="2014-10-22T16:42:00Z"/>
        </w:rPr>
      </w:pPr>
      <w:ins w:id="2296" w:author="Benjamin Pannell" w:date="2014-10-22T16:42:00Z">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ins>
      <w:ins w:id="2297" w:author="Benjamin Pannell" w:date="2014-10-22T16:42:00Z">
        <w:r>
          <w:fldChar w:fldCharType="separate"/>
        </w:r>
      </w:ins>
      <w:ins w:id="2298" w:author="Benjamin Pannell" w:date="2014-10-22T19:04:00Z">
        <w:r w:rsidR="00C34BF9">
          <w:t xml:space="preserve">Figure </w:t>
        </w:r>
        <w:r w:rsidR="00C34BF9">
          <w:rPr>
            <w:noProof/>
          </w:rPr>
          <w:t>9</w:t>
        </w:r>
      </w:ins>
      <w:ins w:id="2299" w:author="Benjamin Pannell" w:date="2014-10-22T16:42:00Z">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ins>
    </w:p>
    <w:p w14:paraId="38A185F3" w14:textId="77777777" w:rsidR="001B1A7C" w:rsidRDefault="001B1A7C" w:rsidP="001B1A7C">
      <w:pPr>
        <w:rPr>
          <w:ins w:id="2300" w:author="Benjamin Pannell" w:date="2014-10-22T16:42:00Z"/>
          <w:rFonts w:eastAsiaTheme="minorEastAsia"/>
        </w:rPr>
      </w:pPr>
      <w:ins w:id="2301" w:author="Benjamin Pannell" w:date="2014-10-22T16:42:00Z">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ins>
    </w:p>
    <w:p w14:paraId="135CB2C3" w14:textId="77777777" w:rsidR="00BF328D" w:rsidRDefault="00BF328D">
      <w:pPr>
        <w:pStyle w:val="Heading3"/>
        <w:rPr>
          <w:ins w:id="2302" w:author="Benjamin Pannell" w:date="2014-10-22T16:48:00Z"/>
        </w:rPr>
        <w:pPrChange w:id="2303" w:author="Benjamin Pannell" w:date="2014-10-22T16:48:00Z">
          <w:pPr/>
        </w:pPrChange>
      </w:pPr>
      <w:ins w:id="2304" w:author="Benjamin Pannell" w:date="2014-10-22T16:48:00Z">
        <w:r>
          <w:t>Target Device Performance</w:t>
        </w:r>
      </w:ins>
    </w:p>
    <w:p w14:paraId="745CF070" w14:textId="64F05CC2" w:rsidR="00BF328D" w:rsidRDefault="00BF328D">
      <w:pPr>
        <w:rPr>
          <w:ins w:id="2305" w:author="Benjamin Pannell" w:date="2014-10-22T16:47:00Z"/>
        </w:rPr>
      </w:pPr>
      <w:ins w:id="2306" w:author="Benjamin Pannell" w:date="2014-10-22T16:48:00Z">
        <w:r>
          <w:t xml:space="preserve">The performance of the Target Device also imposes restrictions on the </w:t>
        </w:r>
      </w:ins>
      <w:ins w:id="2307" w:author="Benjamin Pannell" w:date="2014-10-22T16:49:00Z">
        <w:r>
          <w:t>maximum usable emulation command rate. This come</w:t>
        </w:r>
      </w:ins>
      <w:ins w:id="2308" w:author="Benjamin Pannell" w:date="2014-10-22T16:52:00Z">
        <w:r>
          <w:t xml:space="preserve">s about as an effect of </w:t>
        </w:r>
      </w:ins>
      <w:ins w:id="2309" w:author="Benjamin Pannell" w:date="2014-10-22T16:53:00Z">
        <w:r>
          <w:t xml:space="preserve">assumptions </w:t>
        </w:r>
      </w:ins>
      <w:ins w:id="2310" w:author="Benjamin Pannell" w:date="2014-10-22T16:52:00Z">
        <w:r>
          <w:t xml:space="preserve">taken when developing </w:t>
        </w:r>
      </w:ins>
      <w:ins w:id="2311" w:author="Benjamin Pannell" w:date="2014-10-22T16:53:00Z">
        <w:r>
          <w:t>applications which expect human input, specifically the rate at which a human is capable of providing input. By providing input at rates which drastically exceed this it is possible to cause applications to freeze or even crash</w:t>
        </w:r>
      </w:ins>
      <w:ins w:id="2312" w:author="Benjamin Pannell" w:date="2014-10-22T16:54:00Z">
        <w:r>
          <w:t>.</w:t>
        </w:r>
      </w:ins>
      <w:ins w:id="2313" w:author="Benjamin Pannell" w:date="2014-10-22T16:47:00Z">
        <w:r>
          <w:br w:type="page"/>
        </w:r>
      </w:ins>
    </w:p>
    <w:p w14:paraId="23FA006B" w14:textId="16E1ED65" w:rsidR="001B1A7C" w:rsidRDefault="001B1A7C">
      <w:pPr>
        <w:pStyle w:val="Heading3"/>
        <w:rPr>
          <w:ins w:id="2314" w:author="Benjamin Pannell" w:date="2014-10-22T16:42:00Z"/>
        </w:rPr>
        <w:pPrChange w:id="2315" w:author="Benjamin Pannell" w:date="2014-10-22T16:42:00Z">
          <w:pPr/>
        </w:pPrChange>
      </w:pPr>
      <w:ins w:id="2316" w:author="Benjamin Pannell" w:date="2014-10-22T16:47:00Z">
        <w:r>
          <w:lastRenderedPageBreak/>
          <w:t>Rate Limiters</w:t>
        </w:r>
      </w:ins>
    </w:p>
    <w:p w14:paraId="49096F9D" w14:textId="77777777" w:rsidR="001B1A7C" w:rsidRDefault="001B1A7C">
      <w:pPr>
        <w:rPr>
          <w:ins w:id="2317" w:author="Benjamin Pannell" w:date="2014-10-22T16:46:00Z"/>
        </w:rPr>
      </w:pPr>
      <w:ins w:id="2318" w:author="Benjamin Pannell" w:date="2014-10-22T16:43:00Z">
        <w:r>
          <w:t>Due to the USB HID rate limitation of 1000Hz it is necessary to enforce a command rate limit which is responsible for restricting the rate at which commands are dispatched to the Emulation Sla</w:t>
        </w:r>
      </w:ins>
      <w:ins w:id="2319" w:author="Benjamin Pannell" w:date="2014-10-22T16:44:00Z">
        <w:r>
          <w:t xml:space="preserve">ve Device. Rate limiting </w:t>
        </w:r>
      </w:ins>
      <w:ins w:id="2320" w:author="Benjamin Pannell" w:date="2014-10-22T16:45:00Z">
        <w:r>
          <w:t xml:space="preserve">is ideally achieved by restricting the rate at which the Master Device dispatches emulation commands, and </w:t>
        </w:r>
      </w:ins>
      <w:ins w:id="2321" w:author="Benjamin Pannell" w:date="2014-10-22T16:46:00Z">
        <w:r>
          <w:t>can be implemented using two separate methods.</w:t>
        </w:r>
      </w:ins>
    </w:p>
    <w:p w14:paraId="4945B6F9" w14:textId="77777777" w:rsidR="00BF328D" w:rsidRDefault="00BF328D">
      <w:pPr>
        <w:pStyle w:val="Heading4"/>
        <w:rPr>
          <w:ins w:id="2322" w:author="Benjamin Pannell" w:date="2014-10-22T16:47:00Z"/>
        </w:rPr>
        <w:pPrChange w:id="2323" w:author="Benjamin Pannell" w:date="2014-10-22T16:47:00Z">
          <w:pPr/>
        </w:pPrChange>
      </w:pPr>
      <w:ins w:id="2324" w:author="Benjamin Pannell" w:date="2014-10-22T16:47:00Z">
        <w:r>
          <w:t>Serial Baud Rate</w:t>
        </w:r>
      </w:ins>
    </w:p>
    <w:p w14:paraId="37CF9B79" w14:textId="77777777" w:rsidR="00BF328D" w:rsidRDefault="00BF328D" w:rsidP="00BF328D">
      <w:pPr>
        <w:jc w:val="center"/>
        <w:rPr>
          <w:ins w:id="2325" w:author="Benjamin Pannell" w:date="2014-10-22T16:47:00Z"/>
        </w:rPr>
      </w:pPr>
      <w:ins w:id="2326" w:author="Benjamin Pannell" w:date="2014-10-22T16:47:00Z">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ins>
    </w:p>
    <w:p w14:paraId="328C3704" w14:textId="73446D39" w:rsidR="00BF328D" w:rsidRDefault="00B30202">
      <w:pPr>
        <w:pStyle w:val="Caption"/>
        <w:rPr>
          <w:ins w:id="2327" w:author="Benjamin Pannell" w:date="2014-10-22T16:47:00Z"/>
        </w:rPr>
      </w:pPr>
      <w:bookmarkStart w:id="2328" w:name="_Toc401770984"/>
      <w:ins w:id="2329" w:author="Benjamin Pannell" w:date="2014-10-22T17:09:00Z">
        <w:r>
          <w:t xml:space="preserve">Figure </w:t>
        </w:r>
      </w:ins>
      <w:ins w:id="2330" w:author="Benjamin Pannell" w:date="2014-10-22T19:22:00Z">
        <w:r w:rsidR="00C66450">
          <w:fldChar w:fldCharType="begin"/>
        </w:r>
        <w:r w:rsidR="00C66450">
          <w:instrText xml:space="preserve"> SEQ Figure \* ARABIC </w:instrText>
        </w:r>
      </w:ins>
      <w:r w:rsidR="00C66450">
        <w:fldChar w:fldCharType="separate"/>
      </w:r>
      <w:ins w:id="2331" w:author="Benjamin Pannell" w:date="2014-10-22T19:22:00Z">
        <w:r w:rsidR="00C66450">
          <w:rPr>
            <w:noProof/>
          </w:rPr>
          <w:t>20</w:t>
        </w:r>
        <w:r w:rsidR="00C66450">
          <w:fldChar w:fldCharType="end"/>
        </w:r>
      </w:ins>
      <w:ins w:id="2332" w:author="Benjamin Pannell" w:date="2014-10-22T17:09:00Z">
        <w:r>
          <w:t xml:space="preserve"> UART Byte Transmission Levels. Image courtesy of embedded </w:t>
        </w:r>
      </w:ins>
      <w:customXmlInsRangeStart w:id="2333" w:author="Benjamin Pannell" w:date="2014-10-22T17:09:00Z"/>
      <w:sdt>
        <w:sdtPr>
          <w:id w:val="51202869"/>
          <w:citation/>
        </w:sdtPr>
        <w:sdtContent>
          <w:customXmlInsRangeEnd w:id="2333"/>
          <w:ins w:id="2334" w:author="Benjamin Pannell" w:date="2014-10-22T17:09:00Z">
            <w:r>
              <w:fldChar w:fldCharType="begin"/>
            </w:r>
            <w:r>
              <w:instrText xml:space="preserve"> CITATION Aar07 \l 7177 </w:instrText>
            </w:r>
            <w:r>
              <w:fldChar w:fldCharType="separate"/>
            </w:r>
          </w:ins>
          <w:ins w:id="2335" w:author="Benjamin Pannell" w:date="2014-10-22T19:04:00Z">
            <w:r w:rsidR="00C34BF9" w:rsidRPr="00C34BF9">
              <w:rPr>
                <w:noProof/>
                <w:rPrChange w:id="2336" w:author="Benjamin Pannell" w:date="2014-10-22T19:04:00Z">
                  <w:rPr>
                    <w:rFonts w:eastAsia="Times New Roman"/>
                  </w:rPr>
                </w:rPrChange>
              </w:rPr>
              <w:t>[22]</w:t>
            </w:r>
          </w:ins>
          <w:ins w:id="2337" w:author="Benjamin Pannell" w:date="2014-10-22T17:09:00Z">
            <w:r>
              <w:fldChar w:fldCharType="end"/>
            </w:r>
          </w:ins>
          <w:customXmlInsRangeStart w:id="2338" w:author="Benjamin Pannell" w:date="2014-10-22T17:09:00Z"/>
        </w:sdtContent>
      </w:sdt>
      <w:customXmlInsRangeEnd w:id="2338"/>
      <w:ins w:id="2339" w:author="Benjamin Pannell" w:date="2014-10-22T17:09:00Z">
        <w:r>
          <w:t>.</w:t>
        </w:r>
      </w:ins>
      <w:bookmarkEnd w:id="2328"/>
    </w:p>
    <w:p w14:paraId="482767EC" w14:textId="77777777" w:rsidR="00BF328D" w:rsidRDefault="00BF328D" w:rsidP="00BF328D">
      <w:pPr>
        <w:rPr>
          <w:ins w:id="2340" w:author="Benjamin Pannell" w:date="2014-10-22T16:47:00Z"/>
        </w:rPr>
      </w:pPr>
      <w:ins w:id="2341" w:author="Benjamin Pannell" w:date="2014-10-22T16:47:00Z">
        <w:r>
          <w:t xml:space="preserve">The UART protocol operates through the use of start, stop and checksum bits on each transmitted byte of data – as show in </w:t>
        </w:r>
        <w:r>
          <w:fldChar w:fldCharType="begin"/>
        </w:r>
        <w:r>
          <w:instrText xml:space="preserve"> REF _Ref401654439 \h </w:instrText>
        </w:r>
      </w:ins>
      <w:ins w:id="2342" w:author="Benjamin Pannell" w:date="2014-10-22T16:47:00Z">
        <w:r>
          <w:fldChar w:fldCharType="separate"/>
        </w:r>
        <w:r>
          <w:t xml:space="preserve">Figure </w:t>
        </w:r>
        <w:r>
          <w:rPr>
            <w:noProof/>
          </w:rPr>
          <w:t>24</w:t>
        </w:r>
        <w:r>
          <w:fldChar w:fldCharType="end"/>
        </w:r>
        <w:r>
          <w:t xml:space="preserve"> – resulting in an effective byte length of 11 bits. By considering this, in conjunction with the minimum relevant packet size for the protocol as defined in </w:t>
        </w:r>
        <w:r>
          <w:fldChar w:fldCharType="begin"/>
        </w:r>
        <w:r>
          <w:instrText xml:space="preserve"> REF _Ref401170233 \h </w:instrText>
        </w:r>
      </w:ins>
      <w:ins w:id="2343" w:author="Benjamin Pannell" w:date="2014-10-22T16:47:00Z">
        <w:r>
          <w:fldChar w:fldCharType="separate"/>
        </w:r>
        <w:r>
          <w:t>Communications Protocol</w:t>
        </w:r>
        <w:r>
          <w:fldChar w:fldCharType="end"/>
        </w:r>
        <w:r>
          <w:t>, it is possible to determine the ideal baud rate.</w:t>
        </w:r>
      </w:ins>
    </w:p>
    <w:p w14:paraId="2ACAAFEA" w14:textId="77777777" w:rsidR="00BF328D" w:rsidRPr="0094593D" w:rsidRDefault="00BF328D" w:rsidP="00BF328D">
      <w:pPr>
        <w:rPr>
          <w:ins w:id="2344" w:author="Benjamin Pannell" w:date="2014-10-22T16:47:00Z"/>
          <w:rFonts w:eastAsiaTheme="minorEastAsia"/>
        </w:rPr>
      </w:pPr>
      <m:oMathPara>
        <m:oMath>
          <m:r>
            <w:ins w:id="2345" w:author="Benjamin Pannell" w:date="2014-10-22T16:47:00Z">
              <w:rPr>
                <w:rFonts w:ascii="Cambria Math" w:hAnsi="Cambria Math"/>
              </w:rPr>
              <m:t>idealBaud=11×1000×packetSize</m:t>
            </w:ins>
          </m:r>
        </m:oMath>
      </m:oMathPara>
    </w:p>
    <w:p w14:paraId="3CCB5C0E" w14:textId="77777777" w:rsidR="00BF328D" w:rsidRDefault="00BF328D" w:rsidP="00BF328D">
      <w:pPr>
        <w:rPr>
          <w:ins w:id="2346" w:author="Benjamin Pannell" w:date="2014-10-22T16:47:00Z"/>
          <w:rFonts w:eastAsiaTheme="minorEastAsia"/>
        </w:rPr>
      </w:pPr>
      <w:ins w:id="2347" w:author="Benjamin Pannell" w:date="2014-10-22T16:47:00Z">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ins>
    </w:p>
    <w:p w14:paraId="40406CDA" w14:textId="500E45D1" w:rsidR="00BF328D" w:rsidRDefault="00BF328D">
      <w:pPr>
        <w:pStyle w:val="Heading4"/>
        <w:rPr>
          <w:ins w:id="2348" w:author="Benjamin Pannell" w:date="2014-10-22T16:55:00Z"/>
        </w:rPr>
        <w:pPrChange w:id="2349" w:author="Benjamin Pannell" w:date="2014-10-22T16:47:00Z">
          <w:pPr/>
        </w:pPrChange>
      </w:pPr>
      <w:ins w:id="2350" w:author="Benjamin Pannell" w:date="2014-10-22T16:55:00Z">
        <w:r>
          <w:t xml:space="preserve">Library </w:t>
        </w:r>
      </w:ins>
      <w:ins w:id="2351" w:author="Benjamin Pannell" w:date="2014-10-22T16:54:00Z">
        <w:r>
          <w:t>Integrated Rate Limiter</w:t>
        </w:r>
      </w:ins>
      <w:ins w:id="2352" w:author="Benjamin Pannell" w:date="2014-10-22T16:55:00Z">
        <w:r>
          <w:t>s</w:t>
        </w:r>
      </w:ins>
    </w:p>
    <w:p w14:paraId="43A86702" w14:textId="77777777" w:rsidR="00F37F20" w:rsidRDefault="00BF328D">
      <w:pPr>
        <w:rPr>
          <w:ins w:id="2353" w:author="Benjamin Pannell" w:date="2014-10-22T16:58:00Z"/>
        </w:rPr>
      </w:pPr>
      <w:ins w:id="2354" w:author="Benjamin Pannell" w:date="2014-10-22T16:55:00Z">
        <w:r>
          <w:t>By implementing a rate limiter as part of the Master Device’s software libraries it is possible to ex</w:t>
        </w:r>
      </w:ins>
      <w:ins w:id="2355" w:author="Benjamin Pannell" w:date="2014-10-22T16:56:00Z">
        <w:r>
          <w:t>ert considerably more control over the rate at which commands are transmitted to the Emulation Slave device.</w:t>
        </w:r>
      </w:ins>
      <w:ins w:id="2356" w:author="Benjamin Pannell" w:date="2014-10-22T16:57:00Z">
        <w:r>
          <w:t xml:space="preserve"> This makes it possible to configure the rate at which commands are transmitted at runtime, without requiring modifications to the Emulation Slave Device’s firmware</w:t>
        </w:r>
      </w:ins>
      <w:ins w:id="2357" w:author="Benjamin Pannell" w:date="2014-10-22T16:58:00Z">
        <w:r w:rsidR="00F37F20">
          <w:t>.</w:t>
        </w:r>
      </w:ins>
    </w:p>
    <w:p w14:paraId="16DAEAB5" w14:textId="77777777" w:rsidR="007A75D7" w:rsidRDefault="00F37F20">
      <w:pPr>
        <w:rPr>
          <w:ins w:id="2358" w:author="Benjamin Pannell" w:date="2014-10-22T17:00:00Z"/>
        </w:rPr>
      </w:pPr>
      <w:ins w:id="2359" w:author="Benjamin Pannell" w:date="2014-10-22T16:58:00Z">
        <w:r>
          <w:t>This project makes use of two primary rate limiter types – blocking and asynchronous – depending on the platform. The C library makes use of a blocking rate limiter which will prevent a</w:t>
        </w:r>
      </w:ins>
      <w:ins w:id="2360" w:author="Benjamin Pannell" w:date="2014-10-22T16:59:00Z">
        <w:r>
          <w:t xml:space="preserve"> transmission request from completing until a specific delay has been achieved. The Node.js library on the other hand, to support the </w:t>
        </w:r>
      </w:ins>
      <w:ins w:id="2361" w:author="Benjamin Pannell" w:date="2014-10-22T17:00:00Z">
        <w:r>
          <w:t xml:space="preserve">asynchronous nature of the Node.js </w:t>
        </w:r>
        <w:r>
          <w:lastRenderedPageBreak/>
          <w:t>runtime, makes use of a limiter which stores pending commands in memory and dispatches them at the configured rate.</w:t>
        </w:r>
      </w:ins>
    </w:p>
    <w:p w14:paraId="656CE855" w14:textId="77777777" w:rsidR="007A75D7" w:rsidRDefault="007A75D7">
      <w:pPr>
        <w:pStyle w:val="Heading3"/>
        <w:rPr>
          <w:ins w:id="2362" w:author="Benjamin Pannell" w:date="2014-10-22T17:01:00Z"/>
        </w:rPr>
        <w:pPrChange w:id="2363" w:author="Benjamin Pannell" w:date="2014-10-22T17:00:00Z">
          <w:pPr/>
        </w:pPrChange>
      </w:pPr>
      <w:ins w:id="2364" w:author="Benjamin Pannell" w:date="2014-10-22T17:00:00Z">
        <w:r>
          <w:t xml:space="preserve">Optimal </w:t>
        </w:r>
      </w:ins>
      <w:ins w:id="2365" w:author="Benjamin Pannell" w:date="2014-10-22T17:01:00Z">
        <w:r>
          <w:t>Command Execution Rate</w:t>
        </w:r>
      </w:ins>
    </w:p>
    <w:p w14:paraId="17AFED10" w14:textId="77777777" w:rsidR="0075175A" w:rsidRDefault="007A75D7">
      <w:pPr>
        <w:rPr>
          <w:ins w:id="2366" w:author="Benjamin Pannell" w:date="2014-10-22T17:04:00Z"/>
        </w:rPr>
      </w:pPr>
      <w:ins w:id="2367" w:author="Benjamin Pannell" w:date="2014-10-22T17:01:00Z">
        <w:r>
          <w:t>After testing a number of rates, it has been concluded that a maximum command rate of 500Hz should be used for keyboard input</w:t>
        </w:r>
      </w:ins>
      <w:ins w:id="2368" w:author="Benjamin Pannell" w:date="2014-10-22T17:02:00Z">
        <w:r>
          <w:t xml:space="preserve">. At this rate it is possible for basic text editors to receive large amounts of text in a performant manner – however editors which perform spell checking or syntax highlighting have </w:t>
        </w:r>
      </w:ins>
      <w:ins w:id="2369" w:author="Benjamin Pannell" w:date="2014-10-22T17:03:00Z">
        <w:r>
          <w:t xml:space="preserve">in certain cases exhibited freezing at this emulation speed. For this reason, it is recommended that applications which intend to make use of emulation on a universal basis should instead use 125Hz as their maximum reporting rate </w:t>
        </w:r>
      </w:ins>
      <w:ins w:id="2370" w:author="Benjamin Pannell" w:date="2014-10-22T17:04:00Z">
        <w:r>
          <w:t>–</w:t>
        </w:r>
      </w:ins>
      <w:ins w:id="2371" w:author="Benjamin Pannell" w:date="2014-10-22T17:03:00Z">
        <w:r>
          <w:t xml:space="preserve"> allowing </w:t>
        </w:r>
      </w:ins>
      <w:ins w:id="2372" w:author="Benjamin Pannell" w:date="2014-10-22T17:04:00Z">
        <w:r>
          <w:t>for up to 62 characters of text entry per second.</w:t>
        </w:r>
      </w:ins>
    </w:p>
    <w:p w14:paraId="161574D5" w14:textId="33ACF4BD" w:rsidR="001B1A7C" w:rsidRDefault="0075175A">
      <w:pPr>
        <w:rPr>
          <w:ins w:id="2373" w:author="Benjamin Pannell" w:date="2014-10-22T16:37:00Z"/>
          <w:sz w:val="32"/>
          <w:szCs w:val="32"/>
        </w:rPr>
      </w:pPr>
      <w:ins w:id="2374" w:author="Benjamin Pannell" w:date="2014-10-22T17:04:00Z">
        <w:r>
          <w:t xml:space="preserve">For more information on the tests that were conducted to determine these rates please consult the </w:t>
        </w:r>
      </w:ins>
      <w:ins w:id="2375" w:author="Benjamin Pannell" w:date="2014-10-22T17:05:00Z">
        <w:r>
          <w:fldChar w:fldCharType="begin"/>
        </w:r>
        <w:r>
          <w:instrText xml:space="preserve"> REF _Ref401760830 \h </w:instrText>
        </w:r>
      </w:ins>
      <w:r>
        <w:fldChar w:fldCharType="separate"/>
      </w:r>
      <w:ins w:id="2376" w:author="Benjamin Pannell" w:date="2014-10-22T17:05:00Z">
        <w:r>
          <w:t>Testing</w:t>
        </w:r>
        <w:r>
          <w:fldChar w:fldCharType="end"/>
        </w:r>
      </w:ins>
      <w:ins w:id="2377" w:author="Benjamin Pannell" w:date="2014-10-22T17:03:00Z">
        <w:r w:rsidR="007A75D7">
          <w:t xml:space="preserve"> </w:t>
        </w:r>
      </w:ins>
      <w:ins w:id="2378" w:author="Benjamin Pannell" w:date="2014-10-22T17:05:00Z">
        <w:r>
          <w:t>section of this report.</w:t>
        </w:r>
      </w:ins>
      <w:ins w:id="2379" w:author="Benjamin Pannell" w:date="2014-10-22T16:37:00Z">
        <w:r w:rsidR="001B1A7C">
          <w:br w:type="page"/>
        </w:r>
      </w:ins>
    </w:p>
    <w:p w14:paraId="21817765" w14:textId="65129CC7" w:rsidR="00D86FAA" w:rsidRPr="00D86FAA" w:rsidRDefault="00D86FAA">
      <w:pPr>
        <w:pStyle w:val="Heading1"/>
      </w:pPr>
      <w:bookmarkStart w:id="2380" w:name="_Toc401771003"/>
      <w:r>
        <w:lastRenderedPageBreak/>
        <w:t>Communications Protocol</w:t>
      </w:r>
      <w:bookmarkEnd w:id="2281"/>
      <w:bookmarkEnd w:id="2282"/>
      <w:bookmarkEnd w:id="2283"/>
      <w:bookmarkEnd w:id="2380"/>
    </w:p>
    <w:p w14:paraId="5A375B4C" w14:textId="46ADC163" w:rsidR="00D86FAA" w:rsidRDefault="00D86FAA">
      <w:r>
        <w:t xml:space="preserve">Communication between the Teensy and Raspberry Pi is an integral component of the project, requiring a structured protocol which ensures devices are able to interface in a reliable and </w:t>
      </w:r>
      <w:del w:id="2381" w:author="Benjamin Pannell" w:date="2014-10-20T19:08:00Z">
        <w:r w:rsidDel="00F5750A">
          <w:delText>high performance</w:delText>
        </w:r>
      </w:del>
      <w:ins w:id="2382" w:author="Benjamin Pannell" w:date="2014-10-20T19:08:00Z">
        <w:r w:rsidR="00F5750A">
          <w:t>efficient</w:t>
        </w:r>
        <w:del w:id="2383" w:author="Benjamin Pannell" w:date="2014-10-22T19:05:00Z">
          <w:r w:rsidR="00F5750A" w:rsidDel="002066E8">
            <w:delText xml:space="preserve"> </w:delText>
          </w:r>
        </w:del>
      </w:ins>
      <w:r>
        <w:t xml:space="preserve"> manner.</w:t>
      </w:r>
    </w:p>
    <w:p w14:paraId="299F2FE6" w14:textId="77777777" w:rsidR="00D86FAA" w:rsidRDefault="00D86FAA">
      <w:r>
        <w:t xml:space="preserve">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w:t>
      </w:r>
      <w:proofErr w:type="spellStart"/>
      <w:r>
        <w:t>malloc</w:t>
      </w:r>
      <w:proofErr w:type="spellEnd"/>
      <w:r>
        <w:t>,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r>
        <w:t>Protocol Requirements</w:t>
      </w:r>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r>
        <w:t>Design Decisions</w:t>
      </w:r>
    </w:p>
    <w:p w14:paraId="04AEA481" w14:textId="32C8EAFF" w:rsidR="00265A8F" w:rsidRDefault="00265A8F" w:rsidP="00E932EB">
      <w:pPr>
        <w:pStyle w:val="Heading3"/>
      </w:pPr>
      <w:r>
        <w:t>Packet Level Design</w:t>
      </w:r>
    </w:p>
    <w:p w14:paraId="03AAC0B4" w14:textId="1EAE241C" w:rsidR="00703247" w:rsidRDefault="00703247">
      <w:del w:id="2384" w:author="Benjamin Pannell" w:date="2014-10-20T19:08:00Z">
        <w:r w:rsidDel="00F811B9">
          <w:delText xml:space="preserve">When designing the protocol, a number of decisions were made. </w:delText>
        </w:r>
      </w:del>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r>
        <w:lastRenderedPageBreak/>
        <w:t>Implementation Level</w:t>
      </w:r>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 xml:space="preserve">without requiring modifications to the </w:t>
      </w:r>
      <w:proofErr w:type="spellStart"/>
      <w:r w:rsidR="00673C50">
        <w:t>Teensy’s</w:t>
      </w:r>
      <w:proofErr w:type="spellEnd"/>
      <w:r w:rsidR="00673C50">
        <w:t xml:space="preserve"> firmware. However it would require that master device libraries be responsible for creating valid HID reports and would significantly complicate their relevant codebases.</w:t>
      </w:r>
    </w:p>
    <w:p w14:paraId="653DFE92" w14:textId="10664912" w:rsidR="00673C50" w:rsidRDefault="00673C50">
      <w:r>
        <w:t xml:space="preserve">The second option was to create a very specific remote procedure call interface through which predefined emulation functions on the Teensy could be called. This approach would rely on the master device to report what emulation it wished to take place, and allow the </w:t>
      </w:r>
      <w:proofErr w:type="spellStart"/>
      <w:r>
        <w:t>Teensy’s</w:t>
      </w:r>
      <w:proofErr w:type="spellEnd"/>
      <w:r>
        <w:t xml:space="preserve"> firmware to determine </w:t>
      </w:r>
      <w:del w:id="2385" w:author="Benjamin Pannell" w:date="2014-10-20T19:09:00Z">
        <w:r w:rsidDel="00262A42">
          <w:delText xml:space="preserve">the </w:delText>
        </w:r>
      </w:del>
      <w:r>
        <w:t>how</w:t>
      </w:r>
      <w:ins w:id="2386" w:author="Benjamin Pannell" w:date="2014-10-20T19:09:00Z">
        <w:r w:rsidR="00EF2D02">
          <w:t xml:space="preserve"> this is achieved</w:t>
        </w:r>
      </w:ins>
      <w:r>
        <w:t>.</w:t>
      </w:r>
    </w:p>
    <w:p w14:paraId="42810041" w14:textId="5A532AA1"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w:t>
      </w:r>
      <w:proofErr w:type="spellStart"/>
      <w:r>
        <w:t>Teensy’s</w:t>
      </w:r>
      <w:proofErr w:type="spellEnd"/>
      <w:r>
        <w:t xml:space="preserve"> firmware to be used by any master library without significant changes. This choice also separates the master libraries – and by extension, </w:t>
      </w:r>
      <w:del w:id="2387" w:author="Benjamin Pannell" w:date="2014-10-20T19:08:00Z">
        <w:r w:rsidDel="008773F7">
          <w:delText>the developer’s code</w:delText>
        </w:r>
      </w:del>
      <w:ins w:id="2388" w:author="Benjamin Pannell" w:date="2014-10-20T19:08:00Z">
        <w:r w:rsidR="008773F7">
          <w:t>applications on the Master</w:t>
        </w:r>
      </w:ins>
      <w:ins w:id="2389" w:author="Benjamin Pannell" w:date="2014-10-20T19:09:00Z">
        <w:r w:rsidR="008773F7">
          <w:t xml:space="preserve"> Device</w:t>
        </w:r>
      </w:ins>
      <w:r>
        <w:t xml:space="preserve"> – from implementation details. This hypothetically allows changes to the emulation hardware in future (for example, the transition to an ASIC, or even a software implementation on the host PC) without requiring changes to the </w:t>
      </w:r>
      <w:del w:id="2390" w:author="Benjamin Pannell" w:date="2014-10-20T19:09:00Z">
        <w:r w:rsidDel="008773F7">
          <w:delText>developer’s code</w:delText>
        </w:r>
      </w:del>
      <w:ins w:id="2391" w:author="Benjamin Pannell" w:date="2014-10-20T19:09:00Z">
        <w:r w:rsidR="008773F7">
          <w:t>software developed for the Master Device</w:t>
        </w:r>
      </w:ins>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r>
        <w:lastRenderedPageBreak/>
        <w:t>Packet Structure</w:t>
      </w:r>
    </w:p>
    <w:p w14:paraId="69A5D6DD" w14:textId="7F1192A7" w:rsidR="00673C50" w:rsidRDefault="00673C50">
      <w:r>
        <w:t>Packets consist of a single 8-bit header field</w:t>
      </w:r>
      <w:del w:id="2392" w:author="Benjamin Pannell" w:date="2014-10-20T19:09:00Z">
        <w:r w:rsidDel="00264415">
          <w:delText>, as well as</w:delText>
        </w:r>
      </w:del>
      <w:ins w:id="2393" w:author="Benjamin Pannell" w:date="2014-10-20T19:09:00Z">
        <w:r w:rsidR="00264415">
          <w:t>, followed by</w:t>
        </w:r>
      </w:ins>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t xml:space="preserve">Table </w:t>
      </w:r>
      <w:r>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2394" w:name="_Ref400550703"/>
      <w:bookmarkStart w:id="2395" w:name="_Ref400550694"/>
      <w:bookmarkStart w:id="2396" w:name="_Toc401770952"/>
      <w:r>
        <w:t xml:space="preserve">Table </w:t>
      </w:r>
      <w:fldSimple w:instr=" SEQ Table \* ARABIC ">
        <w:r w:rsidR="00963087">
          <w:rPr>
            <w:noProof/>
          </w:rPr>
          <w:t>1</w:t>
        </w:r>
      </w:fldSimple>
      <w:bookmarkEnd w:id="2394"/>
      <w:r>
        <w:t xml:space="preserve"> Packet Structure</w:t>
      </w:r>
      <w:bookmarkEnd w:id="2395"/>
      <w:bookmarkEnd w:id="2396"/>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6D0CD44C" w14:textId="21CAEF51" w:rsidR="00790804"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790804"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790804" w:rsidRPr="00E932EB"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wps:txbx>
                      <wps:bodyPr rot="0" vert="horz" wrap="square" lIns="91440" tIns="45720" rIns="91440" bIns="45720" anchor="t" anchorCtr="0">
                        <a:noAutofit/>
                      </wps:bodyPr>
                    </wps:wsp>
                  </a:graphicData>
                </a:graphic>
              </wp:inline>
            </w:drawing>
          </mc:Choice>
          <mc:Fallback>
            <w:pict>
              <v:shape w14:anchorId="0F850DDE" id="_x0000_s1035"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">
                <v:textbox>
                  <w:txbxContent>
                    <w:p w14:paraId="6D0CD44C" w14:textId="21CAEF51" w:rsidR="00790804"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790804"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790804" w:rsidRPr="00E932EB" w:rsidRDefault="00790804" w:rsidP="00E932EB">
                      <w:pPr>
                        <w:spacing w:after="0" w:line="240" w:lineRule="auto"/>
                        <w:rPr>
                          <w:rFonts w:ascii="Consolas" w:hAnsi="Consolas" w:cs="Consolas"/>
                        </w:rPr>
                      </w:pPr>
                      <w:proofErr w:type="gramStart"/>
                      <w:r>
                        <w:rPr>
                          <w:rFonts w:ascii="Consolas" w:hAnsi="Consolas" w:cs="Consolas"/>
                          <w:color w:val="0070C0"/>
                        </w:rPr>
                        <w:t>int8</w:t>
                      </w:r>
                      <w:proofErr w:type="gramEnd"/>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v:textbox>
                <w10:anchorlock/>
              </v:shape>
            </w:pict>
          </mc:Fallback>
        </mc:AlternateContent>
      </w:r>
    </w:p>
    <w:p w14:paraId="141967E7" w14:textId="06E24AFF" w:rsidR="00E60717" w:rsidRPr="00E932EB" w:rsidRDefault="00E60717" w:rsidP="00E932EB">
      <w:pPr>
        <w:pStyle w:val="Caption"/>
      </w:pPr>
      <w:bookmarkStart w:id="2397" w:name="_Toc401770985"/>
      <w:r>
        <w:t xml:space="preserve">Figure </w:t>
      </w:r>
      <w:ins w:id="2398" w:author="Benjamin Pannell" w:date="2014-10-22T19:22:00Z">
        <w:r w:rsidR="00C66450">
          <w:fldChar w:fldCharType="begin"/>
        </w:r>
        <w:r w:rsidR="00C66450">
          <w:instrText xml:space="preserve"> SEQ Figure \* ARABIC </w:instrText>
        </w:r>
      </w:ins>
      <w:r w:rsidR="00C66450">
        <w:fldChar w:fldCharType="separate"/>
      </w:r>
      <w:ins w:id="2399" w:author="Benjamin Pannell" w:date="2014-10-22T19:22:00Z">
        <w:r w:rsidR="00C66450">
          <w:rPr>
            <w:noProof/>
          </w:rPr>
          <w:t>21</w:t>
        </w:r>
        <w:r w:rsidR="00C66450">
          <w:fldChar w:fldCharType="end"/>
        </w:r>
      </w:ins>
      <w:del w:id="2400" w:author="Benjamin Pannell" w:date="2014-10-22T19:22:00Z">
        <w:r w:rsidDel="00C66450">
          <w:fldChar w:fldCharType="begin"/>
        </w:r>
        <w:r w:rsidDel="00C66450">
          <w:delInstrText xml:space="preserve"> SEQ Figure \* ARABIC </w:delInstrText>
        </w:r>
        <w:r w:rsidDel="00C66450">
          <w:fldChar w:fldCharType="separate"/>
        </w:r>
      </w:del>
      <w:del w:id="2401" w:author="Benjamin Pannell" w:date="2014-10-20T12:23:00Z">
        <w:r w:rsidR="00F30034" w:rsidDel="00C93124">
          <w:rPr>
            <w:noProof/>
          </w:rPr>
          <w:delText>17</w:delText>
        </w:r>
      </w:del>
      <w:del w:id="2402" w:author="Benjamin Pannell" w:date="2014-10-22T19:22:00Z">
        <w:r w:rsidDel="00C66450">
          <w:fldChar w:fldCharType="end"/>
        </w:r>
      </w:del>
      <w:r>
        <w:t xml:space="preserve"> Example Header Parsing</w:t>
      </w:r>
      <w:bookmarkEnd w:id="2397"/>
    </w:p>
    <w:p w14:paraId="23E05306" w14:textId="73D8DD49" w:rsidR="00610ADB" w:rsidRDefault="00610ADB" w:rsidP="00E932EB">
      <w:pPr>
        <w:pStyle w:val="Heading2"/>
      </w:pPr>
      <w:r>
        <w:t>Packet Types</w:t>
      </w:r>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t xml:space="preserve">Table </w:t>
      </w:r>
      <w:r>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ins w:id="2403" w:author="Benjamin Pannell" w:date="2014-10-20T19:10:00Z">
        <w:r w:rsidR="00264415">
          <w:t xml:space="preserve"> Custom Operations are </w:t>
        </w:r>
        <w:r w:rsidR="003205A8">
          <w:t xml:space="preserve">intended for customer specific modifications to the protocol, while </w:t>
        </w:r>
        <w:proofErr w:type="gramStart"/>
        <w:r w:rsidR="003205A8">
          <w:t>Reserved</w:t>
        </w:r>
        <w:proofErr w:type="gramEnd"/>
        <w:r w:rsidR="003205A8">
          <w:t xml:space="preserve"> operation codes are </w:t>
        </w:r>
      </w:ins>
      <w:ins w:id="2404" w:author="Benjamin Pannell" w:date="2014-10-20T19:11:00Z">
        <w:r w:rsidR="003205A8">
          <w:t>meant for future generic protocol expansion.</w:t>
        </w:r>
      </w:ins>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2405" w:name="_Ref400550810"/>
      <w:bookmarkStart w:id="2406" w:name="_Toc401770953"/>
      <w:r>
        <w:t xml:space="preserve">Table </w:t>
      </w:r>
      <w:fldSimple w:instr=" SEQ Table \* ARABIC ">
        <w:r w:rsidR="00963087">
          <w:rPr>
            <w:noProof/>
          </w:rPr>
          <w:t>2</w:t>
        </w:r>
      </w:fldSimple>
      <w:bookmarkEnd w:id="2405"/>
      <w:r>
        <w:t xml:space="preserve"> Packet Command Types</w:t>
      </w:r>
      <w:bookmarkEnd w:id="2406"/>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r>
        <w:lastRenderedPageBreak/>
        <w:t xml:space="preserve">Keyboard </w:t>
      </w:r>
      <w:r w:rsidR="00B24485">
        <w:t>Commands</w:t>
      </w:r>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2407" w:name="_Toc401770954"/>
      <w:r>
        <w:t xml:space="preserve">Table </w:t>
      </w:r>
      <w:fldSimple w:instr=" SEQ Table \* ARABIC ">
        <w:r w:rsidR="00963087">
          <w:rPr>
            <w:noProof/>
          </w:rPr>
          <w:t>3</w:t>
        </w:r>
      </w:fldSimple>
      <w:r>
        <w:t xml:space="preserve"> Keyboard Command Packet Format</w:t>
      </w:r>
      <w:bookmarkEnd w:id="2407"/>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w:t>
      </w:r>
      <w:proofErr w:type="gramStart"/>
      <w:r>
        <w:t>Over</w:t>
      </w:r>
      <w:proofErr w:type="gramEnd"/>
      <w:r>
        <w:t xml:space="preserve"> (NKRO) </w:t>
      </w:r>
      <w:sdt>
        <w:sdtPr>
          <w:id w:val="1835177914"/>
          <w:citation/>
        </w:sdtPr>
        <w:sdtContent>
          <w:r>
            <w:fldChar w:fldCharType="begin"/>
          </w:r>
          <w:r>
            <w:instrText xml:space="preserve"> CITATION Rol14 \l 7177 </w:instrText>
          </w:r>
          <w:r>
            <w:fldChar w:fldCharType="separate"/>
          </w:r>
          <w:r w:rsidR="004F00DD" w:rsidRPr="004F00DD">
            <w:rPr>
              <w:noProof/>
            </w:rPr>
            <w:t>[22]</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 xml:space="preserve">Press </w:t>
            </w:r>
            <w:proofErr w:type="spellStart"/>
            <w:r>
              <w:t>Shift+A</w:t>
            </w:r>
            <w:proofErr w:type="spellEnd"/>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 xml:space="preserve">Press </w:t>
            </w:r>
            <w:proofErr w:type="spellStart"/>
            <w:r>
              <w:t>Ctrl+Shift+A+B+C</w:t>
            </w:r>
            <w:proofErr w:type="spellEnd"/>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2408" w:name="_Ref400995355"/>
      <w:bookmarkStart w:id="2409" w:name="_Ref400995347"/>
      <w:bookmarkStart w:id="2410" w:name="_Toc401770955"/>
      <w:r>
        <w:t xml:space="preserve">Table </w:t>
      </w:r>
      <w:fldSimple w:instr=" SEQ Table \* ARABIC ">
        <w:r w:rsidR="00963087">
          <w:rPr>
            <w:noProof/>
          </w:rPr>
          <w:t>4</w:t>
        </w:r>
      </w:fldSimple>
      <w:bookmarkEnd w:id="2408"/>
      <w:r>
        <w:t xml:space="preserve"> Example Keyboard Emulation Packets</w:t>
      </w:r>
      <w:bookmarkEnd w:id="2409"/>
      <w:bookmarkEnd w:id="2410"/>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w:t>
      </w:r>
      <w:proofErr w:type="spellStart"/>
      <w:r>
        <w:t>Shift+</w:t>
      </w:r>
      <w:proofErr w:type="gramStart"/>
      <w:r>
        <w:t>A</w:t>
      </w:r>
      <w:proofErr w:type="spellEnd"/>
      <w:proofErr w:type="gramEnd"/>
      <w:r>
        <w:t xml:space="preserve">” example command from </w:t>
      </w:r>
      <w:r>
        <w:fldChar w:fldCharType="begin"/>
      </w:r>
      <w:r>
        <w:instrText xml:space="preserve"> REF _Ref400995355 \h </w:instrText>
      </w:r>
      <w:r>
        <w:fldChar w:fldCharType="separate"/>
      </w:r>
      <w:r>
        <w:t xml:space="preserve">Table </w:t>
      </w:r>
      <w:r>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sidR="00341A01">
        <w:t xml:space="preserve"> </w:t>
      </w:r>
    </w:p>
    <w:p w14:paraId="49D6ACE4" w14:textId="3B96533C" w:rsidR="00996079" w:rsidRPr="00E932EB" w:rsidRDefault="00996079" w:rsidP="00E932EB">
      <w:pPr>
        <w:pStyle w:val="Caption"/>
      </w:pPr>
      <w:bookmarkStart w:id="2411" w:name="_Toc401770986"/>
      <w:r>
        <w:t xml:space="preserve">Figure </w:t>
      </w:r>
      <w:ins w:id="2412" w:author="Benjamin Pannell" w:date="2014-10-22T19:22:00Z">
        <w:r w:rsidR="00C66450">
          <w:fldChar w:fldCharType="begin"/>
        </w:r>
        <w:r w:rsidR="00C66450">
          <w:instrText xml:space="preserve"> SEQ Figure \* ARABIC </w:instrText>
        </w:r>
      </w:ins>
      <w:r w:rsidR="00C66450">
        <w:fldChar w:fldCharType="separate"/>
      </w:r>
      <w:ins w:id="2413" w:author="Benjamin Pannell" w:date="2014-10-22T19:22:00Z">
        <w:r w:rsidR="00C66450">
          <w:rPr>
            <w:noProof/>
          </w:rPr>
          <w:t>22</w:t>
        </w:r>
        <w:r w:rsidR="00C66450">
          <w:fldChar w:fldCharType="end"/>
        </w:r>
      </w:ins>
      <w:del w:id="2414" w:author="Benjamin Pannell" w:date="2014-10-22T19:22:00Z">
        <w:r w:rsidDel="00C66450">
          <w:fldChar w:fldCharType="begin"/>
        </w:r>
        <w:r w:rsidDel="00C66450">
          <w:delInstrText xml:space="preserve"> SEQ Figure \* ARABIC </w:delInstrText>
        </w:r>
        <w:r w:rsidDel="00C66450">
          <w:fldChar w:fldCharType="separate"/>
        </w:r>
      </w:del>
      <w:del w:id="2415" w:author="Benjamin Pannell" w:date="2014-10-20T12:23:00Z">
        <w:r w:rsidR="00F30034" w:rsidDel="00C93124">
          <w:rPr>
            <w:noProof/>
          </w:rPr>
          <w:delText>18</w:delText>
        </w:r>
      </w:del>
      <w:del w:id="2416" w:author="Benjamin Pannell" w:date="2014-10-22T19:22:00Z">
        <w:r w:rsidDel="00C66450">
          <w:fldChar w:fldCharType="end"/>
        </w:r>
      </w:del>
      <w:r>
        <w:t xml:space="preserve"> Example Keyboard Command Breakdown</w:t>
      </w:r>
      <w:bookmarkEnd w:id="2411"/>
    </w:p>
    <w:p w14:paraId="61AE2ACF" w14:textId="67ACEDC4" w:rsidR="00610ADB" w:rsidRDefault="00610ADB" w:rsidP="00E932EB">
      <w:pPr>
        <w:pStyle w:val="Heading3"/>
      </w:pPr>
      <w:r>
        <w:lastRenderedPageBreak/>
        <w:t xml:space="preserve">Mouse </w:t>
      </w:r>
      <w:r w:rsidR="00B24485">
        <w:t>Commands</w:t>
      </w:r>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t xml:space="preserve">Table </w:t>
      </w:r>
      <w:r>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2417" w:name="_Ref401154149"/>
      <w:bookmarkStart w:id="2418" w:name="_Toc401770956"/>
      <w:r>
        <w:t xml:space="preserve">Table </w:t>
      </w:r>
      <w:fldSimple w:instr=" SEQ Table \* ARABIC ">
        <w:r w:rsidR="00963087">
          <w:rPr>
            <w:noProof/>
          </w:rPr>
          <w:t>5</w:t>
        </w:r>
      </w:fldSimple>
      <w:bookmarkEnd w:id="2417"/>
      <w:r>
        <w:t xml:space="preserve"> Mouse Command Packet Format</w:t>
      </w:r>
      <w:bookmarkEnd w:id="2418"/>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2419" w:name="_Toc401770957"/>
      <w:r>
        <w:t xml:space="preserve">Table </w:t>
      </w:r>
      <w:fldSimple w:instr=" SEQ Table \* ARABIC ">
        <w:r w:rsidR="00963087">
          <w:rPr>
            <w:noProof/>
          </w:rPr>
          <w:t>6</w:t>
        </w:r>
      </w:fldSimple>
      <w:r>
        <w:t xml:space="preserve"> Mouse Button Flags</w:t>
      </w:r>
      <w:bookmarkEnd w:id="2419"/>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t xml:space="preserve">Table </w:t>
      </w:r>
      <w:r>
        <w:rPr>
          <w:noProof/>
        </w:rPr>
        <w:t>6</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2420" w:name="_Ref401155392"/>
      <w:bookmarkStart w:id="2421" w:name="_Toc401770958"/>
      <w:r>
        <w:t xml:space="preserve">Table </w:t>
      </w:r>
      <w:fldSimple w:instr=" SEQ Table \* ARABIC ">
        <w:r w:rsidR="00963087">
          <w:rPr>
            <w:noProof/>
          </w:rPr>
          <w:t>7</w:t>
        </w:r>
      </w:fldSimple>
      <w:bookmarkEnd w:id="2420"/>
      <w:r>
        <w:t xml:space="preserve"> Example Mouse Emulation Packets</w:t>
      </w:r>
      <w:bookmarkEnd w:id="2421"/>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t xml:space="preserve">Figure </w:t>
      </w:r>
      <w:r>
        <w:rPr>
          <w:noProof/>
        </w:rPr>
        <w:t>15</w:t>
      </w:r>
      <w:r>
        <w:fldChar w:fldCharType="end"/>
      </w:r>
      <w:r>
        <w:t xml:space="preserve"> breaks down the “Scroll </w:t>
      </w:r>
      <w:proofErr w:type="gramStart"/>
      <w:r>
        <w:t>Up</w:t>
      </w:r>
      <w:proofErr w:type="gramEnd"/>
      <w:r>
        <w:t xml:space="preserve"> Two Clicks” command from </w:t>
      </w:r>
      <w:r>
        <w:fldChar w:fldCharType="begin"/>
      </w:r>
      <w:r>
        <w:instrText xml:space="preserve"> REF _Ref401155392 \h </w:instrText>
      </w:r>
      <w:r>
        <w:fldChar w:fldCharType="separate"/>
      </w:r>
      <w:r>
        <w:t xml:space="preserve">Table </w:t>
      </w:r>
      <w:r>
        <w:rPr>
          <w:noProof/>
        </w:rPr>
        <w:t>6</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A265D20" w14:textId="77BAD2E2" w:rsidR="00C15E36" w:rsidRPr="00E932EB" w:rsidRDefault="00C15E36" w:rsidP="00E932EB">
      <w:pPr>
        <w:pStyle w:val="Caption"/>
      </w:pPr>
      <w:bookmarkStart w:id="2422" w:name="_Ref401155595"/>
      <w:bookmarkStart w:id="2423" w:name="_Toc401770987"/>
      <w:r>
        <w:t xml:space="preserve">Figure </w:t>
      </w:r>
      <w:ins w:id="2424" w:author="Benjamin Pannell" w:date="2014-10-22T19:22:00Z">
        <w:r w:rsidR="00C66450">
          <w:fldChar w:fldCharType="begin"/>
        </w:r>
        <w:r w:rsidR="00C66450">
          <w:instrText xml:space="preserve"> SEQ Figure \* ARABIC </w:instrText>
        </w:r>
      </w:ins>
      <w:r w:rsidR="00C66450">
        <w:fldChar w:fldCharType="separate"/>
      </w:r>
      <w:ins w:id="2425" w:author="Benjamin Pannell" w:date="2014-10-22T19:22:00Z">
        <w:r w:rsidR="00C66450">
          <w:rPr>
            <w:noProof/>
          </w:rPr>
          <w:t>23</w:t>
        </w:r>
        <w:r w:rsidR="00C66450">
          <w:fldChar w:fldCharType="end"/>
        </w:r>
      </w:ins>
      <w:del w:id="2426" w:author="Benjamin Pannell" w:date="2014-10-22T19:22:00Z">
        <w:r w:rsidDel="00C66450">
          <w:fldChar w:fldCharType="begin"/>
        </w:r>
        <w:r w:rsidDel="00C66450">
          <w:delInstrText xml:space="preserve"> SEQ Figure \* ARABIC </w:delInstrText>
        </w:r>
        <w:r w:rsidDel="00C66450">
          <w:fldChar w:fldCharType="separate"/>
        </w:r>
      </w:del>
      <w:del w:id="2427" w:author="Benjamin Pannell" w:date="2014-10-20T12:23:00Z">
        <w:r w:rsidR="00F30034" w:rsidDel="00C93124">
          <w:rPr>
            <w:noProof/>
          </w:rPr>
          <w:delText>19</w:delText>
        </w:r>
      </w:del>
      <w:del w:id="2428" w:author="Benjamin Pannell" w:date="2014-10-22T19:22:00Z">
        <w:r w:rsidDel="00C66450">
          <w:fldChar w:fldCharType="end"/>
        </w:r>
      </w:del>
      <w:bookmarkEnd w:id="2422"/>
      <w:r>
        <w:t xml:space="preserve"> Example Mouse Command Breakdown</w:t>
      </w:r>
      <w:bookmarkEnd w:id="2423"/>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r>
        <w:lastRenderedPageBreak/>
        <w:t xml:space="preserve">Joystick </w:t>
      </w:r>
      <w:r w:rsidR="00B24485">
        <w:t>Commands</w:t>
      </w:r>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963087">
        <w:t xml:space="preserve">Table </w:t>
      </w:r>
      <w:r w:rsidR="00963087">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2429" w:name="_Ref401162201"/>
      <w:bookmarkStart w:id="2430" w:name="_Toc401770959"/>
      <w:r>
        <w:t xml:space="preserve">Table </w:t>
      </w:r>
      <w:fldSimple w:instr=" SEQ Table \* ARABIC ">
        <w:r w:rsidR="00963087">
          <w:rPr>
            <w:noProof/>
          </w:rPr>
          <w:t>8</w:t>
        </w:r>
      </w:fldSimple>
      <w:bookmarkEnd w:id="2429"/>
      <w:r>
        <w:t xml:space="preserve"> Joystick Command Packet Format</w:t>
      </w:r>
      <w:bookmarkEnd w:id="2430"/>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963087">
        <w:t xml:space="preserve">Figure </w:t>
      </w:r>
      <w:r w:rsidR="00963087">
        <w:rPr>
          <w:noProof/>
        </w:rPr>
        <w:t>16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6D3F5ED5">
                <wp:extent cx="4610100" cy="17430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743075"/>
                        </a:xfrm>
                        <a:prstGeom prst="rect">
                          <a:avLst/>
                        </a:prstGeom>
                        <a:solidFill>
                          <a:srgbClr val="FFFFFF"/>
                        </a:solidFill>
                        <a:ln w="9525">
                          <a:solidFill>
                            <a:srgbClr val="000000"/>
                          </a:solidFill>
                          <a:miter lim="800000"/>
                          <a:headEnd/>
                          <a:tailEnd/>
                        </a:ln>
                      </wps:spPr>
                      <wps:txbx>
                        <w:txbxContent>
                          <w:p w14:paraId="682AC793" w14:textId="0A474052" w:rsidR="00790804" w:rsidRDefault="00790804" w:rsidP="00E932EB">
                            <w:pPr>
                              <w:spacing w:after="0" w:line="240" w:lineRule="auto"/>
                              <w:rPr>
                                <w:rFonts w:ascii="Consolas" w:hAnsi="Consolas" w:cs="Consolas"/>
                                <w:color w:val="0070C0"/>
                              </w:rPr>
                            </w:pPr>
                            <w:proofErr w:type="gramStart"/>
                            <w:r>
                              <w:rPr>
                                <w:rFonts w:ascii="Consolas" w:hAnsi="Consolas" w:cs="Consolas"/>
                                <w:color w:val="0070C0"/>
                              </w:rPr>
                              <w:t>int32</w:t>
                            </w:r>
                            <w:proofErr w:type="gramEnd"/>
                            <w:r>
                              <w:rPr>
                                <w:rFonts w:ascii="Consolas" w:hAnsi="Consolas" w:cs="Consolas"/>
                                <w:color w:val="0070C0"/>
                              </w:rPr>
                              <w:t xml:space="preserve">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790804" w:rsidRDefault="00790804" w:rsidP="00E932EB">
                            <w:pPr>
                              <w:spacing w:after="0" w:line="240" w:lineRule="auto"/>
                              <w:rPr>
                                <w:rFonts w:ascii="Consolas" w:hAnsi="Consolas" w:cs="Consolas"/>
                                <w:color w:val="0070C0"/>
                              </w:rPr>
                            </w:pPr>
                            <w:r>
                              <w:rPr>
                                <w:rFonts w:ascii="Consolas" w:hAnsi="Consolas" w:cs="Consolas"/>
                                <w:color w:val="0070C0"/>
                              </w:rPr>
                              <w:t xml:space="preserve">  </w:t>
                            </w:r>
                            <w:proofErr w:type="gramStart"/>
                            <w:r>
                              <w:rPr>
                                <w:rFonts w:ascii="Consolas" w:hAnsi="Consolas" w:cs="Consolas"/>
                                <w:color w:val="0070C0"/>
                              </w:rPr>
                              <w:t>int32</w:t>
                            </w:r>
                            <w:proofErr w:type="gramEnd"/>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790804" w:rsidRPr="00E932EB" w:rsidRDefault="00790804" w:rsidP="00E932EB">
                            <w:pPr>
                              <w:spacing w:after="0" w:line="240" w:lineRule="auto"/>
                              <w:rPr>
                                <w:rFonts w:ascii="Consolas" w:hAnsi="Consolas" w:cs="Consolas"/>
                                <w:color w:val="000000" w:themeColor="text1"/>
                              </w:rPr>
                            </w:pPr>
                            <w:r>
                              <w:rPr>
                                <w:rFonts w:ascii="Consolas" w:hAnsi="Consolas" w:cs="Consolas"/>
                                <w:color w:val="0070C0"/>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790804" w:rsidRPr="00E932EB" w:rsidRDefault="00790804"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790804" w:rsidRPr="00E932EB" w:rsidRDefault="00790804"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790804" w:rsidRPr="00E932EB" w:rsidRDefault="00790804"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790804" w:rsidRDefault="00790804" w:rsidP="00963087">
                            <w:pPr>
                              <w:spacing w:after="0" w:line="240" w:lineRule="auto"/>
                              <w:rPr>
                                <w:rFonts w:ascii="Consolas" w:hAnsi="Consolas" w:cs="Consolas"/>
                                <w:color w:val="0070C0"/>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790804" w:rsidRPr="00E932EB" w:rsidRDefault="00790804" w:rsidP="00E932EB">
                            <w:pPr>
                              <w:spacing w:after="0" w:line="240" w:lineRule="auto"/>
                              <w:rPr>
                                <w:rFonts w:ascii="Consolas" w:hAnsi="Consolas" w:cs="Consolas"/>
                                <w:color w:val="000000" w:themeColor="text1"/>
                              </w:rPr>
                            </w:pPr>
                            <w:r>
                              <w:rPr>
                                <w:rFonts w:ascii="Consolas" w:hAnsi="Consolas" w:cs="Consolas"/>
                                <w:color w:val="0070C0"/>
                              </w:rPr>
                              <w:t xml:space="preserve">  </w:t>
                            </w:r>
                            <w:proofErr w:type="gramStart"/>
                            <w:r>
                              <w:rPr>
                                <w:rFonts w:ascii="Consolas" w:hAnsi="Consolas" w:cs="Consolas"/>
                                <w:color w:val="0070C0"/>
                              </w:rPr>
                              <w:t>return</w:t>
                            </w:r>
                            <w:proofErr w:type="gramEnd"/>
                            <w:r>
                              <w:rPr>
                                <w:rFonts w:ascii="Consolas" w:hAnsi="Consolas" w:cs="Consolas"/>
                                <w:color w:val="0070C0"/>
                              </w:rPr>
                              <w:t xml:space="preserve"> </w:t>
                            </w:r>
                            <w:r w:rsidRPr="00E932EB">
                              <w:rPr>
                                <w:rFonts w:ascii="Consolas" w:hAnsi="Consolas" w:cs="Consolas"/>
                                <w:color w:val="000000" w:themeColor="text1"/>
                              </w:rPr>
                              <w:t>packed;</w:t>
                            </w:r>
                          </w:p>
                          <w:p w14:paraId="6A7B2D4E" w14:textId="1285E6ED" w:rsidR="00790804" w:rsidRPr="00E932EB" w:rsidRDefault="00790804"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wps:txbx>
                      <wps:bodyPr rot="0" vert="horz" wrap="square" lIns="91440" tIns="45720" rIns="91440" bIns="45720" anchor="t" anchorCtr="0">
                        <a:noAutofit/>
                      </wps:bodyPr>
                    </wps:wsp>
                  </a:graphicData>
                </a:graphic>
              </wp:inline>
            </w:drawing>
          </mc:Choice>
          <mc:Fallback>
            <w:pict>
              <v:shape w14:anchorId="26888189" id="_x0000_s1036" type="#_x0000_t202" style="width:363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">
                <v:textbox>
                  <w:txbxContent>
                    <w:p w14:paraId="682AC793" w14:textId="0A474052" w:rsidR="00790804" w:rsidRDefault="00790804" w:rsidP="00E932EB">
                      <w:pPr>
                        <w:spacing w:after="0" w:line="240" w:lineRule="auto"/>
                        <w:rPr>
                          <w:rFonts w:ascii="Consolas" w:hAnsi="Consolas" w:cs="Consolas"/>
                          <w:color w:val="0070C0"/>
                        </w:rPr>
                      </w:pPr>
                      <w:proofErr w:type="gramStart"/>
                      <w:r>
                        <w:rPr>
                          <w:rFonts w:ascii="Consolas" w:hAnsi="Consolas" w:cs="Consolas"/>
                          <w:color w:val="0070C0"/>
                        </w:rPr>
                        <w:t>int32</w:t>
                      </w:r>
                      <w:proofErr w:type="gramEnd"/>
                      <w:r>
                        <w:rPr>
                          <w:rFonts w:ascii="Consolas" w:hAnsi="Consolas" w:cs="Consolas"/>
                          <w:color w:val="0070C0"/>
                        </w:rPr>
                        <w:t xml:space="preserve">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790804" w:rsidRDefault="00790804" w:rsidP="00E932EB">
                      <w:pPr>
                        <w:spacing w:after="0" w:line="240" w:lineRule="auto"/>
                        <w:rPr>
                          <w:rFonts w:ascii="Consolas" w:hAnsi="Consolas" w:cs="Consolas"/>
                          <w:color w:val="0070C0"/>
                        </w:rPr>
                      </w:pPr>
                      <w:r>
                        <w:rPr>
                          <w:rFonts w:ascii="Consolas" w:hAnsi="Consolas" w:cs="Consolas"/>
                          <w:color w:val="0070C0"/>
                        </w:rPr>
                        <w:t xml:space="preserve">  </w:t>
                      </w:r>
                      <w:proofErr w:type="gramStart"/>
                      <w:r>
                        <w:rPr>
                          <w:rFonts w:ascii="Consolas" w:hAnsi="Consolas" w:cs="Consolas"/>
                          <w:color w:val="0070C0"/>
                        </w:rPr>
                        <w:t>int32</w:t>
                      </w:r>
                      <w:proofErr w:type="gramEnd"/>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790804" w:rsidRPr="00E932EB" w:rsidRDefault="00790804" w:rsidP="00E932EB">
                      <w:pPr>
                        <w:spacing w:after="0" w:line="240" w:lineRule="auto"/>
                        <w:rPr>
                          <w:rFonts w:ascii="Consolas" w:hAnsi="Consolas" w:cs="Consolas"/>
                          <w:color w:val="000000" w:themeColor="text1"/>
                        </w:rPr>
                      </w:pPr>
                      <w:r>
                        <w:rPr>
                          <w:rFonts w:ascii="Consolas" w:hAnsi="Consolas" w:cs="Consolas"/>
                          <w:color w:val="0070C0"/>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790804" w:rsidRPr="00E932EB" w:rsidRDefault="00790804"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790804" w:rsidRPr="00E932EB" w:rsidRDefault="00790804"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790804" w:rsidRPr="00E932EB" w:rsidRDefault="00790804"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790804" w:rsidRDefault="00790804" w:rsidP="00963087">
                      <w:pPr>
                        <w:spacing w:after="0" w:line="240" w:lineRule="auto"/>
                        <w:rPr>
                          <w:rFonts w:ascii="Consolas" w:hAnsi="Consolas" w:cs="Consolas"/>
                          <w:color w:val="0070C0"/>
                        </w:rPr>
                      </w:pPr>
                      <w:r w:rsidRPr="00E932EB">
                        <w:rPr>
                          <w:rFonts w:ascii="Consolas" w:hAnsi="Consolas" w:cs="Consolas"/>
                          <w:color w:val="000000" w:themeColor="text1"/>
                        </w:rPr>
                        <w:t xml:space="preserve">  </w:t>
                      </w:r>
                      <w:proofErr w:type="gramStart"/>
                      <w:r w:rsidRPr="00E932EB">
                        <w:rPr>
                          <w:rFonts w:ascii="Consolas" w:hAnsi="Consolas" w:cs="Consolas"/>
                          <w:color w:val="000000" w:themeColor="text1"/>
                        </w:rPr>
                        <w:t>packed</w:t>
                      </w:r>
                      <w:proofErr w:type="gramEnd"/>
                      <w:r w:rsidRPr="00E932EB">
                        <w:rPr>
                          <w:rFonts w:ascii="Consolas" w:hAnsi="Consolas" w:cs="Consolas"/>
                          <w:color w:val="000000" w:themeColor="text1"/>
                        </w:rPr>
                        <w:t xml:space="preserve">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790804" w:rsidRPr="00E932EB" w:rsidRDefault="00790804" w:rsidP="00E932EB">
                      <w:pPr>
                        <w:spacing w:after="0" w:line="240" w:lineRule="auto"/>
                        <w:rPr>
                          <w:rFonts w:ascii="Consolas" w:hAnsi="Consolas" w:cs="Consolas"/>
                          <w:color w:val="000000" w:themeColor="text1"/>
                        </w:rPr>
                      </w:pPr>
                      <w:r>
                        <w:rPr>
                          <w:rFonts w:ascii="Consolas" w:hAnsi="Consolas" w:cs="Consolas"/>
                          <w:color w:val="0070C0"/>
                        </w:rPr>
                        <w:t xml:space="preserve">  </w:t>
                      </w:r>
                      <w:proofErr w:type="gramStart"/>
                      <w:r>
                        <w:rPr>
                          <w:rFonts w:ascii="Consolas" w:hAnsi="Consolas" w:cs="Consolas"/>
                          <w:color w:val="0070C0"/>
                        </w:rPr>
                        <w:t>return</w:t>
                      </w:r>
                      <w:proofErr w:type="gramEnd"/>
                      <w:r>
                        <w:rPr>
                          <w:rFonts w:ascii="Consolas" w:hAnsi="Consolas" w:cs="Consolas"/>
                          <w:color w:val="0070C0"/>
                        </w:rPr>
                        <w:t xml:space="preserve"> </w:t>
                      </w:r>
                      <w:r w:rsidRPr="00E932EB">
                        <w:rPr>
                          <w:rFonts w:ascii="Consolas" w:hAnsi="Consolas" w:cs="Consolas"/>
                          <w:color w:val="000000" w:themeColor="text1"/>
                        </w:rPr>
                        <w:t>packed;</w:t>
                      </w:r>
                    </w:p>
                    <w:p w14:paraId="6A7B2D4E" w14:textId="1285E6ED" w:rsidR="00790804" w:rsidRPr="00E932EB" w:rsidRDefault="00790804"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v:textbox>
                <w10:anchorlock/>
              </v:shape>
            </w:pict>
          </mc:Fallback>
        </mc:AlternateContent>
      </w:r>
    </w:p>
    <w:p w14:paraId="22EEA9D8" w14:textId="76CE9D51" w:rsidR="00963087" w:rsidRDefault="00963087" w:rsidP="00E932EB">
      <w:pPr>
        <w:pStyle w:val="Caption"/>
      </w:pPr>
      <w:bookmarkStart w:id="2431" w:name="_Ref401162485"/>
      <w:bookmarkStart w:id="2432" w:name="_Toc401770988"/>
      <w:r>
        <w:t xml:space="preserve">Figure </w:t>
      </w:r>
      <w:ins w:id="2433" w:author="Benjamin Pannell" w:date="2014-10-22T19:22:00Z">
        <w:r w:rsidR="00C66450">
          <w:fldChar w:fldCharType="begin"/>
        </w:r>
        <w:r w:rsidR="00C66450">
          <w:instrText xml:space="preserve"> SEQ Figure \* ARABIC </w:instrText>
        </w:r>
      </w:ins>
      <w:r w:rsidR="00C66450">
        <w:fldChar w:fldCharType="separate"/>
      </w:r>
      <w:ins w:id="2434" w:author="Benjamin Pannell" w:date="2014-10-22T19:22:00Z">
        <w:r w:rsidR="00C66450">
          <w:rPr>
            <w:noProof/>
          </w:rPr>
          <w:t>24</w:t>
        </w:r>
        <w:r w:rsidR="00C66450">
          <w:fldChar w:fldCharType="end"/>
        </w:r>
      </w:ins>
      <w:del w:id="2435" w:author="Benjamin Pannell" w:date="2014-10-22T19:22:00Z">
        <w:r w:rsidDel="00C66450">
          <w:fldChar w:fldCharType="begin"/>
        </w:r>
        <w:r w:rsidDel="00C66450">
          <w:delInstrText xml:space="preserve"> SEQ Figure \* ARABIC </w:delInstrText>
        </w:r>
        <w:r w:rsidDel="00C66450">
          <w:fldChar w:fldCharType="separate"/>
        </w:r>
      </w:del>
      <w:del w:id="2436" w:author="Benjamin Pannell" w:date="2014-10-20T12:23:00Z">
        <w:r w:rsidR="00F30034" w:rsidDel="00C93124">
          <w:rPr>
            <w:noProof/>
          </w:rPr>
          <w:delText>20</w:delText>
        </w:r>
      </w:del>
      <w:del w:id="2437" w:author="Benjamin Pannell" w:date="2014-10-22T19:22:00Z">
        <w:r w:rsidDel="00C66450">
          <w:fldChar w:fldCharType="end"/>
        </w:r>
      </w:del>
      <w:bookmarkEnd w:id="2431"/>
      <w:r>
        <w:t xml:space="preserve"> Axis Packing Algorithm (C/C++)</w:t>
      </w:r>
      <w:bookmarkEnd w:id="2432"/>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t xml:space="preserve">Table </w:t>
      </w:r>
      <w:r>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2438" w:name="_Ref401162695"/>
      <w:bookmarkStart w:id="2439" w:name="_Toc401770960"/>
      <w:r>
        <w:t xml:space="preserve">Table </w:t>
      </w:r>
      <w:fldSimple w:instr=" SEQ Table \* ARABIC ">
        <w:r>
          <w:rPr>
            <w:noProof/>
          </w:rPr>
          <w:t>9</w:t>
        </w:r>
      </w:fldSimple>
      <w:bookmarkEnd w:id="2438"/>
      <w:r>
        <w:t xml:space="preserve"> Joystick Hat Switch Position Values</w:t>
      </w:r>
      <w:bookmarkEnd w:id="2439"/>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pPr>
        <w:pStyle w:val="Heading1"/>
        <w:rPr>
          <w:ins w:id="2440" w:author="Benjamin Pannell" w:date="2014-10-20T19:14:00Z"/>
        </w:rPr>
        <w:pPrChange w:id="2441" w:author="Benjamin Pannell" w:date="2014-10-20T19:11:00Z">
          <w:pPr/>
        </w:pPrChange>
      </w:pPr>
      <w:bookmarkStart w:id="2442" w:name="_Ref401760830"/>
      <w:bookmarkStart w:id="2443" w:name="_Toc401771004"/>
      <w:bookmarkEnd w:id="656"/>
      <w:ins w:id="2444" w:author="Benjamin Pannell" w:date="2014-10-20T19:11:00Z">
        <w:r>
          <w:lastRenderedPageBreak/>
          <w:t>Testing</w:t>
        </w:r>
      </w:ins>
      <w:bookmarkEnd w:id="2442"/>
      <w:bookmarkEnd w:id="2443"/>
    </w:p>
    <w:p w14:paraId="48FB7BA3" w14:textId="77777777" w:rsidR="00C72A94" w:rsidRDefault="00C72A94">
      <w:pPr>
        <w:pStyle w:val="Heading2"/>
        <w:rPr>
          <w:ins w:id="2445" w:author="Benjamin Pannell" w:date="2014-10-22T17:05:00Z"/>
        </w:rPr>
        <w:pPrChange w:id="2446" w:author="Benjamin Pannell" w:date="2014-10-20T19:14:00Z">
          <w:pPr/>
        </w:pPrChange>
      </w:pPr>
      <w:ins w:id="2447" w:author="Benjamin Pannell" w:date="2014-10-21T10:28:00Z">
        <w:r>
          <w:t>Performance Limitations</w:t>
        </w:r>
      </w:ins>
    </w:p>
    <w:p w14:paraId="25B7DD92" w14:textId="1035B8FD" w:rsidR="00860F2E" w:rsidRDefault="00860F2E">
      <w:pPr>
        <w:pStyle w:val="Heading3"/>
        <w:rPr>
          <w:ins w:id="2448" w:author="Benjamin Pannell" w:date="2014-10-22T17:05:00Z"/>
        </w:rPr>
        <w:pPrChange w:id="2449" w:author="Benjamin Pannell" w:date="2014-10-22T17:05:00Z">
          <w:pPr/>
        </w:pPrChange>
      </w:pPr>
      <w:ins w:id="2450" w:author="Benjamin Pannell" w:date="2014-10-22T17:05:00Z">
        <w:r>
          <w:t>Maximum Emulation Device Command Execution Rate</w:t>
        </w:r>
      </w:ins>
    </w:p>
    <w:p w14:paraId="07AF25BB" w14:textId="74A90188" w:rsidR="00860F2E" w:rsidRPr="00860F2E" w:rsidRDefault="00860F2E">
      <w:pPr>
        <w:rPr>
          <w:ins w:id="2451" w:author="Benjamin Pannell" w:date="2014-10-21T10:28:00Z"/>
        </w:rPr>
      </w:pPr>
      <w:ins w:id="2452" w:author="Benjamin Pannell" w:date="2014-10-22T17:05:00Z">
        <w:r>
          <w:t xml:space="preserve">In this section tests were conducted to determine the amount of time taken by the Teensy to execute a keyboard emulation instruction. </w:t>
        </w:r>
      </w:ins>
      <w:ins w:id="2453" w:author="Benjamin Pannell" w:date="2014-10-22T17:06:00Z">
        <w:r>
          <w:t xml:space="preserve">Times were measured using an oscilloscope, and by running a custom firmware image which set one of the </w:t>
        </w:r>
        <w:proofErr w:type="spellStart"/>
        <w:r>
          <w:t>Teensy’s</w:t>
        </w:r>
        <w:proofErr w:type="spellEnd"/>
        <w:r>
          <w:t xml:space="preserve"> output pins to HIGH prior to execution of the command and returned</w:t>
        </w:r>
      </w:ins>
      <w:ins w:id="2454" w:author="Benjamin Pannell" w:date="2014-10-22T17:07:00Z">
        <w:r>
          <w:t xml:space="preserve"> its state to LOW at the conclusion of the command.</w:t>
        </w:r>
      </w:ins>
    </w:p>
    <w:p w14:paraId="71D424F8" w14:textId="55448F52" w:rsidR="00C72A94" w:rsidDel="001B1A7C" w:rsidRDefault="00C72A94">
      <w:pPr>
        <w:rPr>
          <w:ins w:id="2455" w:author="Benjamin Pannell" w:date="2014-10-21T10:31:00Z"/>
          <w:del w:id="2456" w:author="Benjamin Pannell" w:date="2014-10-22T16:42:00Z"/>
        </w:rPr>
      </w:pPr>
      <w:ins w:id="2457" w:author="Benjamin Pannell" w:date="2014-10-21T10:29:00Z">
        <w:del w:id="2458" w:author="Benjamin Pannell" w:date="2014-10-22T16:42:00Z">
          <w:r w:rsidDel="001B1A7C">
            <w:delText xml:space="preserve">Performance of the Emulation Slave Device is dictated by three primary factors: the UART’s bandwidth, the USB HID specification and the performance of the </w:delText>
          </w:r>
        </w:del>
      </w:ins>
      <w:ins w:id="2459" w:author="Benjamin Pannell" w:date="2014-10-21T10:30:00Z">
        <w:del w:id="2460" w:author="Benjamin Pannell" w:date="2014-10-22T16:42:00Z">
          <w:r w:rsidDel="001B1A7C">
            <w:delText>ATmega32u4 used for emulation tasks.</w:delText>
          </w:r>
        </w:del>
      </w:ins>
    </w:p>
    <w:p w14:paraId="0257C0F2" w14:textId="54793867" w:rsidR="00C72A94" w:rsidDel="001B1A7C" w:rsidRDefault="00C72A94">
      <w:pPr>
        <w:rPr>
          <w:ins w:id="2461" w:author="Benjamin Pannell" w:date="2014-10-21T10:40:00Z"/>
          <w:del w:id="2462" w:author="Benjamin Pannell" w:date="2014-10-22T16:42:00Z"/>
        </w:rPr>
      </w:pPr>
      <w:ins w:id="2463" w:author="Benjamin Pannell" w:date="2014-10-21T10:31:00Z">
        <w:del w:id="2464" w:author="Benjamin Pannell" w:date="2014-10-22T16:42:00Z">
          <w:r w:rsidDel="001B1A7C">
            <w:delText>Of these three factors, the USB HID specification is the most restrictive in terms of performance due to the polling nature of the protocol</w:delText>
          </w:r>
        </w:del>
      </w:ins>
      <w:ins w:id="2465" w:author="Benjamin Pannell" w:date="2014-10-21T11:19:00Z">
        <w:del w:id="2466" w:author="Benjamin Pannell" w:date="2014-10-22T16:42:00Z">
          <w:r w:rsidR="00600BF1" w:rsidDel="001B1A7C">
            <w:delText xml:space="preserve">. The limit affects communication between the Emulation Slave Device and Master Device as defined in </w:delText>
          </w:r>
        </w:del>
      </w:ins>
      <w:ins w:id="2467" w:author="Benjamin Pannell" w:date="2014-10-21T11:20:00Z">
        <w:del w:id="2468" w:author="Benjamin Pannell" w:date="2014-10-22T16:42:00Z">
          <w:r w:rsidR="00600BF1" w:rsidDel="001B1A7C">
            <w:fldChar w:fldCharType="begin"/>
          </w:r>
          <w:r w:rsidR="00600BF1" w:rsidDel="001B1A7C">
            <w:delInstrText xml:space="preserve"> REF _Ref400536471 \h </w:delInstrText>
          </w:r>
        </w:del>
      </w:ins>
      <w:r w:rsidR="00C34BF9">
        <w:instrText xml:space="preserve"> \* MERGEFORMAT </w:instrText>
      </w:r>
      <w:del w:id="2469" w:author="Benjamin Pannell" w:date="2014-10-22T16:42:00Z">
        <w:r w:rsidR="00600BF1" w:rsidDel="001B1A7C">
          <w:fldChar w:fldCharType="separate"/>
        </w:r>
      </w:del>
      <w:ins w:id="2470" w:author="Benjamin Pannell" w:date="2014-10-21T11:20:00Z">
        <w:del w:id="2471" w:author="Benjamin Pannell" w:date="2014-10-22T16:42:00Z">
          <w:r w:rsidR="00600BF1" w:rsidDel="001B1A7C">
            <w:delText xml:space="preserve">Figure </w:delText>
          </w:r>
          <w:r w:rsidR="00600BF1" w:rsidDel="001B1A7C">
            <w:rPr>
              <w:noProof/>
            </w:rPr>
            <w:delText>9</w:delText>
          </w:r>
          <w:r w:rsidR="00600BF1" w:rsidDel="001B1A7C">
            <w:fldChar w:fldCharType="end"/>
          </w:r>
        </w:del>
      </w:ins>
      <w:ins w:id="2472" w:author="Benjamin Pannell" w:date="2014-10-21T10:31:00Z">
        <w:del w:id="2473" w:author="Benjamin Pannell" w:date="2014-10-22T16:42:00Z">
          <w:r w:rsidDel="001B1A7C">
            <w:delText xml:space="preserve"> – which is </w:delText>
          </w:r>
        </w:del>
      </w:ins>
      <w:ins w:id="2474" w:author="Benjamin Pannell" w:date="2014-10-21T10:32:00Z">
        <w:del w:id="2475" w:author="Benjamin Pannell" w:date="2014-10-22T16:42:00Z">
          <w:r w:rsidDel="001B1A7C">
            <w:delText>limited to a maximum</w:delText>
          </w:r>
        </w:del>
      </w:ins>
      <w:ins w:id="2476" w:author="Benjamin Pannell" w:date="2014-10-21T11:20:00Z">
        <w:del w:id="2477" w:author="Benjamin Pannell" w:date="2014-10-22T16:42:00Z">
          <w:r w:rsidR="00600BF1" w:rsidDel="001B1A7C">
            <w:delText xml:space="preserve"> command</w:delText>
          </w:r>
        </w:del>
      </w:ins>
      <w:ins w:id="2478" w:author="Benjamin Pannell" w:date="2014-10-21T10:32:00Z">
        <w:del w:id="2479" w:author="Benjamin Pannell" w:date="2014-10-22T16:42:00Z">
          <w:r w:rsidDel="001B1A7C">
            <w:delText xml:space="preserve"> rate of 1000Hz. This limitation requires </w:delText>
          </w:r>
        </w:del>
      </w:ins>
      <w:ins w:id="2480" w:author="Benjamin Pannell" w:date="2014-10-21T10:35:00Z">
        <w:del w:id="2481" w:author="Benjamin Pannell" w:date="2014-10-22T16:42:00Z">
          <w:r w:rsidDel="001B1A7C">
            <w:delText xml:space="preserve">that the software is designed to never exceed a reporting rate of 1000 commands per second so as to avoid </w:delText>
          </w:r>
        </w:del>
      </w:ins>
      <w:ins w:id="2482" w:author="Benjamin Pannell" w:date="2014-10-21T10:36:00Z">
        <w:del w:id="2483" w:author="Benjamin Pannell" w:date="2014-10-22T16:42:00Z">
          <w:r w:rsidDel="001B1A7C">
            <w:delText xml:space="preserve">emulation issues. The effect of failure to adhere to this rate is investigated in the </w:delText>
          </w:r>
        </w:del>
      </w:ins>
      <w:ins w:id="2484" w:author="Benjamin Pannell" w:date="2014-10-21T10:38:00Z">
        <w:del w:id="2485" w:author="Benjamin Pannell" w:date="2014-10-22T16:42:00Z">
          <w:r w:rsidDel="001B1A7C">
            <w:delText>section “</w:delText>
          </w:r>
        </w:del>
      </w:ins>
      <w:ins w:id="2486" w:author="Benjamin Pannell" w:date="2014-10-21T10:40:00Z">
        <w:del w:id="2487" w:author="Benjamin Pannell" w:date="2014-10-22T16:42:00Z">
          <w:r w:rsidR="009B30A2" w:rsidDel="001B1A7C">
            <w:fldChar w:fldCharType="begin"/>
          </w:r>
          <w:r w:rsidR="009B30A2" w:rsidDel="001B1A7C">
            <w:delInstrText xml:space="preserve"> REF _Ref401651356 \h </w:delInstrText>
          </w:r>
        </w:del>
      </w:ins>
      <w:r w:rsidR="00C34BF9">
        <w:instrText xml:space="preserve"> \* MERGEFORMAT </w:instrText>
      </w:r>
      <w:del w:id="2488" w:author="Benjamin Pannell" w:date="2014-10-22T16:42:00Z">
        <w:r w:rsidR="009B30A2" w:rsidDel="001B1A7C">
          <w:fldChar w:fldCharType="separate"/>
        </w:r>
      </w:del>
      <w:ins w:id="2489" w:author="Benjamin Pannell" w:date="2014-10-21T10:40:00Z">
        <w:del w:id="2490" w:author="Benjamin Pannell" w:date="2014-10-22T16:42:00Z">
          <w:r w:rsidR="009B30A2" w:rsidDel="001B1A7C">
            <w:delText>Effects of Exceeding</w:delText>
          </w:r>
        </w:del>
      </w:ins>
      <w:ins w:id="2491" w:author="Benjamin Pannell" w:date="2014-10-21T11:24:00Z">
        <w:del w:id="2492" w:author="Benjamin Pannell" w:date="2014-10-22T16:42:00Z">
          <w:r w:rsidR="00600BF1" w:rsidDel="001B1A7C">
            <w:delText xml:space="preserve"> USB HID</w:delText>
          </w:r>
        </w:del>
      </w:ins>
      <w:ins w:id="2493" w:author="Benjamin Pannell" w:date="2014-10-21T10:40:00Z">
        <w:del w:id="2494" w:author="Benjamin Pannell" w:date="2014-10-22T16:42:00Z">
          <w:r w:rsidR="009B30A2" w:rsidDel="001B1A7C">
            <w:delText xml:space="preserve"> Rate Limitations</w:delText>
          </w:r>
          <w:r w:rsidR="009B30A2" w:rsidDel="001B1A7C">
            <w:fldChar w:fldCharType="end"/>
          </w:r>
        </w:del>
      </w:ins>
      <w:ins w:id="2495" w:author="Benjamin Pannell" w:date="2014-10-21T10:38:00Z">
        <w:del w:id="2496" w:author="Benjamin Pannell" w:date="2014-10-22T16:42:00Z">
          <w:r w:rsidDel="001B1A7C">
            <w:delText>”</w:delText>
          </w:r>
        </w:del>
      </w:ins>
      <w:ins w:id="2497" w:author="Benjamin Pannell" w:date="2014-10-21T10:40:00Z">
        <w:del w:id="2498" w:author="Benjamin Pannell" w:date="2014-10-22T16:42:00Z">
          <w:r w:rsidR="009B30A2" w:rsidDel="001B1A7C">
            <w:delText>.</w:delText>
          </w:r>
        </w:del>
      </w:ins>
    </w:p>
    <w:p w14:paraId="0E6A9067" w14:textId="4975B137" w:rsidR="009B30A2" w:rsidDel="001B1A7C" w:rsidRDefault="009B30A2">
      <w:pPr>
        <w:rPr>
          <w:ins w:id="2499" w:author="Benjamin Pannell" w:date="2014-10-21T11:29:00Z"/>
          <w:del w:id="2500" w:author="Benjamin Pannell" w:date="2014-10-22T16:42:00Z"/>
        </w:rPr>
      </w:pPr>
      <w:ins w:id="2501" w:author="Benjamin Pannell" w:date="2014-10-21T10:40:00Z">
        <w:del w:id="2502" w:author="Benjamin Pannell" w:date="2014-10-22T16:42:00Z">
          <w:r w:rsidDel="001B1A7C">
            <w:delText>A secondary limit is imposed in the form of the UART’s maximum reliable baud rate</w:delText>
          </w:r>
        </w:del>
      </w:ins>
      <w:ins w:id="2503" w:author="Benjamin Pannell" w:date="2014-10-21T10:47:00Z">
        <w:del w:id="2504" w:author="Benjamin Pannell" w:date="2014-10-22T16:42:00Z">
          <w:r w:rsidDel="001B1A7C">
            <w:delText xml:space="preserve"> of 115200 bits per second.</w:delText>
          </w:r>
        </w:del>
      </w:ins>
      <w:ins w:id="2505" w:author="Benjamin Pannell" w:date="2014-10-21T11:18:00Z">
        <w:del w:id="2506" w:author="Benjamin Pannell" w:date="2014-10-22T16:42:00Z">
          <w:r w:rsidR="00600BF1" w:rsidDel="001B1A7C">
            <w:delText xml:space="preserve"> This limit affects communication between the Master Device and the Emulation Slave Device as defined in </w:delText>
          </w:r>
        </w:del>
      </w:ins>
      <w:ins w:id="2507" w:author="Benjamin Pannell" w:date="2014-10-21T11:19:00Z">
        <w:del w:id="2508" w:author="Benjamin Pannell" w:date="2014-10-22T16:42:00Z">
          <w:r w:rsidR="00600BF1" w:rsidDel="001B1A7C">
            <w:fldChar w:fldCharType="begin"/>
          </w:r>
          <w:r w:rsidR="00600BF1" w:rsidDel="001B1A7C">
            <w:delInstrText xml:space="preserve"> REF _Ref400536471 \h </w:delInstrText>
          </w:r>
        </w:del>
      </w:ins>
      <w:r w:rsidR="00C34BF9">
        <w:instrText xml:space="preserve"> \* MERGEFORMAT </w:instrText>
      </w:r>
      <w:del w:id="2509" w:author="Benjamin Pannell" w:date="2014-10-22T16:42:00Z">
        <w:r w:rsidR="00600BF1" w:rsidDel="001B1A7C">
          <w:fldChar w:fldCharType="separate"/>
        </w:r>
      </w:del>
      <w:ins w:id="2510" w:author="Benjamin Pannell" w:date="2014-10-21T11:19:00Z">
        <w:del w:id="2511" w:author="Benjamin Pannell" w:date="2014-10-22T16:42:00Z">
          <w:r w:rsidR="00600BF1" w:rsidDel="001B1A7C">
            <w:delText xml:space="preserve">Figure </w:delText>
          </w:r>
          <w:r w:rsidR="00600BF1" w:rsidDel="001B1A7C">
            <w:rPr>
              <w:noProof/>
            </w:rPr>
            <w:delText>9</w:delText>
          </w:r>
          <w:r w:rsidR="00600BF1" w:rsidDel="001B1A7C">
            <w:fldChar w:fldCharType="end"/>
          </w:r>
          <w:r w:rsidR="00600BF1" w:rsidDel="001B1A7C">
            <w:delText>.</w:delText>
          </w:r>
        </w:del>
      </w:ins>
      <w:ins w:id="2512" w:author="Benjamin Pannell" w:date="2014-10-21T11:24:00Z">
        <w:del w:id="2513" w:author="Benjamin Pannell" w:date="2014-10-22T16:42:00Z">
          <w:r w:rsidR="00600BF1" w:rsidDel="001B1A7C">
            <w:delText xml:space="preserve"> Due to the way in which serial communication libraries are implemented, </w:delText>
          </w:r>
        </w:del>
      </w:ins>
      <w:ins w:id="2514" w:author="Benjamin Pannell" w:date="2014-10-21T11:25:00Z">
        <w:del w:id="2515" w:author="Benjamin Pannell" w:date="2014-10-22T16:42:00Z">
          <w:r w:rsidR="00600BF1" w:rsidDel="001B1A7C">
            <w:delText>as well as the configurable nature of the UART’s baud rate, it is possible to utilize this limit as a means to reduce the likelihood of exceeding the USB HID protocol</w:delText>
          </w:r>
        </w:del>
      </w:ins>
      <w:ins w:id="2516" w:author="Benjamin Pannell" w:date="2014-10-21T11:26:00Z">
        <w:del w:id="2517" w:author="Benjamin Pannell" w:date="2014-10-22T16:42:00Z">
          <w:r w:rsidR="00600BF1" w:rsidDel="001B1A7C">
            <w:delText>’s polling rate limitation.</w:delText>
          </w:r>
        </w:del>
      </w:ins>
    </w:p>
    <w:p w14:paraId="4302E40E" w14:textId="2581986F" w:rsidR="00482B0F" w:rsidDel="001B1A7C" w:rsidRDefault="00482B0F">
      <w:pPr>
        <w:rPr>
          <w:ins w:id="2518" w:author="Benjamin Pannell" w:date="2014-10-21T11:29:00Z"/>
          <w:del w:id="2519" w:author="Benjamin Pannell" w:date="2014-10-22T16:42:00Z"/>
        </w:rPr>
      </w:pPr>
      <w:ins w:id="2520" w:author="Benjamin Pannell" w:date="2014-10-21T11:29:00Z">
        <w:del w:id="2521" w:author="Benjamin Pannell" w:date="2014-10-22T16:42:00Z">
          <w:r w:rsidDel="001B1A7C">
            <w:rPr>
              <w:noProof/>
              <w:lang w:eastAsia="en-ZA"/>
            </w:rPr>
            <w:drawing>
              <wp:inline distT="0" distB="0" distL="0" distR="0" wp14:anchorId="07167B3F" wp14:editId="37732B5F">
                <wp:extent cx="4362450" cy="2251024"/>
                <wp:effectExtent l="0" t="0" r="0" b="0"/>
                <wp:docPr id="21" name="Picture 21"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79365" cy="2259752"/>
                        </a:xfrm>
                        <a:prstGeom prst="rect">
                          <a:avLst/>
                        </a:prstGeom>
                        <a:noFill/>
                        <a:ln>
                          <a:noFill/>
                        </a:ln>
                      </pic:spPr>
                    </pic:pic>
                  </a:graphicData>
                </a:graphic>
              </wp:inline>
            </w:drawing>
          </w:r>
        </w:del>
      </w:ins>
    </w:p>
    <w:p w14:paraId="044D26B5" w14:textId="1C432A8C" w:rsidR="00482B0F" w:rsidDel="001B1A7C" w:rsidRDefault="00482B0F">
      <w:pPr>
        <w:rPr>
          <w:ins w:id="2522" w:author="Benjamin Pannell" w:date="2014-10-21T11:26:00Z"/>
          <w:del w:id="2523" w:author="Benjamin Pannell" w:date="2014-10-22T16:42:00Z"/>
        </w:rPr>
      </w:pPr>
      <w:bookmarkStart w:id="2524" w:name="_Ref401654439"/>
      <w:ins w:id="2525" w:author="Benjamin Pannell" w:date="2014-10-21T11:29:00Z">
        <w:del w:id="2526" w:author="Benjamin Pannell" w:date="2014-10-22T16:42:00Z">
          <w:r w:rsidDel="001B1A7C">
            <w:delText xml:space="preserve">Figure </w:delText>
          </w:r>
          <w:r w:rsidDel="001B1A7C">
            <w:fldChar w:fldCharType="begin"/>
          </w:r>
          <w:r w:rsidDel="001B1A7C">
            <w:delInstrText xml:space="preserve"> SEQ Figure \* ARABIC </w:delInstrText>
          </w:r>
        </w:del>
      </w:ins>
      <w:del w:id="2527" w:author="Benjamin Pannell" w:date="2014-10-22T16:42:00Z">
        <w:r w:rsidDel="001B1A7C">
          <w:fldChar w:fldCharType="separate"/>
        </w:r>
      </w:del>
      <w:ins w:id="2528" w:author="Benjamin Pannell" w:date="2014-10-22T19:04:00Z">
        <w:r w:rsidR="00C34BF9">
          <w:rPr>
            <w:noProof/>
          </w:rPr>
          <w:t>24</w:t>
        </w:r>
      </w:ins>
      <w:ins w:id="2529" w:author="Benjamin Pannell" w:date="2014-10-21T11:29:00Z">
        <w:del w:id="2530" w:author="Benjamin Pannell" w:date="2014-10-22T16:42:00Z">
          <w:r w:rsidDel="001B1A7C">
            <w:rPr>
              <w:noProof/>
            </w:rPr>
            <w:delText>24</w:delText>
          </w:r>
          <w:r w:rsidDel="001B1A7C">
            <w:fldChar w:fldCharType="end"/>
          </w:r>
          <w:bookmarkEnd w:id="2524"/>
          <w:r w:rsidDel="001B1A7C">
            <w:delText xml:space="preserve"> UART Byte Transmission Levels. Image courtesy of </w:delText>
          </w:r>
        </w:del>
      </w:ins>
      <w:ins w:id="2531" w:author="Benjamin Pannell" w:date="2014-10-21T11:30:00Z">
        <w:del w:id="2532" w:author="Benjamin Pannell" w:date="2014-10-22T16:42:00Z">
          <w:r w:rsidDel="001B1A7C">
            <w:delText xml:space="preserve">embedded </w:delText>
          </w:r>
        </w:del>
      </w:ins>
      <w:customXmlInsRangeStart w:id="2533" w:author="Benjamin Pannell" w:date="2014-10-21T11:31:00Z"/>
      <w:customXmlDelRangeStart w:id="2534" w:author="Benjamin Pannell" w:date="2014-10-22T16:42:00Z"/>
      <w:sdt>
        <w:sdtPr>
          <w:id w:val="2085495958"/>
          <w:citation/>
        </w:sdtPr>
        <w:sdtContent>
          <w:customXmlInsRangeEnd w:id="2533"/>
          <w:customXmlDelRangeEnd w:id="2534"/>
          <w:ins w:id="2535" w:author="Benjamin Pannell" w:date="2014-10-21T11:31:00Z">
            <w:del w:id="2536" w:author="Benjamin Pannell" w:date="2014-10-22T16:42:00Z">
              <w:r w:rsidDel="001B1A7C">
                <w:fldChar w:fldCharType="begin"/>
              </w:r>
              <w:r w:rsidDel="001B1A7C">
                <w:delInstrText xml:space="preserve"> CITATION Aar07 \l 7177 </w:delInstrText>
              </w:r>
            </w:del>
          </w:ins>
          <w:del w:id="2537" w:author="Benjamin Pannell" w:date="2014-10-22T16:42:00Z">
            <w:r w:rsidDel="001B1A7C">
              <w:fldChar w:fldCharType="separate"/>
            </w:r>
          </w:del>
          <w:ins w:id="2538" w:author="Benjamin Pannell" w:date="2014-10-21T11:31:00Z">
            <w:del w:id="2539" w:author="Benjamin Pannell" w:date="2014-10-22T16:42:00Z">
              <w:r w:rsidRPr="00482B0F" w:rsidDel="001B1A7C">
                <w:rPr>
                  <w:noProof/>
                  <w:rPrChange w:id="2540" w:author="Benjamin Pannell" w:date="2014-10-21T11:31:00Z">
                    <w:rPr>
                      <w:rFonts w:eastAsia="Times New Roman"/>
                    </w:rPr>
                  </w:rPrChange>
                </w:rPr>
                <w:delText>[23]</w:delText>
              </w:r>
              <w:r w:rsidDel="001B1A7C">
                <w:fldChar w:fldCharType="end"/>
              </w:r>
            </w:del>
          </w:ins>
          <w:customXmlInsRangeStart w:id="2541" w:author="Benjamin Pannell" w:date="2014-10-21T11:31:00Z"/>
          <w:customXmlDelRangeStart w:id="2542" w:author="Benjamin Pannell" w:date="2014-10-22T16:42:00Z"/>
        </w:sdtContent>
      </w:sdt>
      <w:customXmlInsRangeEnd w:id="2541"/>
      <w:customXmlDelRangeEnd w:id="2542"/>
      <w:ins w:id="2543" w:author="Benjamin Pannell" w:date="2014-10-21T11:30:00Z">
        <w:del w:id="2544" w:author="Benjamin Pannell" w:date="2014-10-22T16:42:00Z">
          <w:r w:rsidDel="001B1A7C">
            <w:delText>.</w:delText>
          </w:r>
        </w:del>
      </w:ins>
    </w:p>
    <w:p w14:paraId="2D55561B" w14:textId="3611FE68" w:rsidR="00600BF1" w:rsidDel="001B1A7C" w:rsidRDefault="00600BF1">
      <w:pPr>
        <w:rPr>
          <w:ins w:id="2545" w:author="Benjamin Pannell" w:date="2014-10-21T11:32:00Z"/>
          <w:del w:id="2546" w:author="Benjamin Pannell" w:date="2014-10-22T16:42:00Z"/>
        </w:rPr>
      </w:pPr>
      <w:ins w:id="2547" w:author="Benjamin Pannell" w:date="2014-10-21T11:27:00Z">
        <w:del w:id="2548" w:author="Benjamin Pannell" w:date="2014-10-22T16:42:00Z">
          <w:r w:rsidDel="001B1A7C">
            <w:delText xml:space="preserve">The UART protocol operates </w:delText>
          </w:r>
        </w:del>
      </w:ins>
      <w:ins w:id="2549" w:author="Benjamin Pannell" w:date="2014-10-21T11:28:00Z">
        <w:del w:id="2550" w:author="Benjamin Pannell" w:date="2014-10-22T16:42:00Z">
          <w:r w:rsidR="00482B0F" w:rsidDel="001B1A7C">
            <w:delText xml:space="preserve">through the use of start, stop and checksum bits on each transmitted byte of data – as show in </w:delText>
          </w:r>
        </w:del>
      </w:ins>
      <w:ins w:id="2551" w:author="Benjamin Pannell" w:date="2014-10-21T11:31:00Z">
        <w:del w:id="2552" w:author="Benjamin Pannell" w:date="2014-10-22T16:42:00Z">
          <w:r w:rsidR="00482B0F" w:rsidDel="001B1A7C">
            <w:fldChar w:fldCharType="begin"/>
          </w:r>
          <w:r w:rsidR="00482B0F" w:rsidDel="001B1A7C">
            <w:delInstrText xml:space="preserve"> REF _Ref401654439 \h </w:delInstrText>
          </w:r>
        </w:del>
      </w:ins>
      <w:r w:rsidR="00C34BF9">
        <w:instrText xml:space="preserve"> \* MERGEFORMAT </w:instrText>
      </w:r>
      <w:del w:id="2553" w:author="Benjamin Pannell" w:date="2014-10-22T16:42:00Z">
        <w:r w:rsidR="00482B0F" w:rsidDel="001B1A7C">
          <w:fldChar w:fldCharType="separate"/>
        </w:r>
      </w:del>
      <w:ins w:id="2554" w:author="Benjamin Pannell" w:date="2014-10-21T11:31:00Z">
        <w:del w:id="2555" w:author="Benjamin Pannell" w:date="2014-10-22T16:42:00Z">
          <w:r w:rsidR="00482B0F" w:rsidDel="001B1A7C">
            <w:delText xml:space="preserve">Figure </w:delText>
          </w:r>
          <w:r w:rsidR="00482B0F" w:rsidDel="001B1A7C">
            <w:rPr>
              <w:noProof/>
            </w:rPr>
            <w:delText>24</w:delText>
          </w:r>
          <w:r w:rsidR="00482B0F" w:rsidDel="001B1A7C">
            <w:fldChar w:fldCharType="end"/>
          </w:r>
        </w:del>
      </w:ins>
      <w:ins w:id="2556" w:author="Benjamin Pannell" w:date="2014-10-21T11:32:00Z">
        <w:del w:id="2557" w:author="Benjamin Pannell" w:date="2014-10-22T16:42:00Z">
          <w:r w:rsidR="00482B0F" w:rsidDel="001B1A7C">
            <w:delText xml:space="preserve"> – resulting in an effective byte length of 11 bits</w:delText>
          </w:r>
        </w:del>
      </w:ins>
      <w:ins w:id="2558" w:author="Benjamin Pannell" w:date="2014-10-21T11:28:00Z">
        <w:del w:id="2559" w:author="Benjamin Pannell" w:date="2014-10-22T16:42:00Z">
          <w:r w:rsidR="00482B0F" w:rsidDel="001B1A7C">
            <w:delText xml:space="preserve">. </w:delText>
          </w:r>
        </w:del>
      </w:ins>
      <w:ins w:id="2560" w:author="Benjamin Pannell" w:date="2014-10-21T11:26:00Z">
        <w:del w:id="2561" w:author="Benjamin Pannell" w:date="2014-10-22T16:42:00Z">
          <w:r w:rsidR="00482B0F" w:rsidDel="001B1A7C">
            <w:delText>By considering this, in conjunction with the</w:delText>
          </w:r>
          <w:r w:rsidDel="001B1A7C">
            <w:delText xml:space="preserve"> minimum releva</w:delText>
          </w:r>
          <w:r w:rsidR="00482B0F" w:rsidDel="001B1A7C">
            <w:delText>nt packet size for the protocol</w:delText>
          </w:r>
          <w:r w:rsidDel="001B1A7C">
            <w:delText xml:space="preserve"> as defined in </w:delText>
          </w:r>
        </w:del>
      </w:ins>
      <w:ins w:id="2562" w:author="Benjamin Pannell" w:date="2014-10-21T11:27:00Z">
        <w:del w:id="2563" w:author="Benjamin Pannell" w:date="2014-10-22T16:42:00Z">
          <w:r w:rsidDel="001B1A7C">
            <w:fldChar w:fldCharType="begin"/>
          </w:r>
          <w:r w:rsidDel="001B1A7C">
            <w:delInstrText xml:space="preserve"> REF _Ref401170233 \h </w:delInstrText>
          </w:r>
        </w:del>
      </w:ins>
      <w:r w:rsidR="00C34BF9">
        <w:instrText xml:space="preserve"> \* MERGEFORMAT </w:instrText>
      </w:r>
      <w:del w:id="2564" w:author="Benjamin Pannell" w:date="2014-10-22T16:42:00Z">
        <w:r w:rsidDel="001B1A7C">
          <w:fldChar w:fldCharType="separate"/>
        </w:r>
      </w:del>
      <w:ins w:id="2565" w:author="Benjamin Pannell" w:date="2014-10-21T11:27:00Z">
        <w:del w:id="2566" w:author="Benjamin Pannell" w:date="2014-10-22T16:42:00Z">
          <w:r w:rsidDel="001B1A7C">
            <w:delText>Communications Protocol</w:delText>
          </w:r>
          <w:r w:rsidDel="001B1A7C">
            <w:fldChar w:fldCharType="end"/>
          </w:r>
          <w:r w:rsidDel="001B1A7C">
            <w:delText>, it is possible t</w:delText>
          </w:r>
          <w:r w:rsidR="00482B0F" w:rsidDel="001B1A7C">
            <w:delText>o determine the ideal baud rate.</w:delText>
          </w:r>
        </w:del>
      </w:ins>
    </w:p>
    <w:p w14:paraId="2BC114E7" w14:textId="407D8A47" w:rsidR="00482B0F" w:rsidRPr="00B30D37" w:rsidDel="001B1A7C" w:rsidRDefault="00482B0F">
      <w:pPr>
        <w:rPr>
          <w:ins w:id="2567" w:author="Benjamin Pannell" w:date="2014-10-21T10:36:00Z"/>
          <w:del w:id="2568" w:author="Benjamin Pannell" w:date="2014-10-22T16:42:00Z"/>
          <w:rFonts w:eastAsiaTheme="minorEastAsia"/>
          <w:rPrChange w:id="2569" w:author="Benjamin Pannell" w:date="2014-10-21T11:39:00Z">
            <w:rPr>
              <w:ins w:id="2570" w:author="Benjamin Pannell" w:date="2014-10-21T10:36:00Z"/>
              <w:del w:id="2571" w:author="Benjamin Pannell" w:date="2014-10-22T16:42:00Z"/>
            </w:rPr>
          </w:rPrChange>
        </w:rPr>
      </w:pPr>
      <m:oMathPara>
        <m:oMath>
          <m:r>
            <w:del w:id="2572" w:author="Benjamin Pannell" w:date="2014-10-22T16:42:00Z">
              <m:rPr>
                <m:sty m:val="p"/>
              </m:rPr>
              <w:rPr>
                <w:rFonts w:ascii="Cambria Math" w:hAnsi="Cambria Math"/>
              </w:rPr>
              <m:t>max</m:t>
            </w:del>
          </m:r>
          <m:r>
            <w:ins w:id="2573" w:author="Benjamin Pannell" w:date="2014-10-21T11:39:00Z">
              <w:del w:id="2574" w:author="Benjamin Pannell" w:date="2014-10-22T16:42:00Z">
                <w:rPr>
                  <w:rFonts w:ascii="Cambria Math" w:hAnsi="Cambria Math"/>
                </w:rPr>
                <m:t>idealB</m:t>
              </w:del>
            </w:ins>
          </m:r>
          <m:r>
            <w:ins w:id="2575" w:author="Benjamin Pannell" w:date="2014-10-21T11:33:00Z">
              <w:del w:id="2576" w:author="Benjamin Pannell" w:date="2014-10-22T16:42:00Z">
                <w:rPr>
                  <w:rFonts w:ascii="Cambria Math" w:hAnsi="Cambria Math"/>
                </w:rPr>
                <m:t>aud=</m:t>
              </w:del>
            </w:ins>
          </m:r>
          <m:r>
            <w:ins w:id="2577" w:author="Benjamin Pannell" w:date="2014-10-21T11:34:00Z">
              <w:del w:id="2578" w:author="Benjamin Pannell" w:date="2014-10-22T16:42:00Z">
                <w:rPr>
                  <w:rFonts w:ascii="Cambria Math" w:hAnsi="Cambria Math"/>
                </w:rPr>
                <m:t>11</m:t>
              </w:del>
            </w:ins>
          </m:r>
          <m:r>
            <w:ins w:id="2579" w:author="Benjamin Pannell" w:date="2014-10-21T11:33:00Z">
              <w:del w:id="2580" w:author="Benjamin Pannell" w:date="2014-10-22T16:42:00Z">
                <w:rPr>
                  <w:rFonts w:ascii="Cambria Math" w:hAnsi="Cambria Math"/>
                </w:rPr>
                <m:t>×1000×packetSiz</m:t>
              </w:del>
            </w:ins>
          </m:r>
          <m:r>
            <w:ins w:id="2581" w:author="Benjamin Pannell" w:date="2014-10-21T11:34:00Z">
              <w:del w:id="2582" w:author="Benjamin Pannell" w:date="2014-10-22T16:42:00Z">
                <w:rPr>
                  <w:rFonts w:ascii="Cambria Math" w:hAnsi="Cambria Math"/>
                </w:rPr>
                <m:t>e</m:t>
              </w:del>
            </w:ins>
          </m:r>
          <m:func>
            <m:funcPr>
              <m:ctrlPr>
                <w:del w:id="2583" w:author="Benjamin Pannell" w:date="2014-10-22T16:42:00Z">
                  <w:rPr>
                    <w:rFonts w:ascii="Cambria Math" w:hAnsi="Cambria Math"/>
                  </w:rPr>
                </w:del>
              </m:ctrlPr>
            </m:funcPr>
            <m:fName>
              <m:ctrlPr>
                <w:del w:id="2584" w:author="Benjamin Pannell" w:date="2014-10-22T16:42:00Z">
                  <w:rPr>
                    <w:rFonts w:ascii="Cambria Math" w:hAnsi="Cambria Math"/>
                    <w:i/>
                  </w:rPr>
                </w:del>
              </m:ctrlPr>
            </m:fName>
            <m:e/>
          </m:func>
        </m:oMath>
      </m:oMathPara>
    </w:p>
    <w:p w14:paraId="32B1B495" w14:textId="51DB06DF" w:rsidR="00482B0F" w:rsidDel="001B1A7C" w:rsidRDefault="00482B0F">
      <w:pPr>
        <w:rPr>
          <w:ins w:id="2585" w:author="Benjamin Pannell" w:date="2014-10-21T11:39:00Z"/>
          <w:del w:id="2586" w:author="Benjamin Pannell" w:date="2014-10-22T16:42:00Z"/>
          <w:rFonts w:eastAsiaTheme="minorEastAsia"/>
        </w:rPr>
      </w:pPr>
      <w:bookmarkStart w:id="2587" w:name="_Ref401651251"/>
      <w:bookmarkStart w:id="2588" w:name="_Ref401651356"/>
      <w:ins w:id="2589" w:author="Benjamin Pannell" w:date="2014-10-21T11:34:00Z">
        <w:del w:id="2590" w:author="Benjamin Pannell" w:date="2014-10-22T16:42:00Z">
          <w:r w:rsidDel="001B1A7C">
            <w:delText xml:space="preserve">Making the </w:delText>
          </w:r>
        </w:del>
      </w:ins>
      <w:ins w:id="2591" w:author="Benjamin Pannell" w:date="2014-10-21T11:35:00Z">
        <w:del w:id="2592" w:author="Benjamin Pannell" w:date="2014-10-22T16:42:00Z">
          <w:r w:rsidDel="001B1A7C">
            <w:delText>assumption</w:delText>
          </w:r>
        </w:del>
      </w:ins>
      <w:ins w:id="2593" w:author="Benjamin Pannell" w:date="2014-10-21T11:34:00Z">
        <w:del w:id="2594" w:author="Benjamin Pannell" w:date="2014-10-22T16:42:00Z">
          <w:r w:rsidDel="001B1A7C">
            <w:delText xml:space="preserve"> that the average common packet is between 2 and 3 bytes long for keyboard input, it makes sense to select </w:delText>
          </w:r>
        </w:del>
      </w:ins>
      <w:ins w:id="2595" w:author="Benjamin Pannell" w:date="2014-10-21T11:36:00Z">
        <w:del w:id="2596" w:author="Benjamin Pannell" w:date="2014-10-22T16:42:00Z">
          <w:r w:rsidDel="001B1A7C">
            <w:delText xml:space="preserve">a baud rate as close to </w:delText>
          </w:r>
          <m:oMath>
            <m:r>
              <w:rPr>
                <w:rFonts w:ascii="Cambria Math" w:hAnsi="Cambria Math"/>
              </w:rPr>
              <m:t>33000</m:t>
            </m:r>
          </m:oMath>
          <w:r w:rsidDel="001B1A7C">
            <w:rPr>
              <w:rFonts w:eastAsiaTheme="minorEastAsia"/>
            </w:rPr>
            <w:delText xml:space="preserve"> as possible. </w:delText>
          </w:r>
        </w:del>
      </w:ins>
      <w:ins w:id="2597" w:author="Benjamin Pannell" w:date="2014-10-21T11:37:00Z">
        <w:del w:id="2598" w:author="Benjamin Pannell" w:date="2014-10-22T16:42:00Z">
          <w:r w:rsidDel="001B1A7C">
            <w:rPr>
              <w:rFonts w:eastAsiaTheme="minorEastAsia"/>
            </w:rPr>
            <w:delText>As the nearest standard baud rate is 38400, it makes sense to select that as the primary transmission rate</w:delText>
          </w:r>
        </w:del>
        <w:del w:id="2599" w:author="Benjamin Pannell" w:date="2014-10-22T16:32:00Z">
          <w:r w:rsidDel="00CA1CF8">
            <w:rPr>
              <w:rFonts w:eastAsiaTheme="minorEastAsia"/>
            </w:rPr>
            <w:delText>.</w:delText>
          </w:r>
        </w:del>
      </w:ins>
    </w:p>
    <w:p w14:paraId="5F10BE6E" w14:textId="14390F93" w:rsidR="0078420C" w:rsidDel="001B1A7C" w:rsidRDefault="00993464">
      <w:pPr>
        <w:rPr>
          <w:ins w:id="2600" w:author="Benjamin Pannell" w:date="2014-10-21T11:41:00Z"/>
          <w:del w:id="2601" w:author="Benjamin Pannell" w:date="2014-10-22T16:42:00Z"/>
          <w:rFonts w:eastAsiaTheme="minorEastAsia"/>
        </w:rPr>
      </w:pPr>
      <w:ins w:id="2602" w:author="Benjamin Pannell" w:date="2014-10-21T11:39:00Z">
        <w:del w:id="2603" w:author="Benjamin Pannell" w:date="2014-10-22T16:42:00Z">
          <w:r w:rsidDel="001B1A7C">
            <w:rPr>
              <w:rFonts w:eastAsiaTheme="minorEastAsia"/>
            </w:rPr>
            <w:delText xml:space="preserve">The final restriction, performance of the ATmega32u4, given its 16MHz core </w:delText>
          </w:r>
        </w:del>
      </w:ins>
      <w:ins w:id="2604" w:author="Benjamin Pannell" w:date="2014-10-21T11:40:00Z">
        <w:del w:id="2605" w:author="Benjamin Pannell" w:date="2014-10-22T16:42:00Z">
          <w:r w:rsidDel="001B1A7C">
            <w:rPr>
              <w:rFonts w:eastAsiaTheme="minorEastAsia"/>
            </w:rPr>
            <w:delText>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delText>
          </w:r>
        </w:del>
      </w:ins>
    </w:p>
    <w:p w14:paraId="1F1C5612" w14:textId="2322336E" w:rsidR="00993464" w:rsidRDefault="0078420C">
      <w:pPr>
        <w:rPr>
          <w:ins w:id="2606" w:author="Benjamin Pannell" w:date="2014-10-22T17:14:00Z"/>
          <w:rFonts w:eastAsiaTheme="minorEastAsia"/>
        </w:rPr>
      </w:pPr>
      <w:ins w:id="2607" w:author="Benjamin Pannell" w:date="2014-10-21T11:41:00Z">
        <w:r>
          <w:rPr>
            <w:rFonts w:eastAsiaTheme="minorEastAsia"/>
            <w:b/>
          </w:rPr>
          <w:t xml:space="preserve">TODO: Test maximum switching rate of </w:t>
        </w:r>
      </w:ins>
      <w:ins w:id="2608" w:author="Benjamin Pannell" w:date="2014-10-21T11:42:00Z">
        <w:r>
          <w:rPr>
            <w:rFonts w:eastAsiaTheme="minorEastAsia"/>
            <w:b/>
          </w:rPr>
          <w:t>PIN to demo effective command rate of Teensy</w:t>
        </w:r>
      </w:ins>
      <w:ins w:id="2609" w:author="Benjamin Pannell" w:date="2014-10-21T11:41:00Z">
        <w:r>
          <w:rPr>
            <w:rFonts w:eastAsiaTheme="minorEastAsia"/>
          </w:rPr>
          <w:t xml:space="preserve"> </w:t>
        </w:r>
      </w:ins>
    </w:p>
    <w:p w14:paraId="3BF37D20" w14:textId="16CC4B61" w:rsidR="00CC740C" w:rsidRDefault="00CC740C">
      <w:pPr>
        <w:pStyle w:val="Heading3"/>
        <w:rPr>
          <w:ins w:id="2610" w:author="Benjamin Pannell" w:date="2014-10-22T17:14:00Z"/>
        </w:rPr>
        <w:pPrChange w:id="2611" w:author="Benjamin Pannell" w:date="2014-10-22T17:14:00Z">
          <w:pPr/>
        </w:pPrChange>
      </w:pPr>
      <w:ins w:id="2612" w:author="Benjamin Pannell" w:date="2014-10-22T17:14:00Z">
        <w:r>
          <w:t xml:space="preserve">Standard Text </w:t>
        </w:r>
      </w:ins>
      <w:ins w:id="2613" w:author="Benjamin Pannell" w:date="2014-10-22T18:42:00Z">
        <w:r w:rsidR="00E80707">
          <w:t>Transcription</w:t>
        </w:r>
      </w:ins>
    </w:p>
    <w:p w14:paraId="78A1420F" w14:textId="5D70317C" w:rsidR="00EE1415" w:rsidRDefault="00CC740C">
      <w:pPr>
        <w:rPr>
          <w:ins w:id="2614" w:author="Benjamin Pannell" w:date="2014-10-22T18:29:00Z"/>
        </w:rPr>
      </w:pPr>
      <w:ins w:id="2615" w:author="Benjamin Pannell" w:date="2014-10-22T17:14:00Z">
        <w:r>
          <w:t>In this section tests were conducted to determine the accuracy</w:t>
        </w:r>
      </w:ins>
      <w:ins w:id="2616" w:author="Benjamin Pannell" w:date="2014-10-22T18:11:00Z">
        <w:r w:rsidR="00834C30">
          <w:t xml:space="preserve"> and performance</w:t>
        </w:r>
      </w:ins>
      <w:ins w:id="2617" w:author="Benjamin Pannell" w:date="2014-10-22T17:14:00Z">
        <w:r>
          <w:t xml:space="preserve"> of text input under standard operating conditions. The C library was configured to operate at a command rate of 500Hz and the UART to operate 115200 baud.</w:t>
        </w:r>
      </w:ins>
      <w:ins w:id="2618" w:author="Benjamin Pannell" w:date="2014-10-22T18:11:00Z">
        <w:r w:rsidR="00834C30">
          <w:t xml:space="preserve"> A 3517 character text file was then</w:t>
        </w:r>
      </w:ins>
      <w:ins w:id="2619" w:author="Benjamin Pannell" w:date="2014-10-22T18:27:00Z">
        <w:r w:rsidR="009E44AF">
          <w:t xml:space="preserve"> piped to the </w:t>
        </w:r>
        <w:proofErr w:type="spellStart"/>
        <w:r w:rsidR="009E44AF">
          <w:t>isowrite</w:t>
        </w:r>
        <w:proofErr w:type="spellEnd"/>
        <w:r w:rsidR="009E44AF">
          <w:t xml:space="preserve"> command line application and the time taken to complete emulation of the file’s typing was measured.</w:t>
        </w:r>
      </w:ins>
    </w:p>
    <w:p w14:paraId="0DC7EAB7" w14:textId="74A27E38" w:rsidR="00EE1415" w:rsidRDefault="00EE1415">
      <w:pPr>
        <w:jc w:val="center"/>
        <w:rPr>
          <w:ins w:id="2620" w:author="Benjamin Pannell" w:date="2014-10-22T18:29:00Z"/>
        </w:rPr>
        <w:pPrChange w:id="2621" w:author="Benjamin Pannell" w:date="2014-10-22T18:29:00Z">
          <w:pPr/>
        </w:pPrChange>
      </w:pPr>
      <w:ins w:id="2622" w:author="Benjamin Pannell" w:date="2014-10-22T18:31:00Z">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1">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ins>
    </w:p>
    <w:p w14:paraId="5FDCDCF4" w14:textId="435B4899" w:rsidR="00EE1415" w:rsidRDefault="00EE1415">
      <w:pPr>
        <w:pStyle w:val="Caption"/>
        <w:rPr>
          <w:ins w:id="2623" w:author="Benjamin Pannell" w:date="2014-10-22T18:31:00Z"/>
        </w:rPr>
        <w:pPrChange w:id="2624" w:author="Benjamin Pannell" w:date="2014-10-22T18:29:00Z">
          <w:pPr/>
        </w:pPrChange>
      </w:pPr>
      <w:bookmarkStart w:id="2625" w:name="_Ref401766060"/>
      <w:bookmarkStart w:id="2626" w:name="_Toc401770989"/>
      <w:ins w:id="2627" w:author="Benjamin Pannell" w:date="2014-10-22T18:29:00Z">
        <w:r>
          <w:t xml:space="preserve">Figure </w:t>
        </w:r>
      </w:ins>
      <w:ins w:id="2628" w:author="Benjamin Pannell" w:date="2014-10-22T19:22:00Z">
        <w:r w:rsidR="00C66450">
          <w:fldChar w:fldCharType="begin"/>
        </w:r>
        <w:r w:rsidR="00C66450">
          <w:instrText xml:space="preserve"> SEQ Figure \* ARABIC </w:instrText>
        </w:r>
      </w:ins>
      <w:r w:rsidR="00C66450">
        <w:fldChar w:fldCharType="separate"/>
      </w:r>
      <w:ins w:id="2629" w:author="Benjamin Pannell" w:date="2014-10-22T19:22:00Z">
        <w:r w:rsidR="00C66450">
          <w:rPr>
            <w:noProof/>
          </w:rPr>
          <w:t>25</w:t>
        </w:r>
        <w:r w:rsidR="00C66450">
          <w:fldChar w:fldCharType="end"/>
        </w:r>
      </w:ins>
      <w:bookmarkEnd w:id="2625"/>
      <w:ins w:id="2630" w:author="Benjamin Pannell" w:date="2014-10-22T18:29:00Z">
        <w:r>
          <w:t xml:space="preserve"> </w:t>
        </w:r>
      </w:ins>
      <w:ins w:id="2631" w:author="Benjamin Pannell" w:date="2014-10-22T18:30:00Z">
        <w:r>
          <w:t xml:space="preserve">Text Input </w:t>
        </w:r>
      </w:ins>
      <w:ins w:id="2632" w:author="Benjamin Pannell" w:date="2014-10-22T18:31:00Z">
        <w:r>
          <w:t>Command Execution Timing</w:t>
        </w:r>
        <w:bookmarkEnd w:id="2626"/>
      </w:ins>
    </w:p>
    <w:p w14:paraId="1C4E9F32" w14:textId="395C0FB7" w:rsidR="00EE1415" w:rsidRDefault="00EE1415">
      <w:pPr>
        <w:rPr>
          <w:ins w:id="2633" w:author="Benjamin Pannell" w:date="2014-10-22T18:35:00Z"/>
          <w:rFonts w:eastAsiaTheme="minorEastAsia"/>
        </w:rPr>
      </w:pPr>
      <w:ins w:id="2634" w:author="Benjamin Pannell" w:date="2014-10-22T18:32:00Z">
        <w:r>
          <w:fldChar w:fldCharType="begin"/>
        </w:r>
        <w:r>
          <w:instrText xml:space="preserve"> REF _Ref401766060 \h </w:instrText>
        </w:r>
      </w:ins>
      <w:r>
        <w:fldChar w:fldCharType="separate"/>
      </w:r>
      <w:ins w:id="2635" w:author="Benjamin Pannell" w:date="2014-10-22T19:04:00Z">
        <w:r w:rsidR="00C34BF9">
          <w:t xml:space="preserve">Figure </w:t>
        </w:r>
        <w:r w:rsidR="00C34BF9">
          <w:rPr>
            <w:noProof/>
          </w:rPr>
          <w:t>25</w:t>
        </w:r>
      </w:ins>
      <w:ins w:id="2636" w:author="Benjamin Pannell" w:date="2014-10-22T18:32:00Z">
        <w:r>
          <w:fldChar w:fldCharType="end"/>
        </w:r>
        <w:r>
          <w:t xml:space="preserve"> shows the outputs of Linux’s word count and time commands as used to measure these metrics. From these results it is possible to determine the average number of characters </w:t>
        </w:r>
      </w:ins>
      <w:ins w:id="2637" w:author="Benjamin Pannell" w:date="2014-10-22T18:33:00Z">
        <w:r>
          <w:t xml:space="preserve">“typed” per second, giving a value </w:t>
        </w:r>
        <w:proofErr w:type="gramStart"/>
        <w:r>
          <w:t xml:space="preserve">of </w:t>
        </w:r>
        <w:proofErr w:type="gramEnd"/>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xml:space="preserve">. It is important to take into account the algorithm used for generating keyboard commands from a string of text when </w:t>
        </w:r>
      </w:ins>
      <w:ins w:id="2638" w:author="Benjamin Pannell" w:date="2014-10-22T18:34:00Z">
        <w:r>
          <w:rPr>
            <w:rFonts w:eastAsiaTheme="minorEastAsia"/>
          </w:rPr>
          <w:t xml:space="preserve">analysing this value – namely that a key release command is transmitted after each character, resulting in two emulation commands per </w:t>
        </w:r>
      </w:ins>
      <w:ins w:id="2639" w:author="Benjamin Pannell" w:date="2014-10-22T18:35:00Z">
        <w:r>
          <w:rPr>
            <w:rFonts w:eastAsiaTheme="minorEastAsia"/>
          </w:rPr>
          <w:t>character</w:t>
        </w:r>
      </w:ins>
      <w:ins w:id="2640" w:author="Benjamin Pannell" w:date="2014-10-22T18:34:00Z">
        <w:r>
          <w:rPr>
            <w:rFonts w:eastAsiaTheme="minorEastAsia"/>
          </w:rPr>
          <w:t xml:space="preserve"> </w:t>
        </w:r>
      </w:ins>
      <w:ins w:id="2641" w:author="Benjamin Pannell" w:date="2014-10-22T18:35:00Z">
        <w:r>
          <w:rPr>
            <w:rFonts w:eastAsiaTheme="minorEastAsia"/>
          </w:rPr>
          <w:t>to be emulated.</w:t>
        </w:r>
      </w:ins>
    </w:p>
    <w:p w14:paraId="0356F0AF" w14:textId="63F10B9A" w:rsidR="00EE1415" w:rsidRDefault="00EE1415">
      <w:pPr>
        <w:rPr>
          <w:ins w:id="2642" w:author="Benjamin Pannell" w:date="2014-10-22T18:36:00Z"/>
          <w:rFonts w:eastAsiaTheme="minorEastAsia"/>
        </w:rPr>
      </w:pPr>
      <w:ins w:id="2643" w:author="Benjamin Pannell" w:date="2014-10-22T18:35:00Z">
        <w:r>
          <w:rPr>
            <w:rFonts w:eastAsiaTheme="minorEastAsia"/>
          </w:rPr>
          <w:t xml:space="preserve">When considering this, the time </w:t>
        </w:r>
      </w:ins>
      <w:ins w:id="2644" w:author="Benjamin Pannell" w:date="2014-10-22T18:36:00Z">
        <w:r>
          <w:rPr>
            <w:rFonts w:eastAsiaTheme="minorEastAsia"/>
          </w:rPr>
          <w:t>overhead of the system can be determined by the following equations.</w:t>
        </w:r>
      </w:ins>
    </w:p>
    <w:p w14:paraId="64E39E1E" w14:textId="4099F08A" w:rsidR="00EE1415" w:rsidRPr="00E80707" w:rsidRDefault="00EE1415">
      <w:pPr>
        <w:rPr>
          <w:ins w:id="2645" w:author="Benjamin Pannell" w:date="2014-10-22T18:41:00Z"/>
          <w:rFonts w:eastAsiaTheme="minorEastAsia"/>
        </w:rPr>
      </w:pPr>
      <m:oMathPara>
        <m:oMath>
          <m:r>
            <w:ins w:id="2646" w:author="Benjamin Pannell" w:date="2014-10-22T18:37:00Z">
              <w:rPr>
                <w:rFonts w:ascii="Cambria Math" w:hAnsi="Cambria Math"/>
              </w:rPr>
              <m:t>idealRate=</m:t>
            </w:ins>
          </m:r>
          <m:f>
            <m:fPr>
              <m:ctrlPr>
                <w:ins w:id="2647" w:author="Benjamin Pannell" w:date="2014-10-22T18:37:00Z">
                  <w:rPr>
                    <w:rFonts w:ascii="Cambria Math" w:hAnsi="Cambria Math"/>
                    <w:i/>
                  </w:rPr>
                </w:ins>
              </m:ctrlPr>
            </m:fPr>
            <m:num>
              <m:r>
                <w:ins w:id="2648" w:author="Benjamin Pannell" w:date="2014-10-22T18:37:00Z">
                  <w:rPr>
                    <w:rFonts w:ascii="Cambria Math" w:hAnsi="Cambria Math"/>
                  </w:rPr>
                  <m:t>500</m:t>
                </w:ins>
              </m:r>
            </m:num>
            <m:den>
              <m:r>
                <w:ins w:id="2649" w:author="Benjamin Pannell" w:date="2014-10-22T18:37:00Z">
                  <w:rPr>
                    <w:rFonts w:ascii="Cambria Math" w:hAnsi="Cambria Math"/>
                  </w:rPr>
                  <m:t>2</m:t>
                </w:ins>
              </m:r>
            </m:den>
          </m:f>
          <m:r>
            <w:ins w:id="2650" w:author="Benjamin Pannell" w:date="2014-10-22T18:37:00Z">
              <w:rPr>
                <w:rFonts w:ascii="Cambria Math" w:hAnsi="Cambria Math"/>
              </w:rPr>
              <m:t>=250</m:t>
            </w:ins>
          </m:r>
          <m:r>
            <w:ins w:id="2651" w:author="Benjamin Pannell" w:date="2014-10-22T18:37:00Z">
              <m:rPr>
                <m:sty m:val="p"/>
              </m:rPr>
              <w:rPr>
                <w:rFonts w:ascii="Cambria Math" w:hAnsi="Cambria Math"/>
                <w:rPrChange w:id="2652" w:author="Benjamin Pannell" w:date="2014-10-22T18:37:00Z">
                  <w:rPr>
                    <w:rFonts w:ascii="Cambria Math" w:hAnsi="Cambria Math"/>
                  </w:rPr>
                </w:rPrChange>
              </w:rPr>
              <w:br/>
            </w:ins>
          </m:r>
        </m:oMath>
        <m:oMath>
          <m:r>
            <w:ins w:id="2653" w:author="Benjamin Pannell" w:date="2014-10-22T18:37:00Z">
              <w:rPr>
                <w:rFonts w:ascii="Cambria Math" w:eastAsiaTheme="minorEastAsia" w:hAnsi="Cambria Math"/>
              </w:rPr>
              <m:t>actualRate=233.</m:t>
            </w:ins>
          </m:r>
          <m:r>
            <w:ins w:id="2654" w:author="Benjamin Pannell" w:date="2014-10-22T18:38:00Z">
              <w:rPr>
                <w:rFonts w:ascii="Cambria Math" w:eastAsiaTheme="minorEastAsia" w:hAnsi="Cambria Math"/>
              </w:rPr>
              <m:t>58</m:t>
            </w:ins>
          </m:r>
          <m:r>
            <w:ins w:id="2655" w:author="Benjamin Pannell" w:date="2014-10-22T18:38:00Z">
              <m:rPr>
                <m:sty m:val="p"/>
              </m:rPr>
              <w:rPr>
                <w:rFonts w:ascii="Cambria Math" w:eastAsiaTheme="minorEastAsia" w:hAnsi="Cambria Math"/>
                <w:rPrChange w:id="2656" w:author="Benjamin Pannell" w:date="2014-10-22T18:38:00Z">
                  <w:rPr>
                    <w:rFonts w:ascii="Cambria Math" w:eastAsiaTheme="minorEastAsia" w:hAnsi="Cambria Math"/>
                  </w:rPr>
                </w:rPrChange>
              </w:rPr>
              <w:br/>
            </w:ins>
          </m:r>
        </m:oMath>
        <m:oMath>
          <m:r>
            <w:ins w:id="2657" w:author="Benjamin Pannell" w:date="2014-10-22T18:38:00Z">
              <w:rPr>
                <w:rFonts w:ascii="Cambria Math" w:eastAsiaTheme="minorEastAsia" w:hAnsi="Cambria Math"/>
              </w:rPr>
              <m:t>totalOverhead=</m:t>
            </w:ins>
          </m:r>
          <m:f>
            <m:fPr>
              <m:ctrlPr>
                <w:ins w:id="2658" w:author="Benjamin Pannell" w:date="2014-10-22T18:38:00Z">
                  <w:rPr>
                    <w:rFonts w:ascii="Cambria Math" w:eastAsiaTheme="minorEastAsia" w:hAnsi="Cambria Math"/>
                    <w:i/>
                  </w:rPr>
                </w:ins>
              </m:ctrlPr>
            </m:fPr>
            <m:num>
              <m:r>
                <w:ins w:id="2659" w:author="Benjamin Pannell" w:date="2014-10-22T18:38:00Z">
                  <w:rPr>
                    <w:rFonts w:ascii="Cambria Math" w:eastAsiaTheme="minorEastAsia" w:hAnsi="Cambria Math"/>
                  </w:rPr>
                  <m:t>1</m:t>
                </w:ins>
              </m:r>
            </m:num>
            <m:den>
              <m:r>
                <w:ins w:id="2660" w:author="Benjamin Pannell" w:date="2014-10-22T18:38:00Z">
                  <w:rPr>
                    <w:rFonts w:ascii="Cambria Math" w:eastAsiaTheme="minorEastAsia" w:hAnsi="Cambria Math"/>
                  </w:rPr>
                  <m:t>actualRate</m:t>
                </w:ins>
              </m:r>
            </m:den>
          </m:f>
          <m:r>
            <w:ins w:id="2661" w:author="Benjamin Pannell" w:date="2014-10-22T18:38:00Z">
              <w:rPr>
                <w:rFonts w:ascii="Cambria Math" w:eastAsiaTheme="minorEastAsia" w:hAnsi="Cambria Math"/>
              </w:rPr>
              <m:t>-</m:t>
            </w:ins>
          </m:r>
          <m:f>
            <m:fPr>
              <m:ctrlPr>
                <w:ins w:id="2662" w:author="Benjamin Pannell" w:date="2014-10-22T18:38:00Z">
                  <w:rPr>
                    <w:rFonts w:ascii="Cambria Math" w:eastAsiaTheme="minorEastAsia" w:hAnsi="Cambria Math"/>
                    <w:i/>
                  </w:rPr>
                </w:ins>
              </m:ctrlPr>
            </m:fPr>
            <m:num>
              <m:r>
                <w:ins w:id="2663" w:author="Benjamin Pannell" w:date="2014-10-22T18:38:00Z">
                  <w:rPr>
                    <w:rFonts w:ascii="Cambria Math" w:eastAsiaTheme="minorEastAsia" w:hAnsi="Cambria Math"/>
                  </w:rPr>
                  <m:t>1</m:t>
                </w:ins>
              </m:r>
            </m:num>
            <m:den>
              <m:r>
                <w:ins w:id="2664" w:author="Benjamin Pannell" w:date="2014-10-22T18:39:00Z">
                  <w:rPr>
                    <w:rFonts w:ascii="Cambria Math" w:eastAsiaTheme="minorEastAsia" w:hAnsi="Cambria Math"/>
                  </w:rPr>
                  <m:t>idealRate</m:t>
                </w:ins>
              </m:r>
            </m:den>
          </m:f>
          <m:r>
            <w:ins w:id="2665" w:author="Benjamin Pannell" w:date="2014-10-22T18:39:00Z">
              <w:rPr>
                <w:rFonts w:ascii="Cambria Math" w:eastAsiaTheme="minorEastAsia" w:hAnsi="Cambria Math"/>
              </w:rPr>
              <m:t>=6.703ms</m:t>
            </w:ins>
          </m:r>
          <m:r>
            <w:ins w:id="2666" w:author="Benjamin Pannell" w:date="2014-10-22T18:39:00Z">
              <m:rPr>
                <m:sty m:val="p"/>
              </m:rPr>
              <w:rPr>
                <w:rFonts w:ascii="Cambria Math" w:eastAsiaTheme="minorEastAsia" w:hAnsi="Cambria Math"/>
                <w:rPrChange w:id="2667" w:author="Benjamin Pannell" w:date="2014-10-22T18:39:00Z">
                  <w:rPr>
                    <w:rFonts w:ascii="Cambria Math" w:eastAsiaTheme="minorEastAsia" w:hAnsi="Cambria Math"/>
                  </w:rPr>
                </w:rPrChange>
              </w:rPr>
              <w:br/>
            </w:ins>
          </m:r>
        </m:oMath>
        <m:oMath>
          <m:r>
            <w:ins w:id="2668" w:author="Benjamin Pannell" w:date="2014-10-22T18:39:00Z">
              <w:rPr>
                <w:rFonts w:ascii="Cambria Math" w:eastAsiaTheme="minorEastAsia" w:hAnsi="Cambria Math"/>
              </w:rPr>
              <m:t>averageOverhead=</m:t>
            </w:ins>
          </m:r>
          <m:f>
            <m:fPr>
              <m:ctrlPr>
                <w:ins w:id="2669" w:author="Benjamin Pannell" w:date="2014-10-22T18:39:00Z">
                  <w:rPr>
                    <w:rFonts w:ascii="Cambria Math" w:eastAsiaTheme="minorEastAsia" w:hAnsi="Cambria Math"/>
                    <w:i/>
                  </w:rPr>
                </w:ins>
              </m:ctrlPr>
            </m:fPr>
            <m:num>
              <m:r>
                <w:ins w:id="2670" w:author="Benjamin Pannell" w:date="2014-10-22T18:39:00Z">
                  <w:rPr>
                    <w:rFonts w:ascii="Cambria Math" w:eastAsiaTheme="minorEastAsia" w:hAnsi="Cambria Math"/>
                  </w:rPr>
                  <m:t>totalOverhead</m:t>
                </w:ins>
              </m:r>
            </m:num>
            <m:den>
              <m:r>
                <w:ins w:id="2671" w:author="Benjamin Pannell" w:date="2014-10-22T18:39:00Z">
                  <w:rPr>
                    <w:rFonts w:ascii="Cambria Math" w:eastAsiaTheme="minorEastAsia" w:hAnsi="Cambria Math"/>
                  </w:rPr>
                  <m:t>actualRate</m:t>
                </w:ins>
              </m:r>
            </m:den>
          </m:f>
          <m:r>
            <w:ins w:id="2672" w:author="Benjamin Pannell" w:date="2014-10-22T18:39:00Z">
              <w:rPr>
                <w:rFonts w:ascii="Cambria Math" w:eastAsiaTheme="minorEastAsia" w:hAnsi="Cambria Math"/>
              </w:rPr>
              <m:t>=28.69</m:t>
            </w:ins>
          </m:r>
          <m:r>
            <w:ins w:id="2673" w:author="Benjamin Pannell" w:date="2014-10-22T18:40:00Z">
              <w:rPr>
                <w:rFonts w:ascii="Cambria Math" w:eastAsiaTheme="minorEastAsia" w:hAnsi="Cambria Math"/>
              </w:rPr>
              <m:t>μ</m:t>
            </w:ins>
          </m:r>
          <m:r>
            <w:ins w:id="2674" w:author="Benjamin Pannell" w:date="2014-10-22T18:39:00Z">
              <w:rPr>
                <w:rFonts w:ascii="Cambria Math" w:eastAsiaTheme="minorEastAsia" w:hAnsi="Cambria Math"/>
              </w:rPr>
              <m:t>s</m:t>
            </w:ins>
          </m:r>
          <m:r>
            <w:ins w:id="2675" w:author="Benjamin Pannell" w:date="2014-10-22T18:38:00Z">
              <m:rPr>
                <m:sty m:val="p"/>
              </m:rPr>
              <w:rPr>
                <w:rFonts w:ascii="Cambria Math" w:eastAsiaTheme="minorEastAsia" w:hAnsi="Cambria Math"/>
                <w:rPrChange w:id="2676" w:author="Benjamin Pannell" w:date="2014-10-22T18:38:00Z">
                  <w:rPr>
                    <w:rFonts w:ascii="Cambria Math" w:eastAsiaTheme="minorEastAsia" w:hAnsi="Cambria Math"/>
                  </w:rPr>
                </w:rPrChange>
              </w:rPr>
              <w:br/>
            </w:ins>
          </m:r>
        </m:oMath>
      </m:oMathPara>
    </w:p>
    <w:p w14:paraId="1C7274EA" w14:textId="77777777" w:rsidR="00E80707" w:rsidRDefault="00E80707">
      <w:pPr>
        <w:rPr>
          <w:ins w:id="2677" w:author="Benjamin Pannell" w:date="2014-10-22T18:41:00Z"/>
          <w:rFonts w:asciiTheme="majorHAnsi" w:eastAsiaTheme="minorEastAsia" w:hAnsiTheme="majorHAnsi" w:cstheme="majorBidi"/>
          <w:color w:val="1F4D78" w:themeColor="accent1" w:themeShade="7F"/>
          <w:szCs w:val="24"/>
        </w:rPr>
      </w:pPr>
      <w:ins w:id="2678" w:author="Benjamin Pannell" w:date="2014-10-22T18:41:00Z">
        <w:r>
          <w:rPr>
            <w:rFonts w:eastAsiaTheme="minorEastAsia"/>
          </w:rPr>
          <w:br w:type="page"/>
        </w:r>
      </w:ins>
    </w:p>
    <w:p w14:paraId="4C4E5D49" w14:textId="10FDDA26" w:rsidR="00E80707" w:rsidRDefault="00E80707">
      <w:pPr>
        <w:pStyle w:val="Heading3"/>
        <w:rPr>
          <w:ins w:id="2679" w:author="Benjamin Pannell" w:date="2014-10-22T18:41:00Z"/>
          <w:rFonts w:eastAsiaTheme="minorEastAsia"/>
        </w:rPr>
        <w:pPrChange w:id="2680" w:author="Benjamin Pannell" w:date="2014-10-22T18:41:00Z">
          <w:pPr/>
        </w:pPrChange>
      </w:pPr>
      <w:ins w:id="2681" w:author="Benjamin Pannell" w:date="2014-10-22T18:41:00Z">
        <w:r>
          <w:rPr>
            <w:rFonts w:eastAsiaTheme="minorEastAsia"/>
          </w:rPr>
          <w:lastRenderedPageBreak/>
          <w:t xml:space="preserve">Text </w:t>
        </w:r>
      </w:ins>
      <w:ins w:id="2682" w:author="Benjamin Pannell" w:date="2014-10-22T18:42:00Z">
        <w:r>
          <w:rPr>
            <w:rFonts w:eastAsiaTheme="minorEastAsia"/>
          </w:rPr>
          <w:t>Transcription</w:t>
        </w:r>
      </w:ins>
      <w:ins w:id="2683" w:author="Benjamin Pannell" w:date="2014-10-22T18:41:00Z">
        <w:r>
          <w:rPr>
            <w:rFonts w:eastAsiaTheme="minorEastAsia"/>
          </w:rPr>
          <w:t xml:space="preserve"> Accuracy</w:t>
        </w:r>
      </w:ins>
    </w:p>
    <w:p w14:paraId="755DA856" w14:textId="10DB483F" w:rsidR="00E80707" w:rsidRDefault="00E80707">
      <w:pPr>
        <w:rPr>
          <w:ins w:id="2684" w:author="Benjamin Pannell" w:date="2014-10-22T18:48:00Z"/>
        </w:rPr>
      </w:pPr>
      <w:ins w:id="2685" w:author="Benjamin Pannell" w:date="2014-10-22T18:41:00Z">
        <w:r>
          <w:t>In order to measure the accuracy with which text is entered, the same 3517 character text file was used to create a transcribed file which was then compared to the original to determine byte level differences.</w:t>
        </w:r>
      </w:ins>
    </w:p>
    <w:p w14:paraId="410DB70B" w14:textId="32DA672A" w:rsidR="00E80707" w:rsidRDefault="00E80707">
      <w:pPr>
        <w:rPr>
          <w:ins w:id="2686" w:author="Benjamin Pannell" w:date="2014-10-22T18:41:00Z"/>
        </w:rPr>
      </w:pPr>
      <w:ins w:id="2687" w:author="Benjamin Pannell" w:date="2014-10-22T18:48:00Z">
        <w:r>
          <w:t xml:space="preserve">The Linux commands shown in </w:t>
        </w:r>
        <w:r>
          <w:fldChar w:fldCharType="begin"/>
        </w:r>
        <w:r>
          <w:instrText xml:space="preserve"> REF _Ref401767026 \h </w:instrText>
        </w:r>
      </w:ins>
      <w:r>
        <w:fldChar w:fldCharType="separate"/>
      </w:r>
      <w:ins w:id="2688" w:author="Benjamin Pannell" w:date="2014-10-22T19:04:00Z">
        <w:r w:rsidR="00C34BF9">
          <w:t xml:space="preserve">Figure </w:t>
        </w:r>
        <w:r w:rsidR="00C34BF9">
          <w:rPr>
            <w:noProof/>
          </w:rPr>
          <w:t>26</w:t>
        </w:r>
      </w:ins>
      <w:ins w:id="2689" w:author="Benjamin Pannell" w:date="2014-10-22T18:48:00Z">
        <w:r>
          <w:fldChar w:fldCharType="end"/>
        </w:r>
        <w:r>
          <w:t xml:space="preserve"> were used to run this test</w:t>
        </w:r>
        <w:r w:rsidR="00BC2D08">
          <w:t>, and a short explanation of their purpose follows. A new interpreter is forked who’s task it is to sleep for 5 seconds, and subsequently begin transcription of the README.md file.</w:t>
        </w:r>
      </w:ins>
      <w:ins w:id="2690" w:author="Benjamin Pannell" w:date="2014-10-22T18:53:00Z">
        <w:r w:rsidR="00BC2D08">
          <w:t xml:space="preserve"> Upon completion of the transcription, the key commands </w:t>
        </w:r>
        <w:proofErr w:type="spellStart"/>
        <w:r w:rsidR="00BC2D08">
          <w:t>Ctrl+O</w:t>
        </w:r>
        <w:proofErr w:type="spellEnd"/>
        <w:r w:rsidR="00BC2D08">
          <w:t xml:space="preserve"> and ENTER are used to save the file</w:t>
        </w:r>
      </w:ins>
      <w:ins w:id="2691" w:author="Benjamin Pannell" w:date="2014-10-22T18:54:00Z">
        <w:r w:rsidR="00BC2D08">
          <w:t xml:space="preserve"> and </w:t>
        </w:r>
        <w:proofErr w:type="spellStart"/>
        <w:r w:rsidR="00BC2D08">
          <w:t>Ctrl+X</w:t>
        </w:r>
        <w:proofErr w:type="spellEnd"/>
        <w:r w:rsidR="00BC2D08">
          <w:t xml:space="preserve"> is used to close </w:t>
        </w:r>
        <w:proofErr w:type="spellStart"/>
        <w:r w:rsidR="00BC2D08">
          <w:t>nano</w:t>
        </w:r>
      </w:ins>
      <w:proofErr w:type="spellEnd"/>
      <w:ins w:id="2692" w:author="Benjamin Pannell" w:date="2014-10-22T18:53:00Z">
        <w:r w:rsidR="00BC2D08">
          <w:t>.</w:t>
        </w:r>
      </w:ins>
      <w:ins w:id="2693" w:author="Benjamin Pannell" w:date="2014-10-22T18:48:00Z">
        <w:r w:rsidR="00BC2D08">
          <w:t xml:space="preserve"> On the primary interpreter the </w:t>
        </w:r>
        <w:proofErr w:type="spellStart"/>
        <w:r w:rsidR="00BC2D08">
          <w:t>nano</w:t>
        </w:r>
        <w:proofErr w:type="spellEnd"/>
        <w:r w:rsidR="00BC2D08">
          <w:t xml:space="preserve"> text editor is then opened to </w:t>
        </w:r>
      </w:ins>
      <w:ins w:id="2694" w:author="Benjamin Pannell" w:date="2014-10-22T18:50:00Z">
        <w:r w:rsidR="00BC2D08">
          <w:t>accept the transcribed text</w:t>
        </w:r>
      </w:ins>
      <w:ins w:id="2695" w:author="Benjamin Pannell" w:date="2014-10-22T18:53:00Z">
        <w:r w:rsidR="00BC2D08">
          <w:t>, and the save commands once transcription is completed</w:t>
        </w:r>
      </w:ins>
      <w:ins w:id="2696" w:author="Benjamin Pannell" w:date="2014-10-22T18:52:00Z">
        <w:r w:rsidR="00BC2D08">
          <w:t xml:space="preserve">. Once the files have been saved and </w:t>
        </w:r>
        <w:proofErr w:type="spellStart"/>
        <w:r w:rsidR="00BC2D08">
          <w:t>nano</w:t>
        </w:r>
        <w:proofErr w:type="spellEnd"/>
        <w:r w:rsidR="00BC2D08">
          <w:t xml:space="preserve"> closed, diff is used to determine whether the files differ in any way. </w:t>
        </w:r>
      </w:ins>
    </w:p>
    <w:p w14:paraId="14E830EA" w14:textId="59FC1126" w:rsidR="00E80707" w:rsidRDefault="00E80707">
      <w:pPr>
        <w:jc w:val="center"/>
        <w:rPr>
          <w:ins w:id="2697" w:author="Benjamin Pannell" w:date="2014-10-22T18:46:00Z"/>
        </w:rPr>
        <w:pPrChange w:id="2698" w:author="Benjamin Pannell" w:date="2014-10-22T18:46:00Z">
          <w:pPr/>
        </w:pPrChange>
      </w:pPr>
      <w:ins w:id="2699" w:author="Benjamin Pannell" w:date="2014-10-22T18:46:00Z">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1417B4B2" w14:textId="77777777" w:rsidR="00790804" w:rsidRDefault="00790804">
                              <w:pPr>
                                <w:spacing w:after="0"/>
                                <w:rPr>
                                  <w:ins w:id="2700" w:author="Benjamin Pannell" w:date="2014-10-22T18:52:00Z"/>
                                  <w:rFonts w:ascii="Consolas" w:hAnsi="Consolas" w:cs="Consolas"/>
                                  <w:sz w:val="22"/>
                                </w:rPr>
                                <w:pPrChange w:id="2701" w:author="Benjamin Pannell" w:date="2014-10-22T18:46:00Z">
                                  <w:pPr/>
                                </w:pPrChange>
                              </w:pPr>
                              <w:ins w:id="2702" w:author="Benjamin Pannell" w:date="2014-10-22T18:46:00Z">
                                <w:r w:rsidRPr="00E80707">
                                  <w:rPr>
                                    <w:rFonts w:ascii="Consolas" w:hAnsi="Consolas" w:cs="Consolas"/>
                                    <w:sz w:val="22"/>
                                    <w:rPrChange w:id="2703" w:author="Benjamin Pannell" w:date="2014-10-22T18:46:00Z">
                                      <w:rPr/>
                                    </w:rPrChange>
                                  </w:rPr>
                                  <w:t>(</w:t>
                                </w:r>
                                <w:proofErr w:type="gramStart"/>
                                <w:r w:rsidRPr="00B0260C">
                                  <w:rPr>
                                    <w:rFonts w:ascii="Consolas" w:hAnsi="Consolas" w:cs="Consolas"/>
                                    <w:b/>
                                    <w:sz w:val="22"/>
                                    <w:rPrChange w:id="2704" w:author="Benjamin Pannell" w:date="2014-10-22T18:59:00Z">
                                      <w:rPr/>
                                    </w:rPrChange>
                                  </w:rPr>
                                  <w:t>sleep</w:t>
                                </w:r>
                                <w:proofErr w:type="gramEnd"/>
                                <w:r w:rsidRPr="00E80707">
                                  <w:rPr>
                                    <w:rFonts w:ascii="Consolas" w:hAnsi="Consolas" w:cs="Consolas"/>
                                    <w:sz w:val="22"/>
                                    <w:rPrChange w:id="2705" w:author="Benjamin Pannell" w:date="2014-10-22T18:46:00Z">
                                      <w:rPr/>
                                    </w:rPrChange>
                                  </w:rPr>
                                  <w:t xml:space="preserve"> 5 &amp;&amp; </w:t>
                                </w:r>
                                <w:r w:rsidRPr="00B0260C">
                                  <w:rPr>
                                    <w:rFonts w:ascii="Consolas" w:hAnsi="Consolas" w:cs="Consolas"/>
                                    <w:b/>
                                    <w:sz w:val="22"/>
                                    <w:rPrChange w:id="2706" w:author="Benjamin Pannell" w:date="2014-10-22T18:59:00Z">
                                      <w:rPr/>
                                    </w:rPrChange>
                                  </w:rPr>
                                  <w:t>cat</w:t>
                                </w:r>
                                <w:r w:rsidRPr="00E80707">
                                  <w:rPr>
                                    <w:rFonts w:ascii="Consolas" w:hAnsi="Consolas" w:cs="Consolas"/>
                                    <w:sz w:val="22"/>
                                    <w:rPrChange w:id="2707" w:author="Benjamin Pannell" w:date="2014-10-22T18:46:00Z">
                                      <w:rPr/>
                                    </w:rPrChange>
                                  </w:rPr>
                                  <w:t xml:space="preserve"> README.md |  ./build/apps/</w:t>
                                </w:r>
                                <w:proofErr w:type="spellStart"/>
                                <w:r w:rsidRPr="00E80707">
                                  <w:rPr>
                                    <w:rFonts w:ascii="Consolas" w:hAnsi="Consolas" w:cs="Consolas"/>
                                    <w:sz w:val="22"/>
                                    <w:rPrChange w:id="2708" w:author="Benjamin Pannell" w:date="2014-10-22T18:46:00Z">
                                      <w:rPr/>
                                    </w:rPrChange>
                                  </w:rPr>
                                  <w:t>rpi</w:t>
                                </w:r>
                                <w:proofErr w:type="spellEnd"/>
                                <w:r w:rsidRPr="00E80707">
                                  <w:rPr>
                                    <w:rFonts w:ascii="Consolas" w:hAnsi="Consolas" w:cs="Consolas"/>
                                    <w:sz w:val="22"/>
                                    <w:rPrChange w:id="2709" w:author="Benjamin Pannell" w:date="2014-10-22T18:46:00Z">
                                      <w:rPr/>
                                    </w:rPrChange>
                                  </w:rPr>
                                  <w:t>/</w:t>
                                </w:r>
                                <w:proofErr w:type="spellStart"/>
                                <w:r w:rsidRPr="00B0260C">
                                  <w:rPr>
                                    <w:rFonts w:ascii="Consolas" w:hAnsi="Consolas" w:cs="Consolas"/>
                                    <w:b/>
                                    <w:sz w:val="22"/>
                                    <w:rPrChange w:id="2710" w:author="Benjamin Pannell" w:date="2014-10-22T18:59:00Z">
                                      <w:rPr/>
                                    </w:rPrChange>
                                  </w:rPr>
                                  <w:t>isowrite</w:t>
                                </w:r>
                              </w:ins>
                              <w:proofErr w:type="spellEnd"/>
                              <w:ins w:id="2711" w:author="Benjamin Pannell" w:date="2014-10-22T18:52:00Z">
                                <w:r>
                                  <w:rPr>
                                    <w:rFonts w:ascii="Consolas" w:hAnsi="Consolas" w:cs="Consolas"/>
                                    <w:sz w:val="22"/>
                                  </w:rPr>
                                  <w:t xml:space="preserve"> &amp;&amp; \</w:t>
                                </w:r>
                              </w:ins>
                            </w:p>
                            <w:p w14:paraId="64E9762F" w14:textId="77777777" w:rsidR="00790804" w:rsidRDefault="00790804">
                              <w:pPr>
                                <w:spacing w:after="0"/>
                                <w:rPr>
                                  <w:ins w:id="2712" w:author="Benjamin Pannell" w:date="2014-10-22T18:53:00Z"/>
                                  <w:rFonts w:ascii="Consolas" w:hAnsi="Consolas" w:cs="Consolas"/>
                                  <w:sz w:val="22"/>
                                </w:rPr>
                                <w:pPrChange w:id="2713" w:author="Benjamin Pannell" w:date="2014-10-22T18:46:00Z">
                                  <w:pPr/>
                                </w:pPrChange>
                              </w:pPr>
                              <w:ins w:id="2714" w:author="Benjamin Pannell" w:date="2014-10-22T18:52: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15" w:author="Benjamin Pannell" w:date="2014-10-22T18:59:00Z">
                                      <w:rPr>
                                        <w:rFonts w:ascii="Consolas" w:hAnsi="Consolas" w:cs="Consolas"/>
                                        <w:sz w:val="22"/>
                                      </w:rPr>
                                    </w:rPrChange>
                                  </w:rPr>
                                  <w:t>isokey</w:t>
                                </w:r>
                                <w:proofErr w:type="spellEnd"/>
                                <w:r>
                                  <w:rPr>
                                    <w:rFonts w:ascii="Consolas" w:hAnsi="Consolas" w:cs="Consolas"/>
                                    <w:sz w:val="22"/>
                                  </w:rPr>
                                  <w:t xml:space="preserve"> –C o &amp;&amp; \</w:t>
                                </w:r>
                              </w:ins>
                            </w:p>
                            <w:p w14:paraId="7FF619A5" w14:textId="20E89CDE" w:rsidR="00790804" w:rsidRDefault="00790804">
                              <w:pPr>
                                <w:spacing w:after="0"/>
                                <w:rPr>
                                  <w:ins w:id="2716" w:author="Benjamin Pannell" w:date="2014-10-22T18:52:00Z"/>
                                  <w:rFonts w:ascii="Consolas" w:hAnsi="Consolas" w:cs="Consolas"/>
                                  <w:sz w:val="22"/>
                                </w:rPr>
                                <w:pPrChange w:id="2717" w:author="Benjamin Pannell" w:date="2014-10-22T18:46:00Z">
                                  <w:pPr/>
                                </w:pPrChange>
                              </w:pPr>
                              <w:proofErr w:type="gramStart"/>
                              <w:ins w:id="2718" w:author="Benjamin Pannell" w:date="2014-10-22T18:53:00Z">
                                <w:r w:rsidRPr="00B0260C">
                                  <w:rPr>
                                    <w:rFonts w:ascii="Consolas" w:hAnsi="Consolas" w:cs="Consolas"/>
                                    <w:b/>
                                    <w:sz w:val="22"/>
                                    <w:rPrChange w:id="2719" w:author="Benjamin Pannell" w:date="2014-10-22T18:59:00Z">
                                      <w:rPr>
                                        <w:rFonts w:ascii="Consolas" w:hAnsi="Consolas" w:cs="Consolas"/>
                                        <w:sz w:val="22"/>
                                      </w:rPr>
                                    </w:rPrChange>
                                  </w:rPr>
                                  <w:t>sleep</w:t>
                                </w:r>
                                <w:proofErr w:type="gramEnd"/>
                                <w:r>
                                  <w:rPr>
                                    <w:rFonts w:ascii="Consolas" w:hAnsi="Consolas" w:cs="Consolas"/>
                                    <w:sz w:val="22"/>
                                  </w:rPr>
                                  <w:t xml:space="preserve"> 1 &amp;&amp; \</w:t>
                                </w:r>
                              </w:ins>
                            </w:p>
                            <w:p w14:paraId="46449187" w14:textId="77777777" w:rsidR="00790804" w:rsidRDefault="00790804" w:rsidP="00BC2D08">
                              <w:pPr>
                                <w:spacing w:after="0"/>
                                <w:rPr>
                                  <w:ins w:id="2720" w:author="Benjamin Pannell" w:date="2014-10-22T18:54:00Z"/>
                                  <w:rFonts w:ascii="Consolas" w:hAnsi="Consolas" w:cs="Consolas"/>
                                  <w:sz w:val="22"/>
                                </w:rPr>
                              </w:pPr>
                              <w:ins w:id="2721" w:author="Benjamin Pannell" w:date="2014-10-22T18:52: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22" w:author="Benjamin Pannell" w:date="2014-10-22T18:59:00Z">
                                      <w:rPr>
                                        <w:rFonts w:ascii="Consolas" w:hAnsi="Consolas" w:cs="Consolas"/>
                                        <w:sz w:val="22"/>
                                      </w:rPr>
                                    </w:rPrChange>
                                  </w:rPr>
                                  <w:t>isokey</w:t>
                                </w:r>
                                <w:proofErr w:type="spellEnd"/>
                                <w:r>
                                  <w:rPr>
                                    <w:rFonts w:ascii="Consolas" w:hAnsi="Consolas" w:cs="Consolas"/>
                                    <w:sz w:val="22"/>
                                  </w:rPr>
                                  <w:t xml:space="preserve"> ENTER</w:t>
                                </w:r>
                              </w:ins>
                              <w:ins w:id="2723" w:author="Benjamin Pannell" w:date="2014-10-22T18:54:00Z">
                                <w:r>
                                  <w:rPr>
                                    <w:rFonts w:ascii="Consolas" w:hAnsi="Consolas" w:cs="Consolas"/>
                                    <w:sz w:val="22"/>
                                  </w:rPr>
                                  <w:t xml:space="preserve"> &amp;&amp; \</w:t>
                                </w:r>
                              </w:ins>
                            </w:p>
                            <w:p w14:paraId="24CA65D0" w14:textId="77777777" w:rsidR="00790804" w:rsidRDefault="00790804" w:rsidP="00BC2D08">
                              <w:pPr>
                                <w:spacing w:after="0"/>
                                <w:rPr>
                                  <w:ins w:id="2724" w:author="Benjamin Pannell" w:date="2014-10-22T18:54:00Z"/>
                                  <w:rFonts w:ascii="Consolas" w:hAnsi="Consolas" w:cs="Consolas"/>
                                  <w:sz w:val="22"/>
                                </w:rPr>
                              </w:pPr>
                              <w:proofErr w:type="gramStart"/>
                              <w:ins w:id="2725" w:author="Benjamin Pannell" w:date="2014-10-22T18:54:00Z">
                                <w:r w:rsidRPr="00B0260C">
                                  <w:rPr>
                                    <w:rFonts w:ascii="Consolas" w:hAnsi="Consolas" w:cs="Consolas"/>
                                    <w:b/>
                                    <w:sz w:val="22"/>
                                    <w:rPrChange w:id="2726" w:author="Benjamin Pannell" w:date="2014-10-22T18:59:00Z">
                                      <w:rPr>
                                        <w:rFonts w:ascii="Consolas" w:hAnsi="Consolas" w:cs="Consolas"/>
                                        <w:sz w:val="22"/>
                                      </w:rPr>
                                    </w:rPrChange>
                                  </w:rPr>
                                  <w:t>sleep</w:t>
                                </w:r>
                                <w:proofErr w:type="gramEnd"/>
                                <w:r>
                                  <w:rPr>
                                    <w:rFonts w:ascii="Consolas" w:hAnsi="Consolas" w:cs="Consolas"/>
                                    <w:sz w:val="22"/>
                                  </w:rPr>
                                  <w:t xml:space="preserve"> 1 &amp;&amp; \</w:t>
                                </w:r>
                              </w:ins>
                            </w:p>
                            <w:p w14:paraId="52ECFFAB" w14:textId="44CACAFF" w:rsidR="00790804" w:rsidRPr="00E80707" w:rsidRDefault="00790804">
                              <w:pPr>
                                <w:spacing w:after="0"/>
                                <w:rPr>
                                  <w:ins w:id="2727" w:author="Benjamin Pannell" w:date="2014-10-22T18:46:00Z"/>
                                  <w:rFonts w:ascii="Consolas" w:hAnsi="Consolas" w:cs="Consolas"/>
                                  <w:sz w:val="22"/>
                                  <w:rPrChange w:id="2728" w:author="Benjamin Pannell" w:date="2014-10-22T18:46:00Z">
                                    <w:rPr>
                                      <w:ins w:id="2729" w:author="Benjamin Pannell" w:date="2014-10-22T18:46:00Z"/>
                                    </w:rPr>
                                  </w:rPrChange>
                                </w:rPr>
                                <w:pPrChange w:id="2730" w:author="Benjamin Pannell" w:date="2014-10-22T18:54:00Z">
                                  <w:pPr/>
                                </w:pPrChange>
                              </w:pPr>
                              <w:ins w:id="2731" w:author="Benjamin Pannell" w:date="2014-10-22T18:54: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32" w:author="Benjamin Pannell" w:date="2014-10-22T18:59:00Z">
                                      <w:rPr>
                                        <w:rFonts w:ascii="Consolas" w:hAnsi="Consolas" w:cs="Consolas"/>
                                        <w:sz w:val="22"/>
                                      </w:rPr>
                                    </w:rPrChange>
                                  </w:rPr>
                                  <w:t>isokey</w:t>
                                </w:r>
                                <w:proofErr w:type="spellEnd"/>
                                <w:r>
                                  <w:rPr>
                                    <w:rFonts w:ascii="Consolas" w:hAnsi="Consolas" w:cs="Consolas"/>
                                    <w:sz w:val="22"/>
                                  </w:rPr>
                                  <w:t xml:space="preserve"> –C x</w:t>
                                </w:r>
                              </w:ins>
                              <w:ins w:id="2733" w:author="Benjamin Pannell" w:date="2014-10-22T18:46:00Z">
                                <w:r w:rsidRPr="00E80707">
                                  <w:rPr>
                                    <w:rFonts w:ascii="Consolas" w:hAnsi="Consolas" w:cs="Consolas"/>
                                    <w:sz w:val="22"/>
                                    <w:rPrChange w:id="2734" w:author="Benjamin Pannell" w:date="2014-10-22T18:46:00Z">
                                      <w:rPr/>
                                    </w:rPrChange>
                                  </w:rPr>
                                  <w:t>) &amp;</w:t>
                                </w:r>
                              </w:ins>
                            </w:p>
                            <w:p w14:paraId="705C596A" w14:textId="77777777" w:rsidR="00790804" w:rsidRDefault="00790804">
                              <w:pPr>
                                <w:spacing w:after="0"/>
                                <w:rPr>
                                  <w:ins w:id="2735" w:author="Benjamin Pannell" w:date="2014-10-22T18:47:00Z"/>
                                  <w:rFonts w:ascii="Consolas" w:hAnsi="Consolas" w:cs="Consolas"/>
                                  <w:sz w:val="22"/>
                                </w:rPr>
                                <w:pPrChange w:id="2736" w:author="Benjamin Pannell" w:date="2014-10-22T18:46:00Z">
                                  <w:pPr/>
                                </w:pPrChange>
                              </w:pPr>
                              <w:proofErr w:type="spellStart"/>
                              <w:proofErr w:type="gramStart"/>
                              <w:ins w:id="2737" w:author="Benjamin Pannell" w:date="2014-10-22T18:46:00Z">
                                <w:r w:rsidRPr="00B0260C">
                                  <w:rPr>
                                    <w:rFonts w:ascii="Consolas" w:hAnsi="Consolas" w:cs="Consolas"/>
                                    <w:b/>
                                    <w:sz w:val="22"/>
                                    <w:rPrChange w:id="2738" w:author="Benjamin Pannell" w:date="2014-10-22T18:59:00Z">
                                      <w:rPr/>
                                    </w:rPrChange>
                                  </w:rPr>
                                  <w:t>nano</w:t>
                                </w:r>
                                <w:proofErr w:type="spellEnd"/>
                                <w:proofErr w:type="gramEnd"/>
                                <w:r w:rsidRPr="00E80707">
                                  <w:rPr>
                                    <w:rFonts w:ascii="Consolas" w:hAnsi="Consolas" w:cs="Consolas"/>
                                    <w:sz w:val="22"/>
                                    <w:rPrChange w:id="2739" w:author="Benjamin Pannell" w:date="2014-10-22T18:46:00Z">
                                      <w:rPr/>
                                    </w:rPrChange>
                                  </w:rPr>
                                  <w:t xml:space="preserve"> README_transcribed.md</w:t>
                                </w:r>
                              </w:ins>
                              <w:ins w:id="2740" w:author="Benjamin Pannell" w:date="2014-10-22T18:47:00Z">
                                <w:r>
                                  <w:rPr>
                                    <w:rFonts w:ascii="Consolas" w:hAnsi="Consolas" w:cs="Consolas"/>
                                    <w:sz w:val="22"/>
                                  </w:rPr>
                                  <w:t xml:space="preserve"> &amp;&amp; \</w:t>
                                </w:r>
                              </w:ins>
                            </w:p>
                            <w:p w14:paraId="57450839" w14:textId="0BFE97AE" w:rsidR="00790804" w:rsidRPr="00E80707" w:rsidRDefault="00790804">
                              <w:pPr>
                                <w:spacing w:after="0"/>
                                <w:rPr>
                                  <w:rFonts w:ascii="Consolas" w:hAnsi="Consolas" w:cs="Consolas"/>
                                  <w:sz w:val="22"/>
                                  <w:rPrChange w:id="2741" w:author="Benjamin Pannell" w:date="2014-10-22T18:46:00Z">
                                    <w:rPr/>
                                  </w:rPrChange>
                                </w:rPr>
                                <w:pPrChange w:id="2742" w:author="Benjamin Pannell" w:date="2014-10-22T18:46:00Z">
                                  <w:pPr/>
                                </w:pPrChange>
                              </w:pPr>
                              <w:proofErr w:type="gramStart"/>
                              <w:ins w:id="2743" w:author="Benjamin Pannell" w:date="2014-10-22T18:47:00Z">
                                <w:r w:rsidRPr="00B0260C">
                                  <w:rPr>
                                    <w:rFonts w:ascii="Consolas" w:hAnsi="Consolas" w:cs="Consolas"/>
                                    <w:b/>
                                    <w:sz w:val="22"/>
                                    <w:rPrChange w:id="2744" w:author="Benjamin Pannell" w:date="2014-10-22T18:59:00Z">
                                      <w:rPr>
                                        <w:rFonts w:ascii="Consolas" w:hAnsi="Consolas" w:cs="Consolas"/>
                                        <w:sz w:val="22"/>
                                      </w:rPr>
                                    </w:rPrChange>
                                  </w:rPr>
                                  <w:t>diff</w:t>
                                </w:r>
                                <w:proofErr w:type="gramEnd"/>
                                <w:r>
                                  <w:rPr>
                                    <w:rFonts w:ascii="Consolas" w:hAnsi="Consolas" w:cs="Consolas"/>
                                    <w:sz w:val="22"/>
                                  </w:rPr>
                                  <w:t xml:space="preserve"> –q README.md README_transcribed.md</w:t>
                                </w:r>
                              </w:ins>
                            </w:p>
                          </w:txbxContent>
                        </wps:txbx>
                        <wps:bodyPr rot="0" vert="horz" wrap="square" lIns="91440" tIns="45720" rIns="91440" bIns="45720" anchor="t" anchorCtr="0">
                          <a:spAutoFit/>
                        </wps:bodyPr>
                      </wps:wsp>
                    </a:graphicData>
                  </a:graphic>
                </wp:inline>
              </w:drawing>
            </mc:Choice>
            <mc:Fallback>
              <w:pict>
                <v:shape w14:anchorId="1F83F421" id="_x0000_s1037"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N5If6snAgAATgQAAA4AAAAAAAAAAAAAAAAALgIAAGRycy9lMm9Eb2Mu&#10;eG1sUEsBAi0AFAAGAAgAAAAhAEuQh5rbAAAABQEAAA8AAAAAAAAAAAAAAAAAgQQAAGRycy9kb3du&#10;cmV2LnhtbFBLBQYAAAAABAAEAPMAAACJBQAAAAA=&#10;">
                  <v:textbox style="mso-fit-shape-to-text:t">
                    <w:txbxContent>
                      <w:p w14:paraId="1417B4B2" w14:textId="77777777" w:rsidR="00790804" w:rsidRDefault="00790804">
                        <w:pPr>
                          <w:spacing w:after="0"/>
                          <w:rPr>
                            <w:ins w:id="2745" w:author="Benjamin Pannell" w:date="2014-10-22T18:52:00Z"/>
                            <w:rFonts w:ascii="Consolas" w:hAnsi="Consolas" w:cs="Consolas"/>
                            <w:sz w:val="22"/>
                          </w:rPr>
                          <w:pPrChange w:id="2746" w:author="Benjamin Pannell" w:date="2014-10-22T18:46:00Z">
                            <w:pPr/>
                          </w:pPrChange>
                        </w:pPr>
                        <w:ins w:id="2747" w:author="Benjamin Pannell" w:date="2014-10-22T18:46:00Z">
                          <w:r w:rsidRPr="00E80707">
                            <w:rPr>
                              <w:rFonts w:ascii="Consolas" w:hAnsi="Consolas" w:cs="Consolas"/>
                              <w:sz w:val="22"/>
                              <w:rPrChange w:id="2748" w:author="Benjamin Pannell" w:date="2014-10-22T18:46:00Z">
                                <w:rPr/>
                              </w:rPrChange>
                            </w:rPr>
                            <w:t>(</w:t>
                          </w:r>
                          <w:proofErr w:type="gramStart"/>
                          <w:r w:rsidRPr="00B0260C">
                            <w:rPr>
                              <w:rFonts w:ascii="Consolas" w:hAnsi="Consolas" w:cs="Consolas"/>
                              <w:b/>
                              <w:sz w:val="22"/>
                              <w:rPrChange w:id="2749" w:author="Benjamin Pannell" w:date="2014-10-22T18:59:00Z">
                                <w:rPr/>
                              </w:rPrChange>
                            </w:rPr>
                            <w:t>sleep</w:t>
                          </w:r>
                          <w:proofErr w:type="gramEnd"/>
                          <w:r w:rsidRPr="00E80707">
                            <w:rPr>
                              <w:rFonts w:ascii="Consolas" w:hAnsi="Consolas" w:cs="Consolas"/>
                              <w:sz w:val="22"/>
                              <w:rPrChange w:id="2750" w:author="Benjamin Pannell" w:date="2014-10-22T18:46:00Z">
                                <w:rPr/>
                              </w:rPrChange>
                            </w:rPr>
                            <w:t xml:space="preserve"> 5 &amp;&amp; </w:t>
                          </w:r>
                          <w:r w:rsidRPr="00B0260C">
                            <w:rPr>
                              <w:rFonts w:ascii="Consolas" w:hAnsi="Consolas" w:cs="Consolas"/>
                              <w:b/>
                              <w:sz w:val="22"/>
                              <w:rPrChange w:id="2751" w:author="Benjamin Pannell" w:date="2014-10-22T18:59:00Z">
                                <w:rPr/>
                              </w:rPrChange>
                            </w:rPr>
                            <w:t>cat</w:t>
                          </w:r>
                          <w:r w:rsidRPr="00E80707">
                            <w:rPr>
                              <w:rFonts w:ascii="Consolas" w:hAnsi="Consolas" w:cs="Consolas"/>
                              <w:sz w:val="22"/>
                              <w:rPrChange w:id="2752" w:author="Benjamin Pannell" w:date="2014-10-22T18:46:00Z">
                                <w:rPr/>
                              </w:rPrChange>
                            </w:rPr>
                            <w:t xml:space="preserve"> README.md |  ./build/apps/</w:t>
                          </w:r>
                          <w:proofErr w:type="spellStart"/>
                          <w:r w:rsidRPr="00E80707">
                            <w:rPr>
                              <w:rFonts w:ascii="Consolas" w:hAnsi="Consolas" w:cs="Consolas"/>
                              <w:sz w:val="22"/>
                              <w:rPrChange w:id="2753" w:author="Benjamin Pannell" w:date="2014-10-22T18:46:00Z">
                                <w:rPr/>
                              </w:rPrChange>
                            </w:rPr>
                            <w:t>rpi</w:t>
                          </w:r>
                          <w:proofErr w:type="spellEnd"/>
                          <w:r w:rsidRPr="00E80707">
                            <w:rPr>
                              <w:rFonts w:ascii="Consolas" w:hAnsi="Consolas" w:cs="Consolas"/>
                              <w:sz w:val="22"/>
                              <w:rPrChange w:id="2754" w:author="Benjamin Pannell" w:date="2014-10-22T18:46:00Z">
                                <w:rPr/>
                              </w:rPrChange>
                            </w:rPr>
                            <w:t>/</w:t>
                          </w:r>
                          <w:proofErr w:type="spellStart"/>
                          <w:r w:rsidRPr="00B0260C">
                            <w:rPr>
                              <w:rFonts w:ascii="Consolas" w:hAnsi="Consolas" w:cs="Consolas"/>
                              <w:b/>
                              <w:sz w:val="22"/>
                              <w:rPrChange w:id="2755" w:author="Benjamin Pannell" w:date="2014-10-22T18:59:00Z">
                                <w:rPr/>
                              </w:rPrChange>
                            </w:rPr>
                            <w:t>isowrite</w:t>
                          </w:r>
                        </w:ins>
                        <w:proofErr w:type="spellEnd"/>
                        <w:ins w:id="2756" w:author="Benjamin Pannell" w:date="2014-10-22T18:52:00Z">
                          <w:r>
                            <w:rPr>
                              <w:rFonts w:ascii="Consolas" w:hAnsi="Consolas" w:cs="Consolas"/>
                              <w:sz w:val="22"/>
                            </w:rPr>
                            <w:t xml:space="preserve"> &amp;&amp; \</w:t>
                          </w:r>
                        </w:ins>
                      </w:p>
                      <w:p w14:paraId="64E9762F" w14:textId="77777777" w:rsidR="00790804" w:rsidRDefault="00790804">
                        <w:pPr>
                          <w:spacing w:after="0"/>
                          <w:rPr>
                            <w:ins w:id="2757" w:author="Benjamin Pannell" w:date="2014-10-22T18:53:00Z"/>
                            <w:rFonts w:ascii="Consolas" w:hAnsi="Consolas" w:cs="Consolas"/>
                            <w:sz w:val="22"/>
                          </w:rPr>
                          <w:pPrChange w:id="2758" w:author="Benjamin Pannell" w:date="2014-10-22T18:46:00Z">
                            <w:pPr/>
                          </w:pPrChange>
                        </w:pPr>
                        <w:ins w:id="2759" w:author="Benjamin Pannell" w:date="2014-10-22T18:52: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60" w:author="Benjamin Pannell" w:date="2014-10-22T18:59:00Z">
                                <w:rPr>
                                  <w:rFonts w:ascii="Consolas" w:hAnsi="Consolas" w:cs="Consolas"/>
                                  <w:sz w:val="22"/>
                                </w:rPr>
                              </w:rPrChange>
                            </w:rPr>
                            <w:t>isokey</w:t>
                          </w:r>
                          <w:proofErr w:type="spellEnd"/>
                          <w:r>
                            <w:rPr>
                              <w:rFonts w:ascii="Consolas" w:hAnsi="Consolas" w:cs="Consolas"/>
                              <w:sz w:val="22"/>
                            </w:rPr>
                            <w:t xml:space="preserve"> –C o &amp;&amp; \</w:t>
                          </w:r>
                        </w:ins>
                      </w:p>
                      <w:p w14:paraId="7FF619A5" w14:textId="20E89CDE" w:rsidR="00790804" w:rsidRDefault="00790804">
                        <w:pPr>
                          <w:spacing w:after="0"/>
                          <w:rPr>
                            <w:ins w:id="2761" w:author="Benjamin Pannell" w:date="2014-10-22T18:52:00Z"/>
                            <w:rFonts w:ascii="Consolas" w:hAnsi="Consolas" w:cs="Consolas"/>
                            <w:sz w:val="22"/>
                          </w:rPr>
                          <w:pPrChange w:id="2762" w:author="Benjamin Pannell" w:date="2014-10-22T18:46:00Z">
                            <w:pPr/>
                          </w:pPrChange>
                        </w:pPr>
                        <w:proofErr w:type="gramStart"/>
                        <w:ins w:id="2763" w:author="Benjamin Pannell" w:date="2014-10-22T18:53:00Z">
                          <w:r w:rsidRPr="00B0260C">
                            <w:rPr>
                              <w:rFonts w:ascii="Consolas" w:hAnsi="Consolas" w:cs="Consolas"/>
                              <w:b/>
                              <w:sz w:val="22"/>
                              <w:rPrChange w:id="2764" w:author="Benjamin Pannell" w:date="2014-10-22T18:59:00Z">
                                <w:rPr>
                                  <w:rFonts w:ascii="Consolas" w:hAnsi="Consolas" w:cs="Consolas"/>
                                  <w:sz w:val="22"/>
                                </w:rPr>
                              </w:rPrChange>
                            </w:rPr>
                            <w:t>sleep</w:t>
                          </w:r>
                          <w:proofErr w:type="gramEnd"/>
                          <w:r>
                            <w:rPr>
                              <w:rFonts w:ascii="Consolas" w:hAnsi="Consolas" w:cs="Consolas"/>
                              <w:sz w:val="22"/>
                            </w:rPr>
                            <w:t xml:space="preserve"> 1 &amp;&amp; \</w:t>
                          </w:r>
                        </w:ins>
                      </w:p>
                      <w:p w14:paraId="46449187" w14:textId="77777777" w:rsidR="00790804" w:rsidRDefault="00790804" w:rsidP="00BC2D08">
                        <w:pPr>
                          <w:spacing w:after="0"/>
                          <w:rPr>
                            <w:ins w:id="2765" w:author="Benjamin Pannell" w:date="2014-10-22T18:54:00Z"/>
                            <w:rFonts w:ascii="Consolas" w:hAnsi="Consolas" w:cs="Consolas"/>
                            <w:sz w:val="22"/>
                          </w:rPr>
                        </w:pPr>
                        <w:ins w:id="2766" w:author="Benjamin Pannell" w:date="2014-10-22T18:52: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67" w:author="Benjamin Pannell" w:date="2014-10-22T18:59:00Z">
                                <w:rPr>
                                  <w:rFonts w:ascii="Consolas" w:hAnsi="Consolas" w:cs="Consolas"/>
                                  <w:sz w:val="22"/>
                                </w:rPr>
                              </w:rPrChange>
                            </w:rPr>
                            <w:t>isokey</w:t>
                          </w:r>
                          <w:proofErr w:type="spellEnd"/>
                          <w:r>
                            <w:rPr>
                              <w:rFonts w:ascii="Consolas" w:hAnsi="Consolas" w:cs="Consolas"/>
                              <w:sz w:val="22"/>
                            </w:rPr>
                            <w:t xml:space="preserve"> ENTER</w:t>
                          </w:r>
                        </w:ins>
                        <w:ins w:id="2768" w:author="Benjamin Pannell" w:date="2014-10-22T18:54:00Z">
                          <w:r>
                            <w:rPr>
                              <w:rFonts w:ascii="Consolas" w:hAnsi="Consolas" w:cs="Consolas"/>
                              <w:sz w:val="22"/>
                            </w:rPr>
                            <w:t xml:space="preserve"> &amp;&amp; \</w:t>
                          </w:r>
                        </w:ins>
                      </w:p>
                      <w:p w14:paraId="24CA65D0" w14:textId="77777777" w:rsidR="00790804" w:rsidRDefault="00790804" w:rsidP="00BC2D08">
                        <w:pPr>
                          <w:spacing w:after="0"/>
                          <w:rPr>
                            <w:ins w:id="2769" w:author="Benjamin Pannell" w:date="2014-10-22T18:54:00Z"/>
                            <w:rFonts w:ascii="Consolas" w:hAnsi="Consolas" w:cs="Consolas"/>
                            <w:sz w:val="22"/>
                          </w:rPr>
                        </w:pPr>
                        <w:proofErr w:type="gramStart"/>
                        <w:ins w:id="2770" w:author="Benjamin Pannell" w:date="2014-10-22T18:54:00Z">
                          <w:r w:rsidRPr="00B0260C">
                            <w:rPr>
                              <w:rFonts w:ascii="Consolas" w:hAnsi="Consolas" w:cs="Consolas"/>
                              <w:b/>
                              <w:sz w:val="22"/>
                              <w:rPrChange w:id="2771" w:author="Benjamin Pannell" w:date="2014-10-22T18:59:00Z">
                                <w:rPr>
                                  <w:rFonts w:ascii="Consolas" w:hAnsi="Consolas" w:cs="Consolas"/>
                                  <w:sz w:val="22"/>
                                </w:rPr>
                              </w:rPrChange>
                            </w:rPr>
                            <w:t>sleep</w:t>
                          </w:r>
                          <w:proofErr w:type="gramEnd"/>
                          <w:r>
                            <w:rPr>
                              <w:rFonts w:ascii="Consolas" w:hAnsi="Consolas" w:cs="Consolas"/>
                              <w:sz w:val="22"/>
                            </w:rPr>
                            <w:t xml:space="preserve"> 1 &amp;&amp; \</w:t>
                          </w:r>
                        </w:ins>
                      </w:p>
                      <w:p w14:paraId="52ECFFAB" w14:textId="44CACAFF" w:rsidR="00790804" w:rsidRPr="00E80707" w:rsidRDefault="00790804">
                        <w:pPr>
                          <w:spacing w:after="0"/>
                          <w:rPr>
                            <w:ins w:id="2772" w:author="Benjamin Pannell" w:date="2014-10-22T18:46:00Z"/>
                            <w:rFonts w:ascii="Consolas" w:hAnsi="Consolas" w:cs="Consolas"/>
                            <w:sz w:val="22"/>
                            <w:rPrChange w:id="2773" w:author="Benjamin Pannell" w:date="2014-10-22T18:46:00Z">
                              <w:rPr>
                                <w:ins w:id="2774" w:author="Benjamin Pannell" w:date="2014-10-22T18:46:00Z"/>
                              </w:rPr>
                            </w:rPrChange>
                          </w:rPr>
                          <w:pPrChange w:id="2775" w:author="Benjamin Pannell" w:date="2014-10-22T18:54:00Z">
                            <w:pPr/>
                          </w:pPrChange>
                        </w:pPr>
                        <w:ins w:id="2776" w:author="Benjamin Pannell" w:date="2014-10-22T18:54:00Z">
                          <w:r>
                            <w:rPr>
                              <w:rFonts w:ascii="Consolas" w:hAnsi="Consolas" w:cs="Consolas"/>
                              <w:sz w:val="22"/>
                            </w:rPr>
                            <w:t>./build/apps/</w:t>
                          </w:r>
                          <w:proofErr w:type="spellStart"/>
                          <w:r>
                            <w:rPr>
                              <w:rFonts w:ascii="Consolas" w:hAnsi="Consolas" w:cs="Consolas"/>
                              <w:sz w:val="22"/>
                            </w:rPr>
                            <w:t>rpi</w:t>
                          </w:r>
                          <w:proofErr w:type="spellEnd"/>
                          <w:r>
                            <w:rPr>
                              <w:rFonts w:ascii="Consolas" w:hAnsi="Consolas" w:cs="Consolas"/>
                              <w:sz w:val="22"/>
                            </w:rPr>
                            <w:t>/</w:t>
                          </w:r>
                          <w:proofErr w:type="spellStart"/>
                          <w:r w:rsidRPr="00B0260C">
                            <w:rPr>
                              <w:rFonts w:ascii="Consolas" w:hAnsi="Consolas" w:cs="Consolas"/>
                              <w:b/>
                              <w:sz w:val="22"/>
                              <w:rPrChange w:id="2777" w:author="Benjamin Pannell" w:date="2014-10-22T18:59:00Z">
                                <w:rPr>
                                  <w:rFonts w:ascii="Consolas" w:hAnsi="Consolas" w:cs="Consolas"/>
                                  <w:sz w:val="22"/>
                                </w:rPr>
                              </w:rPrChange>
                            </w:rPr>
                            <w:t>isokey</w:t>
                          </w:r>
                          <w:proofErr w:type="spellEnd"/>
                          <w:r>
                            <w:rPr>
                              <w:rFonts w:ascii="Consolas" w:hAnsi="Consolas" w:cs="Consolas"/>
                              <w:sz w:val="22"/>
                            </w:rPr>
                            <w:t xml:space="preserve"> –C x</w:t>
                          </w:r>
                        </w:ins>
                        <w:ins w:id="2778" w:author="Benjamin Pannell" w:date="2014-10-22T18:46:00Z">
                          <w:r w:rsidRPr="00E80707">
                            <w:rPr>
                              <w:rFonts w:ascii="Consolas" w:hAnsi="Consolas" w:cs="Consolas"/>
                              <w:sz w:val="22"/>
                              <w:rPrChange w:id="2779" w:author="Benjamin Pannell" w:date="2014-10-22T18:46:00Z">
                                <w:rPr/>
                              </w:rPrChange>
                            </w:rPr>
                            <w:t>) &amp;</w:t>
                          </w:r>
                        </w:ins>
                      </w:p>
                      <w:p w14:paraId="705C596A" w14:textId="77777777" w:rsidR="00790804" w:rsidRDefault="00790804">
                        <w:pPr>
                          <w:spacing w:after="0"/>
                          <w:rPr>
                            <w:ins w:id="2780" w:author="Benjamin Pannell" w:date="2014-10-22T18:47:00Z"/>
                            <w:rFonts w:ascii="Consolas" w:hAnsi="Consolas" w:cs="Consolas"/>
                            <w:sz w:val="22"/>
                          </w:rPr>
                          <w:pPrChange w:id="2781" w:author="Benjamin Pannell" w:date="2014-10-22T18:46:00Z">
                            <w:pPr/>
                          </w:pPrChange>
                        </w:pPr>
                        <w:proofErr w:type="spellStart"/>
                        <w:proofErr w:type="gramStart"/>
                        <w:ins w:id="2782" w:author="Benjamin Pannell" w:date="2014-10-22T18:46:00Z">
                          <w:r w:rsidRPr="00B0260C">
                            <w:rPr>
                              <w:rFonts w:ascii="Consolas" w:hAnsi="Consolas" w:cs="Consolas"/>
                              <w:b/>
                              <w:sz w:val="22"/>
                              <w:rPrChange w:id="2783" w:author="Benjamin Pannell" w:date="2014-10-22T18:59:00Z">
                                <w:rPr/>
                              </w:rPrChange>
                            </w:rPr>
                            <w:t>nano</w:t>
                          </w:r>
                          <w:proofErr w:type="spellEnd"/>
                          <w:proofErr w:type="gramEnd"/>
                          <w:r w:rsidRPr="00E80707">
                            <w:rPr>
                              <w:rFonts w:ascii="Consolas" w:hAnsi="Consolas" w:cs="Consolas"/>
                              <w:sz w:val="22"/>
                              <w:rPrChange w:id="2784" w:author="Benjamin Pannell" w:date="2014-10-22T18:46:00Z">
                                <w:rPr/>
                              </w:rPrChange>
                            </w:rPr>
                            <w:t xml:space="preserve"> README_transcribed.md</w:t>
                          </w:r>
                        </w:ins>
                        <w:ins w:id="2785" w:author="Benjamin Pannell" w:date="2014-10-22T18:47:00Z">
                          <w:r>
                            <w:rPr>
                              <w:rFonts w:ascii="Consolas" w:hAnsi="Consolas" w:cs="Consolas"/>
                              <w:sz w:val="22"/>
                            </w:rPr>
                            <w:t xml:space="preserve"> &amp;&amp; \</w:t>
                          </w:r>
                        </w:ins>
                      </w:p>
                      <w:p w14:paraId="57450839" w14:textId="0BFE97AE" w:rsidR="00790804" w:rsidRPr="00E80707" w:rsidRDefault="00790804">
                        <w:pPr>
                          <w:spacing w:after="0"/>
                          <w:rPr>
                            <w:rFonts w:ascii="Consolas" w:hAnsi="Consolas" w:cs="Consolas"/>
                            <w:sz w:val="22"/>
                            <w:rPrChange w:id="2786" w:author="Benjamin Pannell" w:date="2014-10-22T18:46:00Z">
                              <w:rPr/>
                            </w:rPrChange>
                          </w:rPr>
                          <w:pPrChange w:id="2787" w:author="Benjamin Pannell" w:date="2014-10-22T18:46:00Z">
                            <w:pPr/>
                          </w:pPrChange>
                        </w:pPr>
                        <w:proofErr w:type="gramStart"/>
                        <w:ins w:id="2788" w:author="Benjamin Pannell" w:date="2014-10-22T18:47:00Z">
                          <w:r w:rsidRPr="00B0260C">
                            <w:rPr>
                              <w:rFonts w:ascii="Consolas" w:hAnsi="Consolas" w:cs="Consolas"/>
                              <w:b/>
                              <w:sz w:val="22"/>
                              <w:rPrChange w:id="2789" w:author="Benjamin Pannell" w:date="2014-10-22T18:59:00Z">
                                <w:rPr>
                                  <w:rFonts w:ascii="Consolas" w:hAnsi="Consolas" w:cs="Consolas"/>
                                  <w:sz w:val="22"/>
                                </w:rPr>
                              </w:rPrChange>
                            </w:rPr>
                            <w:t>diff</w:t>
                          </w:r>
                          <w:proofErr w:type="gramEnd"/>
                          <w:r>
                            <w:rPr>
                              <w:rFonts w:ascii="Consolas" w:hAnsi="Consolas" w:cs="Consolas"/>
                              <w:sz w:val="22"/>
                            </w:rPr>
                            <w:t xml:space="preserve"> –q README.md README_transcribed.md</w:t>
                          </w:r>
                        </w:ins>
                      </w:p>
                    </w:txbxContent>
                  </v:textbox>
                  <w10:anchorlock/>
                </v:shape>
              </w:pict>
            </mc:Fallback>
          </mc:AlternateContent>
        </w:r>
      </w:ins>
    </w:p>
    <w:p w14:paraId="362ACFF3" w14:textId="7CF7411C" w:rsidR="00E80707" w:rsidRDefault="00E80707">
      <w:pPr>
        <w:pStyle w:val="Caption"/>
        <w:rPr>
          <w:ins w:id="2790" w:author="Benjamin Pannell" w:date="2014-10-22T18:59:00Z"/>
        </w:rPr>
        <w:pPrChange w:id="2791" w:author="Benjamin Pannell" w:date="2014-10-22T18:46:00Z">
          <w:pPr/>
        </w:pPrChange>
      </w:pPr>
      <w:bookmarkStart w:id="2792" w:name="_Ref401767026"/>
      <w:bookmarkStart w:id="2793" w:name="_Toc401770990"/>
      <w:ins w:id="2794" w:author="Benjamin Pannell" w:date="2014-10-22T18:46:00Z">
        <w:r>
          <w:t xml:space="preserve">Figure </w:t>
        </w:r>
      </w:ins>
      <w:ins w:id="2795" w:author="Benjamin Pannell" w:date="2014-10-22T19:22:00Z">
        <w:r w:rsidR="00C66450">
          <w:fldChar w:fldCharType="begin"/>
        </w:r>
        <w:r w:rsidR="00C66450">
          <w:instrText xml:space="preserve"> SEQ Figure \* ARABIC </w:instrText>
        </w:r>
      </w:ins>
      <w:r w:rsidR="00C66450">
        <w:fldChar w:fldCharType="separate"/>
      </w:r>
      <w:ins w:id="2796" w:author="Benjamin Pannell" w:date="2014-10-22T19:22:00Z">
        <w:r w:rsidR="00C66450">
          <w:rPr>
            <w:noProof/>
          </w:rPr>
          <w:t>26</w:t>
        </w:r>
        <w:r w:rsidR="00C66450">
          <w:fldChar w:fldCharType="end"/>
        </w:r>
      </w:ins>
      <w:bookmarkEnd w:id="2792"/>
      <w:ins w:id="2797" w:author="Benjamin Pannell" w:date="2014-10-22T18:46:00Z">
        <w:r>
          <w:t xml:space="preserve"> Linux Commands </w:t>
        </w:r>
      </w:ins>
      <w:ins w:id="2798" w:author="Benjamin Pannell" w:date="2014-10-22T18:47:00Z">
        <w:r>
          <w:t>Executed for Text Transcription Accuracy Test</w:t>
        </w:r>
      </w:ins>
      <w:bookmarkEnd w:id="2793"/>
    </w:p>
    <w:p w14:paraId="52B95026" w14:textId="73AEBCE5" w:rsidR="00B0260C" w:rsidRPr="00B0260C" w:rsidRDefault="00B0260C">
      <w:pPr>
        <w:rPr>
          <w:ins w:id="2799" w:author="Benjamin Pannell" w:date="2014-10-21T11:34:00Z"/>
        </w:rPr>
      </w:pPr>
      <w:ins w:id="2800" w:author="Benjamin Pannell" w:date="2014-10-22T19:00:00Z">
        <w:r>
          <w:t xml:space="preserve">Testing determined no appreciable differences between the files </w:t>
        </w:r>
      </w:ins>
      <w:ins w:id="2801" w:author="Benjamin Pannell" w:date="2014-10-22T19:01:00Z">
        <w:r>
          <w:t xml:space="preserve">in cases where standard keyboard characters were used, however the ability of the system to emulate complex Unicode input </w:t>
        </w:r>
      </w:ins>
      <w:ins w:id="2802" w:author="Benjamin Pannell" w:date="2014-10-22T19:02:00Z">
        <w:r>
          <w:t>–</w:t>
        </w:r>
      </w:ins>
      <w:ins w:id="2803" w:author="Benjamin Pannell" w:date="2014-10-22T19:01:00Z">
        <w:r>
          <w:t xml:space="preserve"> or </w:t>
        </w:r>
      </w:ins>
      <w:ins w:id="2804" w:author="Benjamin Pannell" w:date="2014-10-22T19:02:00Z">
        <w:r>
          <w:t xml:space="preserve">lack thereof – hindered attempts at transcribing binary files or those in non-ASCII formats. </w:t>
        </w:r>
      </w:ins>
    </w:p>
    <w:p w14:paraId="2EBA14CA" w14:textId="4D7E09E6" w:rsidR="00C72A94" w:rsidRDefault="00C72A94">
      <w:pPr>
        <w:pStyle w:val="Heading3"/>
        <w:rPr>
          <w:ins w:id="2805" w:author="Benjamin Pannell" w:date="2014-10-21T10:38:00Z"/>
        </w:rPr>
        <w:pPrChange w:id="2806" w:author="Benjamin Pannell" w:date="2014-10-21T10:37:00Z">
          <w:pPr/>
        </w:pPrChange>
      </w:pPr>
      <w:bookmarkStart w:id="2807" w:name="_Ref401768052"/>
      <w:ins w:id="2808" w:author="Benjamin Pannell" w:date="2014-10-21T10:37:00Z">
        <w:r>
          <w:t xml:space="preserve">Effects of </w:t>
        </w:r>
      </w:ins>
      <w:bookmarkEnd w:id="2587"/>
      <w:ins w:id="2809" w:author="Benjamin Pannell" w:date="2014-10-21T10:39:00Z">
        <w:r w:rsidR="009B30A2">
          <w:t xml:space="preserve">Exceeding </w:t>
        </w:r>
      </w:ins>
      <w:ins w:id="2810" w:author="Benjamin Pannell" w:date="2014-10-21T11:24:00Z">
        <w:r w:rsidR="00600BF1">
          <w:t xml:space="preserve">USB HID </w:t>
        </w:r>
      </w:ins>
      <w:ins w:id="2811" w:author="Benjamin Pannell" w:date="2014-10-21T10:39:00Z">
        <w:r w:rsidR="009B30A2">
          <w:t>Rate Limitations</w:t>
        </w:r>
      </w:ins>
      <w:bookmarkEnd w:id="2588"/>
      <w:bookmarkEnd w:id="2807"/>
    </w:p>
    <w:p w14:paraId="48B51222" w14:textId="17E3AB61" w:rsidR="000E246B" w:rsidRDefault="009B30A2">
      <w:pPr>
        <w:rPr>
          <w:ins w:id="2812" w:author="Benjamin Pannell" w:date="2014-10-21T13:00:00Z"/>
        </w:rPr>
      </w:pPr>
      <w:ins w:id="2813" w:author="Benjamin Pannell" w:date="2014-10-21T10:39:00Z">
        <w:r>
          <w:t>In this section an investigation into the results of higher-than-specified command rates was investigated to determine the effect, if any, on emulation accuracy.</w:t>
        </w:r>
      </w:ins>
      <w:ins w:id="2814" w:author="Benjamin Pannell" w:date="2014-10-21T11:46:00Z">
        <w:r w:rsidR="00BD5DB9">
          <w:t xml:space="preserve"> This test was </w:t>
        </w:r>
      </w:ins>
      <w:ins w:id="2815" w:author="Benjamin Pannell" w:date="2014-10-21T11:47:00Z">
        <w:r w:rsidR="00BD5DB9">
          <w:t>performed by configuring the UART to operate at a baud rate of 115200</w:t>
        </w:r>
      </w:ins>
      <w:ins w:id="2816" w:author="Benjamin Pannell" w:date="2014-10-22T17:07:00Z">
        <w:r w:rsidR="00860F2E">
          <w:t xml:space="preserve"> and disabling rate limiting in the C library. A simple executable file which printed the alphabet </w:t>
        </w:r>
      </w:ins>
      <w:ins w:id="2817" w:author="Benjamin Pannell" w:date="2014-10-22T17:08:00Z">
        <w:r w:rsidR="00860F2E">
          <w:t>five</w:t>
        </w:r>
      </w:ins>
      <w:ins w:id="2818" w:author="Benjamin Pannell" w:date="2014-10-22T17:07:00Z">
        <w:r w:rsidR="00860F2E">
          <w:t xml:space="preserve"> times was then </w:t>
        </w:r>
      </w:ins>
      <w:ins w:id="2819" w:author="Benjamin Pannell" w:date="2014-10-22T17:08:00Z">
        <w:r w:rsidR="00860F2E">
          <w:t>run</w:t>
        </w:r>
        <w:r w:rsidR="00B30202">
          <w:t xml:space="preserve"> and the output captured in </w:t>
        </w:r>
      </w:ins>
      <w:ins w:id="2820" w:author="Benjamin Pannell" w:date="2014-10-22T17:13:00Z">
        <w:r w:rsidR="00B46BDF">
          <w:fldChar w:fldCharType="begin"/>
        </w:r>
        <w:r w:rsidR="00B46BDF">
          <w:instrText xml:space="preserve"> REF _Ref401761314 \h </w:instrText>
        </w:r>
      </w:ins>
      <w:r w:rsidR="00B46BDF">
        <w:fldChar w:fldCharType="separate"/>
      </w:r>
      <w:ins w:id="2821" w:author="Benjamin Pannell" w:date="2014-10-22T17:13:00Z">
        <w:r w:rsidR="00B46BDF">
          <w:t xml:space="preserve">Figure </w:t>
        </w:r>
        <w:r w:rsidR="00B46BDF">
          <w:rPr>
            <w:noProof/>
          </w:rPr>
          <w:t>25</w:t>
        </w:r>
        <w:r w:rsidR="00B46BDF">
          <w:fldChar w:fldCharType="end"/>
        </w:r>
      </w:ins>
      <w:ins w:id="2822" w:author="Benjamin Pannell" w:date="2014-10-21T11:47:00Z">
        <w:del w:id="2823" w:author="Benjamin Pannell" w:date="2014-10-22T17:07:00Z">
          <w:r w:rsidR="00BD5DB9" w:rsidDel="00860F2E">
            <w:delText>, and execution of a test executable on the Master Device which emulated typing the alphabet</w:delText>
          </w:r>
        </w:del>
      </w:ins>
      <w:ins w:id="2824" w:author="Benjamin Pannell" w:date="2014-10-21T11:48:00Z">
        <w:del w:id="2825" w:author="Benjamin Pannell" w:date="2014-10-22T17:07:00Z">
          <w:r w:rsidR="00BD5DB9" w:rsidDel="00860F2E">
            <w:delText xml:space="preserve"> 5 times</w:delText>
          </w:r>
        </w:del>
        <w:r w:rsidR="00BD5DB9">
          <w:t>.</w:t>
        </w:r>
        <w:del w:id="2826" w:author="Benjamin Pannell" w:date="2014-10-22T17:09:00Z">
          <w:r w:rsidR="00BD5DB9" w:rsidDel="00B30202">
            <w:delText xml:space="preserve"> Expected and actual outputs are displayed in .</w:delText>
          </w:r>
        </w:del>
      </w:ins>
    </w:p>
    <w:p w14:paraId="14D63074" w14:textId="77777777" w:rsidR="00C66450" w:rsidRDefault="000E246B" w:rsidP="00C66450">
      <w:pPr>
        <w:keepNext/>
        <w:jc w:val="center"/>
        <w:rPr>
          <w:ins w:id="2827" w:author="Benjamin Pannell" w:date="2014-10-22T19:23:00Z"/>
        </w:rPr>
        <w:pPrChange w:id="2828" w:author="Benjamin Pannell" w:date="2014-10-22T19:23:00Z">
          <w:pPr>
            <w:keepNext/>
            <w:jc w:val="center"/>
          </w:pPr>
        </w:pPrChange>
      </w:pPr>
      <w:ins w:id="2829" w:author="Benjamin Pannell" w:date="2014-10-21T13:00:00Z">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790804" w:rsidRDefault="00790804">
                              <w:pPr>
                                <w:spacing w:after="0"/>
                                <w:rPr>
                                  <w:ins w:id="2830" w:author="Benjamin Pannell" w:date="2014-10-21T13:01:00Z"/>
                                  <w:b/>
                                </w:rPr>
                                <w:pPrChange w:id="2831" w:author="Benjamin Pannell" w:date="2014-10-21T13:01:00Z">
                                  <w:pPr/>
                                </w:pPrChange>
                              </w:pPr>
                              <w:ins w:id="2832" w:author="Benjamin Pannell" w:date="2014-10-21T13:01:00Z">
                                <w:r>
                                  <w:rPr>
                                    <w:b/>
                                  </w:rPr>
                                  <w:t>Expected Output</w:t>
                                </w:r>
                              </w:ins>
                            </w:p>
                            <w:p w14:paraId="1D6F8D40" w14:textId="03D194F1" w:rsidR="00790804" w:rsidRPr="000E246B" w:rsidRDefault="00790804">
                              <w:pPr>
                                <w:rPr>
                                  <w:ins w:id="2833" w:author="Benjamin Pannell" w:date="2014-10-21T13:01:00Z"/>
                                  <w:rPrChange w:id="2834" w:author="Benjamin Pannell" w:date="2014-10-21T13:01:00Z">
                                    <w:rPr>
                                      <w:ins w:id="2835" w:author="Benjamin Pannell" w:date="2014-10-21T13:01:00Z"/>
                                      <w:b/>
                                    </w:rPr>
                                  </w:rPrChange>
                                </w:rPr>
                              </w:pPr>
                              <w:proofErr w:type="gramStart"/>
                              <w:ins w:id="2836" w:author="Benjamin Pannell" w:date="2014-10-21T13:01:00Z">
                                <w:r>
                                  <w:t>abcdefghijklmnopqrstuvxyzabcdefghijklmnopqrstuvxyzabcdefghijklmnopqrstuvxyzabcdefghijklmnopqrstuvxyz</w:t>
                                </w:r>
                              </w:ins>
                              <w:ins w:id="2837" w:author="Benjamin Pannell" w:date="2014-10-21T13:02:00Z">
                                <w:r>
                                  <w:t>abcdefghijklmnopqrstuvxyz</w:t>
                                </w:r>
                              </w:ins>
                              <w:proofErr w:type="gramEnd"/>
                            </w:p>
                            <w:p w14:paraId="39E9ADAA" w14:textId="38F576DC" w:rsidR="00790804" w:rsidRDefault="00790804">
                              <w:pPr>
                                <w:spacing w:after="0"/>
                                <w:rPr>
                                  <w:ins w:id="2838" w:author="Benjamin Pannell" w:date="2014-10-21T13:01:00Z"/>
                                  <w:b/>
                                </w:rPr>
                                <w:pPrChange w:id="2839" w:author="Benjamin Pannell" w:date="2014-10-21T13:01:00Z">
                                  <w:pPr/>
                                </w:pPrChange>
                              </w:pPr>
                              <w:ins w:id="2840" w:author="Benjamin Pannell" w:date="2014-10-21T13:01:00Z">
                                <w:r>
                                  <w:rPr>
                                    <w:b/>
                                  </w:rPr>
                                  <w:t>Actual Output</w:t>
                                </w:r>
                              </w:ins>
                            </w:p>
                            <w:p w14:paraId="73599B8E" w14:textId="48BBFE84" w:rsidR="00790804" w:rsidDel="00322CE3" w:rsidRDefault="00790804">
                              <w:pPr>
                                <w:rPr>
                                  <w:ins w:id="2841" w:author="Benjamin Pannell" w:date="2014-10-21T19:16:00Z"/>
                                  <w:del w:id="2842" w:author="Benjamin Pannell" w:date="2014-10-22T17:55:00Z"/>
                                </w:rPr>
                              </w:pPr>
                              <w:proofErr w:type="spellStart"/>
                              <w:proofErr w:type="gramStart"/>
                              <w:ins w:id="2843" w:author="Benjamin Pannell" w:date="2014-10-21T19:16:00Z">
                                <w:r>
                                  <w:t>a</w:t>
                                </w:r>
                              </w:ins>
                              <w:ins w:id="2844" w:author="Benjamin Pannell" w:date="2014-10-21T16:56:00Z">
                                <w:r>
                                  <w:t>bcdefghijklmnopqrstuvwxyabcdefgjnnnnnnnnnnnnnnnn</w:t>
                                </w:r>
                                <w:proofErr w:type="spellEnd"/>
                                <w:proofErr w:type="gramEnd"/>
                                <w:r>
                                  <w:t>…</w:t>
                                </w:r>
                              </w:ins>
                            </w:p>
                            <w:p w14:paraId="6593C55D" w14:textId="77777777" w:rsidR="00790804" w:rsidRPr="000E246B" w:rsidRDefault="00790804"/>
                          </w:txbxContent>
                        </wps:txbx>
                        <wps:bodyPr rot="0" vert="horz" wrap="square" lIns="91440" tIns="45720" rIns="91440" bIns="45720" anchor="t" anchorCtr="0">
                          <a:spAutoFit/>
                        </wps:bodyPr>
                      </wps:wsp>
                    </a:graphicData>
                  </a:graphic>
                </wp:inline>
              </w:drawing>
            </mc:Choice>
            <mc:Fallback>
              <w:pict>
                <v:shape w14:anchorId="1214E531" id="_x0000_s1038"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">
                  <v:textbox style="mso-fit-shape-to-text:t">
                    <w:txbxContent>
                      <w:p w14:paraId="71888710" w14:textId="6614756C" w:rsidR="00790804" w:rsidRDefault="00790804">
                        <w:pPr>
                          <w:spacing w:after="0"/>
                          <w:rPr>
                            <w:ins w:id="2845" w:author="Benjamin Pannell" w:date="2014-10-21T13:01:00Z"/>
                            <w:b/>
                          </w:rPr>
                          <w:pPrChange w:id="2846" w:author="Benjamin Pannell" w:date="2014-10-21T13:01:00Z">
                            <w:pPr/>
                          </w:pPrChange>
                        </w:pPr>
                        <w:ins w:id="2847" w:author="Benjamin Pannell" w:date="2014-10-21T13:01:00Z">
                          <w:r>
                            <w:rPr>
                              <w:b/>
                            </w:rPr>
                            <w:t>Expected Output</w:t>
                          </w:r>
                        </w:ins>
                      </w:p>
                      <w:p w14:paraId="1D6F8D40" w14:textId="03D194F1" w:rsidR="00790804" w:rsidRPr="000E246B" w:rsidRDefault="00790804">
                        <w:pPr>
                          <w:rPr>
                            <w:ins w:id="2848" w:author="Benjamin Pannell" w:date="2014-10-21T13:01:00Z"/>
                            <w:rPrChange w:id="2849" w:author="Benjamin Pannell" w:date="2014-10-21T13:01:00Z">
                              <w:rPr>
                                <w:ins w:id="2850" w:author="Benjamin Pannell" w:date="2014-10-21T13:01:00Z"/>
                                <w:b/>
                              </w:rPr>
                            </w:rPrChange>
                          </w:rPr>
                        </w:pPr>
                        <w:proofErr w:type="gramStart"/>
                        <w:ins w:id="2851" w:author="Benjamin Pannell" w:date="2014-10-21T13:01:00Z">
                          <w:r>
                            <w:t>abcdefghijklmnopqrstuvxyzabcdefghijklmnopqrstuvxyzabcdefghijklmnopqrstuvxyzabcdefghijklmnopqrstuvxyz</w:t>
                          </w:r>
                        </w:ins>
                        <w:ins w:id="2852" w:author="Benjamin Pannell" w:date="2014-10-21T13:02:00Z">
                          <w:r>
                            <w:t>abcdefghijklmnopqrstuvxyz</w:t>
                          </w:r>
                        </w:ins>
                        <w:proofErr w:type="gramEnd"/>
                      </w:p>
                      <w:p w14:paraId="39E9ADAA" w14:textId="38F576DC" w:rsidR="00790804" w:rsidRDefault="00790804">
                        <w:pPr>
                          <w:spacing w:after="0"/>
                          <w:rPr>
                            <w:ins w:id="2853" w:author="Benjamin Pannell" w:date="2014-10-21T13:01:00Z"/>
                            <w:b/>
                          </w:rPr>
                          <w:pPrChange w:id="2854" w:author="Benjamin Pannell" w:date="2014-10-21T13:01:00Z">
                            <w:pPr/>
                          </w:pPrChange>
                        </w:pPr>
                        <w:ins w:id="2855" w:author="Benjamin Pannell" w:date="2014-10-21T13:01:00Z">
                          <w:r>
                            <w:rPr>
                              <w:b/>
                            </w:rPr>
                            <w:t>Actual Output</w:t>
                          </w:r>
                        </w:ins>
                      </w:p>
                      <w:p w14:paraId="73599B8E" w14:textId="48BBFE84" w:rsidR="00790804" w:rsidDel="00322CE3" w:rsidRDefault="00790804">
                        <w:pPr>
                          <w:rPr>
                            <w:ins w:id="2856" w:author="Benjamin Pannell" w:date="2014-10-21T19:16:00Z"/>
                            <w:del w:id="2857" w:author="Benjamin Pannell" w:date="2014-10-22T17:55:00Z"/>
                          </w:rPr>
                        </w:pPr>
                        <w:proofErr w:type="spellStart"/>
                        <w:proofErr w:type="gramStart"/>
                        <w:ins w:id="2858" w:author="Benjamin Pannell" w:date="2014-10-21T19:16:00Z">
                          <w:r>
                            <w:t>a</w:t>
                          </w:r>
                        </w:ins>
                        <w:ins w:id="2859" w:author="Benjamin Pannell" w:date="2014-10-21T16:56:00Z">
                          <w:r>
                            <w:t>bcdefghijklmnopqrstuvwxyabcdefgjnnnnnnnnnnnnnnnn</w:t>
                          </w:r>
                          <w:proofErr w:type="spellEnd"/>
                          <w:proofErr w:type="gramEnd"/>
                          <w:r>
                            <w:t>…</w:t>
                          </w:r>
                        </w:ins>
                      </w:p>
                      <w:p w14:paraId="6593C55D" w14:textId="77777777" w:rsidR="00790804" w:rsidRPr="000E246B" w:rsidRDefault="00790804"/>
                    </w:txbxContent>
                  </v:textbox>
                  <w10:anchorlock/>
                </v:shape>
              </w:pict>
            </mc:Fallback>
          </mc:AlternateContent>
        </w:r>
      </w:ins>
    </w:p>
    <w:p w14:paraId="041651A3" w14:textId="68973879" w:rsidR="000E246B" w:rsidDel="00B46BDF" w:rsidRDefault="00C66450" w:rsidP="00C66450">
      <w:pPr>
        <w:pStyle w:val="Caption"/>
        <w:rPr>
          <w:del w:id="2860" w:author="Benjamin Pannell" w:date="2014-10-22T17:09:00Z"/>
        </w:rPr>
        <w:pPrChange w:id="2861" w:author="Benjamin Pannell" w:date="2014-10-22T19:23:00Z">
          <w:pPr/>
        </w:pPrChange>
      </w:pPr>
      <w:bookmarkStart w:id="2862" w:name="_Ref401769141"/>
      <w:bookmarkStart w:id="2863" w:name="_Toc401770991"/>
      <w:ins w:id="2864" w:author="Benjamin Pannell" w:date="2014-10-22T19:23:00Z">
        <w:r>
          <w:t xml:space="preserve">Figure </w:t>
        </w:r>
        <w:r>
          <w:fldChar w:fldCharType="begin"/>
        </w:r>
        <w:r>
          <w:instrText xml:space="preserve"> SEQ Figure \* ARABIC </w:instrText>
        </w:r>
      </w:ins>
      <w:r>
        <w:fldChar w:fldCharType="separate"/>
      </w:r>
      <w:ins w:id="2865" w:author="Benjamin Pannell" w:date="2014-10-22T19:23:00Z">
        <w:r>
          <w:rPr>
            <w:noProof/>
          </w:rPr>
          <w:t>27</w:t>
        </w:r>
        <w:r>
          <w:fldChar w:fldCharType="end"/>
        </w:r>
        <w:bookmarkEnd w:id="2862"/>
        <w:r w:rsidRPr="00C66450">
          <w:t xml:space="preserve"> </w:t>
        </w:r>
        <w:r>
          <w:t>Test Output for Exceptional Emulation Rate</w:t>
        </w:r>
      </w:ins>
      <w:bookmarkEnd w:id="2863"/>
    </w:p>
    <w:p w14:paraId="5E7EA27F" w14:textId="77777777" w:rsidR="00B46BDF" w:rsidRPr="00B46BDF" w:rsidRDefault="00B46BDF" w:rsidP="00C66450">
      <w:pPr>
        <w:pStyle w:val="Caption"/>
        <w:rPr>
          <w:ins w:id="2866" w:author="Benjamin Pannell" w:date="2014-10-22T17:12:00Z"/>
        </w:rPr>
        <w:pPrChange w:id="2867" w:author="Benjamin Pannell" w:date="2014-10-22T19:23:00Z">
          <w:pPr/>
        </w:pPrChange>
      </w:pPr>
    </w:p>
    <w:p w14:paraId="3E1D62FF" w14:textId="1FBA9347" w:rsidR="00CC740C" w:rsidRPr="00CC740C" w:rsidRDefault="00CC740C">
      <w:pPr>
        <w:rPr>
          <w:ins w:id="2868" w:author="Benjamin Pannell" w:date="2014-10-22T17:12:00Z"/>
        </w:rPr>
      </w:pPr>
      <w:ins w:id="2869" w:author="Benjamin Pannell" w:date="2014-10-22T17:13:00Z">
        <w:r>
          <w:lastRenderedPageBreak/>
          <w:t xml:space="preserve">As can be seen in </w:t>
        </w:r>
      </w:ins>
      <w:ins w:id="2870" w:author="Benjamin Pannell" w:date="2014-10-22T19:23:00Z">
        <w:r w:rsidR="00C66450">
          <w:fldChar w:fldCharType="begin"/>
        </w:r>
        <w:r w:rsidR="00C66450">
          <w:instrText xml:space="preserve"> REF _Ref401769141 \h </w:instrText>
        </w:r>
      </w:ins>
      <w:r w:rsidR="00C66450">
        <w:fldChar w:fldCharType="separate"/>
      </w:r>
      <w:ins w:id="2871" w:author="Benjamin Pannell" w:date="2014-10-22T19:23:00Z">
        <w:r w:rsidR="00C66450">
          <w:t xml:space="preserve">Figure </w:t>
        </w:r>
        <w:r w:rsidR="00C66450">
          <w:rPr>
            <w:noProof/>
          </w:rPr>
          <w:t>27</w:t>
        </w:r>
        <w:r w:rsidR="00C66450">
          <w:fldChar w:fldCharType="end"/>
        </w:r>
      </w:ins>
      <w:ins w:id="2872" w:author="Benjamin Pannell" w:date="2014-10-22T17:13:00Z">
        <w:r>
          <w:fldChar w:fldCharType="begin"/>
        </w:r>
        <w:r>
          <w:instrText xml:space="preserve"> REF _Ref401761314 \h </w:instrText>
        </w:r>
      </w:ins>
      <w:r>
        <w:fldChar w:fldCharType="separate"/>
      </w:r>
      <w:ins w:id="2873" w:author="Benjamin Pannell" w:date="2014-10-22T17:13:00Z">
        <w:r>
          <w:fldChar w:fldCharType="end"/>
        </w:r>
        <w:r>
          <w:t xml:space="preserve">, failure to adhere to the standard USB HID reporting rate can result in garbled output for even </w:t>
        </w:r>
      </w:ins>
      <w:ins w:id="2874" w:author="Benjamin Pannell" w:date="2014-10-22T17:14:00Z">
        <w:r>
          <w:t>short pieces of text.</w:t>
        </w:r>
      </w:ins>
    </w:p>
    <w:p w14:paraId="24352344" w14:textId="12198627" w:rsidR="00C23410" w:rsidRDefault="000E246B">
      <w:pPr>
        <w:jc w:val="center"/>
        <w:rPr>
          <w:ins w:id="2875" w:author="Benjamin Pannell" w:date="2014-10-20T19:11:00Z"/>
        </w:rPr>
        <w:pPrChange w:id="2876" w:author="Benjamin Pannell" w:date="2014-10-22T17:09:00Z">
          <w:pPr/>
        </w:pPrChange>
      </w:pPr>
      <w:ins w:id="2877" w:author="Benjamin Pannell" w:date="2014-10-21T13:00:00Z">
        <w:del w:id="2878" w:author="Benjamin Pannell" w:date="2014-10-22T17:09:00Z">
          <w:r w:rsidDel="00B30202">
            <w:delText xml:space="preserve">Figure </w:delText>
          </w:r>
          <w:r w:rsidDel="00B30202">
            <w:fldChar w:fldCharType="begin"/>
          </w:r>
          <w:r w:rsidDel="00B30202">
            <w:delInstrText xml:space="preserve"> SEQ Figure \* ARABIC </w:delInstrText>
          </w:r>
        </w:del>
      </w:ins>
      <w:del w:id="2879" w:author="Benjamin Pannell" w:date="2014-10-22T17:09:00Z">
        <w:r w:rsidDel="00B30202">
          <w:fldChar w:fldCharType="separate"/>
        </w:r>
      </w:del>
      <w:ins w:id="2880" w:author="Benjamin Pannell" w:date="2014-10-21T13:00:00Z">
        <w:del w:id="2881" w:author="Benjamin Pannell" w:date="2014-10-22T17:09:00Z">
          <w:r w:rsidDel="00B30202">
            <w:rPr>
              <w:noProof/>
            </w:rPr>
            <w:delText>25</w:delText>
          </w:r>
          <w:r w:rsidDel="00B30202">
            <w:fldChar w:fldCharType="end"/>
          </w:r>
          <w:r w:rsidDel="00B30202">
            <w:delText xml:space="preserve"> Alphabet when exceeding polling rate</w:delText>
          </w:r>
        </w:del>
      </w:ins>
      <w:ins w:id="2882" w:author="Benjamin Pannell" w:date="2014-10-20T19:11:00Z">
        <w:r w:rsidR="00C23410">
          <w:br w:type="page"/>
        </w:r>
      </w:ins>
    </w:p>
    <w:p w14:paraId="63A5A628" w14:textId="03105262" w:rsidR="00166AB0" w:rsidRDefault="00166AB0" w:rsidP="003F74B4">
      <w:pPr>
        <w:pStyle w:val="Heading1"/>
      </w:pPr>
      <w:bookmarkStart w:id="2883" w:name="_Toc401771005"/>
      <w:bookmarkStart w:id="2884" w:name="_GoBack"/>
      <w:bookmarkEnd w:id="2884"/>
      <w:r>
        <w:lastRenderedPageBreak/>
        <w:t>Future Expansion</w:t>
      </w:r>
      <w:bookmarkEnd w:id="2883"/>
    </w:p>
    <w:p w14:paraId="64E429AA" w14:textId="29E2CCE3" w:rsidR="002046FB" w:rsidRDefault="00166AB0">
      <w:r>
        <w:t xml:space="preserve">This initial revision of the device represents </w:t>
      </w:r>
      <w:del w:id="2885" w:author="Benjamin Pannell" w:date="2014-10-20T20:04:00Z">
        <w:r w:rsidDel="001169E1">
          <w:delText>the most</w:delText>
        </w:r>
      </w:del>
      <w:ins w:id="2886" w:author="Benjamin Pannell" w:date="2014-10-20T20:04:00Z">
        <w:r w:rsidR="001169E1">
          <w:t>a</w:t>
        </w:r>
      </w:ins>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 and/or menu to allow customization of the device and/or the display of contextual information like processed commands.</w:t>
      </w:r>
    </w:p>
    <w:p w14:paraId="201F567F" w14:textId="4FAFDB80" w:rsidR="009E6359" w:rsidRDefault="002046FB">
      <w:r>
        <w:t>It would also be possible to integrate the text-to-</w:t>
      </w:r>
      <w:proofErr w:type="spellStart"/>
      <w:r>
        <w:t>keypress</w:t>
      </w:r>
      <w:proofErr w:type="spellEnd"/>
      <w:r>
        <w:t xml:space="preserve"> conversion functionality on</w:t>
      </w:r>
      <w:ins w:id="2887" w:author="Benjamin Pannell" w:date="2014-10-22T19:51:00Z">
        <w:r w:rsidR="00B82535">
          <w:t xml:space="preserve"> the emulation slave device</w:t>
        </w:r>
      </w:ins>
      <w:del w:id="2888" w:author="Benjamin Pannell" w:date="2014-10-22T19:51:00Z">
        <w:r w:rsidDel="00B82535">
          <w:delText>-device</w:delText>
        </w:r>
      </w:del>
      <w:r>
        <w:t xml:space="preserve">, with a simple protocol extension allowing for transition between different keyboard layouts, thus removing the need to include this in implementation libraries and therefore </w:t>
      </w:r>
      <w:del w:id="2889" w:author="Benjamin Pannell" w:date="2014-10-22T19:50:00Z">
        <w:r w:rsidDel="00B82535">
          <w:delText xml:space="preserve">offloading </w:delText>
        </w:r>
      </w:del>
      <w:ins w:id="2890" w:author="Benjamin Pannell" w:date="2014-10-22T19:50:00Z">
        <w:r w:rsidR="00B82535">
          <w:t xml:space="preserve">reducing the workload on </w:t>
        </w:r>
      </w:ins>
      <w:r>
        <w:t xml:space="preserve">the </w:t>
      </w:r>
      <w:del w:id="2891" w:author="Benjamin Pannell" w:date="2014-10-22T19:50:00Z">
        <w:r w:rsidDel="00B82535">
          <w:delText xml:space="preserve">primary </w:delText>
        </w:r>
      </w:del>
      <w:ins w:id="2892" w:author="Benjamin Pannell" w:date="2014-10-22T19:50:00Z">
        <w:r w:rsidR="00B82535">
          <w:t xml:space="preserve">master </w:t>
        </w:r>
      </w:ins>
      <w:r>
        <w:t>device.</w:t>
      </w:r>
      <w:r w:rsidR="00166AB0">
        <w:t xml:space="preserve"> </w:t>
      </w:r>
    </w:p>
    <w:p w14:paraId="44F7A929" w14:textId="3BA56322" w:rsidR="00E20695" w:rsidRPr="00166AB0"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4F00DD" w:rsidRPr="004F00DD">
            <w:rPr>
              <w:noProof/>
            </w:rPr>
            <w:t>[22]</w:t>
          </w:r>
          <w:r w:rsidR="009802FA">
            <w:fldChar w:fldCharType="end"/>
          </w:r>
        </w:sdtContent>
      </w:sdt>
      <w:r w:rsidR="009802FA">
        <w:t xml:space="preserve"> was required, allowing for more than the 6 keys available through USB HID to be pressed at a time.</w:t>
      </w:r>
    </w:p>
    <w:p w14:paraId="6D4603A7" w14:textId="77777777" w:rsidR="00905BF0" w:rsidRDefault="00CB219A" w:rsidP="00CB219A">
      <w:r>
        <w:br w:type="page"/>
      </w:r>
      <w:r w:rsidR="00BB3419">
        <w:fldChar w:fldCharType="begin"/>
      </w:r>
      <w:r w:rsidR="00BB3419">
        <w:instrText xml:space="preserve"> XE "</w:instrText>
      </w:r>
      <w:r w:rsidR="00BB3419" w:rsidRPr="00C07F8A">
        <w:instrText>ASIC</w:instrText>
      </w:r>
      <w:r w:rsidR="00BB3419">
        <w:instrText>" \t "</w:instrText>
      </w:r>
      <w:r w:rsidR="00BB3419" w:rsidRPr="008B7DDD">
        <w:rPr>
          <w:i/>
        </w:rPr>
        <w:instrText>See</w:instrText>
      </w:r>
      <w:r w:rsidR="00BB3419" w:rsidRPr="008B7DDD">
        <w:instrText xml:space="preserve"> Application Specific Integrated Circuit</w:instrText>
      </w:r>
      <w:r w:rsidR="00BB3419">
        <w:instrText xml:space="preserve">" </w:instrText>
      </w:r>
      <w:r w:rsidR="00BB3419">
        <w:fldChar w:fldCharType="end"/>
      </w:r>
    </w:p>
    <w:bookmarkStart w:id="2893" w:name="_Toc401771006" w:displacedByCustomXml="next"/>
    <w:bookmarkStart w:id="2894" w:name="_Toc395540518" w:displacedByCustomXml="next"/>
    <w:bookmarkStart w:id="2895" w:name="_Ref401170475" w:displacedByCustomXml="next"/>
    <w:sdt>
      <w:sdtPr>
        <w:rPr>
          <w:rFonts w:asciiTheme="minorHAnsi" w:eastAsiaTheme="minorHAnsi" w:hAnsiTheme="minorHAnsi" w:cstheme="minorBidi"/>
          <w:color w:val="auto"/>
          <w:sz w:val="24"/>
          <w:szCs w:val="22"/>
        </w:rPr>
        <w:id w:val="1128582954"/>
        <w:docPartObj>
          <w:docPartGallery w:val="Bibliographies"/>
          <w:docPartUnique/>
        </w:docPartObj>
      </w:sdtPr>
      <w:sdtContent>
        <w:p w14:paraId="3206FC61" w14:textId="77777777" w:rsidR="008F4664" w:rsidRDefault="008F4664">
          <w:pPr>
            <w:pStyle w:val="Heading1"/>
          </w:pPr>
          <w:r>
            <w:t>References</w:t>
          </w:r>
          <w:bookmarkEnd w:id="2895"/>
          <w:bookmarkEnd w:id="2894"/>
          <w:bookmarkEnd w:id="2893"/>
        </w:p>
        <w:sdt>
          <w:sdtPr>
            <w:id w:val="-573587230"/>
            <w:bibliography/>
          </w:sdtPr>
          <w:sdtContent>
            <w:p w14:paraId="5D85F038" w14:textId="77777777" w:rsidR="00E54E63"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E54E63" w14:paraId="7179A44A" w14:textId="77777777">
                <w:trPr>
                  <w:divId w:val="2119640885"/>
                  <w:tblCellSpacing w:w="15" w:type="dxa"/>
                  <w:ins w:id="2896" w:author="Benjamin Pannell" w:date="2014-10-22T19:54:00Z"/>
                </w:trPr>
                <w:tc>
                  <w:tcPr>
                    <w:tcW w:w="50" w:type="pct"/>
                    <w:hideMark/>
                  </w:tcPr>
                  <w:p w14:paraId="26EE123C" w14:textId="77777777" w:rsidR="00E54E63" w:rsidRDefault="00E54E63">
                    <w:pPr>
                      <w:pStyle w:val="Bibliography"/>
                      <w:rPr>
                        <w:ins w:id="2897" w:author="Benjamin Pannell" w:date="2014-10-22T19:54:00Z"/>
                        <w:noProof/>
                        <w:szCs w:val="24"/>
                      </w:rPr>
                    </w:pPr>
                    <w:ins w:id="2898" w:author="Benjamin Pannell" w:date="2014-10-22T19:54:00Z">
                      <w:r>
                        <w:rPr>
                          <w:noProof/>
                        </w:rPr>
                        <w:t xml:space="preserve">[1] </w:t>
                      </w:r>
                    </w:ins>
                  </w:p>
                </w:tc>
                <w:tc>
                  <w:tcPr>
                    <w:tcW w:w="0" w:type="auto"/>
                    <w:hideMark/>
                  </w:tcPr>
                  <w:p w14:paraId="163E5CC5" w14:textId="77777777" w:rsidR="00E54E63" w:rsidRDefault="00E54E63">
                    <w:pPr>
                      <w:pStyle w:val="Bibliography"/>
                      <w:rPr>
                        <w:ins w:id="2899" w:author="Benjamin Pannell" w:date="2014-10-22T19:54:00Z"/>
                        <w:noProof/>
                      </w:rPr>
                    </w:pPr>
                    <w:ins w:id="2900" w:author="Benjamin Pannell" w:date="2014-10-22T19:54:00Z">
                      <w:r>
                        <w:rPr>
                          <w:noProof/>
                        </w:rPr>
                        <w:t>J. C. Perez, “Google wants your phonemes: InfoWorld,” InfoWorld, 23 October 2007. [Online]. Available: http://www.infoworld.com/t/data-management/google-wants-your-phonemes-539. [Accessed 26 07 2014].</w:t>
                      </w:r>
                    </w:ins>
                  </w:p>
                </w:tc>
              </w:tr>
              <w:tr w:rsidR="00E54E63" w14:paraId="0193EACB" w14:textId="77777777">
                <w:trPr>
                  <w:divId w:val="2119640885"/>
                  <w:tblCellSpacing w:w="15" w:type="dxa"/>
                  <w:ins w:id="2901" w:author="Benjamin Pannell" w:date="2014-10-22T19:54:00Z"/>
                </w:trPr>
                <w:tc>
                  <w:tcPr>
                    <w:tcW w:w="50" w:type="pct"/>
                    <w:hideMark/>
                  </w:tcPr>
                  <w:p w14:paraId="62A0A9F6" w14:textId="77777777" w:rsidR="00E54E63" w:rsidRDefault="00E54E63">
                    <w:pPr>
                      <w:pStyle w:val="Bibliography"/>
                      <w:rPr>
                        <w:ins w:id="2902" w:author="Benjamin Pannell" w:date="2014-10-22T19:54:00Z"/>
                        <w:noProof/>
                      </w:rPr>
                    </w:pPr>
                    <w:ins w:id="2903" w:author="Benjamin Pannell" w:date="2014-10-22T19:54:00Z">
                      <w:r>
                        <w:rPr>
                          <w:noProof/>
                        </w:rPr>
                        <w:t xml:space="preserve">[2] </w:t>
                      </w:r>
                    </w:ins>
                  </w:p>
                </w:tc>
                <w:tc>
                  <w:tcPr>
                    <w:tcW w:w="0" w:type="auto"/>
                    <w:hideMark/>
                  </w:tcPr>
                  <w:p w14:paraId="48A51E9B" w14:textId="77777777" w:rsidR="00E54E63" w:rsidRDefault="00E54E63">
                    <w:pPr>
                      <w:pStyle w:val="Bibliography"/>
                      <w:rPr>
                        <w:ins w:id="2904" w:author="Benjamin Pannell" w:date="2014-10-22T19:54:00Z"/>
                        <w:noProof/>
                      </w:rPr>
                    </w:pPr>
                    <w:ins w:id="2905" w:author="Benjamin Pannell" w:date="2014-10-22T19:54:00Z">
                      <w:r>
                        <w:rPr>
                          <w:noProof/>
                        </w:rPr>
                        <w:t>USB Implementers Forum, Inc., “Device Class Definition for HID 1.11,” USB Implementers Forum, Inc., 27 June 2001. [Online]. Available: http://www.usb.org/developers/hidpage/HID1_11.pdf. [Accessed 8 October 2014].</w:t>
                      </w:r>
                    </w:ins>
                  </w:p>
                </w:tc>
              </w:tr>
              <w:tr w:rsidR="00E54E63" w14:paraId="4AB4A047" w14:textId="77777777">
                <w:trPr>
                  <w:divId w:val="2119640885"/>
                  <w:tblCellSpacing w:w="15" w:type="dxa"/>
                  <w:ins w:id="2906" w:author="Benjamin Pannell" w:date="2014-10-22T19:54:00Z"/>
                </w:trPr>
                <w:tc>
                  <w:tcPr>
                    <w:tcW w:w="50" w:type="pct"/>
                    <w:hideMark/>
                  </w:tcPr>
                  <w:p w14:paraId="22A30FFE" w14:textId="77777777" w:rsidR="00E54E63" w:rsidRDefault="00E54E63">
                    <w:pPr>
                      <w:pStyle w:val="Bibliography"/>
                      <w:rPr>
                        <w:ins w:id="2907" w:author="Benjamin Pannell" w:date="2014-10-22T19:54:00Z"/>
                        <w:noProof/>
                      </w:rPr>
                    </w:pPr>
                    <w:ins w:id="2908" w:author="Benjamin Pannell" w:date="2014-10-22T19:54:00Z">
                      <w:r>
                        <w:rPr>
                          <w:noProof/>
                        </w:rPr>
                        <w:t xml:space="preserve">[3] </w:t>
                      </w:r>
                    </w:ins>
                  </w:p>
                </w:tc>
                <w:tc>
                  <w:tcPr>
                    <w:tcW w:w="0" w:type="auto"/>
                    <w:hideMark/>
                  </w:tcPr>
                  <w:p w14:paraId="64A93720" w14:textId="77777777" w:rsidR="00E54E63" w:rsidRDefault="00E54E63">
                    <w:pPr>
                      <w:pStyle w:val="Bibliography"/>
                      <w:rPr>
                        <w:ins w:id="2909" w:author="Benjamin Pannell" w:date="2014-10-22T19:54:00Z"/>
                        <w:noProof/>
                      </w:rPr>
                    </w:pPr>
                    <w:ins w:id="2910" w:author="Benjamin Pannell" w:date="2014-10-22T19:54:00Z">
                      <w:r>
                        <w:rPr>
                          <w:noProof/>
                        </w:rPr>
                        <w:t>FTDI, “FT232R,” Future Technology Devices International Ltd., [Online]. Available: http://www.ftdichip.com/Products/ICs/FT232R.htm. [Accessed 07 August 2014].</w:t>
                      </w:r>
                    </w:ins>
                  </w:p>
                </w:tc>
              </w:tr>
              <w:tr w:rsidR="00E54E63" w14:paraId="2E0AC25D" w14:textId="77777777">
                <w:trPr>
                  <w:divId w:val="2119640885"/>
                  <w:tblCellSpacing w:w="15" w:type="dxa"/>
                  <w:ins w:id="2911" w:author="Benjamin Pannell" w:date="2014-10-22T19:54:00Z"/>
                </w:trPr>
                <w:tc>
                  <w:tcPr>
                    <w:tcW w:w="50" w:type="pct"/>
                    <w:hideMark/>
                  </w:tcPr>
                  <w:p w14:paraId="0E759744" w14:textId="77777777" w:rsidR="00E54E63" w:rsidRDefault="00E54E63">
                    <w:pPr>
                      <w:pStyle w:val="Bibliography"/>
                      <w:rPr>
                        <w:ins w:id="2912" w:author="Benjamin Pannell" w:date="2014-10-22T19:54:00Z"/>
                        <w:noProof/>
                      </w:rPr>
                    </w:pPr>
                    <w:ins w:id="2913" w:author="Benjamin Pannell" w:date="2014-10-22T19:54:00Z">
                      <w:r>
                        <w:rPr>
                          <w:noProof/>
                        </w:rPr>
                        <w:t xml:space="preserve">[4] </w:t>
                      </w:r>
                    </w:ins>
                  </w:p>
                </w:tc>
                <w:tc>
                  <w:tcPr>
                    <w:tcW w:w="0" w:type="auto"/>
                    <w:hideMark/>
                  </w:tcPr>
                  <w:p w14:paraId="5038CC84" w14:textId="77777777" w:rsidR="00E54E63" w:rsidRDefault="00E54E63">
                    <w:pPr>
                      <w:pStyle w:val="Bibliography"/>
                      <w:rPr>
                        <w:ins w:id="2914" w:author="Benjamin Pannell" w:date="2014-10-22T19:54:00Z"/>
                        <w:noProof/>
                      </w:rPr>
                    </w:pPr>
                    <w:ins w:id="2915" w:author="Benjamin Pannell" w:date="2014-10-22T19:54:00Z">
                      <w:r>
                        <w:rPr>
                          <w:noProof/>
                        </w:rPr>
                        <w:t>FTDI, “Vinculum II,” Future Technology Devices International Ltd., [Online]. Available: http://www.ftdichip.com/Products/ICs/VNC2.htm. [Accessed 07 August 2014].</w:t>
                      </w:r>
                    </w:ins>
                  </w:p>
                </w:tc>
              </w:tr>
              <w:tr w:rsidR="00E54E63" w14:paraId="5C29A515" w14:textId="77777777">
                <w:trPr>
                  <w:divId w:val="2119640885"/>
                  <w:tblCellSpacing w:w="15" w:type="dxa"/>
                  <w:ins w:id="2916" w:author="Benjamin Pannell" w:date="2014-10-22T19:54:00Z"/>
                </w:trPr>
                <w:tc>
                  <w:tcPr>
                    <w:tcW w:w="50" w:type="pct"/>
                    <w:hideMark/>
                  </w:tcPr>
                  <w:p w14:paraId="6DCF3E87" w14:textId="77777777" w:rsidR="00E54E63" w:rsidRDefault="00E54E63">
                    <w:pPr>
                      <w:pStyle w:val="Bibliography"/>
                      <w:rPr>
                        <w:ins w:id="2917" w:author="Benjamin Pannell" w:date="2014-10-22T19:54:00Z"/>
                        <w:noProof/>
                      </w:rPr>
                    </w:pPr>
                    <w:ins w:id="2918" w:author="Benjamin Pannell" w:date="2014-10-22T19:54:00Z">
                      <w:r>
                        <w:rPr>
                          <w:noProof/>
                        </w:rPr>
                        <w:t xml:space="preserve">[5] </w:t>
                      </w:r>
                    </w:ins>
                  </w:p>
                </w:tc>
                <w:tc>
                  <w:tcPr>
                    <w:tcW w:w="0" w:type="auto"/>
                    <w:hideMark/>
                  </w:tcPr>
                  <w:p w14:paraId="429EAB97" w14:textId="77777777" w:rsidR="00E54E63" w:rsidRDefault="00E54E63">
                    <w:pPr>
                      <w:pStyle w:val="Bibliography"/>
                      <w:rPr>
                        <w:ins w:id="2919" w:author="Benjamin Pannell" w:date="2014-10-22T19:54:00Z"/>
                        <w:noProof/>
                      </w:rPr>
                    </w:pPr>
                    <w:ins w:id="2920" w:author="Benjamin Pannell" w:date="2014-10-22T19:54:00Z">
                      <w:r>
                        <w:rPr>
                          <w:noProof/>
                        </w:rPr>
                        <w:t>Atmel Corporation, “ATmega32u4,” Atmel, [Online]. Available: http://www.atmel.com/devices/atmega32u4.aspx. [Accessed 11 August 2014].</w:t>
                      </w:r>
                    </w:ins>
                  </w:p>
                </w:tc>
              </w:tr>
              <w:tr w:rsidR="00E54E63" w14:paraId="1E15EAE6" w14:textId="77777777">
                <w:trPr>
                  <w:divId w:val="2119640885"/>
                  <w:tblCellSpacing w:w="15" w:type="dxa"/>
                  <w:ins w:id="2921" w:author="Benjamin Pannell" w:date="2014-10-22T19:54:00Z"/>
                </w:trPr>
                <w:tc>
                  <w:tcPr>
                    <w:tcW w:w="50" w:type="pct"/>
                    <w:hideMark/>
                  </w:tcPr>
                  <w:p w14:paraId="44AEFFAE" w14:textId="77777777" w:rsidR="00E54E63" w:rsidRDefault="00E54E63">
                    <w:pPr>
                      <w:pStyle w:val="Bibliography"/>
                      <w:rPr>
                        <w:ins w:id="2922" w:author="Benjamin Pannell" w:date="2014-10-22T19:54:00Z"/>
                        <w:noProof/>
                      </w:rPr>
                    </w:pPr>
                    <w:ins w:id="2923" w:author="Benjamin Pannell" w:date="2014-10-22T19:54:00Z">
                      <w:r>
                        <w:rPr>
                          <w:noProof/>
                        </w:rPr>
                        <w:t xml:space="preserve">[6] </w:t>
                      </w:r>
                    </w:ins>
                  </w:p>
                </w:tc>
                <w:tc>
                  <w:tcPr>
                    <w:tcW w:w="0" w:type="auto"/>
                    <w:hideMark/>
                  </w:tcPr>
                  <w:p w14:paraId="08938304" w14:textId="77777777" w:rsidR="00E54E63" w:rsidRDefault="00E54E63">
                    <w:pPr>
                      <w:pStyle w:val="Bibliography"/>
                      <w:rPr>
                        <w:ins w:id="2924" w:author="Benjamin Pannell" w:date="2014-10-22T19:54:00Z"/>
                        <w:noProof/>
                      </w:rPr>
                    </w:pPr>
                    <w:ins w:id="2925" w:author="Benjamin Pannell" w:date="2014-10-22T19:54:00Z">
                      <w:r>
                        <w:rPr>
                          <w:noProof/>
                        </w:rPr>
                        <w:t>Arduino, “Arduino Nano,” Arduino, [Online]. Available: http://arduino.cc/en/Main/arduinoBoardNano. [Accessed 2014 August 11].</w:t>
                      </w:r>
                    </w:ins>
                  </w:p>
                </w:tc>
              </w:tr>
              <w:tr w:rsidR="00E54E63" w14:paraId="3E8FC21B" w14:textId="77777777">
                <w:trPr>
                  <w:divId w:val="2119640885"/>
                  <w:tblCellSpacing w:w="15" w:type="dxa"/>
                  <w:ins w:id="2926" w:author="Benjamin Pannell" w:date="2014-10-22T19:54:00Z"/>
                </w:trPr>
                <w:tc>
                  <w:tcPr>
                    <w:tcW w:w="50" w:type="pct"/>
                    <w:hideMark/>
                  </w:tcPr>
                  <w:p w14:paraId="49E1471B" w14:textId="77777777" w:rsidR="00E54E63" w:rsidRDefault="00E54E63">
                    <w:pPr>
                      <w:pStyle w:val="Bibliography"/>
                      <w:rPr>
                        <w:ins w:id="2927" w:author="Benjamin Pannell" w:date="2014-10-22T19:54:00Z"/>
                        <w:noProof/>
                      </w:rPr>
                    </w:pPr>
                    <w:ins w:id="2928" w:author="Benjamin Pannell" w:date="2014-10-22T19:54:00Z">
                      <w:r>
                        <w:rPr>
                          <w:noProof/>
                        </w:rPr>
                        <w:t xml:space="preserve">[7] </w:t>
                      </w:r>
                    </w:ins>
                  </w:p>
                </w:tc>
                <w:tc>
                  <w:tcPr>
                    <w:tcW w:w="0" w:type="auto"/>
                    <w:hideMark/>
                  </w:tcPr>
                  <w:p w14:paraId="6271B092" w14:textId="77777777" w:rsidR="00E54E63" w:rsidRDefault="00E54E63">
                    <w:pPr>
                      <w:pStyle w:val="Bibliography"/>
                      <w:rPr>
                        <w:ins w:id="2929" w:author="Benjamin Pannell" w:date="2014-10-22T19:54:00Z"/>
                        <w:noProof/>
                      </w:rPr>
                    </w:pPr>
                    <w:ins w:id="2930" w:author="Benjamin Pannell" w:date="2014-10-22T19:54:00Z">
                      <w:r>
                        <w:rPr>
                          <w:noProof/>
                        </w:rPr>
                        <w:t>PJRC, “Teensy 2.0,” PJRC, [Online]. Available: https://www.pjrc.com/store/teensy.html. [Accessed 2014 August 11].</w:t>
                      </w:r>
                    </w:ins>
                  </w:p>
                </w:tc>
              </w:tr>
              <w:tr w:rsidR="00E54E63" w14:paraId="2E5778DB" w14:textId="77777777">
                <w:trPr>
                  <w:divId w:val="2119640885"/>
                  <w:tblCellSpacing w:w="15" w:type="dxa"/>
                  <w:ins w:id="2931" w:author="Benjamin Pannell" w:date="2014-10-22T19:54:00Z"/>
                </w:trPr>
                <w:tc>
                  <w:tcPr>
                    <w:tcW w:w="50" w:type="pct"/>
                    <w:hideMark/>
                  </w:tcPr>
                  <w:p w14:paraId="2C166352" w14:textId="77777777" w:rsidR="00E54E63" w:rsidRDefault="00E54E63">
                    <w:pPr>
                      <w:pStyle w:val="Bibliography"/>
                      <w:rPr>
                        <w:ins w:id="2932" w:author="Benjamin Pannell" w:date="2014-10-22T19:54:00Z"/>
                        <w:noProof/>
                      </w:rPr>
                    </w:pPr>
                    <w:ins w:id="2933" w:author="Benjamin Pannell" w:date="2014-10-22T19:54:00Z">
                      <w:r>
                        <w:rPr>
                          <w:noProof/>
                        </w:rPr>
                        <w:t xml:space="preserve">[8] </w:t>
                      </w:r>
                    </w:ins>
                  </w:p>
                </w:tc>
                <w:tc>
                  <w:tcPr>
                    <w:tcW w:w="0" w:type="auto"/>
                    <w:hideMark/>
                  </w:tcPr>
                  <w:p w14:paraId="71ED0EA3" w14:textId="77777777" w:rsidR="00E54E63" w:rsidRDefault="00E54E63">
                    <w:pPr>
                      <w:pStyle w:val="Bibliography"/>
                      <w:rPr>
                        <w:ins w:id="2934" w:author="Benjamin Pannell" w:date="2014-10-22T19:54:00Z"/>
                        <w:noProof/>
                      </w:rPr>
                    </w:pPr>
                    <w:ins w:id="2935" w:author="Benjamin Pannell" w:date="2014-10-22T19:54:00Z">
                      <w:r>
                        <w:rPr>
                          <w:noProof/>
                        </w:rPr>
                        <w:t>C. Truter, “Pi Your Command,” Stellenbosch University, Stellenbosch, 2013.</w:t>
                      </w:r>
                    </w:ins>
                  </w:p>
                </w:tc>
              </w:tr>
              <w:tr w:rsidR="00E54E63" w14:paraId="7D440C07" w14:textId="77777777">
                <w:trPr>
                  <w:divId w:val="2119640885"/>
                  <w:tblCellSpacing w:w="15" w:type="dxa"/>
                  <w:ins w:id="2936" w:author="Benjamin Pannell" w:date="2014-10-22T19:54:00Z"/>
                </w:trPr>
                <w:tc>
                  <w:tcPr>
                    <w:tcW w:w="50" w:type="pct"/>
                    <w:hideMark/>
                  </w:tcPr>
                  <w:p w14:paraId="6CC423ED" w14:textId="77777777" w:rsidR="00E54E63" w:rsidRDefault="00E54E63">
                    <w:pPr>
                      <w:pStyle w:val="Bibliography"/>
                      <w:rPr>
                        <w:ins w:id="2937" w:author="Benjamin Pannell" w:date="2014-10-22T19:54:00Z"/>
                        <w:noProof/>
                      </w:rPr>
                    </w:pPr>
                    <w:ins w:id="2938" w:author="Benjamin Pannell" w:date="2014-10-22T19:54:00Z">
                      <w:r>
                        <w:rPr>
                          <w:noProof/>
                        </w:rPr>
                        <w:t xml:space="preserve">[9] </w:t>
                      </w:r>
                    </w:ins>
                  </w:p>
                </w:tc>
                <w:tc>
                  <w:tcPr>
                    <w:tcW w:w="0" w:type="auto"/>
                    <w:hideMark/>
                  </w:tcPr>
                  <w:p w14:paraId="3BA3280B" w14:textId="77777777" w:rsidR="00E54E63" w:rsidRDefault="00E54E63">
                    <w:pPr>
                      <w:pStyle w:val="Bibliography"/>
                      <w:rPr>
                        <w:ins w:id="2939" w:author="Benjamin Pannell" w:date="2014-10-22T19:54:00Z"/>
                        <w:noProof/>
                      </w:rPr>
                    </w:pPr>
                    <w:ins w:id="2940" w:author="Benjamin Pannell" w:date="2014-10-22T19:54:00Z">
                      <w:r>
                        <w:rPr>
                          <w:noProof/>
                        </w:rPr>
                        <w:t>Adafruit Industries, “Raspberry Pi Model B 512MB RAM,” Raspberry Pi Foundation, [Online]. Available: https://www.adafruit.com/product/998. [Accessed 18 August 2014].</w:t>
                      </w:r>
                    </w:ins>
                  </w:p>
                </w:tc>
              </w:tr>
              <w:tr w:rsidR="00E54E63" w14:paraId="24B9DDE1" w14:textId="77777777">
                <w:trPr>
                  <w:divId w:val="2119640885"/>
                  <w:tblCellSpacing w:w="15" w:type="dxa"/>
                  <w:ins w:id="2941" w:author="Benjamin Pannell" w:date="2014-10-22T19:54:00Z"/>
                </w:trPr>
                <w:tc>
                  <w:tcPr>
                    <w:tcW w:w="50" w:type="pct"/>
                    <w:hideMark/>
                  </w:tcPr>
                  <w:p w14:paraId="368E672C" w14:textId="77777777" w:rsidR="00E54E63" w:rsidRDefault="00E54E63">
                    <w:pPr>
                      <w:pStyle w:val="Bibliography"/>
                      <w:rPr>
                        <w:ins w:id="2942" w:author="Benjamin Pannell" w:date="2014-10-22T19:54:00Z"/>
                        <w:noProof/>
                      </w:rPr>
                    </w:pPr>
                    <w:ins w:id="2943" w:author="Benjamin Pannell" w:date="2014-10-22T19:54:00Z">
                      <w:r>
                        <w:rPr>
                          <w:noProof/>
                        </w:rPr>
                        <w:t xml:space="preserve">[10] </w:t>
                      </w:r>
                    </w:ins>
                  </w:p>
                </w:tc>
                <w:tc>
                  <w:tcPr>
                    <w:tcW w:w="0" w:type="auto"/>
                    <w:hideMark/>
                  </w:tcPr>
                  <w:p w14:paraId="1018DBED" w14:textId="77777777" w:rsidR="00E54E63" w:rsidRDefault="00E54E63">
                    <w:pPr>
                      <w:pStyle w:val="Bibliography"/>
                      <w:rPr>
                        <w:ins w:id="2944" w:author="Benjamin Pannell" w:date="2014-10-22T19:54:00Z"/>
                        <w:noProof/>
                      </w:rPr>
                    </w:pPr>
                    <w:ins w:id="2945" w:author="Benjamin Pannell" w:date="2014-10-22T19:54:00Z">
                      <w:r>
                        <w:rPr>
                          <w:noProof/>
                        </w:rPr>
                        <w:t>Adafruit Industries, “BeagleBone Black Rev C,” BeagleBone, [Online]. Available: http://www.adafruit.com/products/1876. [Accessed 2 September 2014].</w:t>
                      </w:r>
                    </w:ins>
                  </w:p>
                </w:tc>
              </w:tr>
              <w:tr w:rsidR="00E54E63" w14:paraId="41CF6388" w14:textId="77777777">
                <w:trPr>
                  <w:divId w:val="2119640885"/>
                  <w:tblCellSpacing w:w="15" w:type="dxa"/>
                  <w:ins w:id="2946" w:author="Benjamin Pannell" w:date="2014-10-22T19:54:00Z"/>
                </w:trPr>
                <w:tc>
                  <w:tcPr>
                    <w:tcW w:w="50" w:type="pct"/>
                    <w:hideMark/>
                  </w:tcPr>
                  <w:p w14:paraId="0981BEDC" w14:textId="77777777" w:rsidR="00E54E63" w:rsidRDefault="00E54E63">
                    <w:pPr>
                      <w:pStyle w:val="Bibliography"/>
                      <w:rPr>
                        <w:ins w:id="2947" w:author="Benjamin Pannell" w:date="2014-10-22T19:54:00Z"/>
                        <w:noProof/>
                      </w:rPr>
                    </w:pPr>
                    <w:ins w:id="2948" w:author="Benjamin Pannell" w:date="2014-10-22T19:54:00Z">
                      <w:r>
                        <w:rPr>
                          <w:noProof/>
                        </w:rPr>
                        <w:t xml:space="preserve">[11] </w:t>
                      </w:r>
                    </w:ins>
                  </w:p>
                </w:tc>
                <w:tc>
                  <w:tcPr>
                    <w:tcW w:w="0" w:type="auto"/>
                    <w:hideMark/>
                  </w:tcPr>
                  <w:p w14:paraId="5183A14A" w14:textId="77777777" w:rsidR="00E54E63" w:rsidRDefault="00E54E63">
                    <w:pPr>
                      <w:pStyle w:val="Bibliography"/>
                      <w:rPr>
                        <w:ins w:id="2949" w:author="Benjamin Pannell" w:date="2014-10-22T19:54:00Z"/>
                        <w:noProof/>
                      </w:rPr>
                    </w:pPr>
                    <w:ins w:id="2950" w:author="Benjamin Pannell" w:date="2014-10-22T19:54:00Z">
                      <w:r>
                        <w:rPr>
                          <w:noProof/>
                        </w:rPr>
                        <w:t>Adafruit Industries, “Intel Calileo Development Board,” Intel Corporation, [Online]. Available: http://www.adafruit.com/products/1637. [Accessed 2 September 2014].</w:t>
                      </w:r>
                    </w:ins>
                  </w:p>
                </w:tc>
              </w:tr>
              <w:tr w:rsidR="00E54E63" w14:paraId="07E34CA4" w14:textId="77777777">
                <w:trPr>
                  <w:divId w:val="2119640885"/>
                  <w:tblCellSpacing w:w="15" w:type="dxa"/>
                  <w:ins w:id="2951" w:author="Benjamin Pannell" w:date="2014-10-22T19:54:00Z"/>
                </w:trPr>
                <w:tc>
                  <w:tcPr>
                    <w:tcW w:w="50" w:type="pct"/>
                    <w:hideMark/>
                  </w:tcPr>
                  <w:p w14:paraId="4C2A3577" w14:textId="77777777" w:rsidR="00E54E63" w:rsidRDefault="00E54E63">
                    <w:pPr>
                      <w:pStyle w:val="Bibliography"/>
                      <w:rPr>
                        <w:ins w:id="2952" w:author="Benjamin Pannell" w:date="2014-10-22T19:54:00Z"/>
                        <w:noProof/>
                      </w:rPr>
                    </w:pPr>
                    <w:ins w:id="2953" w:author="Benjamin Pannell" w:date="2014-10-22T19:54:00Z">
                      <w:r>
                        <w:rPr>
                          <w:noProof/>
                        </w:rPr>
                        <w:t xml:space="preserve">[12] </w:t>
                      </w:r>
                    </w:ins>
                  </w:p>
                </w:tc>
                <w:tc>
                  <w:tcPr>
                    <w:tcW w:w="0" w:type="auto"/>
                    <w:hideMark/>
                  </w:tcPr>
                  <w:p w14:paraId="0A520700" w14:textId="77777777" w:rsidR="00E54E63" w:rsidRDefault="00E54E63">
                    <w:pPr>
                      <w:pStyle w:val="Bibliography"/>
                      <w:rPr>
                        <w:ins w:id="2954" w:author="Benjamin Pannell" w:date="2014-10-22T19:54:00Z"/>
                        <w:noProof/>
                      </w:rPr>
                    </w:pPr>
                    <w:ins w:id="2955" w:author="Benjamin Pannell" w:date="2014-10-22T19:54:00Z">
                      <w:r>
                        <w:rPr>
                          <w:noProof/>
                        </w:rPr>
                        <w:t>Banana Pi, “Banana Pi,” Banana Pi, [Online]. Available: http://www.bananapi.org/p/product.html. [Accessed 06 10 2014].</w:t>
                      </w:r>
                    </w:ins>
                  </w:p>
                </w:tc>
              </w:tr>
              <w:tr w:rsidR="00E54E63" w14:paraId="2C51FA4F" w14:textId="77777777">
                <w:trPr>
                  <w:divId w:val="2119640885"/>
                  <w:tblCellSpacing w:w="15" w:type="dxa"/>
                  <w:ins w:id="2956" w:author="Benjamin Pannell" w:date="2014-10-22T19:54:00Z"/>
                </w:trPr>
                <w:tc>
                  <w:tcPr>
                    <w:tcW w:w="50" w:type="pct"/>
                    <w:hideMark/>
                  </w:tcPr>
                  <w:p w14:paraId="35FFE78D" w14:textId="77777777" w:rsidR="00E54E63" w:rsidRDefault="00E54E63">
                    <w:pPr>
                      <w:pStyle w:val="Bibliography"/>
                      <w:rPr>
                        <w:ins w:id="2957" w:author="Benjamin Pannell" w:date="2014-10-22T19:54:00Z"/>
                        <w:noProof/>
                      </w:rPr>
                    </w:pPr>
                    <w:ins w:id="2958" w:author="Benjamin Pannell" w:date="2014-10-22T19:54:00Z">
                      <w:r>
                        <w:rPr>
                          <w:noProof/>
                        </w:rPr>
                        <w:t xml:space="preserve">[13] </w:t>
                      </w:r>
                    </w:ins>
                  </w:p>
                </w:tc>
                <w:tc>
                  <w:tcPr>
                    <w:tcW w:w="0" w:type="auto"/>
                    <w:hideMark/>
                  </w:tcPr>
                  <w:p w14:paraId="3562DA00" w14:textId="77777777" w:rsidR="00E54E63" w:rsidRDefault="00E54E63">
                    <w:pPr>
                      <w:pStyle w:val="Bibliography"/>
                      <w:rPr>
                        <w:ins w:id="2959" w:author="Benjamin Pannell" w:date="2014-10-22T19:54:00Z"/>
                        <w:noProof/>
                      </w:rPr>
                    </w:pPr>
                    <w:ins w:id="2960" w:author="Benjamin Pannell" w:date="2014-10-22T19:54:00Z">
                      <w:r>
                        <w:rPr>
                          <w:noProof/>
                        </w:rPr>
                        <w:t>SolidRun, “HummingBoard,” SolidRun, [Online]. Available: http://www.solid-run.com/products/hummingboard/. [Accessed 06 10 2014].</w:t>
                      </w:r>
                    </w:ins>
                  </w:p>
                </w:tc>
              </w:tr>
              <w:tr w:rsidR="00E54E63" w14:paraId="1F7B1F5B" w14:textId="77777777">
                <w:trPr>
                  <w:divId w:val="2119640885"/>
                  <w:tblCellSpacing w:w="15" w:type="dxa"/>
                  <w:ins w:id="2961" w:author="Benjamin Pannell" w:date="2014-10-22T19:54:00Z"/>
                </w:trPr>
                <w:tc>
                  <w:tcPr>
                    <w:tcW w:w="50" w:type="pct"/>
                    <w:hideMark/>
                  </w:tcPr>
                  <w:p w14:paraId="5FFC670A" w14:textId="77777777" w:rsidR="00E54E63" w:rsidRDefault="00E54E63">
                    <w:pPr>
                      <w:pStyle w:val="Bibliography"/>
                      <w:rPr>
                        <w:ins w:id="2962" w:author="Benjamin Pannell" w:date="2014-10-22T19:54:00Z"/>
                        <w:noProof/>
                      </w:rPr>
                    </w:pPr>
                    <w:ins w:id="2963" w:author="Benjamin Pannell" w:date="2014-10-22T19:54:00Z">
                      <w:r>
                        <w:rPr>
                          <w:noProof/>
                        </w:rPr>
                        <w:t xml:space="preserve">[14] </w:t>
                      </w:r>
                    </w:ins>
                  </w:p>
                </w:tc>
                <w:tc>
                  <w:tcPr>
                    <w:tcW w:w="0" w:type="auto"/>
                    <w:hideMark/>
                  </w:tcPr>
                  <w:p w14:paraId="7109C944" w14:textId="77777777" w:rsidR="00E54E63" w:rsidRDefault="00E54E63">
                    <w:pPr>
                      <w:pStyle w:val="Bibliography"/>
                      <w:rPr>
                        <w:ins w:id="2964" w:author="Benjamin Pannell" w:date="2014-10-22T19:54:00Z"/>
                        <w:noProof/>
                      </w:rPr>
                    </w:pPr>
                    <w:ins w:id="2965" w:author="Benjamin Pannell" w:date="2014-10-22T19:54:00Z">
                      <w:r>
                        <w:rPr>
                          <w:noProof/>
                        </w:rPr>
                        <w:t>Raspberry Pi Foundation, “Raspberry Pi,” Raspberry Pi Foundation, [Online]. Available: http://www.raspberrypi.org/. [Accessed 11 August 2014].</w:t>
                      </w:r>
                    </w:ins>
                  </w:p>
                </w:tc>
              </w:tr>
              <w:tr w:rsidR="00E54E63" w14:paraId="7FBD0FE0" w14:textId="77777777">
                <w:trPr>
                  <w:divId w:val="2119640885"/>
                  <w:tblCellSpacing w:w="15" w:type="dxa"/>
                  <w:ins w:id="2966" w:author="Benjamin Pannell" w:date="2014-10-22T19:54:00Z"/>
                </w:trPr>
                <w:tc>
                  <w:tcPr>
                    <w:tcW w:w="50" w:type="pct"/>
                    <w:hideMark/>
                  </w:tcPr>
                  <w:p w14:paraId="516E9E07" w14:textId="77777777" w:rsidR="00E54E63" w:rsidRDefault="00E54E63">
                    <w:pPr>
                      <w:pStyle w:val="Bibliography"/>
                      <w:rPr>
                        <w:ins w:id="2967" w:author="Benjamin Pannell" w:date="2014-10-22T19:54:00Z"/>
                        <w:noProof/>
                      </w:rPr>
                    </w:pPr>
                    <w:ins w:id="2968" w:author="Benjamin Pannell" w:date="2014-10-22T19:54:00Z">
                      <w:r>
                        <w:rPr>
                          <w:noProof/>
                        </w:rPr>
                        <w:lastRenderedPageBreak/>
                        <w:t xml:space="preserve">[15] </w:t>
                      </w:r>
                    </w:ins>
                  </w:p>
                </w:tc>
                <w:tc>
                  <w:tcPr>
                    <w:tcW w:w="0" w:type="auto"/>
                    <w:hideMark/>
                  </w:tcPr>
                  <w:p w14:paraId="1BB166AF" w14:textId="77777777" w:rsidR="00E54E63" w:rsidRDefault="00E54E63">
                    <w:pPr>
                      <w:pStyle w:val="Bibliography"/>
                      <w:rPr>
                        <w:ins w:id="2969" w:author="Benjamin Pannell" w:date="2014-10-22T19:54:00Z"/>
                        <w:noProof/>
                      </w:rPr>
                    </w:pPr>
                    <w:ins w:id="2970" w:author="Benjamin Pannell" w:date="2014-10-22T19:54:00Z">
                      <w:r>
                        <w:rPr>
                          <w:noProof/>
                        </w:rPr>
                        <w:t>IanH, “RPi GPIO Interface Circuits,” eLinux.org, 30 August 2013. [Online]. Available: http://elinux.org/RPi_GPIO_Interface_Circuits. [Accessed 11 August 2014].</w:t>
                      </w:r>
                    </w:ins>
                  </w:p>
                </w:tc>
              </w:tr>
              <w:tr w:rsidR="00E54E63" w14:paraId="1596633A" w14:textId="77777777">
                <w:trPr>
                  <w:divId w:val="2119640885"/>
                  <w:tblCellSpacing w:w="15" w:type="dxa"/>
                  <w:ins w:id="2971" w:author="Benjamin Pannell" w:date="2014-10-22T19:54:00Z"/>
                </w:trPr>
                <w:tc>
                  <w:tcPr>
                    <w:tcW w:w="50" w:type="pct"/>
                    <w:hideMark/>
                  </w:tcPr>
                  <w:p w14:paraId="13170F72" w14:textId="77777777" w:rsidR="00E54E63" w:rsidRDefault="00E54E63">
                    <w:pPr>
                      <w:pStyle w:val="Bibliography"/>
                      <w:rPr>
                        <w:ins w:id="2972" w:author="Benjamin Pannell" w:date="2014-10-22T19:54:00Z"/>
                        <w:noProof/>
                      </w:rPr>
                    </w:pPr>
                    <w:ins w:id="2973" w:author="Benjamin Pannell" w:date="2014-10-22T19:54:00Z">
                      <w:r>
                        <w:rPr>
                          <w:noProof/>
                        </w:rPr>
                        <w:t xml:space="preserve">[16] </w:t>
                      </w:r>
                    </w:ins>
                  </w:p>
                </w:tc>
                <w:tc>
                  <w:tcPr>
                    <w:tcW w:w="0" w:type="auto"/>
                    <w:hideMark/>
                  </w:tcPr>
                  <w:p w14:paraId="76B840AF" w14:textId="77777777" w:rsidR="00E54E63" w:rsidRDefault="00E54E63">
                    <w:pPr>
                      <w:pStyle w:val="Bibliography"/>
                      <w:rPr>
                        <w:ins w:id="2974" w:author="Benjamin Pannell" w:date="2014-10-22T19:54:00Z"/>
                        <w:noProof/>
                      </w:rPr>
                    </w:pPr>
                    <w:ins w:id="2975" w:author="Benjamin Pannell" w:date="2014-10-22T19:54:00Z">
                      <w:r>
                        <w:rPr>
                          <w:noProof/>
                        </w:rPr>
                        <w:t>Atmel, “ATmega32u4 Datasheet,” [Online]. Available: http://magicshifter.net/static/datasheets/atmega32u4.pdf. [Accessed 18 August 2014].</w:t>
                      </w:r>
                    </w:ins>
                  </w:p>
                </w:tc>
              </w:tr>
              <w:tr w:rsidR="00E54E63" w14:paraId="00189B3D" w14:textId="77777777">
                <w:trPr>
                  <w:divId w:val="2119640885"/>
                  <w:tblCellSpacing w:w="15" w:type="dxa"/>
                  <w:ins w:id="2976" w:author="Benjamin Pannell" w:date="2014-10-22T19:54:00Z"/>
                </w:trPr>
                <w:tc>
                  <w:tcPr>
                    <w:tcW w:w="50" w:type="pct"/>
                    <w:hideMark/>
                  </w:tcPr>
                  <w:p w14:paraId="4569600B" w14:textId="77777777" w:rsidR="00E54E63" w:rsidRDefault="00E54E63">
                    <w:pPr>
                      <w:pStyle w:val="Bibliography"/>
                      <w:rPr>
                        <w:ins w:id="2977" w:author="Benjamin Pannell" w:date="2014-10-22T19:54:00Z"/>
                        <w:noProof/>
                      </w:rPr>
                    </w:pPr>
                    <w:ins w:id="2978" w:author="Benjamin Pannell" w:date="2014-10-22T19:54:00Z">
                      <w:r>
                        <w:rPr>
                          <w:noProof/>
                        </w:rPr>
                        <w:t xml:space="preserve">[17] </w:t>
                      </w:r>
                    </w:ins>
                  </w:p>
                </w:tc>
                <w:tc>
                  <w:tcPr>
                    <w:tcW w:w="0" w:type="auto"/>
                    <w:hideMark/>
                  </w:tcPr>
                  <w:p w14:paraId="769653C5" w14:textId="77777777" w:rsidR="00E54E63" w:rsidRDefault="00E54E63">
                    <w:pPr>
                      <w:pStyle w:val="Bibliography"/>
                      <w:rPr>
                        <w:ins w:id="2979" w:author="Benjamin Pannell" w:date="2014-10-22T19:54:00Z"/>
                        <w:noProof/>
                      </w:rPr>
                    </w:pPr>
                    <w:ins w:id="2980" w:author="Benjamin Pannell" w:date="2014-10-22T19:54:00Z">
                      <w:r>
                        <w:rPr>
                          <w:noProof/>
                        </w:rPr>
                        <w:t>Mosaic Industries, “Raspberry Pi GPIO Pin Electrical Specifications,” Broadcom, [Online]. Available: http://www.mosaic-industries.com/embedded-systems/microcontroller-projects/raspberry-pi/gpio-pin-electrical-specifications. [Accessed 18 August 2014].</w:t>
                      </w:r>
                    </w:ins>
                  </w:p>
                </w:tc>
              </w:tr>
              <w:tr w:rsidR="00E54E63" w14:paraId="2A86AB88" w14:textId="77777777">
                <w:trPr>
                  <w:divId w:val="2119640885"/>
                  <w:tblCellSpacing w:w="15" w:type="dxa"/>
                  <w:ins w:id="2981" w:author="Benjamin Pannell" w:date="2014-10-22T19:54:00Z"/>
                </w:trPr>
                <w:tc>
                  <w:tcPr>
                    <w:tcW w:w="50" w:type="pct"/>
                    <w:hideMark/>
                  </w:tcPr>
                  <w:p w14:paraId="4B083193" w14:textId="77777777" w:rsidR="00E54E63" w:rsidRDefault="00E54E63">
                    <w:pPr>
                      <w:pStyle w:val="Bibliography"/>
                      <w:rPr>
                        <w:ins w:id="2982" w:author="Benjamin Pannell" w:date="2014-10-22T19:54:00Z"/>
                        <w:noProof/>
                      </w:rPr>
                    </w:pPr>
                    <w:ins w:id="2983" w:author="Benjamin Pannell" w:date="2014-10-22T19:54:00Z">
                      <w:r>
                        <w:rPr>
                          <w:noProof/>
                        </w:rPr>
                        <w:t xml:space="preserve">[18] </w:t>
                      </w:r>
                    </w:ins>
                  </w:p>
                </w:tc>
                <w:tc>
                  <w:tcPr>
                    <w:tcW w:w="0" w:type="auto"/>
                    <w:hideMark/>
                  </w:tcPr>
                  <w:p w14:paraId="1462BA02" w14:textId="77777777" w:rsidR="00E54E63" w:rsidRDefault="00E54E63">
                    <w:pPr>
                      <w:pStyle w:val="Bibliography"/>
                      <w:rPr>
                        <w:ins w:id="2984" w:author="Benjamin Pannell" w:date="2014-10-22T19:54:00Z"/>
                        <w:noProof/>
                      </w:rPr>
                    </w:pPr>
                    <w:ins w:id="2985" w:author="Benjamin Pannell" w:date="2014-10-22T19:54:00Z">
                      <w:r>
                        <w:rPr>
                          <w:noProof/>
                        </w:rPr>
                        <w:t>Texas Instruments, “TXB0104,” Texas Instruments, [Online]. Available: http://www.ti.com/product/txb0104. [Accessed 11 August 2014].</w:t>
                      </w:r>
                    </w:ins>
                  </w:p>
                </w:tc>
              </w:tr>
              <w:tr w:rsidR="00E54E63" w14:paraId="18A49B27" w14:textId="77777777">
                <w:trPr>
                  <w:divId w:val="2119640885"/>
                  <w:tblCellSpacing w:w="15" w:type="dxa"/>
                  <w:ins w:id="2986" w:author="Benjamin Pannell" w:date="2014-10-22T19:54:00Z"/>
                </w:trPr>
                <w:tc>
                  <w:tcPr>
                    <w:tcW w:w="50" w:type="pct"/>
                    <w:hideMark/>
                  </w:tcPr>
                  <w:p w14:paraId="0B6F3ADB" w14:textId="77777777" w:rsidR="00E54E63" w:rsidRDefault="00E54E63">
                    <w:pPr>
                      <w:pStyle w:val="Bibliography"/>
                      <w:rPr>
                        <w:ins w:id="2987" w:author="Benjamin Pannell" w:date="2014-10-22T19:54:00Z"/>
                        <w:noProof/>
                      </w:rPr>
                    </w:pPr>
                    <w:ins w:id="2988" w:author="Benjamin Pannell" w:date="2014-10-22T19:54:00Z">
                      <w:r>
                        <w:rPr>
                          <w:noProof/>
                        </w:rPr>
                        <w:t xml:space="preserve">[19] </w:t>
                      </w:r>
                    </w:ins>
                  </w:p>
                </w:tc>
                <w:tc>
                  <w:tcPr>
                    <w:tcW w:w="0" w:type="auto"/>
                    <w:hideMark/>
                  </w:tcPr>
                  <w:p w14:paraId="45318ABF" w14:textId="77777777" w:rsidR="00E54E63" w:rsidRDefault="00E54E63">
                    <w:pPr>
                      <w:pStyle w:val="Bibliography"/>
                      <w:rPr>
                        <w:ins w:id="2989" w:author="Benjamin Pannell" w:date="2014-10-22T19:54:00Z"/>
                        <w:noProof/>
                      </w:rPr>
                    </w:pPr>
                    <w:ins w:id="2990" w:author="Benjamin Pannell" w:date="2014-10-22T19:54:00Z">
                      <w:r>
                        <w:rPr>
                          <w:noProof/>
                        </w:rPr>
                        <w:t>Texas Instruments, “TXB0104 Technical Documentation,” May 2012. [Online]. Available: http://www.ti.com/lit/gpn/txb0104. [Accessed 11 August 2014].</w:t>
                      </w:r>
                    </w:ins>
                  </w:p>
                </w:tc>
              </w:tr>
              <w:tr w:rsidR="00E54E63" w14:paraId="102B4389" w14:textId="77777777">
                <w:trPr>
                  <w:divId w:val="2119640885"/>
                  <w:tblCellSpacing w:w="15" w:type="dxa"/>
                  <w:ins w:id="2991" w:author="Benjamin Pannell" w:date="2014-10-22T19:54:00Z"/>
                </w:trPr>
                <w:tc>
                  <w:tcPr>
                    <w:tcW w:w="50" w:type="pct"/>
                    <w:hideMark/>
                  </w:tcPr>
                  <w:p w14:paraId="7DE0F1DE" w14:textId="77777777" w:rsidR="00E54E63" w:rsidRDefault="00E54E63">
                    <w:pPr>
                      <w:pStyle w:val="Bibliography"/>
                      <w:rPr>
                        <w:ins w:id="2992" w:author="Benjamin Pannell" w:date="2014-10-22T19:54:00Z"/>
                        <w:noProof/>
                      </w:rPr>
                    </w:pPr>
                    <w:ins w:id="2993" w:author="Benjamin Pannell" w:date="2014-10-22T19:54:00Z">
                      <w:r>
                        <w:rPr>
                          <w:noProof/>
                        </w:rPr>
                        <w:t xml:space="preserve">[20] </w:t>
                      </w:r>
                    </w:ins>
                  </w:p>
                </w:tc>
                <w:tc>
                  <w:tcPr>
                    <w:tcW w:w="0" w:type="auto"/>
                    <w:hideMark/>
                  </w:tcPr>
                  <w:p w14:paraId="39ABD586" w14:textId="77777777" w:rsidR="00E54E63" w:rsidRDefault="00E54E63">
                    <w:pPr>
                      <w:pStyle w:val="Bibliography"/>
                      <w:rPr>
                        <w:ins w:id="2994" w:author="Benjamin Pannell" w:date="2014-10-22T19:54:00Z"/>
                        <w:noProof/>
                      </w:rPr>
                    </w:pPr>
                    <w:ins w:id="2995" w:author="Benjamin Pannell" w:date="2014-10-22T19:54:00Z">
                      <w:r>
                        <w:rPr>
                          <w:noProof/>
                        </w:rPr>
                        <w:t>Adafruit Industries, “TXB0104 Bi-Directional Level Shifter,” Texas Instruments, [Online]. Available: https://www.adafruit.com/products/1875. [Accessed 18 August 2014].</w:t>
                      </w:r>
                    </w:ins>
                  </w:p>
                </w:tc>
              </w:tr>
              <w:tr w:rsidR="00E54E63" w14:paraId="341290C2" w14:textId="77777777">
                <w:trPr>
                  <w:divId w:val="2119640885"/>
                  <w:tblCellSpacing w:w="15" w:type="dxa"/>
                  <w:ins w:id="2996" w:author="Benjamin Pannell" w:date="2014-10-22T19:54:00Z"/>
                </w:trPr>
                <w:tc>
                  <w:tcPr>
                    <w:tcW w:w="50" w:type="pct"/>
                    <w:hideMark/>
                  </w:tcPr>
                  <w:p w14:paraId="66CA87AE" w14:textId="77777777" w:rsidR="00E54E63" w:rsidRDefault="00E54E63">
                    <w:pPr>
                      <w:pStyle w:val="Bibliography"/>
                      <w:rPr>
                        <w:ins w:id="2997" w:author="Benjamin Pannell" w:date="2014-10-22T19:54:00Z"/>
                        <w:noProof/>
                      </w:rPr>
                    </w:pPr>
                    <w:ins w:id="2998" w:author="Benjamin Pannell" w:date="2014-10-22T19:54:00Z">
                      <w:r>
                        <w:rPr>
                          <w:noProof/>
                        </w:rPr>
                        <w:t xml:space="preserve">[21] </w:t>
                      </w:r>
                    </w:ins>
                  </w:p>
                </w:tc>
                <w:tc>
                  <w:tcPr>
                    <w:tcW w:w="0" w:type="auto"/>
                    <w:hideMark/>
                  </w:tcPr>
                  <w:p w14:paraId="02C3FECC" w14:textId="77777777" w:rsidR="00E54E63" w:rsidRDefault="00E54E63">
                    <w:pPr>
                      <w:pStyle w:val="Bibliography"/>
                      <w:rPr>
                        <w:ins w:id="2999" w:author="Benjamin Pannell" w:date="2014-10-22T19:54:00Z"/>
                        <w:noProof/>
                      </w:rPr>
                    </w:pPr>
                    <w:ins w:id="3000" w:author="Benjamin Pannell" w:date="2014-10-22T19:54:00Z">
                      <w:r>
                        <w:rPr>
                          <w:noProof/>
                        </w:rPr>
                        <w:t>Adafruit, “Adafruit Prototyping Pi Plate Kit for Raspberry Pi,” Adafruit, [Online]. Available: https://www.adafruit.com/products/801. [Accessed 11 August 2014].</w:t>
                      </w:r>
                    </w:ins>
                  </w:p>
                </w:tc>
              </w:tr>
              <w:tr w:rsidR="00E54E63" w14:paraId="533D3BD1" w14:textId="77777777">
                <w:trPr>
                  <w:divId w:val="2119640885"/>
                  <w:tblCellSpacing w:w="15" w:type="dxa"/>
                  <w:ins w:id="3001" w:author="Benjamin Pannell" w:date="2014-10-22T19:54:00Z"/>
                </w:trPr>
                <w:tc>
                  <w:tcPr>
                    <w:tcW w:w="50" w:type="pct"/>
                    <w:hideMark/>
                  </w:tcPr>
                  <w:p w14:paraId="4748223E" w14:textId="77777777" w:rsidR="00E54E63" w:rsidRDefault="00E54E63">
                    <w:pPr>
                      <w:pStyle w:val="Bibliography"/>
                      <w:rPr>
                        <w:ins w:id="3002" w:author="Benjamin Pannell" w:date="2014-10-22T19:54:00Z"/>
                        <w:noProof/>
                      </w:rPr>
                    </w:pPr>
                    <w:ins w:id="3003" w:author="Benjamin Pannell" w:date="2014-10-22T19:54:00Z">
                      <w:r>
                        <w:rPr>
                          <w:noProof/>
                        </w:rPr>
                        <w:t xml:space="preserve">[22] </w:t>
                      </w:r>
                    </w:ins>
                  </w:p>
                </w:tc>
                <w:tc>
                  <w:tcPr>
                    <w:tcW w:w="0" w:type="auto"/>
                    <w:hideMark/>
                  </w:tcPr>
                  <w:p w14:paraId="3556851B" w14:textId="77777777" w:rsidR="00E54E63" w:rsidRDefault="00E54E63">
                    <w:pPr>
                      <w:pStyle w:val="Bibliography"/>
                      <w:rPr>
                        <w:ins w:id="3004" w:author="Benjamin Pannell" w:date="2014-10-22T19:54:00Z"/>
                        <w:noProof/>
                      </w:rPr>
                    </w:pPr>
                    <w:ins w:id="3005" w:author="Benjamin Pannell" w:date="2014-10-22T19:54:00Z">
                      <w:r>
                        <w:rPr>
                          <w:noProof/>
                        </w:rPr>
                        <w:t>M. I. P. I. Aaron Minor, “Implementing your MCU-based system's serial UART in software,” 02 Feburary 2007. [Online]. Available: http://www.embedded.com/design/other/4025995/Implementing-your-MCU-based-system-s-serial-UART-in-software. [Accessed 21 October 2014].</w:t>
                      </w:r>
                    </w:ins>
                  </w:p>
                </w:tc>
              </w:tr>
              <w:tr w:rsidR="00E54E63" w14:paraId="7F749AFB" w14:textId="77777777">
                <w:trPr>
                  <w:divId w:val="2119640885"/>
                  <w:tblCellSpacing w:w="15" w:type="dxa"/>
                  <w:ins w:id="3006" w:author="Benjamin Pannell" w:date="2014-10-22T19:54:00Z"/>
                </w:trPr>
                <w:tc>
                  <w:tcPr>
                    <w:tcW w:w="50" w:type="pct"/>
                    <w:hideMark/>
                  </w:tcPr>
                  <w:p w14:paraId="6F2CA70D" w14:textId="77777777" w:rsidR="00E54E63" w:rsidRDefault="00E54E63">
                    <w:pPr>
                      <w:pStyle w:val="Bibliography"/>
                      <w:rPr>
                        <w:ins w:id="3007" w:author="Benjamin Pannell" w:date="2014-10-22T19:54:00Z"/>
                        <w:noProof/>
                      </w:rPr>
                    </w:pPr>
                    <w:ins w:id="3008" w:author="Benjamin Pannell" w:date="2014-10-22T19:54:00Z">
                      <w:r>
                        <w:rPr>
                          <w:noProof/>
                        </w:rPr>
                        <w:t xml:space="preserve">[23] </w:t>
                      </w:r>
                    </w:ins>
                  </w:p>
                </w:tc>
                <w:tc>
                  <w:tcPr>
                    <w:tcW w:w="0" w:type="auto"/>
                    <w:hideMark/>
                  </w:tcPr>
                  <w:p w14:paraId="1F118DAB" w14:textId="77777777" w:rsidR="00E54E63" w:rsidRDefault="00E54E63">
                    <w:pPr>
                      <w:pStyle w:val="Bibliography"/>
                      <w:rPr>
                        <w:ins w:id="3009" w:author="Benjamin Pannell" w:date="2014-10-22T19:54:00Z"/>
                        <w:noProof/>
                      </w:rPr>
                    </w:pPr>
                    <w:ins w:id="3010" w:author="Benjamin Pannell" w:date="2014-10-22T19:54:00Z">
                      <w:r>
                        <w:rPr>
                          <w:noProof/>
                        </w:rPr>
                        <w:t>“Rollover (key),” Wikipedia, [Online]. Available: http://en.wikipedia.org/wiki/Rollover_%28key%29. [Accessed 15 October 2014].</w:t>
                      </w:r>
                    </w:ins>
                  </w:p>
                </w:tc>
              </w:tr>
              <w:tr w:rsidR="00E54E63" w14:paraId="68A86942" w14:textId="77777777">
                <w:trPr>
                  <w:divId w:val="2119640885"/>
                  <w:tblCellSpacing w:w="15" w:type="dxa"/>
                  <w:ins w:id="3011" w:author="Benjamin Pannell" w:date="2014-10-22T19:54:00Z"/>
                </w:trPr>
                <w:tc>
                  <w:tcPr>
                    <w:tcW w:w="50" w:type="pct"/>
                    <w:hideMark/>
                  </w:tcPr>
                  <w:p w14:paraId="376A826D" w14:textId="77777777" w:rsidR="00E54E63" w:rsidRDefault="00E54E63">
                    <w:pPr>
                      <w:pStyle w:val="Bibliography"/>
                      <w:rPr>
                        <w:ins w:id="3012" w:author="Benjamin Pannell" w:date="2014-10-22T19:54:00Z"/>
                        <w:noProof/>
                      </w:rPr>
                    </w:pPr>
                    <w:ins w:id="3013" w:author="Benjamin Pannell" w:date="2014-10-22T19:54:00Z">
                      <w:r>
                        <w:rPr>
                          <w:noProof/>
                        </w:rPr>
                        <w:t xml:space="preserve">[24] </w:t>
                      </w:r>
                    </w:ins>
                  </w:p>
                </w:tc>
                <w:tc>
                  <w:tcPr>
                    <w:tcW w:w="0" w:type="auto"/>
                    <w:hideMark/>
                  </w:tcPr>
                  <w:p w14:paraId="0C1A512A" w14:textId="77777777" w:rsidR="00E54E63" w:rsidRDefault="00E54E63">
                    <w:pPr>
                      <w:pStyle w:val="Bibliography"/>
                      <w:rPr>
                        <w:ins w:id="3014" w:author="Benjamin Pannell" w:date="2014-10-22T19:54:00Z"/>
                        <w:noProof/>
                      </w:rPr>
                    </w:pPr>
                    <w:ins w:id="3015" w:author="Benjamin Pannell" w:date="2014-10-22T19:54:00Z">
                      <w:r>
                        <w:rPr>
                          <w:noProof/>
                        </w:rPr>
                        <w:t>B. Goodwine, “RS-232 Serial Protocol,” 29 September 2002. [Online]. Available: http://controls.ame.nd.edu/microcontroller/main/node24.html. [Accessed 11 August 2014].</w:t>
                      </w:r>
                    </w:ins>
                  </w:p>
                </w:tc>
              </w:tr>
              <w:tr w:rsidR="00E54E63" w14:paraId="24BFDF95" w14:textId="77777777">
                <w:trPr>
                  <w:divId w:val="2119640885"/>
                  <w:tblCellSpacing w:w="15" w:type="dxa"/>
                  <w:ins w:id="3016" w:author="Benjamin Pannell" w:date="2014-10-22T19:54:00Z"/>
                </w:trPr>
                <w:tc>
                  <w:tcPr>
                    <w:tcW w:w="50" w:type="pct"/>
                    <w:hideMark/>
                  </w:tcPr>
                  <w:p w14:paraId="1FDB013D" w14:textId="77777777" w:rsidR="00E54E63" w:rsidRDefault="00E54E63">
                    <w:pPr>
                      <w:pStyle w:val="Bibliography"/>
                      <w:rPr>
                        <w:ins w:id="3017" w:author="Benjamin Pannell" w:date="2014-10-22T19:54:00Z"/>
                        <w:noProof/>
                      </w:rPr>
                    </w:pPr>
                    <w:ins w:id="3018" w:author="Benjamin Pannell" w:date="2014-10-22T19:54:00Z">
                      <w:r>
                        <w:rPr>
                          <w:noProof/>
                        </w:rPr>
                        <w:t xml:space="preserve">[25] </w:t>
                      </w:r>
                    </w:ins>
                  </w:p>
                </w:tc>
                <w:tc>
                  <w:tcPr>
                    <w:tcW w:w="0" w:type="auto"/>
                    <w:hideMark/>
                  </w:tcPr>
                  <w:p w14:paraId="2FCB4918" w14:textId="77777777" w:rsidR="00E54E63" w:rsidRDefault="00E54E63">
                    <w:pPr>
                      <w:pStyle w:val="Bibliography"/>
                      <w:rPr>
                        <w:ins w:id="3019" w:author="Benjamin Pannell" w:date="2014-10-22T19:54:00Z"/>
                        <w:noProof/>
                      </w:rPr>
                    </w:pPr>
                    <w:ins w:id="3020" w:author="Benjamin Pannell" w:date="2014-10-22T19:54:00Z">
                      <w:r>
                        <w:rPr>
                          <w:noProof/>
                        </w:rPr>
                        <w:t>Adafruit Industries, “Teensy (ATmega32u4 USB dev board) 2.0,” PJRC, [Online]. Available: https://www.adafruit.com/products/199. [Accessed 18 August 2014].</w:t>
                      </w:r>
                    </w:ins>
                  </w:p>
                </w:tc>
              </w:tr>
              <w:tr w:rsidR="00E54E63" w14:paraId="26CD8896" w14:textId="77777777">
                <w:trPr>
                  <w:divId w:val="2119640885"/>
                  <w:tblCellSpacing w:w="15" w:type="dxa"/>
                  <w:ins w:id="3021" w:author="Benjamin Pannell" w:date="2014-10-22T19:54:00Z"/>
                </w:trPr>
                <w:tc>
                  <w:tcPr>
                    <w:tcW w:w="50" w:type="pct"/>
                    <w:hideMark/>
                  </w:tcPr>
                  <w:p w14:paraId="6FF12401" w14:textId="77777777" w:rsidR="00E54E63" w:rsidRDefault="00E54E63">
                    <w:pPr>
                      <w:pStyle w:val="Bibliography"/>
                      <w:rPr>
                        <w:ins w:id="3022" w:author="Benjamin Pannell" w:date="2014-10-22T19:54:00Z"/>
                        <w:noProof/>
                      </w:rPr>
                    </w:pPr>
                    <w:ins w:id="3023" w:author="Benjamin Pannell" w:date="2014-10-22T19:54:00Z">
                      <w:r>
                        <w:rPr>
                          <w:noProof/>
                        </w:rPr>
                        <w:t xml:space="preserve">[26] </w:t>
                      </w:r>
                    </w:ins>
                  </w:p>
                </w:tc>
                <w:tc>
                  <w:tcPr>
                    <w:tcW w:w="0" w:type="auto"/>
                    <w:hideMark/>
                  </w:tcPr>
                  <w:p w14:paraId="10FF2224" w14:textId="77777777" w:rsidR="00E54E63" w:rsidRDefault="00E54E63">
                    <w:pPr>
                      <w:pStyle w:val="Bibliography"/>
                      <w:rPr>
                        <w:ins w:id="3024" w:author="Benjamin Pannell" w:date="2014-10-22T19:54:00Z"/>
                        <w:noProof/>
                      </w:rPr>
                    </w:pPr>
                    <w:ins w:id="3025" w:author="Benjamin Pannell" w:date="2014-10-22T19:54:00Z">
                      <w:r>
                        <w:rPr>
                          <w:noProof/>
                        </w:rPr>
                        <w:t>C. Williams, “node-serialport,” GitHub, 5 September 2014. [Online]. Available: https://github.com/voodootikigod/node-serialport. [Accessed 20 October 2014].</w:t>
                      </w:r>
                    </w:ins>
                  </w:p>
                </w:tc>
              </w:tr>
            </w:tbl>
            <w:p w14:paraId="35FD9D3D" w14:textId="77777777" w:rsidR="00E54E63" w:rsidRDefault="00E54E63">
              <w:pPr>
                <w:divId w:val="2119640885"/>
                <w:rPr>
                  <w:ins w:id="3026" w:author="Benjamin Pannell" w:date="2014-10-22T19:54:00Z"/>
                  <w:rFonts w:eastAsia="Times New Roman"/>
                  <w:noProof/>
                </w:rPr>
              </w:pPr>
            </w:p>
            <w:p w14:paraId="33D0B0D5" w14:textId="77777777" w:rsidR="004F00DD" w:rsidDel="00E54E63" w:rsidRDefault="004F00DD" w:rsidP="00905BF0">
              <w:pPr>
                <w:rPr>
                  <w:del w:id="3027" w:author="Benjamin Pannell" w:date="2014-10-22T19:54:00Z"/>
                  <w:noProof/>
                  <w:sz w:val="22"/>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4F00DD" w:rsidDel="00E54E63" w14:paraId="6381A639" w14:textId="77777777">
                <w:trPr>
                  <w:divId w:val="208416727"/>
                  <w:tblCellSpacing w:w="15" w:type="dxa"/>
                  <w:del w:id="3028" w:author="Benjamin Pannell" w:date="2014-10-22T19:54:00Z"/>
                </w:trPr>
                <w:tc>
                  <w:tcPr>
                    <w:tcW w:w="50" w:type="pct"/>
                    <w:hideMark/>
                  </w:tcPr>
                  <w:p w14:paraId="6CBFFF1D" w14:textId="77777777" w:rsidR="004F00DD" w:rsidDel="00E54E63" w:rsidRDefault="004F00DD">
                    <w:pPr>
                      <w:pStyle w:val="Bibliography"/>
                      <w:rPr>
                        <w:del w:id="3029" w:author="Benjamin Pannell" w:date="2014-10-22T19:54:00Z"/>
                        <w:noProof/>
                        <w:szCs w:val="24"/>
                      </w:rPr>
                    </w:pPr>
                    <w:del w:id="3030" w:author="Benjamin Pannell" w:date="2014-10-22T19:54:00Z">
                      <w:r w:rsidDel="00E54E63">
                        <w:rPr>
                          <w:noProof/>
                        </w:rPr>
                        <w:delText xml:space="preserve">[1] </w:delText>
                      </w:r>
                    </w:del>
                  </w:p>
                </w:tc>
                <w:tc>
                  <w:tcPr>
                    <w:tcW w:w="0" w:type="auto"/>
                    <w:hideMark/>
                  </w:tcPr>
                  <w:p w14:paraId="1CAAE78C" w14:textId="77777777" w:rsidR="004F00DD" w:rsidDel="00E54E63" w:rsidRDefault="004F00DD">
                    <w:pPr>
                      <w:pStyle w:val="Bibliography"/>
                      <w:rPr>
                        <w:del w:id="3031" w:author="Benjamin Pannell" w:date="2014-10-22T19:54:00Z"/>
                        <w:noProof/>
                      </w:rPr>
                    </w:pPr>
                    <w:del w:id="3032" w:author="Benjamin Pannell" w:date="2014-10-22T19:54:00Z">
                      <w:r w:rsidDel="00E54E63">
                        <w:rPr>
                          <w:noProof/>
                        </w:rPr>
                        <w:delText>J. C. Perez, “Google wants your phonemes: InfoWorld,” InfoWorld, 23 October 2007. [Online]. Available: http://www.infoworld.com/t/data-management/google-wants-your-phonemes-539. [Accessed 26 07 2014].</w:delText>
                      </w:r>
                    </w:del>
                  </w:p>
                </w:tc>
              </w:tr>
              <w:tr w:rsidR="004F00DD" w:rsidDel="00E54E63" w14:paraId="28A84D3B" w14:textId="77777777">
                <w:trPr>
                  <w:divId w:val="208416727"/>
                  <w:tblCellSpacing w:w="15" w:type="dxa"/>
                  <w:del w:id="3033" w:author="Benjamin Pannell" w:date="2014-10-22T19:54:00Z"/>
                </w:trPr>
                <w:tc>
                  <w:tcPr>
                    <w:tcW w:w="50" w:type="pct"/>
                    <w:hideMark/>
                  </w:tcPr>
                  <w:p w14:paraId="7FD2B3AB" w14:textId="77777777" w:rsidR="004F00DD" w:rsidDel="00E54E63" w:rsidRDefault="004F00DD">
                    <w:pPr>
                      <w:pStyle w:val="Bibliography"/>
                      <w:rPr>
                        <w:del w:id="3034" w:author="Benjamin Pannell" w:date="2014-10-22T19:54:00Z"/>
                        <w:noProof/>
                      </w:rPr>
                    </w:pPr>
                    <w:del w:id="3035" w:author="Benjamin Pannell" w:date="2014-10-22T19:54:00Z">
                      <w:r w:rsidDel="00E54E63">
                        <w:rPr>
                          <w:noProof/>
                        </w:rPr>
                        <w:delText xml:space="preserve">[2] </w:delText>
                      </w:r>
                    </w:del>
                  </w:p>
                </w:tc>
                <w:tc>
                  <w:tcPr>
                    <w:tcW w:w="0" w:type="auto"/>
                    <w:hideMark/>
                  </w:tcPr>
                  <w:p w14:paraId="51439497" w14:textId="77777777" w:rsidR="004F00DD" w:rsidDel="00E54E63" w:rsidRDefault="004F00DD">
                    <w:pPr>
                      <w:pStyle w:val="Bibliography"/>
                      <w:rPr>
                        <w:del w:id="3036" w:author="Benjamin Pannell" w:date="2014-10-22T19:54:00Z"/>
                        <w:noProof/>
                      </w:rPr>
                    </w:pPr>
                    <w:del w:id="3037" w:author="Benjamin Pannell" w:date="2014-10-22T19:54:00Z">
                      <w:r w:rsidDel="00E54E63">
                        <w:rPr>
                          <w:noProof/>
                        </w:rPr>
                        <w:delText>USB Implementers Forum, Inc., “Device Class Definition for HID 1.11,” USB Implementers Forum, Inc., 27 June 2001. [Online]. Available: http://www.usb.org/developers/hidpage/HID1_11.pdf. [Accessed 8 October 2014].</w:delText>
                      </w:r>
                    </w:del>
                  </w:p>
                </w:tc>
              </w:tr>
              <w:tr w:rsidR="004F00DD" w:rsidDel="00E54E63" w14:paraId="16FC4C6B" w14:textId="77777777">
                <w:trPr>
                  <w:divId w:val="208416727"/>
                  <w:tblCellSpacing w:w="15" w:type="dxa"/>
                  <w:del w:id="3038" w:author="Benjamin Pannell" w:date="2014-10-22T19:54:00Z"/>
                </w:trPr>
                <w:tc>
                  <w:tcPr>
                    <w:tcW w:w="50" w:type="pct"/>
                    <w:hideMark/>
                  </w:tcPr>
                  <w:p w14:paraId="5BA7AB3F" w14:textId="77777777" w:rsidR="004F00DD" w:rsidDel="00E54E63" w:rsidRDefault="004F00DD">
                    <w:pPr>
                      <w:pStyle w:val="Bibliography"/>
                      <w:rPr>
                        <w:del w:id="3039" w:author="Benjamin Pannell" w:date="2014-10-22T19:54:00Z"/>
                        <w:noProof/>
                      </w:rPr>
                    </w:pPr>
                    <w:del w:id="3040" w:author="Benjamin Pannell" w:date="2014-10-22T19:54:00Z">
                      <w:r w:rsidDel="00E54E63">
                        <w:rPr>
                          <w:noProof/>
                        </w:rPr>
                        <w:delText xml:space="preserve">[3] </w:delText>
                      </w:r>
                    </w:del>
                  </w:p>
                </w:tc>
                <w:tc>
                  <w:tcPr>
                    <w:tcW w:w="0" w:type="auto"/>
                    <w:hideMark/>
                  </w:tcPr>
                  <w:p w14:paraId="4A616F6C" w14:textId="77777777" w:rsidR="004F00DD" w:rsidDel="00E54E63" w:rsidRDefault="004F00DD">
                    <w:pPr>
                      <w:pStyle w:val="Bibliography"/>
                      <w:rPr>
                        <w:del w:id="3041" w:author="Benjamin Pannell" w:date="2014-10-22T19:54:00Z"/>
                        <w:noProof/>
                      </w:rPr>
                    </w:pPr>
                    <w:del w:id="3042" w:author="Benjamin Pannell" w:date="2014-10-22T19:54:00Z">
                      <w:r w:rsidDel="00E54E63">
                        <w:rPr>
                          <w:noProof/>
                        </w:rPr>
                        <w:delText>FTDI, “FT232R,” Future Technology Devices International Ltd., [Online]. Available: http://www.ftdichip.com/Products/ICs/FT232R.htm. [Accessed 07 August 2014].</w:delText>
                      </w:r>
                    </w:del>
                  </w:p>
                </w:tc>
              </w:tr>
              <w:tr w:rsidR="004F00DD" w:rsidDel="00E54E63" w14:paraId="07656599" w14:textId="77777777">
                <w:trPr>
                  <w:divId w:val="208416727"/>
                  <w:tblCellSpacing w:w="15" w:type="dxa"/>
                  <w:del w:id="3043" w:author="Benjamin Pannell" w:date="2014-10-22T19:54:00Z"/>
                </w:trPr>
                <w:tc>
                  <w:tcPr>
                    <w:tcW w:w="50" w:type="pct"/>
                    <w:hideMark/>
                  </w:tcPr>
                  <w:p w14:paraId="680C519A" w14:textId="77777777" w:rsidR="004F00DD" w:rsidDel="00E54E63" w:rsidRDefault="004F00DD">
                    <w:pPr>
                      <w:pStyle w:val="Bibliography"/>
                      <w:rPr>
                        <w:del w:id="3044" w:author="Benjamin Pannell" w:date="2014-10-22T19:54:00Z"/>
                        <w:noProof/>
                      </w:rPr>
                    </w:pPr>
                    <w:del w:id="3045" w:author="Benjamin Pannell" w:date="2014-10-22T19:54:00Z">
                      <w:r w:rsidDel="00E54E63">
                        <w:rPr>
                          <w:noProof/>
                        </w:rPr>
                        <w:delText xml:space="preserve">[4] </w:delText>
                      </w:r>
                    </w:del>
                  </w:p>
                </w:tc>
                <w:tc>
                  <w:tcPr>
                    <w:tcW w:w="0" w:type="auto"/>
                    <w:hideMark/>
                  </w:tcPr>
                  <w:p w14:paraId="3BA36BA5" w14:textId="77777777" w:rsidR="004F00DD" w:rsidDel="00E54E63" w:rsidRDefault="004F00DD">
                    <w:pPr>
                      <w:pStyle w:val="Bibliography"/>
                      <w:rPr>
                        <w:del w:id="3046" w:author="Benjamin Pannell" w:date="2014-10-22T19:54:00Z"/>
                        <w:noProof/>
                      </w:rPr>
                    </w:pPr>
                    <w:del w:id="3047" w:author="Benjamin Pannell" w:date="2014-10-22T19:54:00Z">
                      <w:r w:rsidDel="00E54E63">
                        <w:rPr>
                          <w:noProof/>
                        </w:rPr>
                        <w:delText>FTDI, “Vinculum II,” Future Technology Devices International Ltd., [Online]. Available: http://www.ftdichip.com/Products/ICs/VNC2.htm. [Accessed 07 August 2014].</w:delText>
                      </w:r>
                    </w:del>
                  </w:p>
                </w:tc>
              </w:tr>
              <w:tr w:rsidR="004F00DD" w:rsidDel="00E54E63" w14:paraId="733595D1" w14:textId="77777777">
                <w:trPr>
                  <w:divId w:val="208416727"/>
                  <w:tblCellSpacing w:w="15" w:type="dxa"/>
                  <w:del w:id="3048" w:author="Benjamin Pannell" w:date="2014-10-22T19:54:00Z"/>
                </w:trPr>
                <w:tc>
                  <w:tcPr>
                    <w:tcW w:w="50" w:type="pct"/>
                    <w:hideMark/>
                  </w:tcPr>
                  <w:p w14:paraId="57F74B17" w14:textId="77777777" w:rsidR="004F00DD" w:rsidDel="00E54E63" w:rsidRDefault="004F00DD">
                    <w:pPr>
                      <w:pStyle w:val="Bibliography"/>
                      <w:rPr>
                        <w:del w:id="3049" w:author="Benjamin Pannell" w:date="2014-10-22T19:54:00Z"/>
                        <w:noProof/>
                      </w:rPr>
                    </w:pPr>
                    <w:del w:id="3050" w:author="Benjamin Pannell" w:date="2014-10-22T19:54:00Z">
                      <w:r w:rsidDel="00E54E63">
                        <w:rPr>
                          <w:noProof/>
                        </w:rPr>
                        <w:delText xml:space="preserve">[5] </w:delText>
                      </w:r>
                    </w:del>
                  </w:p>
                </w:tc>
                <w:tc>
                  <w:tcPr>
                    <w:tcW w:w="0" w:type="auto"/>
                    <w:hideMark/>
                  </w:tcPr>
                  <w:p w14:paraId="45088726" w14:textId="77777777" w:rsidR="004F00DD" w:rsidDel="00E54E63" w:rsidRDefault="004F00DD">
                    <w:pPr>
                      <w:pStyle w:val="Bibliography"/>
                      <w:rPr>
                        <w:del w:id="3051" w:author="Benjamin Pannell" w:date="2014-10-22T19:54:00Z"/>
                        <w:noProof/>
                      </w:rPr>
                    </w:pPr>
                    <w:del w:id="3052" w:author="Benjamin Pannell" w:date="2014-10-22T19:54:00Z">
                      <w:r w:rsidDel="00E54E63">
                        <w:rPr>
                          <w:noProof/>
                        </w:rPr>
                        <w:delText>Atmel Corporation, “ATmega32u4,” Atmel, [Online]. Available: http://www.atmel.com/devices/atmega32u4.aspx. [Accessed 11 August 2014].</w:delText>
                      </w:r>
                    </w:del>
                  </w:p>
                </w:tc>
              </w:tr>
              <w:tr w:rsidR="004F00DD" w:rsidDel="00E54E63" w14:paraId="35A48277" w14:textId="77777777">
                <w:trPr>
                  <w:divId w:val="208416727"/>
                  <w:tblCellSpacing w:w="15" w:type="dxa"/>
                  <w:del w:id="3053" w:author="Benjamin Pannell" w:date="2014-10-22T19:54:00Z"/>
                </w:trPr>
                <w:tc>
                  <w:tcPr>
                    <w:tcW w:w="50" w:type="pct"/>
                    <w:hideMark/>
                  </w:tcPr>
                  <w:p w14:paraId="69C16B09" w14:textId="77777777" w:rsidR="004F00DD" w:rsidDel="00E54E63" w:rsidRDefault="004F00DD">
                    <w:pPr>
                      <w:pStyle w:val="Bibliography"/>
                      <w:rPr>
                        <w:del w:id="3054" w:author="Benjamin Pannell" w:date="2014-10-22T19:54:00Z"/>
                        <w:noProof/>
                      </w:rPr>
                    </w:pPr>
                    <w:del w:id="3055" w:author="Benjamin Pannell" w:date="2014-10-22T19:54:00Z">
                      <w:r w:rsidDel="00E54E63">
                        <w:rPr>
                          <w:noProof/>
                        </w:rPr>
                        <w:delText xml:space="preserve">[6] </w:delText>
                      </w:r>
                    </w:del>
                  </w:p>
                </w:tc>
                <w:tc>
                  <w:tcPr>
                    <w:tcW w:w="0" w:type="auto"/>
                    <w:hideMark/>
                  </w:tcPr>
                  <w:p w14:paraId="3C3418B4" w14:textId="77777777" w:rsidR="004F00DD" w:rsidDel="00E54E63" w:rsidRDefault="004F00DD">
                    <w:pPr>
                      <w:pStyle w:val="Bibliography"/>
                      <w:rPr>
                        <w:del w:id="3056" w:author="Benjamin Pannell" w:date="2014-10-22T19:54:00Z"/>
                        <w:noProof/>
                      </w:rPr>
                    </w:pPr>
                    <w:del w:id="3057" w:author="Benjamin Pannell" w:date="2014-10-22T19:54:00Z">
                      <w:r w:rsidDel="00E54E63">
                        <w:rPr>
                          <w:noProof/>
                        </w:rPr>
                        <w:delText>Arduino, “Arduino Nano,” Arduino, [Online]. Available: http://arduino.cc/en/Main/arduinoBoardNano. [Accessed 2014 August 11].</w:delText>
                      </w:r>
                    </w:del>
                  </w:p>
                </w:tc>
              </w:tr>
              <w:tr w:rsidR="004F00DD" w:rsidDel="00E54E63" w14:paraId="72EA6407" w14:textId="77777777">
                <w:trPr>
                  <w:divId w:val="208416727"/>
                  <w:tblCellSpacing w:w="15" w:type="dxa"/>
                  <w:del w:id="3058" w:author="Benjamin Pannell" w:date="2014-10-22T19:54:00Z"/>
                </w:trPr>
                <w:tc>
                  <w:tcPr>
                    <w:tcW w:w="50" w:type="pct"/>
                    <w:hideMark/>
                  </w:tcPr>
                  <w:p w14:paraId="032DD73E" w14:textId="77777777" w:rsidR="004F00DD" w:rsidDel="00E54E63" w:rsidRDefault="004F00DD">
                    <w:pPr>
                      <w:pStyle w:val="Bibliography"/>
                      <w:rPr>
                        <w:del w:id="3059" w:author="Benjamin Pannell" w:date="2014-10-22T19:54:00Z"/>
                        <w:noProof/>
                      </w:rPr>
                    </w:pPr>
                    <w:del w:id="3060" w:author="Benjamin Pannell" w:date="2014-10-22T19:54:00Z">
                      <w:r w:rsidDel="00E54E63">
                        <w:rPr>
                          <w:noProof/>
                        </w:rPr>
                        <w:delText xml:space="preserve">[7] </w:delText>
                      </w:r>
                    </w:del>
                  </w:p>
                </w:tc>
                <w:tc>
                  <w:tcPr>
                    <w:tcW w:w="0" w:type="auto"/>
                    <w:hideMark/>
                  </w:tcPr>
                  <w:p w14:paraId="10A707FE" w14:textId="77777777" w:rsidR="004F00DD" w:rsidDel="00E54E63" w:rsidRDefault="004F00DD">
                    <w:pPr>
                      <w:pStyle w:val="Bibliography"/>
                      <w:rPr>
                        <w:del w:id="3061" w:author="Benjamin Pannell" w:date="2014-10-22T19:54:00Z"/>
                        <w:noProof/>
                      </w:rPr>
                    </w:pPr>
                    <w:del w:id="3062" w:author="Benjamin Pannell" w:date="2014-10-22T19:54:00Z">
                      <w:r w:rsidDel="00E54E63">
                        <w:rPr>
                          <w:noProof/>
                        </w:rPr>
                        <w:delText>PJRC, “Teensy 2.0,” PJRC, [Online]. Available: https://www.pjrc.com/store/teensy.html. [Accessed 2014 August 11].</w:delText>
                      </w:r>
                    </w:del>
                  </w:p>
                </w:tc>
              </w:tr>
              <w:tr w:rsidR="004F00DD" w:rsidDel="00E54E63" w14:paraId="71A39B3D" w14:textId="77777777">
                <w:trPr>
                  <w:divId w:val="208416727"/>
                  <w:tblCellSpacing w:w="15" w:type="dxa"/>
                  <w:del w:id="3063" w:author="Benjamin Pannell" w:date="2014-10-22T19:54:00Z"/>
                </w:trPr>
                <w:tc>
                  <w:tcPr>
                    <w:tcW w:w="50" w:type="pct"/>
                    <w:hideMark/>
                  </w:tcPr>
                  <w:p w14:paraId="250C5FB3" w14:textId="77777777" w:rsidR="004F00DD" w:rsidDel="00E54E63" w:rsidRDefault="004F00DD">
                    <w:pPr>
                      <w:pStyle w:val="Bibliography"/>
                      <w:rPr>
                        <w:del w:id="3064" w:author="Benjamin Pannell" w:date="2014-10-22T19:54:00Z"/>
                        <w:noProof/>
                      </w:rPr>
                    </w:pPr>
                    <w:del w:id="3065" w:author="Benjamin Pannell" w:date="2014-10-22T19:54:00Z">
                      <w:r w:rsidDel="00E54E63">
                        <w:rPr>
                          <w:noProof/>
                        </w:rPr>
                        <w:delText xml:space="preserve">[8] </w:delText>
                      </w:r>
                    </w:del>
                  </w:p>
                </w:tc>
                <w:tc>
                  <w:tcPr>
                    <w:tcW w:w="0" w:type="auto"/>
                    <w:hideMark/>
                  </w:tcPr>
                  <w:p w14:paraId="66C012F1" w14:textId="77777777" w:rsidR="004F00DD" w:rsidDel="00E54E63" w:rsidRDefault="004F00DD">
                    <w:pPr>
                      <w:pStyle w:val="Bibliography"/>
                      <w:rPr>
                        <w:del w:id="3066" w:author="Benjamin Pannell" w:date="2014-10-22T19:54:00Z"/>
                        <w:noProof/>
                      </w:rPr>
                    </w:pPr>
                    <w:del w:id="3067" w:author="Benjamin Pannell" w:date="2014-10-22T19:54:00Z">
                      <w:r w:rsidDel="00E54E63">
                        <w:rPr>
                          <w:noProof/>
                        </w:rPr>
                        <w:delText>C. Truter, “Pi Your Command,” Stellenbosch University, Stellenbosch, 2013.</w:delText>
                      </w:r>
                    </w:del>
                  </w:p>
                </w:tc>
              </w:tr>
              <w:tr w:rsidR="004F00DD" w:rsidDel="00E54E63" w14:paraId="12BBD862" w14:textId="77777777">
                <w:trPr>
                  <w:divId w:val="208416727"/>
                  <w:tblCellSpacing w:w="15" w:type="dxa"/>
                  <w:del w:id="3068" w:author="Benjamin Pannell" w:date="2014-10-22T19:54:00Z"/>
                </w:trPr>
                <w:tc>
                  <w:tcPr>
                    <w:tcW w:w="50" w:type="pct"/>
                    <w:hideMark/>
                  </w:tcPr>
                  <w:p w14:paraId="2C875E62" w14:textId="77777777" w:rsidR="004F00DD" w:rsidDel="00E54E63" w:rsidRDefault="004F00DD">
                    <w:pPr>
                      <w:pStyle w:val="Bibliography"/>
                      <w:rPr>
                        <w:del w:id="3069" w:author="Benjamin Pannell" w:date="2014-10-22T19:54:00Z"/>
                        <w:noProof/>
                      </w:rPr>
                    </w:pPr>
                    <w:del w:id="3070" w:author="Benjamin Pannell" w:date="2014-10-22T19:54:00Z">
                      <w:r w:rsidDel="00E54E63">
                        <w:rPr>
                          <w:noProof/>
                        </w:rPr>
                        <w:delText xml:space="preserve">[9] </w:delText>
                      </w:r>
                    </w:del>
                  </w:p>
                </w:tc>
                <w:tc>
                  <w:tcPr>
                    <w:tcW w:w="0" w:type="auto"/>
                    <w:hideMark/>
                  </w:tcPr>
                  <w:p w14:paraId="603CACBE" w14:textId="77777777" w:rsidR="004F00DD" w:rsidDel="00E54E63" w:rsidRDefault="004F00DD">
                    <w:pPr>
                      <w:pStyle w:val="Bibliography"/>
                      <w:rPr>
                        <w:del w:id="3071" w:author="Benjamin Pannell" w:date="2014-10-22T19:54:00Z"/>
                        <w:noProof/>
                      </w:rPr>
                    </w:pPr>
                    <w:del w:id="3072" w:author="Benjamin Pannell" w:date="2014-10-22T19:54:00Z">
                      <w:r w:rsidDel="00E54E63">
                        <w:rPr>
                          <w:noProof/>
                        </w:rPr>
                        <w:delText>Adafruit Industries, “Raspberry Pi Model B 512MB RAM,” Raspberry Pi Foundation, [Online]. Available: https://www.adafruit.com/product/998. [Accessed 18 August 2014].</w:delText>
                      </w:r>
                    </w:del>
                  </w:p>
                </w:tc>
              </w:tr>
              <w:tr w:rsidR="004F00DD" w:rsidDel="00E54E63" w14:paraId="6C77B7AA" w14:textId="77777777">
                <w:trPr>
                  <w:divId w:val="208416727"/>
                  <w:tblCellSpacing w:w="15" w:type="dxa"/>
                  <w:del w:id="3073" w:author="Benjamin Pannell" w:date="2014-10-22T19:54:00Z"/>
                </w:trPr>
                <w:tc>
                  <w:tcPr>
                    <w:tcW w:w="50" w:type="pct"/>
                    <w:hideMark/>
                  </w:tcPr>
                  <w:p w14:paraId="4B68D588" w14:textId="77777777" w:rsidR="004F00DD" w:rsidDel="00E54E63" w:rsidRDefault="004F00DD">
                    <w:pPr>
                      <w:pStyle w:val="Bibliography"/>
                      <w:rPr>
                        <w:del w:id="3074" w:author="Benjamin Pannell" w:date="2014-10-22T19:54:00Z"/>
                        <w:noProof/>
                      </w:rPr>
                    </w:pPr>
                    <w:del w:id="3075" w:author="Benjamin Pannell" w:date="2014-10-22T19:54:00Z">
                      <w:r w:rsidDel="00E54E63">
                        <w:rPr>
                          <w:noProof/>
                        </w:rPr>
                        <w:delText xml:space="preserve">[10] </w:delText>
                      </w:r>
                    </w:del>
                  </w:p>
                </w:tc>
                <w:tc>
                  <w:tcPr>
                    <w:tcW w:w="0" w:type="auto"/>
                    <w:hideMark/>
                  </w:tcPr>
                  <w:p w14:paraId="0FD4A983" w14:textId="77777777" w:rsidR="004F00DD" w:rsidDel="00E54E63" w:rsidRDefault="004F00DD">
                    <w:pPr>
                      <w:pStyle w:val="Bibliography"/>
                      <w:rPr>
                        <w:del w:id="3076" w:author="Benjamin Pannell" w:date="2014-10-22T19:54:00Z"/>
                        <w:noProof/>
                      </w:rPr>
                    </w:pPr>
                    <w:del w:id="3077" w:author="Benjamin Pannell" w:date="2014-10-22T19:54:00Z">
                      <w:r w:rsidDel="00E54E63">
                        <w:rPr>
                          <w:noProof/>
                        </w:rPr>
                        <w:delText>Adafruit Industries, “BeagleBone Black Rev C,” BeagleBone, [Online]. Available: http://www.adafruit.com/products/1876. [Accessed 2 September 2014].</w:delText>
                      </w:r>
                    </w:del>
                  </w:p>
                </w:tc>
              </w:tr>
              <w:tr w:rsidR="004F00DD" w:rsidDel="00E54E63" w14:paraId="3C5FDF2F" w14:textId="77777777">
                <w:trPr>
                  <w:divId w:val="208416727"/>
                  <w:tblCellSpacing w:w="15" w:type="dxa"/>
                  <w:del w:id="3078" w:author="Benjamin Pannell" w:date="2014-10-22T19:54:00Z"/>
                </w:trPr>
                <w:tc>
                  <w:tcPr>
                    <w:tcW w:w="50" w:type="pct"/>
                    <w:hideMark/>
                  </w:tcPr>
                  <w:p w14:paraId="47CDF3FC" w14:textId="77777777" w:rsidR="004F00DD" w:rsidDel="00E54E63" w:rsidRDefault="004F00DD">
                    <w:pPr>
                      <w:pStyle w:val="Bibliography"/>
                      <w:rPr>
                        <w:del w:id="3079" w:author="Benjamin Pannell" w:date="2014-10-22T19:54:00Z"/>
                        <w:noProof/>
                      </w:rPr>
                    </w:pPr>
                    <w:del w:id="3080" w:author="Benjamin Pannell" w:date="2014-10-22T19:54:00Z">
                      <w:r w:rsidDel="00E54E63">
                        <w:rPr>
                          <w:noProof/>
                        </w:rPr>
                        <w:delText xml:space="preserve">[11] </w:delText>
                      </w:r>
                    </w:del>
                  </w:p>
                </w:tc>
                <w:tc>
                  <w:tcPr>
                    <w:tcW w:w="0" w:type="auto"/>
                    <w:hideMark/>
                  </w:tcPr>
                  <w:p w14:paraId="4315F4DF" w14:textId="77777777" w:rsidR="004F00DD" w:rsidDel="00E54E63" w:rsidRDefault="004F00DD">
                    <w:pPr>
                      <w:pStyle w:val="Bibliography"/>
                      <w:rPr>
                        <w:del w:id="3081" w:author="Benjamin Pannell" w:date="2014-10-22T19:54:00Z"/>
                        <w:noProof/>
                      </w:rPr>
                    </w:pPr>
                    <w:del w:id="3082" w:author="Benjamin Pannell" w:date="2014-10-22T19:54:00Z">
                      <w:r w:rsidDel="00E54E63">
                        <w:rPr>
                          <w:noProof/>
                        </w:rPr>
                        <w:delText>Adafruit Industries, “Intel Calileo Development Board,” Intel Corporation, [Online]. Available: http://www.adafruit.com/products/1637. [Accessed 2 September 2014].</w:delText>
                      </w:r>
                    </w:del>
                  </w:p>
                </w:tc>
              </w:tr>
              <w:tr w:rsidR="004F00DD" w:rsidDel="00E54E63" w14:paraId="6C30ADB3" w14:textId="77777777">
                <w:trPr>
                  <w:divId w:val="208416727"/>
                  <w:tblCellSpacing w:w="15" w:type="dxa"/>
                  <w:del w:id="3083" w:author="Benjamin Pannell" w:date="2014-10-22T19:54:00Z"/>
                </w:trPr>
                <w:tc>
                  <w:tcPr>
                    <w:tcW w:w="50" w:type="pct"/>
                    <w:hideMark/>
                  </w:tcPr>
                  <w:p w14:paraId="4501F58D" w14:textId="77777777" w:rsidR="004F00DD" w:rsidDel="00E54E63" w:rsidRDefault="004F00DD">
                    <w:pPr>
                      <w:pStyle w:val="Bibliography"/>
                      <w:rPr>
                        <w:del w:id="3084" w:author="Benjamin Pannell" w:date="2014-10-22T19:54:00Z"/>
                        <w:noProof/>
                      </w:rPr>
                    </w:pPr>
                    <w:del w:id="3085" w:author="Benjamin Pannell" w:date="2014-10-22T19:54:00Z">
                      <w:r w:rsidDel="00E54E63">
                        <w:rPr>
                          <w:noProof/>
                        </w:rPr>
                        <w:delText xml:space="preserve">[12] </w:delText>
                      </w:r>
                    </w:del>
                  </w:p>
                </w:tc>
                <w:tc>
                  <w:tcPr>
                    <w:tcW w:w="0" w:type="auto"/>
                    <w:hideMark/>
                  </w:tcPr>
                  <w:p w14:paraId="7735F624" w14:textId="77777777" w:rsidR="004F00DD" w:rsidDel="00E54E63" w:rsidRDefault="004F00DD">
                    <w:pPr>
                      <w:pStyle w:val="Bibliography"/>
                      <w:rPr>
                        <w:del w:id="3086" w:author="Benjamin Pannell" w:date="2014-10-22T19:54:00Z"/>
                        <w:noProof/>
                      </w:rPr>
                    </w:pPr>
                    <w:del w:id="3087" w:author="Benjamin Pannell" w:date="2014-10-22T19:54:00Z">
                      <w:r w:rsidDel="00E54E63">
                        <w:rPr>
                          <w:noProof/>
                        </w:rPr>
                        <w:delText>Banana Pi, “Banana Pi,” Banana Pi, [Online]. Available: http://www.bananapi.org/p/product.html. [Accessed 06 10 2014].</w:delText>
                      </w:r>
                    </w:del>
                  </w:p>
                </w:tc>
              </w:tr>
              <w:tr w:rsidR="004F00DD" w:rsidDel="00E54E63" w14:paraId="18785B60" w14:textId="77777777">
                <w:trPr>
                  <w:divId w:val="208416727"/>
                  <w:tblCellSpacing w:w="15" w:type="dxa"/>
                  <w:del w:id="3088" w:author="Benjamin Pannell" w:date="2014-10-22T19:54:00Z"/>
                </w:trPr>
                <w:tc>
                  <w:tcPr>
                    <w:tcW w:w="50" w:type="pct"/>
                    <w:hideMark/>
                  </w:tcPr>
                  <w:p w14:paraId="22849827" w14:textId="77777777" w:rsidR="004F00DD" w:rsidDel="00E54E63" w:rsidRDefault="004F00DD">
                    <w:pPr>
                      <w:pStyle w:val="Bibliography"/>
                      <w:rPr>
                        <w:del w:id="3089" w:author="Benjamin Pannell" w:date="2014-10-22T19:54:00Z"/>
                        <w:noProof/>
                      </w:rPr>
                    </w:pPr>
                    <w:del w:id="3090" w:author="Benjamin Pannell" w:date="2014-10-22T19:54:00Z">
                      <w:r w:rsidDel="00E54E63">
                        <w:rPr>
                          <w:noProof/>
                        </w:rPr>
                        <w:delText xml:space="preserve">[13] </w:delText>
                      </w:r>
                    </w:del>
                  </w:p>
                </w:tc>
                <w:tc>
                  <w:tcPr>
                    <w:tcW w:w="0" w:type="auto"/>
                    <w:hideMark/>
                  </w:tcPr>
                  <w:p w14:paraId="53CDC7D7" w14:textId="77777777" w:rsidR="004F00DD" w:rsidDel="00E54E63" w:rsidRDefault="004F00DD">
                    <w:pPr>
                      <w:pStyle w:val="Bibliography"/>
                      <w:rPr>
                        <w:del w:id="3091" w:author="Benjamin Pannell" w:date="2014-10-22T19:54:00Z"/>
                        <w:noProof/>
                      </w:rPr>
                    </w:pPr>
                    <w:del w:id="3092" w:author="Benjamin Pannell" w:date="2014-10-22T19:54:00Z">
                      <w:r w:rsidDel="00E54E63">
                        <w:rPr>
                          <w:noProof/>
                        </w:rPr>
                        <w:delText>SolidRun, “HummingBoard,” SolidRun, [Online]. Available: http://www.solid-run.com/products/hummingboard/. [Accessed 06 10 2014].</w:delText>
                      </w:r>
                    </w:del>
                  </w:p>
                </w:tc>
              </w:tr>
              <w:tr w:rsidR="004F00DD" w:rsidDel="00E54E63" w14:paraId="07578813" w14:textId="77777777">
                <w:trPr>
                  <w:divId w:val="208416727"/>
                  <w:tblCellSpacing w:w="15" w:type="dxa"/>
                  <w:del w:id="3093" w:author="Benjamin Pannell" w:date="2014-10-22T19:54:00Z"/>
                </w:trPr>
                <w:tc>
                  <w:tcPr>
                    <w:tcW w:w="50" w:type="pct"/>
                    <w:hideMark/>
                  </w:tcPr>
                  <w:p w14:paraId="5C56244D" w14:textId="77777777" w:rsidR="004F00DD" w:rsidDel="00E54E63" w:rsidRDefault="004F00DD">
                    <w:pPr>
                      <w:pStyle w:val="Bibliography"/>
                      <w:rPr>
                        <w:del w:id="3094" w:author="Benjamin Pannell" w:date="2014-10-22T19:54:00Z"/>
                        <w:noProof/>
                      </w:rPr>
                    </w:pPr>
                    <w:del w:id="3095" w:author="Benjamin Pannell" w:date="2014-10-22T19:54:00Z">
                      <w:r w:rsidDel="00E54E63">
                        <w:rPr>
                          <w:noProof/>
                        </w:rPr>
                        <w:delText xml:space="preserve">[14] </w:delText>
                      </w:r>
                    </w:del>
                  </w:p>
                </w:tc>
                <w:tc>
                  <w:tcPr>
                    <w:tcW w:w="0" w:type="auto"/>
                    <w:hideMark/>
                  </w:tcPr>
                  <w:p w14:paraId="6FBB812D" w14:textId="77777777" w:rsidR="004F00DD" w:rsidDel="00E54E63" w:rsidRDefault="004F00DD">
                    <w:pPr>
                      <w:pStyle w:val="Bibliography"/>
                      <w:rPr>
                        <w:del w:id="3096" w:author="Benjamin Pannell" w:date="2014-10-22T19:54:00Z"/>
                        <w:noProof/>
                      </w:rPr>
                    </w:pPr>
                    <w:del w:id="3097" w:author="Benjamin Pannell" w:date="2014-10-22T19:54:00Z">
                      <w:r w:rsidDel="00E54E63">
                        <w:rPr>
                          <w:noProof/>
                        </w:rPr>
                        <w:delText>Raspberry Pi Foundation, “Raspberry Pi,” Raspberry Pi Foundation, [Online]. Available: http://www.raspberrypi.org/. [Accessed 11 August 2014].</w:delText>
                      </w:r>
                    </w:del>
                  </w:p>
                </w:tc>
              </w:tr>
              <w:tr w:rsidR="004F00DD" w:rsidDel="00E54E63" w14:paraId="52656286" w14:textId="77777777">
                <w:trPr>
                  <w:divId w:val="208416727"/>
                  <w:tblCellSpacing w:w="15" w:type="dxa"/>
                  <w:del w:id="3098" w:author="Benjamin Pannell" w:date="2014-10-22T19:54:00Z"/>
                </w:trPr>
                <w:tc>
                  <w:tcPr>
                    <w:tcW w:w="50" w:type="pct"/>
                    <w:hideMark/>
                  </w:tcPr>
                  <w:p w14:paraId="440BE398" w14:textId="77777777" w:rsidR="004F00DD" w:rsidDel="00E54E63" w:rsidRDefault="004F00DD">
                    <w:pPr>
                      <w:pStyle w:val="Bibliography"/>
                      <w:rPr>
                        <w:del w:id="3099" w:author="Benjamin Pannell" w:date="2014-10-22T19:54:00Z"/>
                        <w:noProof/>
                      </w:rPr>
                    </w:pPr>
                    <w:del w:id="3100" w:author="Benjamin Pannell" w:date="2014-10-22T19:54:00Z">
                      <w:r w:rsidDel="00E54E63">
                        <w:rPr>
                          <w:noProof/>
                        </w:rPr>
                        <w:delText xml:space="preserve">[15] </w:delText>
                      </w:r>
                    </w:del>
                  </w:p>
                </w:tc>
                <w:tc>
                  <w:tcPr>
                    <w:tcW w:w="0" w:type="auto"/>
                    <w:hideMark/>
                  </w:tcPr>
                  <w:p w14:paraId="17271BE2" w14:textId="77777777" w:rsidR="004F00DD" w:rsidDel="00E54E63" w:rsidRDefault="004F00DD">
                    <w:pPr>
                      <w:pStyle w:val="Bibliography"/>
                      <w:rPr>
                        <w:del w:id="3101" w:author="Benjamin Pannell" w:date="2014-10-22T19:54:00Z"/>
                        <w:noProof/>
                      </w:rPr>
                    </w:pPr>
                    <w:del w:id="3102" w:author="Benjamin Pannell" w:date="2014-10-22T19:54:00Z">
                      <w:r w:rsidDel="00E54E63">
                        <w:rPr>
                          <w:noProof/>
                        </w:rPr>
                        <w:delText>IanH, “RPi GPIO Interface Circuits,” eLinux.org, 30 August 2013. [Online]. Available: http://elinux.org/RPi_GPIO_Interface_Circuits. [Accessed 11 August 2014].</w:delText>
                      </w:r>
                    </w:del>
                  </w:p>
                </w:tc>
              </w:tr>
              <w:tr w:rsidR="004F00DD" w:rsidDel="00E54E63" w14:paraId="0557E3C4" w14:textId="77777777">
                <w:trPr>
                  <w:divId w:val="208416727"/>
                  <w:tblCellSpacing w:w="15" w:type="dxa"/>
                  <w:del w:id="3103" w:author="Benjamin Pannell" w:date="2014-10-22T19:54:00Z"/>
                </w:trPr>
                <w:tc>
                  <w:tcPr>
                    <w:tcW w:w="50" w:type="pct"/>
                    <w:hideMark/>
                  </w:tcPr>
                  <w:p w14:paraId="16819C14" w14:textId="77777777" w:rsidR="004F00DD" w:rsidDel="00E54E63" w:rsidRDefault="004F00DD">
                    <w:pPr>
                      <w:pStyle w:val="Bibliography"/>
                      <w:rPr>
                        <w:del w:id="3104" w:author="Benjamin Pannell" w:date="2014-10-22T19:54:00Z"/>
                        <w:noProof/>
                      </w:rPr>
                    </w:pPr>
                    <w:del w:id="3105" w:author="Benjamin Pannell" w:date="2014-10-22T19:54:00Z">
                      <w:r w:rsidDel="00E54E63">
                        <w:rPr>
                          <w:noProof/>
                        </w:rPr>
                        <w:delText xml:space="preserve">[16] </w:delText>
                      </w:r>
                    </w:del>
                  </w:p>
                </w:tc>
                <w:tc>
                  <w:tcPr>
                    <w:tcW w:w="0" w:type="auto"/>
                    <w:hideMark/>
                  </w:tcPr>
                  <w:p w14:paraId="054D663D" w14:textId="77777777" w:rsidR="004F00DD" w:rsidDel="00E54E63" w:rsidRDefault="004F00DD">
                    <w:pPr>
                      <w:pStyle w:val="Bibliography"/>
                      <w:rPr>
                        <w:del w:id="3106" w:author="Benjamin Pannell" w:date="2014-10-22T19:54:00Z"/>
                        <w:noProof/>
                      </w:rPr>
                    </w:pPr>
                    <w:del w:id="3107" w:author="Benjamin Pannell" w:date="2014-10-22T19:54:00Z">
                      <w:r w:rsidDel="00E54E63">
                        <w:rPr>
                          <w:noProof/>
                        </w:rPr>
                        <w:delText>Atmel, “ATmega32u4 Datasheet,” [Online]. Available: http://magicshifter.net/static/datasheets/atmega32u4.pdf. [Accessed 18 August 2014].</w:delText>
                      </w:r>
                    </w:del>
                  </w:p>
                </w:tc>
              </w:tr>
              <w:tr w:rsidR="004F00DD" w:rsidDel="00E54E63" w14:paraId="33313AB7" w14:textId="77777777">
                <w:trPr>
                  <w:divId w:val="208416727"/>
                  <w:tblCellSpacing w:w="15" w:type="dxa"/>
                  <w:del w:id="3108" w:author="Benjamin Pannell" w:date="2014-10-22T19:54:00Z"/>
                </w:trPr>
                <w:tc>
                  <w:tcPr>
                    <w:tcW w:w="50" w:type="pct"/>
                    <w:hideMark/>
                  </w:tcPr>
                  <w:p w14:paraId="17C9931F" w14:textId="77777777" w:rsidR="004F00DD" w:rsidDel="00E54E63" w:rsidRDefault="004F00DD">
                    <w:pPr>
                      <w:pStyle w:val="Bibliography"/>
                      <w:rPr>
                        <w:del w:id="3109" w:author="Benjamin Pannell" w:date="2014-10-22T19:54:00Z"/>
                        <w:noProof/>
                      </w:rPr>
                    </w:pPr>
                    <w:del w:id="3110" w:author="Benjamin Pannell" w:date="2014-10-22T19:54:00Z">
                      <w:r w:rsidDel="00E54E63">
                        <w:rPr>
                          <w:noProof/>
                        </w:rPr>
                        <w:delText xml:space="preserve">[17] </w:delText>
                      </w:r>
                    </w:del>
                  </w:p>
                </w:tc>
                <w:tc>
                  <w:tcPr>
                    <w:tcW w:w="0" w:type="auto"/>
                    <w:hideMark/>
                  </w:tcPr>
                  <w:p w14:paraId="2B1DD997" w14:textId="77777777" w:rsidR="004F00DD" w:rsidDel="00E54E63" w:rsidRDefault="004F00DD">
                    <w:pPr>
                      <w:pStyle w:val="Bibliography"/>
                      <w:rPr>
                        <w:del w:id="3111" w:author="Benjamin Pannell" w:date="2014-10-22T19:54:00Z"/>
                        <w:noProof/>
                      </w:rPr>
                    </w:pPr>
                    <w:del w:id="3112" w:author="Benjamin Pannell" w:date="2014-10-22T19:54:00Z">
                      <w:r w:rsidDel="00E54E63">
                        <w:rPr>
                          <w:noProof/>
                        </w:rPr>
                        <w:delText>Mosaic Industries, “Raspberry Pi GPIO Pin Electrical Specifications,” Broadcom, [Online]. Available: http://www.mosaic-industries.com/embedded-systems/microcontroller-projects/raspberry-pi/gpio-pin-electrical-specifications. [Accessed 18 August 2014].</w:delText>
                      </w:r>
                    </w:del>
                  </w:p>
                </w:tc>
              </w:tr>
              <w:tr w:rsidR="004F00DD" w:rsidDel="00E54E63" w14:paraId="48A5214E" w14:textId="77777777">
                <w:trPr>
                  <w:divId w:val="208416727"/>
                  <w:tblCellSpacing w:w="15" w:type="dxa"/>
                  <w:del w:id="3113" w:author="Benjamin Pannell" w:date="2014-10-22T19:54:00Z"/>
                </w:trPr>
                <w:tc>
                  <w:tcPr>
                    <w:tcW w:w="50" w:type="pct"/>
                    <w:hideMark/>
                  </w:tcPr>
                  <w:p w14:paraId="02A6558D" w14:textId="77777777" w:rsidR="004F00DD" w:rsidDel="00E54E63" w:rsidRDefault="004F00DD">
                    <w:pPr>
                      <w:pStyle w:val="Bibliography"/>
                      <w:rPr>
                        <w:del w:id="3114" w:author="Benjamin Pannell" w:date="2014-10-22T19:54:00Z"/>
                        <w:noProof/>
                      </w:rPr>
                    </w:pPr>
                    <w:del w:id="3115" w:author="Benjamin Pannell" w:date="2014-10-22T19:54:00Z">
                      <w:r w:rsidDel="00E54E63">
                        <w:rPr>
                          <w:noProof/>
                        </w:rPr>
                        <w:delText xml:space="preserve">[18] </w:delText>
                      </w:r>
                    </w:del>
                  </w:p>
                </w:tc>
                <w:tc>
                  <w:tcPr>
                    <w:tcW w:w="0" w:type="auto"/>
                    <w:hideMark/>
                  </w:tcPr>
                  <w:p w14:paraId="422CB83F" w14:textId="77777777" w:rsidR="004F00DD" w:rsidDel="00E54E63" w:rsidRDefault="004F00DD">
                    <w:pPr>
                      <w:pStyle w:val="Bibliography"/>
                      <w:rPr>
                        <w:del w:id="3116" w:author="Benjamin Pannell" w:date="2014-10-22T19:54:00Z"/>
                        <w:noProof/>
                      </w:rPr>
                    </w:pPr>
                    <w:del w:id="3117" w:author="Benjamin Pannell" w:date="2014-10-22T19:54:00Z">
                      <w:r w:rsidDel="00E54E63">
                        <w:rPr>
                          <w:noProof/>
                        </w:rPr>
                        <w:delText>Texas Instruments, “TXB0104,” Texas Instruments, [Online]. Available: http://www.ti.com/product/txb0104. [Accessed 11 August 2014].</w:delText>
                      </w:r>
                    </w:del>
                  </w:p>
                </w:tc>
              </w:tr>
              <w:tr w:rsidR="004F00DD" w:rsidDel="00E54E63" w14:paraId="1B9D41D2" w14:textId="77777777">
                <w:trPr>
                  <w:divId w:val="208416727"/>
                  <w:tblCellSpacing w:w="15" w:type="dxa"/>
                  <w:del w:id="3118" w:author="Benjamin Pannell" w:date="2014-10-22T19:54:00Z"/>
                </w:trPr>
                <w:tc>
                  <w:tcPr>
                    <w:tcW w:w="50" w:type="pct"/>
                    <w:hideMark/>
                  </w:tcPr>
                  <w:p w14:paraId="01FB84B5" w14:textId="77777777" w:rsidR="004F00DD" w:rsidDel="00E54E63" w:rsidRDefault="004F00DD">
                    <w:pPr>
                      <w:pStyle w:val="Bibliography"/>
                      <w:rPr>
                        <w:del w:id="3119" w:author="Benjamin Pannell" w:date="2014-10-22T19:54:00Z"/>
                        <w:noProof/>
                      </w:rPr>
                    </w:pPr>
                    <w:del w:id="3120" w:author="Benjamin Pannell" w:date="2014-10-22T19:54:00Z">
                      <w:r w:rsidDel="00E54E63">
                        <w:rPr>
                          <w:noProof/>
                        </w:rPr>
                        <w:delText xml:space="preserve">[19] </w:delText>
                      </w:r>
                    </w:del>
                  </w:p>
                </w:tc>
                <w:tc>
                  <w:tcPr>
                    <w:tcW w:w="0" w:type="auto"/>
                    <w:hideMark/>
                  </w:tcPr>
                  <w:p w14:paraId="291EBF4A" w14:textId="77777777" w:rsidR="004F00DD" w:rsidDel="00E54E63" w:rsidRDefault="004F00DD">
                    <w:pPr>
                      <w:pStyle w:val="Bibliography"/>
                      <w:rPr>
                        <w:del w:id="3121" w:author="Benjamin Pannell" w:date="2014-10-22T19:54:00Z"/>
                        <w:noProof/>
                      </w:rPr>
                    </w:pPr>
                    <w:del w:id="3122" w:author="Benjamin Pannell" w:date="2014-10-22T19:54:00Z">
                      <w:r w:rsidDel="00E54E63">
                        <w:rPr>
                          <w:noProof/>
                        </w:rPr>
                        <w:delText>Texas Instruments, “TXB0104 Technical Documentation,” May 2012. [Online]. Available: http://www.ti.com/lit/gpn/txb0104. [Accessed 11 August 2014].</w:delText>
                      </w:r>
                    </w:del>
                  </w:p>
                </w:tc>
              </w:tr>
              <w:tr w:rsidR="004F00DD" w:rsidDel="00E54E63" w14:paraId="21558243" w14:textId="77777777">
                <w:trPr>
                  <w:divId w:val="208416727"/>
                  <w:tblCellSpacing w:w="15" w:type="dxa"/>
                  <w:del w:id="3123" w:author="Benjamin Pannell" w:date="2014-10-22T19:54:00Z"/>
                </w:trPr>
                <w:tc>
                  <w:tcPr>
                    <w:tcW w:w="50" w:type="pct"/>
                    <w:hideMark/>
                  </w:tcPr>
                  <w:p w14:paraId="7AF2C7CA" w14:textId="77777777" w:rsidR="004F00DD" w:rsidDel="00E54E63" w:rsidRDefault="004F00DD">
                    <w:pPr>
                      <w:pStyle w:val="Bibliography"/>
                      <w:rPr>
                        <w:del w:id="3124" w:author="Benjamin Pannell" w:date="2014-10-22T19:54:00Z"/>
                        <w:noProof/>
                      </w:rPr>
                    </w:pPr>
                    <w:del w:id="3125" w:author="Benjamin Pannell" w:date="2014-10-22T19:54:00Z">
                      <w:r w:rsidDel="00E54E63">
                        <w:rPr>
                          <w:noProof/>
                        </w:rPr>
                        <w:delText xml:space="preserve">[20] </w:delText>
                      </w:r>
                    </w:del>
                  </w:p>
                </w:tc>
                <w:tc>
                  <w:tcPr>
                    <w:tcW w:w="0" w:type="auto"/>
                    <w:hideMark/>
                  </w:tcPr>
                  <w:p w14:paraId="4EE77A8E" w14:textId="77777777" w:rsidR="004F00DD" w:rsidDel="00E54E63" w:rsidRDefault="004F00DD">
                    <w:pPr>
                      <w:pStyle w:val="Bibliography"/>
                      <w:rPr>
                        <w:del w:id="3126" w:author="Benjamin Pannell" w:date="2014-10-22T19:54:00Z"/>
                        <w:noProof/>
                      </w:rPr>
                    </w:pPr>
                    <w:del w:id="3127" w:author="Benjamin Pannell" w:date="2014-10-22T19:54:00Z">
                      <w:r w:rsidDel="00E54E63">
                        <w:rPr>
                          <w:noProof/>
                        </w:rPr>
                        <w:delText>Adafruit Industries, “TXB0104 Bi-Directional Level Shifter,” Texas Instruments, [Online]. Available: https://www.adafruit.com/products/1875. [Accessed 18 August 2014].</w:delText>
                      </w:r>
                    </w:del>
                  </w:p>
                </w:tc>
              </w:tr>
              <w:tr w:rsidR="004F00DD" w:rsidDel="00E54E63" w14:paraId="0AE2ACE1" w14:textId="77777777">
                <w:trPr>
                  <w:divId w:val="208416727"/>
                  <w:tblCellSpacing w:w="15" w:type="dxa"/>
                  <w:del w:id="3128" w:author="Benjamin Pannell" w:date="2014-10-22T19:54:00Z"/>
                </w:trPr>
                <w:tc>
                  <w:tcPr>
                    <w:tcW w:w="50" w:type="pct"/>
                    <w:hideMark/>
                  </w:tcPr>
                  <w:p w14:paraId="687314A9" w14:textId="77777777" w:rsidR="004F00DD" w:rsidDel="00E54E63" w:rsidRDefault="004F00DD">
                    <w:pPr>
                      <w:pStyle w:val="Bibliography"/>
                      <w:rPr>
                        <w:del w:id="3129" w:author="Benjamin Pannell" w:date="2014-10-22T19:54:00Z"/>
                        <w:noProof/>
                      </w:rPr>
                    </w:pPr>
                    <w:del w:id="3130" w:author="Benjamin Pannell" w:date="2014-10-22T19:54:00Z">
                      <w:r w:rsidDel="00E54E63">
                        <w:rPr>
                          <w:noProof/>
                        </w:rPr>
                        <w:delText xml:space="preserve">[21] </w:delText>
                      </w:r>
                    </w:del>
                  </w:p>
                </w:tc>
                <w:tc>
                  <w:tcPr>
                    <w:tcW w:w="0" w:type="auto"/>
                    <w:hideMark/>
                  </w:tcPr>
                  <w:p w14:paraId="21EC8CCF" w14:textId="77777777" w:rsidR="004F00DD" w:rsidDel="00E54E63" w:rsidRDefault="004F00DD">
                    <w:pPr>
                      <w:pStyle w:val="Bibliography"/>
                      <w:rPr>
                        <w:del w:id="3131" w:author="Benjamin Pannell" w:date="2014-10-22T19:54:00Z"/>
                        <w:noProof/>
                      </w:rPr>
                    </w:pPr>
                    <w:del w:id="3132" w:author="Benjamin Pannell" w:date="2014-10-22T19:54:00Z">
                      <w:r w:rsidDel="00E54E63">
                        <w:rPr>
                          <w:noProof/>
                        </w:rPr>
                        <w:delText>Adafruit, “Adafruit Prototyping Pi Plate Kit for Raspberry Pi,” Adafruit, [Online]. Available: https://www.adafruit.com/products/801. [Accessed 11 August 2014].</w:delText>
                      </w:r>
                    </w:del>
                  </w:p>
                </w:tc>
              </w:tr>
              <w:tr w:rsidR="004F00DD" w:rsidDel="00E54E63" w14:paraId="60A17C79" w14:textId="77777777">
                <w:trPr>
                  <w:divId w:val="208416727"/>
                  <w:tblCellSpacing w:w="15" w:type="dxa"/>
                  <w:del w:id="3133" w:author="Benjamin Pannell" w:date="2014-10-22T19:54:00Z"/>
                </w:trPr>
                <w:tc>
                  <w:tcPr>
                    <w:tcW w:w="50" w:type="pct"/>
                    <w:hideMark/>
                  </w:tcPr>
                  <w:p w14:paraId="350EF8C0" w14:textId="77777777" w:rsidR="004F00DD" w:rsidDel="00E54E63" w:rsidRDefault="004F00DD">
                    <w:pPr>
                      <w:pStyle w:val="Bibliography"/>
                      <w:rPr>
                        <w:del w:id="3134" w:author="Benjamin Pannell" w:date="2014-10-22T19:54:00Z"/>
                        <w:noProof/>
                      </w:rPr>
                    </w:pPr>
                    <w:del w:id="3135" w:author="Benjamin Pannell" w:date="2014-10-22T19:54:00Z">
                      <w:r w:rsidDel="00E54E63">
                        <w:rPr>
                          <w:noProof/>
                        </w:rPr>
                        <w:delText xml:space="preserve">[22] </w:delText>
                      </w:r>
                    </w:del>
                  </w:p>
                </w:tc>
                <w:tc>
                  <w:tcPr>
                    <w:tcW w:w="0" w:type="auto"/>
                    <w:hideMark/>
                  </w:tcPr>
                  <w:p w14:paraId="1A699C65" w14:textId="77777777" w:rsidR="004F00DD" w:rsidDel="00E54E63" w:rsidRDefault="004F00DD">
                    <w:pPr>
                      <w:pStyle w:val="Bibliography"/>
                      <w:rPr>
                        <w:del w:id="3136" w:author="Benjamin Pannell" w:date="2014-10-22T19:54:00Z"/>
                        <w:noProof/>
                      </w:rPr>
                    </w:pPr>
                    <w:del w:id="3137" w:author="Benjamin Pannell" w:date="2014-10-22T19:54:00Z">
                      <w:r w:rsidDel="00E54E63">
                        <w:rPr>
                          <w:noProof/>
                        </w:rPr>
                        <w:delText>“Rollover (key),” Wikipedia, [Online]. Available: http://en.wikipedia.org/wiki/Rollover_%28key%29. [Accessed 15 October 2014].</w:delText>
                      </w:r>
                    </w:del>
                  </w:p>
                </w:tc>
              </w:tr>
              <w:tr w:rsidR="004F00DD" w:rsidDel="00E54E63" w14:paraId="39CF8F08" w14:textId="77777777">
                <w:trPr>
                  <w:divId w:val="208416727"/>
                  <w:tblCellSpacing w:w="15" w:type="dxa"/>
                  <w:del w:id="3138" w:author="Benjamin Pannell" w:date="2014-10-22T19:54:00Z"/>
                </w:trPr>
                <w:tc>
                  <w:tcPr>
                    <w:tcW w:w="50" w:type="pct"/>
                    <w:hideMark/>
                  </w:tcPr>
                  <w:p w14:paraId="2E310720" w14:textId="77777777" w:rsidR="004F00DD" w:rsidDel="00E54E63" w:rsidRDefault="004F00DD">
                    <w:pPr>
                      <w:pStyle w:val="Bibliography"/>
                      <w:rPr>
                        <w:del w:id="3139" w:author="Benjamin Pannell" w:date="2014-10-22T19:54:00Z"/>
                        <w:noProof/>
                      </w:rPr>
                    </w:pPr>
                    <w:del w:id="3140" w:author="Benjamin Pannell" w:date="2014-10-22T19:54:00Z">
                      <w:r w:rsidDel="00E54E63">
                        <w:rPr>
                          <w:noProof/>
                        </w:rPr>
                        <w:delText xml:space="preserve">[23] </w:delText>
                      </w:r>
                    </w:del>
                  </w:p>
                </w:tc>
                <w:tc>
                  <w:tcPr>
                    <w:tcW w:w="0" w:type="auto"/>
                    <w:hideMark/>
                  </w:tcPr>
                  <w:p w14:paraId="29EB0FF2" w14:textId="77777777" w:rsidR="004F00DD" w:rsidDel="00E54E63" w:rsidRDefault="004F00DD">
                    <w:pPr>
                      <w:pStyle w:val="Bibliography"/>
                      <w:rPr>
                        <w:del w:id="3141" w:author="Benjamin Pannell" w:date="2014-10-22T19:54:00Z"/>
                        <w:noProof/>
                      </w:rPr>
                    </w:pPr>
                    <w:del w:id="3142" w:author="Benjamin Pannell" w:date="2014-10-22T19:54:00Z">
                      <w:r w:rsidDel="00E54E63">
                        <w:rPr>
                          <w:noProof/>
                        </w:rPr>
                        <w:delText>Adafruit Industries, “Teensy (ATmega32u4 USB dev board) 2.0,” PJRC, [Online]. Available: https://www.adafruit.com/products/199. [Accessed 18 August 2014].</w:delText>
                      </w:r>
                    </w:del>
                  </w:p>
                </w:tc>
              </w:tr>
              <w:tr w:rsidR="004F00DD" w:rsidDel="00E54E63" w14:paraId="2F89A2B5" w14:textId="77777777">
                <w:trPr>
                  <w:divId w:val="208416727"/>
                  <w:tblCellSpacing w:w="15" w:type="dxa"/>
                  <w:del w:id="3143" w:author="Benjamin Pannell" w:date="2014-10-22T19:54:00Z"/>
                </w:trPr>
                <w:tc>
                  <w:tcPr>
                    <w:tcW w:w="50" w:type="pct"/>
                    <w:hideMark/>
                  </w:tcPr>
                  <w:p w14:paraId="6AAEF0C2" w14:textId="77777777" w:rsidR="004F00DD" w:rsidDel="00E54E63" w:rsidRDefault="004F00DD">
                    <w:pPr>
                      <w:pStyle w:val="Bibliography"/>
                      <w:rPr>
                        <w:del w:id="3144" w:author="Benjamin Pannell" w:date="2014-10-22T19:54:00Z"/>
                        <w:noProof/>
                      </w:rPr>
                    </w:pPr>
                    <w:del w:id="3145" w:author="Benjamin Pannell" w:date="2014-10-22T19:54:00Z">
                      <w:r w:rsidDel="00E54E63">
                        <w:rPr>
                          <w:noProof/>
                        </w:rPr>
                        <w:delText xml:space="preserve">[24] </w:delText>
                      </w:r>
                    </w:del>
                  </w:p>
                </w:tc>
                <w:tc>
                  <w:tcPr>
                    <w:tcW w:w="0" w:type="auto"/>
                    <w:hideMark/>
                  </w:tcPr>
                  <w:p w14:paraId="54572DEC" w14:textId="77777777" w:rsidR="004F00DD" w:rsidDel="00E54E63" w:rsidRDefault="004F00DD">
                    <w:pPr>
                      <w:pStyle w:val="Bibliography"/>
                      <w:rPr>
                        <w:del w:id="3146" w:author="Benjamin Pannell" w:date="2014-10-22T19:54:00Z"/>
                        <w:noProof/>
                      </w:rPr>
                    </w:pPr>
                    <w:del w:id="3147" w:author="Benjamin Pannell" w:date="2014-10-22T19:54:00Z">
                      <w:r w:rsidDel="00E54E63">
                        <w:rPr>
                          <w:noProof/>
                        </w:rPr>
                        <w:delText>B. Goodwine, “RS-232 Serial Protocol,” 29 September 2002. [Online]. Available: http://controls.ame.nd.edu/microcontroller/main/node24.html. [Accessed 11 August 2014].</w:delText>
                      </w:r>
                    </w:del>
                  </w:p>
                </w:tc>
              </w:tr>
            </w:tbl>
            <w:p w14:paraId="4E33C9C7" w14:textId="77777777" w:rsidR="004F00DD" w:rsidDel="00E54E63" w:rsidRDefault="004F00DD">
              <w:pPr>
                <w:divId w:val="208416727"/>
                <w:rPr>
                  <w:del w:id="3148" w:author="Benjamin Pannell" w:date="2014-10-22T19:54:00Z"/>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3149" w:name="_Toc395540519"/>
      <w:bookmarkStart w:id="3150" w:name="_Toc401771007"/>
      <w:r>
        <w:lastRenderedPageBreak/>
        <w:t>Appendix A: Project Planning Schedule</w:t>
      </w:r>
      <w:bookmarkEnd w:id="3149"/>
      <w:bookmarkEnd w:id="3150"/>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3151" w:name="_Toc395540520"/>
      <w:bookmarkStart w:id="3152" w:name="_Ref401169976"/>
      <w:bookmarkStart w:id="3153" w:name="_Toc401771008"/>
      <w:r>
        <w:lastRenderedPageBreak/>
        <w:t>Appendix B: Project Specifications</w:t>
      </w:r>
      <w:bookmarkEnd w:id="3151"/>
      <w:bookmarkEnd w:id="3152"/>
      <w:bookmarkEnd w:id="3153"/>
    </w:p>
    <w:p w14:paraId="762FF590" w14:textId="77777777" w:rsidR="008F4664" w:rsidRDefault="008F4664" w:rsidP="008F4664">
      <w:pPr>
        <w:pStyle w:val="Heading2"/>
      </w:pPr>
      <w:bookmarkStart w:id="3154" w:name="_Toc395540521"/>
      <w:r>
        <w:t>Non-Functional Specifications</w:t>
      </w:r>
      <w:bookmarkEnd w:id="3154"/>
    </w:p>
    <w:p w14:paraId="28EC925F" w14:textId="77777777" w:rsidR="008F4664" w:rsidRDefault="008F4664" w:rsidP="008F4664">
      <w:pPr>
        <w:pStyle w:val="Heading3"/>
      </w:pPr>
      <w:bookmarkStart w:id="3155" w:name="_Toc395540522"/>
      <w:r>
        <w:t xml:space="preserve">N-001 </w:t>
      </w:r>
      <w:r w:rsidR="00224CBB">
        <w:t>No Custom Drivers</w:t>
      </w:r>
      <w:bookmarkEnd w:id="3155"/>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3156" w:name="_Toc395540523"/>
      <w:r>
        <w:t>N-002 Keyboard Emulation</w:t>
      </w:r>
      <w:bookmarkEnd w:id="3156"/>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3157" w:name="_Toc395540524"/>
      <w:r>
        <w:t>N-003 Mouse Emulation</w:t>
      </w:r>
      <w:bookmarkEnd w:id="3157"/>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3158" w:name="_Toc395540525"/>
      <w:r>
        <w:t>N-004 Raspberry Pi Integration</w:t>
      </w:r>
      <w:bookmarkEnd w:id="3158"/>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3159" w:name="_Toc395540526"/>
      <w:r>
        <w:t>N-005 High Compatibility</w:t>
      </w:r>
      <w:bookmarkEnd w:id="3159"/>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3160" w:name="_Toc395540527"/>
      <w:r>
        <w:t>Functional Specifications</w:t>
      </w:r>
      <w:bookmarkEnd w:id="3160"/>
    </w:p>
    <w:p w14:paraId="707A7FC1" w14:textId="77777777" w:rsidR="008F4664" w:rsidRDefault="0000785B" w:rsidP="0000785B">
      <w:pPr>
        <w:pStyle w:val="Heading3"/>
      </w:pPr>
      <w:bookmarkStart w:id="3161" w:name="_Toc395540528"/>
      <w:r>
        <w:t>F-001 High Performance</w:t>
      </w:r>
      <w:bookmarkEnd w:id="3161"/>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3162" w:name="_Toc395540529"/>
      <w:r>
        <w:t>F-002 Low Power Usage</w:t>
      </w:r>
      <w:bookmarkEnd w:id="3162"/>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3163" w:name="_Toc395540530"/>
      <w:r>
        <w:t>F-003 Low Cost</w:t>
      </w:r>
      <w:bookmarkEnd w:id="3163"/>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3164" w:name="_Toc395540531"/>
      <w:r>
        <w:t>F-004 Small Size</w:t>
      </w:r>
      <w:bookmarkEnd w:id="3164"/>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3165" w:name="_Toc395540532"/>
      <w:bookmarkStart w:id="3166" w:name="_Toc401771009"/>
      <w:r>
        <w:lastRenderedPageBreak/>
        <w:t>Appendix C: Outcomes Compliance</w:t>
      </w:r>
      <w:bookmarkEnd w:id="3165"/>
      <w:bookmarkEnd w:id="3166"/>
    </w:p>
    <w:tbl>
      <w:tblPr>
        <w:tblStyle w:val="TableGrid"/>
        <w:tblW w:w="0" w:type="auto"/>
        <w:tblLook w:val="04A0" w:firstRow="1" w:lastRow="0" w:firstColumn="1" w:lastColumn="0" w:noHBand="0" w:noVBand="1"/>
        <w:tblPrChange w:id="3167" w:author="Benjamin Pannell" w:date="2014-10-22T19:39:00Z">
          <w:tblPr>
            <w:tblStyle w:val="TableGrid"/>
            <w:tblW w:w="0" w:type="auto"/>
            <w:tblLook w:val="04A0" w:firstRow="1" w:lastRow="0" w:firstColumn="1" w:lastColumn="0" w:noHBand="0" w:noVBand="1"/>
          </w:tblPr>
        </w:tblPrChange>
      </w:tblPr>
      <w:tblGrid>
        <w:gridCol w:w="2172"/>
        <w:gridCol w:w="4143"/>
        <w:gridCol w:w="2746"/>
        <w:tblGridChange w:id="3168">
          <w:tblGrid>
            <w:gridCol w:w="2830"/>
            <w:gridCol w:w="6231"/>
            <w:gridCol w:w="6231"/>
          </w:tblGrid>
        </w:tblGridChange>
      </w:tblGrid>
      <w:tr w:rsidR="00016D3F" w14:paraId="77453B08" w14:textId="77777777" w:rsidTr="00016D3F">
        <w:tc>
          <w:tcPr>
            <w:tcW w:w="2211" w:type="dxa"/>
            <w:tcPrChange w:id="3169" w:author="Benjamin Pannell" w:date="2014-10-22T19:39:00Z">
              <w:tcPr>
                <w:tcW w:w="2830" w:type="dxa"/>
              </w:tcPr>
            </w:tcPrChange>
          </w:tcPr>
          <w:p w14:paraId="13EBA9F2" w14:textId="1BA0A48A" w:rsidR="00016D3F" w:rsidRPr="00E932EB" w:rsidRDefault="00016D3F">
            <w:pPr>
              <w:rPr>
                <w:b/>
              </w:rPr>
            </w:pPr>
            <w:r w:rsidRPr="00E932EB">
              <w:rPr>
                <w:b/>
              </w:rPr>
              <w:t>ECSA Outcome</w:t>
            </w:r>
          </w:p>
        </w:tc>
        <w:tc>
          <w:tcPr>
            <w:tcW w:w="4270" w:type="dxa"/>
            <w:tcPrChange w:id="3170" w:author="Benjamin Pannell" w:date="2014-10-22T19:39:00Z">
              <w:tcPr>
                <w:tcW w:w="6231" w:type="dxa"/>
              </w:tcPr>
            </w:tcPrChange>
          </w:tcPr>
          <w:p w14:paraId="0617A0D6" w14:textId="2B1D1B90" w:rsidR="00016D3F" w:rsidRPr="00E932EB" w:rsidRDefault="00E2760A">
            <w:pPr>
              <w:rPr>
                <w:ins w:id="3171" w:author="Benjamin Pannell" w:date="2014-10-22T19:38:00Z"/>
                <w:b/>
              </w:rPr>
            </w:pPr>
            <w:ins w:id="3172" w:author="Benjamin Pannell" w:date="2014-10-22T19:42:00Z">
              <w:r>
                <w:rPr>
                  <w:b/>
                </w:rPr>
                <w:t>Description</w:t>
              </w:r>
            </w:ins>
          </w:p>
        </w:tc>
        <w:tc>
          <w:tcPr>
            <w:tcW w:w="2580" w:type="dxa"/>
            <w:tcPrChange w:id="3173" w:author="Benjamin Pannell" w:date="2014-10-22T19:39:00Z">
              <w:tcPr>
                <w:tcW w:w="6231" w:type="dxa"/>
              </w:tcPr>
            </w:tcPrChange>
          </w:tcPr>
          <w:p w14:paraId="52E35BCA" w14:textId="637E79E8" w:rsidR="00016D3F" w:rsidRPr="00E932EB" w:rsidRDefault="00016D3F">
            <w:pPr>
              <w:rPr>
                <w:b/>
              </w:rPr>
            </w:pPr>
            <w:r w:rsidRPr="00E932EB">
              <w:rPr>
                <w:b/>
              </w:rPr>
              <w:t>Addressed In</w:t>
            </w:r>
          </w:p>
        </w:tc>
      </w:tr>
      <w:tr w:rsidR="00016D3F" w14:paraId="2F9B1D42" w14:textId="77777777" w:rsidTr="00016D3F">
        <w:tc>
          <w:tcPr>
            <w:tcW w:w="2211" w:type="dxa"/>
            <w:tcPrChange w:id="3174" w:author="Benjamin Pannell" w:date="2014-10-22T19:39:00Z">
              <w:tcPr>
                <w:tcW w:w="2830" w:type="dxa"/>
              </w:tcPr>
            </w:tcPrChange>
          </w:tcPr>
          <w:p w14:paraId="35F69C44" w14:textId="3CA15051" w:rsidR="00016D3F" w:rsidRPr="00016D3F" w:rsidRDefault="00016D3F">
            <w:pPr>
              <w:rPr>
                <w:sz w:val="22"/>
                <w:rPrChange w:id="3175" w:author="Benjamin Pannell" w:date="2014-10-22T19:39:00Z">
                  <w:rPr/>
                </w:rPrChange>
              </w:rPr>
            </w:pPr>
            <w:r w:rsidRPr="00016D3F">
              <w:rPr>
                <w:sz w:val="22"/>
                <w:rPrChange w:id="3176" w:author="Benjamin Pannell" w:date="2014-10-22T19:39:00Z">
                  <w:rPr/>
                </w:rPrChange>
              </w:rPr>
              <w:t>Problem Solving</w:t>
            </w:r>
          </w:p>
        </w:tc>
        <w:tc>
          <w:tcPr>
            <w:tcW w:w="4270" w:type="dxa"/>
            <w:tcPrChange w:id="3177" w:author="Benjamin Pannell" w:date="2014-10-22T19:39:00Z">
              <w:tcPr>
                <w:tcW w:w="6231" w:type="dxa"/>
              </w:tcPr>
            </w:tcPrChange>
          </w:tcPr>
          <w:p w14:paraId="396BA535" w14:textId="574492E2" w:rsidR="00016D3F" w:rsidRPr="00016D3F" w:rsidRDefault="00016D3F" w:rsidP="00E2760A">
            <w:pPr>
              <w:rPr>
                <w:ins w:id="3178" w:author="Benjamin Pannell" w:date="2014-10-22T19:38:00Z"/>
                <w:sz w:val="22"/>
                <w:rPrChange w:id="3179" w:author="Benjamin Pannell" w:date="2014-10-22T19:39:00Z">
                  <w:rPr>
                    <w:ins w:id="3180" w:author="Benjamin Pannell" w:date="2014-10-22T19:38:00Z"/>
                  </w:rPr>
                </w:rPrChange>
              </w:rPr>
              <w:pPrChange w:id="3181" w:author="Benjamin Pannell" w:date="2014-10-22T19:41:00Z">
                <w:pPr>
                  <w:pStyle w:val="ListParagraph"/>
                  <w:numPr>
                    <w:numId w:val="9"/>
                  </w:numPr>
                  <w:ind w:hanging="360"/>
                </w:pPr>
              </w:pPrChange>
            </w:pPr>
            <w:ins w:id="3182" w:author="Benjamin Pannell" w:date="2014-10-22T19:39:00Z">
              <w:r>
                <w:rPr>
                  <w:sz w:val="22"/>
                </w:rPr>
                <w:t>The process of USB HID emulation on an embedded device was investigated, a number of solutions were considered</w:t>
              </w:r>
            </w:ins>
            <w:ins w:id="3183" w:author="Benjamin Pannell" w:date="2014-10-22T19:41:00Z">
              <w:r w:rsidR="00E2760A">
                <w:rPr>
                  <w:sz w:val="22"/>
                </w:rPr>
                <w:t xml:space="preserve"> and the best option for the project selected and implement.</w:t>
              </w:r>
            </w:ins>
          </w:p>
        </w:tc>
        <w:tc>
          <w:tcPr>
            <w:tcW w:w="2580" w:type="dxa"/>
            <w:tcPrChange w:id="3184" w:author="Benjamin Pannell" w:date="2014-10-22T19:39:00Z">
              <w:tcPr>
                <w:tcW w:w="6231" w:type="dxa"/>
              </w:tcPr>
            </w:tcPrChange>
          </w:tcPr>
          <w:p w14:paraId="52F7CB46" w14:textId="09133F14" w:rsidR="00016D3F" w:rsidRPr="00016D3F" w:rsidRDefault="00016D3F" w:rsidP="00E932EB">
            <w:pPr>
              <w:pStyle w:val="ListParagraph"/>
              <w:numPr>
                <w:ilvl w:val="0"/>
                <w:numId w:val="9"/>
              </w:numPr>
              <w:rPr>
                <w:sz w:val="22"/>
                <w:rPrChange w:id="3185" w:author="Benjamin Pannell" w:date="2014-10-22T19:39:00Z">
                  <w:rPr/>
                </w:rPrChange>
              </w:rPr>
            </w:pPr>
            <w:r w:rsidRPr="00016D3F">
              <w:rPr>
                <w:sz w:val="22"/>
                <w:rPrChange w:id="3186" w:author="Benjamin Pannell" w:date="2014-10-22T19:39:00Z">
                  <w:rPr/>
                </w:rPrChange>
              </w:rPr>
              <w:fldChar w:fldCharType="begin"/>
            </w:r>
            <w:r w:rsidRPr="00016D3F">
              <w:rPr>
                <w:sz w:val="22"/>
                <w:rPrChange w:id="3187" w:author="Benjamin Pannell" w:date="2014-10-22T19:39:00Z">
                  <w:rPr/>
                </w:rPrChange>
              </w:rPr>
              <w:instrText xml:space="preserve"> REF _Ref401169933 \h </w:instrText>
            </w:r>
            <w:r w:rsidRPr="00016D3F">
              <w:rPr>
                <w:sz w:val="22"/>
                <w:rPrChange w:id="3188" w:author="Benjamin Pannell" w:date="2014-10-22T19:39:00Z">
                  <w:rPr/>
                </w:rPrChange>
              </w:rPr>
            </w:r>
            <w:r>
              <w:rPr>
                <w:sz w:val="22"/>
              </w:rPr>
              <w:instrText xml:space="preserve"> \* MERGEFORMAT </w:instrText>
            </w:r>
            <w:r w:rsidRPr="00016D3F">
              <w:rPr>
                <w:sz w:val="22"/>
                <w:rPrChange w:id="3189" w:author="Benjamin Pannell" w:date="2014-10-22T19:39:00Z">
                  <w:rPr/>
                </w:rPrChange>
              </w:rPr>
              <w:fldChar w:fldCharType="separate"/>
            </w:r>
            <w:r w:rsidRPr="00016D3F">
              <w:rPr>
                <w:sz w:val="22"/>
                <w:rPrChange w:id="3190" w:author="Benjamin Pannell" w:date="2014-10-22T19:39:00Z">
                  <w:rPr/>
                </w:rPrChange>
              </w:rPr>
              <w:t>Introduction</w:t>
            </w:r>
            <w:r w:rsidRPr="00016D3F">
              <w:rPr>
                <w:sz w:val="22"/>
                <w:rPrChange w:id="3191" w:author="Benjamin Pannell" w:date="2014-10-22T19:39:00Z">
                  <w:rPr/>
                </w:rPrChange>
              </w:rPr>
              <w:fldChar w:fldCharType="end"/>
            </w:r>
          </w:p>
          <w:p w14:paraId="0EB3F9ED" w14:textId="426794D8" w:rsidR="00016D3F" w:rsidRPr="00016D3F" w:rsidRDefault="00016D3F" w:rsidP="00E932EB">
            <w:pPr>
              <w:pStyle w:val="ListParagraph"/>
              <w:numPr>
                <w:ilvl w:val="0"/>
                <w:numId w:val="9"/>
              </w:numPr>
              <w:rPr>
                <w:sz w:val="22"/>
                <w:rPrChange w:id="3192" w:author="Benjamin Pannell" w:date="2014-10-22T19:39:00Z">
                  <w:rPr/>
                </w:rPrChange>
              </w:rPr>
            </w:pPr>
            <w:r w:rsidRPr="00016D3F">
              <w:rPr>
                <w:sz w:val="22"/>
                <w:rPrChange w:id="3193" w:author="Benjamin Pannell" w:date="2014-10-22T19:39:00Z">
                  <w:rPr/>
                </w:rPrChange>
              </w:rPr>
              <w:fldChar w:fldCharType="begin"/>
            </w:r>
            <w:r w:rsidRPr="00016D3F">
              <w:rPr>
                <w:sz w:val="22"/>
                <w:rPrChange w:id="3194" w:author="Benjamin Pannell" w:date="2014-10-22T19:39:00Z">
                  <w:rPr/>
                </w:rPrChange>
              </w:rPr>
              <w:instrText xml:space="preserve"> REF _Ref401169922 \h </w:instrText>
            </w:r>
            <w:r w:rsidRPr="00016D3F">
              <w:rPr>
                <w:sz w:val="22"/>
                <w:rPrChange w:id="3195" w:author="Benjamin Pannell" w:date="2014-10-22T19:39:00Z">
                  <w:rPr/>
                </w:rPrChange>
              </w:rPr>
            </w:r>
            <w:r>
              <w:rPr>
                <w:sz w:val="22"/>
              </w:rPr>
              <w:instrText xml:space="preserve"> \* MERGEFORMAT </w:instrText>
            </w:r>
            <w:r w:rsidRPr="00016D3F">
              <w:rPr>
                <w:sz w:val="22"/>
                <w:rPrChange w:id="3196" w:author="Benjamin Pannell" w:date="2014-10-22T19:39:00Z">
                  <w:rPr/>
                </w:rPrChange>
              </w:rPr>
              <w:fldChar w:fldCharType="separate"/>
            </w:r>
            <w:r w:rsidRPr="00016D3F">
              <w:rPr>
                <w:sz w:val="22"/>
                <w:rPrChange w:id="3197" w:author="Benjamin Pannell" w:date="2014-10-22T19:39:00Z">
                  <w:rPr/>
                </w:rPrChange>
              </w:rPr>
              <w:t>Pre-Design Investigation</w:t>
            </w:r>
            <w:r w:rsidRPr="00016D3F">
              <w:rPr>
                <w:sz w:val="22"/>
                <w:rPrChange w:id="3198" w:author="Benjamin Pannell" w:date="2014-10-22T19:39:00Z">
                  <w:rPr/>
                </w:rPrChange>
              </w:rPr>
              <w:fldChar w:fldCharType="end"/>
            </w:r>
          </w:p>
          <w:p w14:paraId="50D5A801" w14:textId="1AC5ED40" w:rsidR="00016D3F" w:rsidRPr="00016D3F" w:rsidRDefault="00016D3F" w:rsidP="00E932EB">
            <w:pPr>
              <w:pStyle w:val="ListParagraph"/>
              <w:numPr>
                <w:ilvl w:val="0"/>
                <w:numId w:val="9"/>
              </w:numPr>
              <w:rPr>
                <w:sz w:val="22"/>
                <w:rPrChange w:id="3199" w:author="Benjamin Pannell" w:date="2014-10-22T19:39:00Z">
                  <w:rPr/>
                </w:rPrChange>
              </w:rPr>
            </w:pPr>
            <w:r w:rsidRPr="00016D3F">
              <w:rPr>
                <w:sz w:val="22"/>
                <w:rPrChange w:id="3200" w:author="Benjamin Pannell" w:date="2014-10-22T19:39:00Z">
                  <w:rPr/>
                </w:rPrChange>
              </w:rPr>
              <w:fldChar w:fldCharType="begin"/>
            </w:r>
            <w:r w:rsidRPr="00016D3F">
              <w:rPr>
                <w:sz w:val="22"/>
                <w:rPrChange w:id="3201" w:author="Benjamin Pannell" w:date="2014-10-22T19:39:00Z">
                  <w:rPr/>
                </w:rPrChange>
              </w:rPr>
              <w:instrText xml:space="preserve"> REF _Ref401169976 \h </w:instrText>
            </w:r>
            <w:r w:rsidRPr="00016D3F">
              <w:rPr>
                <w:sz w:val="22"/>
                <w:rPrChange w:id="3202" w:author="Benjamin Pannell" w:date="2014-10-22T19:39:00Z">
                  <w:rPr/>
                </w:rPrChange>
              </w:rPr>
            </w:r>
            <w:r>
              <w:rPr>
                <w:sz w:val="22"/>
              </w:rPr>
              <w:instrText xml:space="preserve"> \* MERGEFORMAT </w:instrText>
            </w:r>
            <w:r w:rsidRPr="00016D3F">
              <w:rPr>
                <w:sz w:val="22"/>
                <w:rPrChange w:id="3203" w:author="Benjamin Pannell" w:date="2014-10-22T19:39:00Z">
                  <w:rPr/>
                </w:rPrChange>
              </w:rPr>
              <w:fldChar w:fldCharType="separate"/>
            </w:r>
            <w:r w:rsidRPr="00016D3F">
              <w:rPr>
                <w:sz w:val="22"/>
                <w:rPrChange w:id="3204" w:author="Benjamin Pannell" w:date="2014-10-22T19:39:00Z">
                  <w:rPr/>
                </w:rPrChange>
              </w:rPr>
              <w:t>Appendix B: Project Specifications</w:t>
            </w:r>
            <w:r w:rsidRPr="00016D3F">
              <w:rPr>
                <w:sz w:val="22"/>
                <w:rPrChange w:id="3205" w:author="Benjamin Pannell" w:date="2014-10-22T19:39:00Z">
                  <w:rPr/>
                </w:rPrChange>
              </w:rPr>
              <w:fldChar w:fldCharType="end"/>
            </w:r>
          </w:p>
        </w:tc>
      </w:tr>
      <w:tr w:rsidR="00016D3F" w14:paraId="343D0DBE" w14:textId="77777777" w:rsidTr="00016D3F">
        <w:tc>
          <w:tcPr>
            <w:tcW w:w="2211" w:type="dxa"/>
            <w:tcPrChange w:id="3206" w:author="Benjamin Pannell" w:date="2014-10-22T19:39:00Z">
              <w:tcPr>
                <w:tcW w:w="2830" w:type="dxa"/>
              </w:tcPr>
            </w:tcPrChange>
          </w:tcPr>
          <w:p w14:paraId="6CBE4038" w14:textId="13931955" w:rsidR="00016D3F" w:rsidRPr="00016D3F" w:rsidRDefault="00016D3F">
            <w:pPr>
              <w:rPr>
                <w:sz w:val="22"/>
                <w:rPrChange w:id="3207" w:author="Benjamin Pannell" w:date="2014-10-22T19:39:00Z">
                  <w:rPr/>
                </w:rPrChange>
              </w:rPr>
            </w:pPr>
            <w:r w:rsidRPr="00016D3F">
              <w:rPr>
                <w:sz w:val="22"/>
                <w:rPrChange w:id="3208" w:author="Benjamin Pannell" w:date="2014-10-22T19:39:00Z">
                  <w:rPr/>
                </w:rPrChange>
              </w:rPr>
              <w:t>Application of Scientific &amp; Engineering Knowledge</w:t>
            </w:r>
          </w:p>
        </w:tc>
        <w:tc>
          <w:tcPr>
            <w:tcW w:w="4270" w:type="dxa"/>
            <w:tcPrChange w:id="3209" w:author="Benjamin Pannell" w:date="2014-10-22T19:39:00Z">
              <w:tcPr>
                <w:tcW w:w="6231" w:type="dxa"/>
              </w:tcPr>
            </w:tcPrChange>
          </w:tcPr>
          <w:p w14:paraId="2E1ED889" w14:textId="7B6C1C1C" w:rsidR="00016D3F" w:rsidRPr="00016D3F" w:rsidRDefault="00E2760A" w:rsidP="00E2760A">
            <w:pPr>
              <w:rPr>
                <w:ins w:id="3210" w:author="Benjamin Pannell" w:date="2014-10-22T19:38:00Z"/>
                <w:sz w:val="22"/>
                <w:rPrChange w:id="3211" w:author="Benjamin Pannell" w:date="2014-10-22T19:39:00Z">
                  <w:rPr>
                    <w:ins w:id="3212" w:author="Benjamin Pannell" w:date="2014-10-22T19:38:00Z"/>
                  </w:rPr>
                </w:rPrChange>
              </w:rPr>
              <w:pPrChange w:id="3213" w:author="Benjamin Pannell" w:date="2014-10-22T19:43:00Z">
                <w:pPr>
                  <w:pStyle w:val="ListParagraph"/>
                  <w:numPr>
                    <w:numId w:val="10"/>
                  </w:numPr>
                  <w:ind w:hanging="360"/>
                </w:pPr>
              </w:pPrChange>
            </w:pPr>
            <w:ins w:id="3214" w:author="Benjamin Pannell" w:date="2014-10-22T19:42:00Z">
              <w:r>
                <w:rPr>
                  <w:sz w:val="22"/>
                </w:rPr>
                <w:t xml:space="preserve">Implementation of the hardware interfaces, software libraries and communications protocols through which emulation takes place </w:t>
              </w:r>
            </w:ins>
            <w:ins w:id="3215" w:author="Benjamin Pannell" w:date="2014-10-22T19:43:00Z">
              <w:r>
                <w:rPr>
                  <w:sz w:val="22"/>
                </w:rPr>
                <w:t>–</w:t>
              </w:r>
            </w:ins>
            <w:ins w:id="3216" w:author="Benjamin Pannell" w:date="2014-10-22T19:42:00Z">
              <w:r>
                <w:rPr>
                  <w:sz w:val="22"/>
                </w:rPr>
                <w:t xml:space="preserve"> as </w:t>
              </w:r>
            </w:ins>
            <w:ins w:id="3217" w:author="Benjamin Pannell" w:date="2014-10-22T19:43:00Z">
              <w:r>
                <w:rPr>
                  <w:sz w:val="22"/>
                </w:rPr>
                <w:t>well as a considered approach to performance and functionality testing.</w:t>
              </w:r>
            </w:ins>
          </w:p>
        </w:tc>
        <w:tc>
          <w:tcPr>
            <w:tcW w:w="2580" w:type="dxa"/>
            <w:tcPrChange w:id="3218" w:author="Benjamin Pannell" w:date="2014-10-22T19:39:00Z">
              <w:tcPr>
                <w:tcW w:w="6231" w:type="dxa"/>
              </w:tcPr>
            </w:tcPrChange>
          </w:tcPr>
          <w:p w14:paraId="09329BD6" w14:textId="362B6E5E" w:rsidR="00016D3F" w:rsidRDefault="00016D3F" w:rsidP="00E932EB">
            <w:pPr>
              <w:pStyle w:val="ListParagraph"/>
              <w:numPr>
                <w:ilvl w:val="0"/>
                <w:numId w:val="10"/>
              </w:numPr>
              <w:rPr>
                <w:ins w:id="3219" w:author="Benjamin Pannell" w:date="2014-10-22T19:41:00Z"/>
                <w:sz w:val="22"/>
              </w:rPr>
            </w:pPr>
            <w:r w:rsidRPr="00016D3F">
              <w:rPr>
                <w:sz w:val="22"/>
                <w:rPrChange w:id="3220" w:author="Benjamin Pannell" w:date="2014-10-22T19:39:00Z">
                  <w:rPr/>
                </w:rPrChange>
              </w:rPr>
              <w:fldChar w:fldCharType="begin"/>
            </w:r>
            <w:r w:rsidRPr="00016D3F">
              <w:rPr>
                <w:sz w:val="22"/>
                <w:rPrChange w:id="3221" w:author="Benjamin Pannell" w:date="2014-10-22T19:39:00Z">
                  <w:rPr/>
                </w:rPrChange>
              </w:rPr>
              <w:instrText xml:space="preserve"> REF _Ref401170096 \h </w:instrText>
            </w:r>
            <w:r w:rsidRPr="00016D3F">
              <w:rPr>
                <w:sz w:val="22"/>
                <w:rPrChange w:id="3222" w:author="Benjamin Pannell" w:date="2014-10-22T19:39:00Z">
                  <w:rPr/>
                </w:rPrChange>
              </w:rPr>
            </w:r>
            <w:r>
              <w:rPr>
                <w:sz w:val="22"/>
              </w:rPr>
              <w:instrText xml:space="preserve"> \* MERGEFORMAT </w:instrText>
            </w:r>
            <w:r w:rsidRPr="00016D3F">
              <w:rPr>
                <w:sz w:val="22"/>
                <w:rPrChange w:id="3223" w:author="Benjamin Pannell" w:date="2014-10-22T19:39:00Z">
                  <w:rPr/>
                </w:rPrChange>
              </w:rPr>
              <w:fldChar w:fldCharType="separate"/>
            </w:r>
            <w:r w:rsidRPr="00016D3F">
              <w:rPr>
                <w:sz w:val="22"/>
                <w:rPrChange w:id="3224" w:author="Benjamin Pannell" w:date="2014-10-22T19:39:00Z">
                  <w:rPr/>
                </w:rPrChange>
              </w:rPr>
              <w:t>Device Design</w:t>
            </w:r>
            <w:r w:rsidRPr="00016D3F">
              <w:rPr>
                <w:sz w:val="22"/>
                <w:rPrChange w:id="3225" w:author="Benjamin Pannell" w:date="2014-10-22T19:39:00Z">
                  <w:rPr/>
                </w:rPrChange>
              </w:rPr>
              <w:fldChar w:fldCharType="end"/>
            </w:r>
          </w:p>
          <w:p w14:paraId="7CC3BF17" w14:textId="52E9F890" w:rsidR="00E2760A" w:rsidRPr="00016D3F" w:rsidRDefault="00E2760A" w:rsidP="00E932EB">
            <w:pPr>
              <w:pStyle w:val="ListParagraph"/>
              <w:numPr>
                <w:ilvl w:val="0"/>
                <w:numId w:val="10"/>
              </w:numPr>
              <w:rPr>
                <w:sz w:val="22"/>
                <w:rPrChange w:id="3226" w:author="Benjamin Pannell" w:date="2014-10-22T19:39:00Z">
                  <w:rPr/>
                </w:rPrChange>
              </w:rPr>
            </w:pPr>
            <w:ins w:id="3227" w:author="Benjamin Pannell" w:date="2014-10-22T19:42:00Z">
              <w:r>
                <w:rPr>
                  <w:sz w:val="22"/>
                </w:rPr>
                <w:fldChar w:fldCharType="begin"/>
              </w:r>
              <w:r>
                <w:rPr>
                  <w:sz w:val="22"/>
                </w:rPr>
                <w:instrText xml:space="preserve"> REF _Ref401170228 \h </w:instrText>
              </w:r>
              <w:r>
                <w:rPr>
                  <w:sz w:val="22"/>
                </w:rPr>
              </w:r>
            </w:ins>
            <w:r>
              <w:rPr>
                <w:sz w:val="22"/>
              </w:rPr>
              <w:fldChar w:fldCharType="separate"/>
            </w:r>
            <w:ins w:id="3228" w:author="Benjamin Pannell" w:date="2014-10-22T19:42:00Z">
              <w:r>
                <w:t>Software Design</w:t>
              </w:r>
              <w:r>
                <w:rPr>
                  <w:sz w:val="22"/>
                </w:rPr>
                <w:fldChar w:fldCharType="end"/>
              </w:r>
            </w:ins>
          </w:p>
          <w:p w14:paraId="59B29CFA" w14:textId="3B35D5E1" w:rsidR="00016D3F" w:rsidRPr="00016D3F" w:rsidRDefault="00016D3F" w:rsidP="00E932EB">
            <w:pPr>
              <w:pStyle w:val="ListParagraph"/>
              <w:numPr>
                <w:ilvl w:val="0"/>
                <w:numId w:val="10"/>
              </w:numPr>
              <w:rPr>
                <w:sz w:val="22"/>
                <w:rPrChange w:id="3229" w:author="Benjamin Pannell" w:date="2014-10-22T19:39:00Z">
                  <w:rPr/>
                </w:rPrChange>
              </w:rPr>
            </w:pPr>
            <w:r w:rsidRPr="00016D3F">
              <w:rPr>
                <w:sz w:val="22"/>
                <w:rPrChange w:id="3230" w:author="Benjamin Pannell" w:date="2014-10-22T19:39:00Z">
                  <w:rPr/>
                </w:rPrChange>
              </w:rPr>
              <w:fldChar w:fldCharType="begin"/>
            </w:r>
            <w:r w:rsidRPr="00016D3F">
              <w:rPr>
                <w:sz w:val="22"/>
                <w:rPrChange w:id="3231" w:author="Benjamin Pannell" w:date="2014-10-22T19:39:00Z">
                  <w:rPr/>
                </w:rPrChange>
              </w:rPr>
              <w:instrText xml:space="preserve"> REF _Ref401170107 \h </w:instrText>
            </w:r>
            <w:r w:rsidRPr="00016D3F">
              <w:rPr>
                <w:sz w:val="22"/>
                <w:rPrChange w:id="3232" w:author="Benjamin Pannell" w:date="2014-10-22T19:39:00Z">
                  <w:rPr/>
                </w:rPrChange>
              </w:rPr>
            </w:r>
            <w:r>
              <w:rPr>
                <w:sz w:val="22"/>
              </w:rPr>
              <w:instrText xml:space="preserve"> \* MERGEFORMAT </w:instrText>
            </w:r>
            <w:r w:rsidRPr="00016D3F">
              <w:rPr>
                <w:sz w:val="22"/>
                <w:rPrChange w:id="3233" w:author="Benjamin Pannell" w:date="2014-10-22T19:39:00Z">
                  <w:rPr/>
                </w:rPrChange>
              </w:rPr>
              <w:fldChar w:fldCharType="separate"/>
            </w:r>
            <w:r w:rsidRPr="00016D3F">
              <w:rPr>
                <w:sz w:val="22"/>
                <w:rPrChange w:id="3234" w:author="Benjamin Pannell" w:date="2014-10-22T19:39:00Z">
                  <w:rPr/>
                </w:rPrChange>
              </w:rPr>
              <w:t>Appendix E: Performance Benchmarks</w:t>
            </w:r>
            <w:r w:rsidRPr="00016D3F">
              <w:rPr>
                <w:sz w:val="22"/>
                <w:rPrChange w:id="3235" w:author="Benjamin Pannell" w:date="2014-10-22T19:39:00Z">
                  <w:rPr/>
                </w:rPrChange>
              </w:rPr>
              <w:fldChar w:fldCharType="end"/>
            </w:r>
          </w:p>
        </w:tc>
      </w:tr>
      <w:tr w:rsidR="00016D3F" w14:paraId="1C04A122" w14:textId="77777777" w:rsidTr="00016D3F">
        <w:tc>
          <w:tcPr>
            <w:tcW w:w="2211" w:type="dxa"/>
            <w:tcPrChange w:id="3236" w:author="Benjamin Pannell" w:date="2014-10-22T19:39:00Z">
              <w:tcPr>
                <w:tcW w:w="2830" w:type="dxa"/>
              </w:tcPr>
            </w:tcPrChange>
          </w:tcPr>
          <w:p w14:paraId="25451395" w14:textId="0D3F868F" w:rsidR="00016D3F" w:rsidRPr="00016D3F" w:rsidRDefault="00016D3F">
            <w:pPr>
              <w:rPr>
                <w:sz w:val="22"/>
                <w:rPrChange w:id="3237" w:author="Benjamin Pannell" w:date="2014-10-22T19:39:00Z">
                  <w:rPr/>
                </w:rPrChange>
              </w:rPr>
            </w:pPr>
            <w:r w:rsidRPr="00016D3F">
              <w:rPr>
                <w:sz w:val="22"/>
                <w:rPrChange w:id="3238" w:author="Benjamin Pannell" w:date="2014-10-22T19:39:00Z">
                  <w:rPr/>
                </w:rPrChange>
              </w:rPr>
              <w:t>Engineering Design</w:t>
            </w:r>
          </w:p>
        </w:tc>
        <w:tc>
          <w:tcPr>
            <w:tcW w:w="4270" w:type="dxa"/>
            <w:tcPrChange w:id="3239" w:author="Benjamin Pannell" w:date="2014-10-22T19:39:00Z">
              <w:tcPr>
                <w:tcW w:w="6231" w:type="dxa"/>
              </w:tcPr>
            </w:tcPrChange>
          </w:tcPr>
          <w:p w14:paraId="0A9FB249" w14:textId="7EAB47C5" w:rsidR="00016D3F" w:rsidRPr="00016D3F" w:rsidRDefault="00E2760A" w:rsidP="00E2760A">
            <w:pPr>
              <w:rPr>
                <w:ins w:id="3240" w:author="Benjamin Pannell" w:date="2014-10-22T19:38:00Z"/>
                <w:sz w:val="22"/>
                <w:rPrChange w:id="3241" w:author="Benjamin Pannell" w:date="2014-10-22T19:39:00Z">
                  <w:rPr>
                    <w:ins w:id="3242" w:author="Benjamin Pannell" w:date="2014-10-22T19:38:00Z"/>
                  </w:rPr>
                </w:rPrChange>
              </w:rPr>
              <w:pPrChange w:id="3243" w:author="Benjamin Pannell" w:date="2014-10-22T19:45:00Z">
                <w:pPr>
                  <w:pStyle w:val="ListParagraph"/>
                  <w:numPr>
                    <w:numId w:val="11"/>
                  </w:numPr>
                  <w:ind w:hanging="360"/>
                </w:pPr>
              </w:pPrChange>
            </w:pPr>
            <w:ins w:id="3244" w:author="Benjamin Pannell" w:date="2014-10-22T19:43:00Z">
              <w:r>
                <w:rPr>
                  <w:sz w:val="22"/>
                </w:rPr>
                <w:t xml:space="preserve">A structured approach to </w:t>
              </w:r>
            </w:ins>
            <w:ins w:id="3245" w:author="Benjamin Pannell" w:date="2014-10-22T19:44:00Z">
              <w:r>
                <w:rPr>
                  <w:sz w:val="22"/>
                </w:rPr>
                <w:t xml:space="preserve">the system design consisting of research into feasible solutions, the design of communications protocols based on the system’s requirements and a structured approach to cross platform software development was used to ensure that the project was completed on time and with </w:t>
              </w:r>
            </w:ins>
            <w:ins w:id="3246" w:author="Benjamin Pannell" w:date="2014-10-22T19:45:00Z">
              <w:r>
                <w:rPr>
                  <w:sz w:val="22"/>
                </w:rPr>
                <w:t>all requirements met.</w:t>
              </w:r>
            </w:ins>
          </w:p>
        </w:tc>
        <w:tc>
          <w:tcPr>
            <w:tcW w:w="2580" w:type="dxa"/>
            <w:tcPrChange w:id="3247" w:author="Benjamin Pannell" w:date="2014-10-22T19:39:00Z">
              <w:tcPr>
                <w:tcW w:w="6231" w:type="dxa"/>
              </w:tcPr>
            </w:tcPrChange>
          </w:tcPr>
          <w:p w14:paraId="7DA27D49" w14:textId="1B5AE864" w:rsidR="00016D3F" w:rsidRPr="00016D3F" w:rsidRDefault="00016D3F" w:rsidP="00E932EB">
            <w:pPr>
              <w:pStyle w:val="ListParagraph"/>
              <w:numPr>
                <w:ilvl w:val="0"/>
                <w:numId w:val="11"/>
              </w:numPr>
              <w:rPr>
                <w:sz w:val="22"/>
                <w:rPrChange w:id="3248" w:author="Benjamin Pannell" w:date="2014-10-22T19:39:00Z">
                  <w:rPr/>
                </w:rPrChange>
              </w:rPr>
            </w:pPr>
            <w:r w:rsidRPr="00016D3F">
              <w:rPr>
                <w:sz w:val="22"/>
                <w:rPrChange w:id="3249" w:author="Benjamin Pannell" w:date="2014-10-22T19:39:00Z">
                  <w:rPr/>
                </w:rPrChange>
              </w:rPr>
              <w:fldChar w:fldCharType="begin"/>
            </w:r>
            <w:r w:rsidRPr="00016D3F">
              <w:rPr>
                <w:sz w:val="22"/>
                <w:rPrChange w:id="3250" w:author="Benjamin Pannell" w:date="2014-10-22T19:39:00Z">
                  <w:rPr/>
                </w:rPrChange>
              </w:rPr>
              <w:instrText xml:space="preserve"> REF _Ref401170204 \h </w:instrText>
            </w:r>
            <w:r w:rsidRPr="00016D3F">
              <w:rPr>
                <w:sz w:val="22"/>
                <w:rPrChange w:id="3251" w:author="Benjamin Pannell" w:date="2014-10-22T19:39:00Z">
                  <w:rPr/>
                </w:rPrChange>
              </w:rPr>
            </w:r>
            <w:r>
              <w:rPr>
                <w:sz w:val="22"/>
              </w:rPr>
              <w:instrText xml:space="preserve"> \* MERGEFORMAT </w:instrText>
            </w:r>
            <w:r w:rsidRPr="00016D3F">
              <w:rPr>
                <w:sz w:val="22"/>
                <w:rPrChange w:id="3252" w:author="Benjamin Pannell" w:date="2014-10-22T19:39:00Z">
                  <w:rPr/>
                </w:rPrChange>
              </w:rPr>
              <w:fldChar w:fldCharType="separate"/>
            </w:r>
            <w:ins w:id="3253" w:author="Benjamin Pannell" w:date="2014-10-22T19:43:00Z">
              <w:r w:rsidR="00E2760A" w:rsidRPr="00E2760A">
                <w:rPr>
                  <w:sz w:val="22"/>
                  <w:rPrChange w:id="3254" w:author="Benjamin Pannell" w:date="2014-10-22T19:43:00Z">
                    <w:rPr/>
                  </w:rPrChange>
                </w:rPr>
                <w:t>Universal Serial Bus Background</w:t>
              </w:r>
            </w:ins>
            <w:del w:id="3255" w:author="Benjamin Pannell" w:date="2014-10-22T19:43:00Z">
              <w:r w:rsidRPr="00016D3F" w:rsidDel="00E2760A">
                <w:rPr>
                  <w:sz w:val="22"/>
                  <w:rPrChange w:id="3256" w:author="Benjamin Pannell" w:date="2014-10-22T19:39:00Z">
                    <w:rPr/>
                  </w:rPrChange>
                </w:rPr>
                <w:delText>Univeral Serial Bus Background</w:delText>
              </w:r>
            </w:del>
            <w:r w:rsidRPr="00016D3F">
              <w:rPr>
                <w:sz w:val="22"/>
                <w:rPrChange w:id="3257" w:author="Benjamin Pannell" w:date="2014-10-22T19:39:00Z">
                  <w:rPr/>
                </w:rPrChange>
              </w:rPr>
              <w:fldChar w:fldCharType="end"/>
            </w:r>
          </w:p>
          <w:p w14:paraId="3641E402" w14:textId="0991FB08" w:rsidR="00016D3F" w:rsidRPr="00016D3F" w:rsidRDefault="00016D3F" w:rsidP="00E932EB">
            <w:pPr>
              <w:pStyle w:val="ListParagraph"/>
              <w:numPr>
                <w:ilvl w:val="0"/>
                <w:numId w:val="11"/>
              </w:numPr>
              <w:rPr>
                <w:sz w:val="22"/>
                <w:rPrChange w:id="3258" w:author="Benjamin Pannell" w:date="2014-10-22T19:39:00Z">
                  <w:rPr/>
                </w:rPrChange>
              </w:rPr>
            </w:pPr>
            <w:r w:rsidRPr="00016D3F">
              <w:rPr>
                <w:sz w:val="22"/>
                <w:rPrChange w:id="3259" w:author="Benjamin Pannell" w:date="2014-10-22T19:39:00Z">
                  <w:rPr/>
                </w:rPrChange>
              </w:rPr>
              <w:fldChar w:fldCharType="begin"/>
            </w:r>
            <w:r w:rsidRPr="00016D3F">
              <w:rPr>
                <w:sz w:val="22"/>
                <w:rPrChange w:id="3260" w:author="Benjamin Pannell" w:date="2014-10-22T19:39:00Z">
                  <w:rPr/>
                </w:rPrChange>
              </w:rPr>
              <w:instrText xml:space="preserve"> REF _Ref401169922 \h </w:instrText>
            </w:r>
            <w:r w:rsidRPr="00016D3F">
              <w:rPr>
                <w:sz w:val="22"/>
                <w:rPrChange w:id="3261" w:author="Benjamin Pannell" w:date="2014-10-22T19:39:00Z">
                  <w:rPr/>
                </w:rPrChange>
              </w:rPr>
            </w:r>
            <w:r>
              <w:rPr>
                <w:sz w:val="22"/>
              </w:rPr>
              <w:instrText xml:space="preserve"> \* MERGEFORMAT </w:instrText>
            </w:r>
            <w:r w:rsidRPr="00016D3F">
              <w:rPr>
                <w:sz w:val="22"/>
                <w:rPrChange w:id="3262" w:author="Benjamin Pannell" w:date="2014-10-22T19:39:00Z">
                  <w:rPr/>
                </w:rPrChange>
              </w:rPr>
              <w:fldChar w:fldCharType="separate"/>
            </w:r>
            <w:r w:rsidRPr="00016D3F">
              <w:rPr>
                <w:sz w:val="22"/>
                <w:rPrChange w:id="3263" w:author="Benjamin Pannell" w:date="2014-10-22T19:39:00Z">
                  <w:rPr/>
                </w:rPrChange>
              </w:rPr>
              <w:t>Pre-Design Investigation</w:t>
            </w:r>
            <w:r w:rsidRPr="00016D3F">
              <w:rPr>
                <w:sz w:val="22"/>
                <w:rPrChange w:id="3264" w:author="Benjamin Pannell" w:date="2014-10-22T19:39:00Z">
                  <w:rPr/>
                </w:rPrChange>
              </w:rPr>
              <w:fldChar w:fldCharType="end"/>
            </w:r>
          </w:p>
          <w:p w14:paraId="733EA11B" w14:textId="405805F2" w:rsidR="00016D3F" w:rsidRPr="00016D3F" w:rsidRDefault="00016D3F" w:rsidP="00E932EB">
            <w:pPr>
              <w:pStyle w:val="ListParagraph"/>
              <w:numPr>
                <w:ilvl w:val="0"/>
                <w:numId w:val="11"/>
              </w:numPr>
              <w:rPr>
                <w:sz w:val="22"/>
                <w:rPrChange w:id="3265" w:author="Benjamin Pannell" w:date="2014-10-22T19:39:00Z">
                  <w:rPr/>
                </w:rPrChange>
              </w:rPr>
            </w:pPr>
            <w:r w:rsidRPr="00016D3F">
              <w:rPr>
                <w:sz w:val="22"/>
                <w:rPrChange w:id="3266" w:author="Benjamin Pannell" w:date="2014-10-22T19:39:00Z">
                  <w:rPr/>
                </w:rPrChange>
              </w:rPr>
              <w:fldChar w:fldCharType="begin"/>
            </w:r>
            <w:r w:rsidRPr="00016D3F">
              <w:rPr>
                <w:sz w:val="22"/>
                <w:rPrChange w:id="3267" w:author="Benjamin Pannell" w:date="2014-10-22T19:39:00Z">
                  <w:rPr/>
                </w:rPrChange>
              </w:rPr>
              <w:instrText xml:space="preserve"> REF _Ref401170219 \h </w:instrText>
            </w:r>
            <w:r w:rsidRPr="00016D3F">
              <w:rPr>
                <w:sz w:val="22"/>
                <w:rPrChange w:id="3268" w:author="Benjamin Pannell" w:date="2014-10-22T19:39:00Z">
                  <w:rPr/>
                </w:rPrChange>
              </w:rPr>
            </w:r>
            <w:r>
              <w:rPr>
                <w:sz w:val="22"/>
              </w:rPr>
              <w:instrText xml:space="preserve"> \* MERGEFORMAT </w:instrText>
            </w:r>
            <w:r w:rsidRPr="00016D3F">
              <w:rPr>
                <w:sz w:val="22"/>
                <w:rPrChange w:id="3269" w:author="Benjamin Pannell" w:date="2014-10-22T19:39:00Z">
                  <w:rPr/>
                </w:rPrChange>
              </w:rPr>
              <w:fldChar w:fldCharType="separate"/>
            </w:r>
            <w:r w:rsidRPr="00016D3F">
              <w:rPr>
                <w:sz w:val="22"/>
                <w:rPrChange w:id="3270" w:author="Benjamin Pannell" w:date="2014-10-22T19:39:00Z">
                  <w:rPr/>
                </w:rPrChange>
              </w:rPr>
              <w:t>Demonstration Device Selection</w:t>
            </w:r>
            <w:r w:rsidRPr="00016D3F">
              <w:rPr>
                <w:sz w:val="22"/>
                <w:rPrChange w:id="3271" w:author="Benjamin Pannell" w:date="2014-10-22T19:39:00Z">
                  <w:rPr/>
                </w:rPrChange>
              </w:rPr>
              <w:fldChar w:fldCharType="end"/>
            </w:r>
          </w:p>
          <w:p w14:paraId="7A3D0E84" w14:textId="0BE8FCEB" w:rsidR="00016D3F" w:rsidRPr="00016D3F" w:rsidRDefault="00016D3F" w:rsidP="00E932EB">
            <w:pPr>
              <w:pStyle w:val="ListParagraph"/>
              <w:numPr>
                <w:ilvl w:val="0"/>
                <w:numId w:val="11"/>
              </w:numPr>
              <w:rPr>
                <w:sz w:val="22"/>
                <w:rPrChange w:id="3272" w:author="Benjamin Pannell" w:date="2014-10-22T19:39:00Z">
                  <w:rPr/>
                </w:rPrChange>
              </w:rPr>
            </w:pPr>
            <w:r w:rsidRPr="00016D3F">
              <w:rPr>
                <w:sz w:val="22"/>
                <w:rPrChange w:id="3273" w:author="Benjamin Pannell" w:date="2014-10-22T19:39:00Z">
                  <w:rPr/>
                </w:rPrChange>
              </w:rPr>
              <w:fldChar w:fldCharType="begin"/>
            </w:r>
            <w:r w:rsidRPr="00016D3F">
              <w:rPr>
                <w:sz w:val="22"/>
                <w:rPrChange w:id="3274" w:author="Benjamin Pannell" w:date="2014-10-22T19:39:00Z">
                  <w:rPr/>
                </w:rPrChange>
              </w:rPr>
              <w:instrText xml:space="preserve"> REF _Ref401170222 \h </w:instrText>
            </w:r>
            <w:r w:rsidRPr="00016D3F">
              <w:rPr>
                <w:sz w:val="22"/>
                <w:rPrChange w:id="3275" w:author="Benjamin Pannell" w:date="2014-10-22T19:39:00Z">
                  <w:rPr/>
                </w:rPrChange>
              </w:rPr>
            </w:r>
            <w:r>
              <w:rPr>
                <w:sz w:val="22"/>
              </w:rPr>
              <w:instrText xml:space="preserve"> \* MERGEFORMAT </w:instrText>
            </w:r>
            <w:r w:rsidRPr="00016D3F">
              <w:rPr>
                <w:sz w:val="22"/>
                <w:rPrChange w:id="3276" w:author="Benjamin Pannell" w:date="2014-10-22T19:39:00Z">
                  <w:rPr/>
                </w:rPrChange>
              </w:rPr>
              <w:fldChar w:fldCharType="separate"/>
            </w:r>
            <w:r w:rsidRPr="00016D3F">
              <w:rPr>
                <w:sz w:val="22"/>
                <w:rPrChange w:id="3277" w:author="Benjamin Pannell" w:date="2014-10-22T19:39:00Z">
                  <w:rPr/>
                </w:rPrChange>
              </w:rPr>
              <w:t>Device Design</w:t>
            </w:r>
            <w:r w:rsidRPr="00016D3F">
              <w:rPr>
                <w:sz w:val="22"/>
                <w:rPrChange w:id="3278" w:author="Benjamin Pannell" w:date="2014-10-22T19:39:00Z">
                  <w:rPr/>
                </w:rPrChange>
              </w:rPr>
              <w:fldChar w:fldCharType="end"/>
            </w:r>
          </w:p>
          <w:p w14:paraId="3B76853D" w14:textId="043B7B59" w:rsidR="00016D3F" w:rsidRPr="00016D3F" w:rsidRDefault="00016D3F" w:rsidP="00E932EB">
            <w:pPr>
              <w:pStyle w:val="ListParagraph"/>
              <w:numPr>
                <w:ilvl w:val="0"/>
                <w:numId w:val="11"/>
              </w:numPr>
              <w:rPr>
                <w:sz w:val="22"/>
                <w:rPrChange w:id="3279" w:author="Benjamin Pannell" w:date="2014-10-22T19:39:00Z">
                  <w:rPr/>
                </w:rPrChange>
              </w:rPr>
            </w:pPr>
            <w:r w:rsidRPr="00016D3F">
              <w:rPr>
                <w:sz w:val="22"/>
                <w:rPrChange w:id="3280" w:author="Benjamin Pannell" w:date="2014-10-22T19:39:00Z">
                  <w:rPr/>
                </w:rPrChange>
              </w:rPr>
              <w:fldChar w:fldCharType="begin"/>
            </w:r>
            <w:r w:rsidRPr="00016D3F">
              <w:rPr>
                <w:sz w:val="22"/>
                <w:rPrChange w:id="3281" w:author="Benjamin Pannell" w:date="2014-10-22T19:39:00Z">
                  <w:rPr/>
                </w:rPrChange>
              </w:rPr>
              <w:instrText xml:space="preserve"> REF _Ref401170228 \h </w:instrText>
            </w:r>
            <w:r w:rsidRPr="00016D3F">
              <w:rPr>
                <w:sz w:val="22"/>
                <w:rPrChange w:id="3282" w:author="Benjamin Pannell" w:date="2014-10-22T19:39:00Z">
                  <w:rPr/>
                </w:rPrChange>
              </w:rPr>
            </w:r>
            <w:r>
              <w:rPr>
                <w:sz w:val="22"/>
              </w:rPr>
              <w:instrText xml:space="preserve"> \* MERGEFORMAT </w:instrText>
            </w:r>
            <w:r w:rsidRPr="00016D3F">
              <w:rPr>
                <w:sz w:val="22"/>
                <w:rPrChange w:id="3283" w:author="Benjamin Pannell" w:date="2014-10-22T19:39:00Z">
                  <w:rPr/>
                </w:rPrChange>
              </w:rPr>
              <w:fldChar w:fldCharType="separate"/>
            </w:r>
            <w:r w:rsidRPr="00016D3F">
              <w:rPr>
                <w:sz w:val="22"/>
                <w:rPrChange w:id="3284" w:author="Benjamin Pannell" w:date="2014-10-22T19:39:00Z">
                  <w:rPr/>
                </w:rPrChange>
              </w:rPr>
              <w:t>Software Design</w:t>
            </w:r>
            <w:r w:rsidRPr="00016D3F">
              <w:rPr>
                <w:sz w:val="22"/>
                <w:rPrChange w:id="3285" w:author="Benjamin Pannell" w:date="2014-10-22T19:39:00Z">
                  <w:rPr/>
                </w:rPrChange>
              </w:rPr>
              <w:fldChar w:fldCharType="end"/>
            </w:r>
          </w:p>
          <w:p w14:paraId="65C75754" w14:textId="78F7ACBE" w:rsidR="00016D3F" w:rsidRPr="00016D3F" w:rsidRDefault="00016D3F" w:rsidP="00E932EB">
            <w:pPr>
              <w:pStyle w:val="ListParagraph"/>
              <w:numPr>
                <w:ilvl w:val="0"/>
                <w:numId w:val="11"/>
              </w:numPr>
              <w:rPr>
                <w:sz w:val="22"/>
                <w:rPrChange w:id="3286" w:author="Benjamin Pannell" w:date="2014-10-22T19:39:00Z">
                  <w:rPr/>
                </w:rPrChange>
              </w:rPr>
            </w:pPr>
            <w:r w:rsidRPr="00016D3F">
              <w:rPr>
                <w:sz w:val="22"/>
                <w:rPrChange w:id="3287" w:author="Benjamin Pannell" w:date="2014-10-22T19:39:00Z">
                  <w:rPr/>
                </w:rPrChange>
              </w:rPr>
              <w:fldChar w:fldCharType="begin"/>
            </w:r>
            <w:r w:rsidRPr="00016D3F">
              <w:rPr>
                <w:sz w:val="22"/>
                <w:rPrChange w:id="3288" w:author="Benjamin Pannell" w:date="2014-10-22T19:39:00Z">
                  <w:rPr/>
                </w:rPrChange>
              </w:rPr>
              <w:instrText xml:space="preserve"> REF _Ref401170233 \h </w:instrText>
            </w:r>
            <w:r w:rsidRPr="00016D3F">
              <w:rPr>
                <w:sz w:val="22"/>
                <w:rPrChange w:id="3289" w:author="Benjamin Pannell" w:date="2014-10-22T19:39:00Z">
                  <w:rPr/>
                </w:rPrChange>
              </w:rPr>
            </w:r>
            <w:r>
              <w:rPr>
                <w:sz w:val="22"/>
              </w:rPr>
              <w:instrText xml:space="preserve"> \* MERGEFORMAT </w:instrText>
            </w:r>
            <w:r w:rsidRPr="00016D3F">
              <w:rPr>
                <w:sz w:val="22"/>
                <w:rPrChange w:id="3290" w:author="Benjamin Pannell" w:date="2014-10-22T19:39:00Z">
                  <w:rPr/>
                </w:rPrChange>
              </w:rPr>
              <w:fldChar w:fldCharType="separate"/>
            </w:r>
            <w:r w:rsidRPr="00016D3F">
              <w:rPr>
                <w:sz w:val="22"/>
                <w:rPrChange w:id="3291" w:author="Benjamin Pannell" w:date="2014-10-22T19:39:00Z">
                  <w:rPr/>
                </w:rPrChange>
              </w:rPr>
              <w:t>Communications Protocol</w:t>
            </w:r>
            <w:r w:rsidRPr="00016D3F">
              <w:rPr>
                <w:sz w:val="22"/>
                <w:rPrChange w:id="3292" w:author="Benjamin Pannell" w:date="2014-10-22T19:39:00Z">
                  <w:rPr/>
                </w:rPrChange>
              </w:rPr>
              <w:fldChar w:fldCharType="end"/>
            </w:r>
          </w:p>
          <w:p w14:paraId="660D01A2" w14:textId="50AAE3B1" w:rsidR="00016D3F" w:rsidRPr="00016D3F" w:rsidRDefault="00016D3F" w:rsidP="00E932EB">
            <w:pPr>
              <w:pStyle w:val="ListParagraph"/>
              <w:numPr>
                <w:ilvl w:val="0"/>
                <w:numId w:val="11"/>
              </w:numPr>
              <w:rPr>
                <w:sz w:val="22"/>
                <w:rPrChange w:id="3293" w:author="Benjamin Pannell" w:date="2014-10-22T19:39:00Z">
                  <w:rPr/>
                </w:rPrChange>
              </w:rPr>
            </w:pPr>
            <w:r w:rsidRPr="00016D3F">
              <w:rPr>
                <w:sz w:val="22"/>
                <w:rPrChange w:id="3294" w:author="Benjamin Pannell" w:date="2014-10-22T19:39:00Z">
                  <w:rPr/>
                </w:rPrChange>
              </w:rPr>
              <w:fldChar w:fldCharType="begin"/>
            </w:r>
            <w:r w:rsidRPr="00016D3F">
              <w:rPr>
                <w:sz w:val="22"/>
                <w:rPrChange w:id="3295" w:author="Benjamin Pannell" w:date="2014-10-22T19:39:00Z">
                  <w:rPr/>
                </w:rPrChange>
              </w:rPr>
              <w:instrText xml:space="preserve"> REF _Ref401170245 \h </w:instrText>
            </w:r>
            <w:r w:rsidRPr="00016D3F">
              <w:rPr>
                <w:sz w:val="22"/>
                <w:rPrChange w:id="3296" w:author="Benjamin Pannell" w:date="2014-10-22T19:39:00Z">
                  <w:rPr/>
                </w:rPrChange>
              </w:rPr>
            </w:r>
            <w:r>
              <w:rPr>
                <w:sz w:val="22"/>
              </w:rPr>
              <w:instrText xml:space="preserve"> \* MERGEFORMAT </w:instrText>
            </w:r>
            <w:r w:rsidRPr="00016D3F">
              <w:rPr>
                <w:sz w:val="22"/>
                <w:rPrChange w:id="3297" w:author="Benjamin Pannell" w:date="2014-10-22T19:39:00Z">
                  <w:rPr/>
                </w:rPrChange>
              </w:rPr>
              <w:fldChar w:fldCharType="separate"/>
            </w:r>
            <w:r w:rsidRPr="00016D3F">
              <w:rPr>
                <w:sz w:val="22"/>
                <w:rPrChange w:id="3298" w:author="Benjamin Pannell" w:date="2014-10-22T19:39:00Z">
                  <w:rPr/>
                </w:rPrChange>
              </w:rPr>
              <w:t>Appendix F: Communications Protocol</w:t>
            </w:r>
            <w:r w:rsidRPr="00016D3F">
              <w:rPr>
                <w:sz w:val="22"/>
                <w:rPrChange w:id="3299" w:author="Benjamin Pannell" w:date="2014-10-22T19:39:00Z">
                  <w:rPr/>
                </w:rPrChange>
              </w:rPr>
              <w:fldChar w:fldCharType="end"/>
            </w:r>
          </w:p>
        </w:tc>
      </w:tr>
      <w:tr w:rsidR="00016D3F" w14:paraId="6159281D" w14:textId="77777777" w:rsidTr="00016D3F">
        <w:tc>
          <w:tcPr>
            <w:tcW w:w="2211" w:type="dxa"/>
            <w:tcPrChange w:id="3300" w:author="Benjamin Pannell" w:date="2014-10-22T19:39:00Z">
              <w:tcPr>
                <w:tcW w:w="2830" w:type="dxa"/>
              </w:tcPr>
            </w:tcPrChange>
          </w:tcPr>
          <w:p w14:paraId="78A663CC" w14:textId="5919C3A9" w:rsidR="00016D3F" w:rsidRPr="00016D3F" w:rsidRDefault="00016D3F">
            <w:pPr>
              <w:rPr>
                <w:sz w:val="22"/>
                <w:rPrChange w:id="3301" w:author="Benjamin Pannell" w:date="2014-10-22T19:39:00Z">
                  <w:rPr/>
                </w:rPrChange>
              </w:rPr>
            </w:pPr>
            <w:commentRangeStart w:id="3302"/>
            <w:r w:rsidRPr="00016D3F">
              <w:rPr>
                <w:sz w:val="22"/>
                <w:rPrChange w:id="3303" w:author="Benjamin Pannell" w:date="2014-10-22T19:39:00Z">
                  <w:rPr/>
                </w:rPrChange>
              </w:rPr>
              <w:t>Investigations, Experiments and Data Analysis</w:t>
            </w:r>
            <w:commentRangeEnd w:id="3302"/>
            <w:r w:rsidRPr="00016D3F">
              <w:rPr>
                <w:rStyle w:val="CommentReference"/>
                <w:sz w:val="22"/>
                <w:szCs w:val="22"/>
                <w:rPrChange w:id="3304" w:author="Benjamin Pannell" w:date="2014-10-22T19:39:00Z">
                  <w:rPr>
                    <w:rStyle w:val="CommentReference"/>
                  </w:rPr>
                </w:rPrChange>
              </w:rPr>
              <w:commentReference w:id="3302"/>
            </w:r>
          </w:p>
        </w:tc>
        <w:tc>
          <w:tcPr>
            <w:tcW w:w="4270" w:type="dxa"/>
            <w:tcPrChange w:id="3305" w:author="Benjamin Pannell" w:date="2014-10-22T19:39:00Z">
              <w:tcPr>
                <w:tcW w:w="6231" w:type="dxa"/>
              </w:tcPr>
            </w:tcPrChange>
          </w:tcPr>
          <w:p w14:paraId="7ECE1811" w14:textId="0BCE8380" w:rsidR="00016D3F" w:rsidRPr="00016D3F" w:rsidRDefault="00C03711" w:rsidP="00C03711">
            <w:pPr>
              <w:rPr>
                <w:ins w:id="3306" w:author="Benjamin Pannell" w:date="2014-10-22T19:38:00Z"/>
                <w:sz w:val="22"/>
                <w:rPrChange w:id="3307" w:author="Benjamin Pannell" w:date="2014-10-22T19:39:00Z">
                  <w:rPr>
                    <w:ins w:id="3308" w:author="Benjamin Pannell" w:date="2014-10-22T19:38:00Z"/>
                  </w:rPr>
                </w:rPrChange>
              </w:rPr>
              <w:pPrChange w:id="3309" w:author="Benjamin Pannell" w:date="2014-10-22T19:46:00Z">
                <w:pPr>
                  <w:pStyle w:val="ListParagraph"/>
                  <w:numPr>
                    <w:numId w:val="11"/>
                  </w:numPr>
                  <w:ind w:hanging="360"/>
                </w:pPr>
              </w:pPrChange>
            </w:pPr>
            <w:ins w:id="3310" w:author="Benjamin Pannell" w:date="2014-10-22T19:45:00Z">
              <w:r>
                <w:rPr>
                  <w:sz w:val="22"/>
                </w:rPr>
                <w:t xml:space="preserve">Research into available hardware and software to perform the requisite tasks, as well as testing of the final </w:t>
              </w:r>
            </w:ins>
            <w:ins w:id="3311" w:author="Benjamin Pannell" w:date="2014-10-22T19:46:00Z">
              <w:r>
                <w:rPr>
                  <w:sz w:val="22"/>
                </w:rPr>
                <w:t>device to determine its adequacy for the adopted task – both through the use of automated testing scripts and electronic measuring devices.</w:t>
              </w:r>
            </w:ins>
          </w:p>
        </w:tc>
        <w:tc>
          <w:tcPr>
            <w:tcW w:w="2580" w:type="dxa"/>
            <w:tcPrChange w:id="3312" w:author="Benjamin Pannell" w:date="2014-10-22T19:39:00Z">
              <w:tcPr>
                <w:tcW w:w="6231" w:type="dxa"/>
              </w:tcPr>
            </w:tcPrChange>
          </w:tcPr>
          <w:p w14:paraId="15F99D53" w14:textId="46EDE214" w:rsidR="00016D3F" w:rsidRPr="00016D3F" w:rsidRDefault="00016D3F" w:rsidP="00E932EB">
            <w:pPr>
              <w:pStyle w:val="ListParagraph"/>
              <w:numPr>
                <w:ilvl w:val="0"/>
                <w:numId w:val="11"/>
              </w:numPr>
              <w:rPr>
                <w:sz w:val="22"/>
                <w:rPrChange w:id="3313" w:author="Benjamin Pannell" w:date="2014-10-22T19:39:00Z">
                  <w:rPr/>
                </w:rPrChange>
              </w:rPr>
            </w:pPr>
            <w:r w:rsidRPr="00016D3F">
              <w:rPr>
                <w:sz w:val="22"/>
                <w:rPrChange w:id="3314" w:author="Benjamin Pannell" w:date="2014-10-22T19:39:00Z">
                  <w:rPr/>
                </w:rPrChange>
              </w:rPr>
              <w:fldChar w:fldCharType="begin"/>
            </w:r>
            <w:r w:rsidRPr="00016D3F">
              <w:rPr>
                <w:sz w:val="22"/>
                <w:rPrChange w:id="3315" w:author="Benjamin Pannell" w:date="2014-10-22T19:39:00Z">
                  <w:rPr/>
                </w:rPrChange>
              </w:rPr>
              <w:instrText xml:space="preserve"> REF _Ref401169922 \h </w:instrText>
            </w:r>
            <w:r w:rsidRPr="00016D3F">
              <w:rPr>
                <w:sz w:val="22"/>
                <w:rPrChange w:id="3316" w:author="Benjamin Pannell" w:date="2014-10-22T19:39:00Z">
                  <w:rPr/>
                </w:rPrChange>
              </w:rPr>
            </w:r>
            <w:r>
              <w:rPr>
                <w:sz w:val="22"/>
              </w:rPr>
              <w:instrText xml:space="preserve"> \* MERGEFORMAT </w:instrText>
            </w:r>
            <w:r w:rsidRPr="00016D3F">
              <w:rPr>
                <w:sz w:val="22"/>
                <w:rPrChange w:id="3317" w:author="Benjamin Pannell" w:date="2014-10-22T19:39:00Z">
                  <w:rPr/>
                </w:rPrChange>
              </w:rPr>
              <w:fldChar w:fldCharType="separate"/>
            </w:r>
            <w:r w:rsidRPr="00016D3F">
              <w:rPr>
                <w:sz w:val="22"/>
                <w:rPrChange w:id="3318" w:author="Benjamin Pannell" w:date="2014-10-22T19:39:00Z">
                  <w:rPr/>
                </w:rPrChange>
              </w:rPr>
              <w:t>Pre-Design Investigation</w:t>
            </w:r>
            <w:r w:rsidRPr="00016D3F">
              <w:rPr>
                <w:sz w:val="22"/>
                <w:rPrChange w:id="3319" w:author="Benjamin Pannell" w:date="2014-10-22T19:39:00Z">
                  <w:rPr/>
                </w:rPrChange>
              </w:rPr>
              <w:fldChar w:fldCharType="end"/>
            </w:r>
          </w:p>
          <w:p w14:paraId="368FB44D" w14:textId="2F06FEDF" w:rsidR="00016D3F" w:rsidRPr="00016D3F" w:rsidRDefault="00016D3F" w:rsidP="00E932EB">
            <w:pPr>
              <w:pStyle w:val="ListParagraph"/>
              <w:numPr>
                <w:ilvl w:val="0"/>
                <w:numId w:val="11"/>
              </w:numPr>
              <w:rPr>
                <w:sz w:val="22"/>
                <w:rPrChange w:id="3320" w:author="Benjamin Pannell" w:date="2014-10-22T19:39:00Z">
                  <w:rPr/>
                </w:rPrChange>
              </w:rPr>
            </w:pPr>
            <w:r w:rsidRPr="00016D3F">
              <w:rPr>
                <w:sz w:val="22"/>
                <w:rPrChange w:id="3321" w:author="Benjamin Pannell" w:date="2014-10-22T19:39:00Z">
                  <w:rPr/>
                </w:rPrChange>
              </w:rPr>
              <w:fldChar w:fldCharType="begin"/>
            </w:r>
            <w:r w:rsidRPr="00016D3F">
              <w:rPr>
                <w:sz w:val="22"/>
                <w:rPrChange w:id="3322" w:author="Benjamin Pannell" w:date="2014-10-22T19:39:00Z">
                  <w:rPr/>
                </w:rPrChange>
              </w:rPr>
              <w:instrText xml:space="preserve"> REF _Ref401170330 \h </w:instrText>
            </w:r>
            <w:r w:rsidRPr="00016D3F">
              <w:rPr>
                <w:sz w:val="22"/>
                <w:rPrChange w:id="3323" w:author="Benjamin Pannell" w:date="2014-10-22T19:39:00Z">
                  <w:rPr/>
                </w:rPrChange>
              </w:rPr>
            </w:r>
            <w:r>
              <w:rPr>
                <w:sz w:val="22"/>
              </w:rPr>
              <w:instrText xml:space="preserve"> \* MERGEFORMAT </w:instrText>
            </w:r>
            <w:r w:rsidRPr="00016D3F">
              <w:rPr>
                <w:sz w:val="22"/>
                <w:rPrChange w:id="3324" w:author="Benjamin Pannell" w:date="2014-10-22T19:39:00Z">
                  <w:rPr/>
                </w:rPrChange>
              </w:rPr>
              <w:fldChar w:fldCharType="separate"/>
            </w:r>
            <w:r w:rsidRPr="00016D3F">
              <w:rPr>
                <w:sz w:val="22"/>
                <w:rPrChange w:id="3325" w:author="Benjamin Pannell" w:date="2014-10-22T19:39:00Z">
                  <w:rPr/>
                </w:rPrChange>
              </w:rPr>
              <w:t>Demonstration Device Selection</w:t>
            </w:r>
            <w:r w:rsidRPr="00016D3F">
              <w:rPr>
                <w:sz w:val="22"/>
                <w:rPrChange w:id="3326" w:author="Benjamin Pannell" w:date="2014-10-22T19:39:00Z">
                  <w:rPr/>
                </w:rPrChange>
              </w:rPr>
              <w:fldChar w:fldCharType="end"/>
            </w:r>
          </w:p>
          <w:p w14:paraId="224F9022" w14:textId="3A6C702D" w:rsidR="00016D3F" w:rsidRPr="00016D3F" w:rsidRDefault="00016D3F" w:rsidP="00E932EB">
            <w:pPr>
              <w:pStyle w:val="ListParagraph"/>
              <w:numPr>
                <w:ilvl w:val="0"/>
                <w:numId w:val="11"/>
              </w:numPr>
              <w:rPr>
                <w:sz w:val="22"/>
                <w:rPrChange w:id="3327" w:author="Benjamin Pannell" w:date="2014-10-22T19:39:00Z">
                  <w:rPr/>
                </w:rPrChange>
              </w:rPr>
            </w:pPr>
            <w:r w:rsidRPr="00016D3F">
              <w:rPr>
                <w:sz w:val="22"/>
                <w:rPrChange w:id="3328" w:author="Benjamin Pannell" w:date="2014-10-22T19:39:00Z">
                  <w:rPr/>
                </w:rPrChange>
              </w:rPr>
              <w:fldChar w:fldCharType="begin"/>
            </w:r>
            <w:r w:rsidRPr="00016D3F">
              <w:rPr>
                <w:sz w:val="22"/>
                <w:rPrChange w:id="3329" w:author="Benjamin Pannell" w:date="2014-10-22T19:39:00Z">
                  <w:rPr/>
                </w:rPrChange>
              </w:rPr>
              <w:instrText xml:space="preserve"> REF _Ref401170342 \h </w:instrText>
            </w:r>
            <w:r w:rsidRPr="00016D3F">
              <w:rPr>
                <w:sz w:val="22"/>
                <w:rPrChange w:id="3330" w:author="Benjamin Pannell" w:date="2014-10-22T19:39:00Z">
                  <w:rPr/>
                </w:rPrChange>
              </w:rPr>
            </w:r>
            <w:r>
              <w:rPr>
                <w:sz w:val="22"/>
              </w:rPr>
              <w:instrText xml:space="preserve"> \* MERGEFORMAT </w:instrText>
            </w:r>
            <w:r w:rsidRPr="00016D3F">
              <w:rPr>
                <w:sz w:val="22"/>
                <w:rPrChange w:id="3331" w:author="Benjamin Pannell" w:date="2014-10-22T19:39:00Z">
                  <w:rPr/>
                </w:rPrChange>
              </w:rPr>
              <w:fldChar w:fldCharType="separate"/>
            </w:r>
            <w:r w:rsidRPr="00016D3F">
              <w:rPr>
                <w:sz w:val="22"/>
                <w:rPrChange w:id="3332" w:author="Benjamin Pannell" w:date="2014-10-22T19:39:00Z">
                  <w:rPr/>
                </w:rPrChange>
              </w:rPr>
              <w:t>Appendix E: Performance Benchmarks</w:t>
            </w:r>
            <w:r w:rsidRPr="00016D3F">
              <w:rPr>
                <w:sz w:val="22"/>
                <w:rPrChange w:id="3333" w:author="Benjamin Pannell" w:date="2014-10-22T19:39:00Z">
                  <w:rPr/>
                </w:rPrChange>
              </w:rPr>
              <w:fldChar w:fldCharType="end"/>
            </w:r>
          </w:p>
        </w:tc>
      </w:tr>
      <w:tr w:rsidR="00016D3F" w14:paraId="5747C7FE" w14:textId="77777777" w:rsidTr="00016D3F">
        <w:tc>
          <w:tcPr>
            <w:tcW w:w="2211" w:type="dxa"/>
            <w:tcPrChange w:id="3334" w:author="Benjamin Pannell" w:date="2014-10-22T19:39:00Z">
              <w:tcPr>
                <w:tcW w:w="2830" w:type="dxa"/>
              </w:tcPr>
            </w:tcPrChange>
          </w:tcPr>
          <w:p w14:paraId="3464D07B" w14:textId="4C740E93" w:rsidR="00016D3F" w:rsidRPr="00016D3F" w:rsidRDefault="00016D3F">
            <w:pPr>
              <w:rPr>
                <w:sz w:val="22"/>
                <w:rPrChange w:id="3335" w:author="Benjamin Pannell" w:date="2014-10-22T19:39:00Z">
                  <w:rPr/>
                </w:rPrChange>
              </w:rPr>
            </w:pPr>
            <w:r w:rsidRPr="00016D3F">
              <w:rPr>
                <w:sz w:val="22"/>
                <w:rPrChange w:id="3336" w:author="Benjamin Pannell" w:date="2014-10-22T19:39:00Z">
                  <w:rPr/>
                </w:rPrChange>
              </w:rPr>
              <w:t>Engineering Methods, Skills and Tools, Including Information Technology</w:t>
            </w:r>
          </w:p>
        </w:tc>
        <w:tc>
          <w:tcPr>
            <w:tcW w:w="4270" w:type="dxa"/>
            <w:tcPrChange w:id="3337" w:author="Benjamin Pannell" w:date="2014-10-22T19:39:00Z">
              <w:tcPr>
                <w:tcW w:w="6231" w:type="dxa"/>
              </w:tcPr>
            </w:tcPrChange>
          </w:tcPr>
          <w:p w14:paraId="5D76D5F8" w14:textId="75BEFA6A" w:rsidR="00016D3F" w:rsidRPr="00016D3F" w:rsidRDefault="00C03711" w:rsidP="00C03711">
            <w:pPr>
              <w:rPr>
                <w:ins w:id="3338" w:author="Benjamin Pannell" w:date="2014-10-22T19:38:00Z"/>
                <w:sz w:val="22"/>
                <w:rPrChange w:id="3339" w:author="Benjamin Pannell" w:date="2014-10-22T19:39:00Z">
                  <w:rPr>
                    <w:ins w:id="3340" w:author="Benjamin Pannell" w:date="2014-10-22T19:38:00Z"/>
                  </w:rPr>
                </w:rPrChange>
              </w:rPr>
              <w:pPrChange w:id="3341" w:author="Benjamin Pannell" w:date="2014-10-22T19:47:00Z">
                <w:pPr>
                  <w:pStyle w:val="ListParagraph"/>
                  <w:numPr>
                    <w:numId w:val="11"/>
                  </w:numPr>
                  <w:ind w:hanging="360"/>
                </w:pPr>
              </w:pPrChange>
            </w:pPr>
            <w:ins w:id="3342" w:author="Benjamin Pannell" w:date="2014-10-22T19:46:00Z">
              <w:r>
                <w:rPr>
                  <w:sz w:val="22"/>
                </w:rPr>
                <w:t>The use of a number of programming languages and frameworks to allow flexible use of the system. A design focused on future extensibility,</w:t>
              </w:r>
            </w:ins>
            <w:ins w:id="3343" w:author="Benjamin Pannell" w:date="2014-10-22T19:47:00Z">
              <w:r>
                <w:rPr>
                  <w:sz w:val="22"/>
                </w:rPr>
                <w:t xml:space="preserve"> </w:t>
              </w:r>
            </w:ins>
            <w:ins w:id="3344" w:author="Benjamin Pannell" w:date="2014-10-22T19:46:00Z">
              <w:r>
                <w:rPr>
                  <w:sz w:val="22"/>
                </w:rPr>
                <w:t>cross platform compatibility</w:t>
              </w:r>
            </w:ins>
            <w:ins w:id="3345" w:author="Benjamin Pannell" w:date="2014-10-22T19:47:00Z">
              <w:r>
                <w:rPr>
                  <w:sz w:val="22"/>
                </w:rPr>
                <w:t xml:space="preserve"> and ease of construction so as to simplify academic use.</w:t>
              </w:r>
            </w:ins>
          </w:p>
        </w:tc>
        <w:tc>
          <w:tcPr>
            <w:tcW w:w="2580" w:type="dxa"/>
            <w:tcPrChange w:id="3346" w:author="Benjamin Pannell" w:date="2014-10-22T19:39:00Z">
              <w:tcPr>
                <w:tcW w:w="6231" w:type="dxa"/>
              </w:tcPr>
            </w:tcPrChange>
          </w:tcPr>
          <w:p w14:paraId="0720AB35" w14:textId="6D184CE8" w:rsidR="00016D3F" w:rsidRPr="00016D3F" w:rsidRDefault="00016D3F" w:rsidP="00E932EB">
            <w:pPr>
              <w:pStyle w:val="ListParagraph"/>
              <w:numPr>
                <w:ilvl w:val="0"/>
                <w:numId w:val="11"/>
              </w:numPr>
              <w:rPr>
                <w:sz w:val="22"/>
                <w:rPrChange w:id="3347" w:author="Benjamin Pannell" w:date="2014-10-22T19:39:00Z">
                  <w:rPr/>
                </w:rPrChange>
              </w:rPr>
            </w:pPr>
            <w:r w:rsidRPr="00016D3F">
              <w:rPr>
                <w:sz w:val="22"/>
                <w:rPrChange w:id="3348" w:author="Benjamin Pannell" w:date="2014-10-22T19:39:00Z">
                  <w:rPr/>
                </w:rPrChange>
              </w:rPr>
              <w:fldChar w:fldCharType="begin"/>
            </w:r>
            <w:r w:rsidRPr="00016D3F">
              <w:rPr>
                <w:sz w:val="22"/>
                <w:rPrChange w:id="3349" w:author="Benjamin Pannell" w:date="2014-10-22T19:39:00Z">
                  <w:rPr/>
                </w:rPrChange>
              </w:rPr>
              <w:instrText xml:space="preserve"> REF _Ref401170408 \h </w:instrText>
            </w:r>
            <w:r w:rsidRPr="00016D3F">
              <w:rPr>
                <w:sz w:val="22"/>
                <w:rPrChange w:id="3350" w:author="Benjamin Pannell" w:date="2014-10-22T19:39:00Z">
                  <w:rPr/>
                </w:rPrChange>
              </w:rPr>
            </w:r>
            <w:r>
              <w:rPr>
                <w:sz w:val="22"/>
              </w:rPr>
              <w:instrText xml:space="preserve"> \* MERGEFORMAT </w:instrText>
            </w:r>
            <w:r w:rsidRPr="00016D3F">
              <w:rPr>
                <w:sz w:val="22"/>
                <w:rPrChange w:id="3351" w:author="Benjamin Pannell" w:date="2014-10-22T19:39:00Z">
                  <w:rPr/>
                </w:rPrChange>
              </w:rPr>
              <w:fldChar w:fldCharType="separate"/>
            </w:r>
            <w:r w:rsidRPr="00016D3F">
              <w:rPr>
                <w:sz w:val="22"/>
                <w:rPrChange w:id="3352" w:author="Benjamin Pannell" w:date="2014-10-22T19:39:00Z">
                  <w:rPr/>
                </w:rPrChange>
              </w:rPr>
              <w:t>Software Design</w:t>
            </w:r>
            <w:r w:rsidRPr="00016D3F">
              <w:rPr>
                <w:sz w:val="22"/>
                <w:rPrChange w:id="3353" w:author="Benjamin Pannell" w:date="2014-10-22T19:39:00Z">
                  <w:rPr/>
                </w:rPrChange>
              </w:rPr>
              <w:fldChar w:fldCharType="end"/>
            </w:r>
          </w:p>
          <w:p w14:paraId="1A9EC066" w14:textId="584B42F6" w:rsidR="00016D3F" w:rsidRPr="00016D3F" w:rsidRDefault="00016D3F" w:rsidP="00E932EB">
            <w:pPr>
              <w:pStyle w:val="ListParagraph"/>
              <w:numPr>
                <w:ilvl w:val="0"/>
                <w:numId w:val="11"/>
              </w:numPr>
              <w:rPr>
                <w:sz w:val="22"/>
                <w:rPrChange w:id="3354" w:author="Benjamin Pannell" w:date="2014-10-22T19:39:00Z">
                  <w:rPr/>
                </w:rPrChange>
              </w:rPr>
            </w:pPr>
            <w:r w:rsidRPr="00016D3F">
              <w:rPr>
                <w:sz w:val="22"/>
                <w:rPrChange w:id="3355" w:author="Benjamin Pannell" w:date="2014-10-22T19:39:00Z">
                  <w:rPr/>
                </w:rPrChange>
              </w:rPr>
              <w:fldChar w:fldCharType="begin"/>
            </w:r>
            <w:r w:rsidRPr="00016D3F">
              <w:rPr>
                <w:sz w:val="22"/>
                <w:rPrChange w:id="3356" w:author="Benjamin Pannell" w:date="2014-10-22T19:39:00Z">
                  <w:rPr/>
                </w:rPrChange>
              </w:rPr>
              <w:instrText xml:space="preserve"> REF _Ref401170411 \h </w:instrText>
            </w:r>
            <w:r w:rsidRPr="00016D3F">
              <w:rPr>
                <w:sz w:val="22"/>
                <w:rPrChange w:id="3357" w:author="Benjamin Pannell" w:date="2014-10-22T19:39:00Z">
                  <w:rPr/>
                </w:rPrChange>
              </w:rPr>
            </w:r>
            <w:r>
              <w:rPr>
                <w:sz w:val="22"/>
              </w:rPr>
              <w:instrText xml:space="preserve"> \* MERGEFORMAT </w:instrText>
            </w:r>
            <w:r w:rsidRPr="00016D3F">
              <w:rPr>
                <w:sz w:val="22"/>
                <w:rPrChange w:id="3358" w:author="Benjamin Pannell" w:date="2014-10-22T19:39:00Z">
                  <w:rPr/>
                </w:rPrChange>
              </w:rPr>
              <w:fldChar w:fldCharType="separate"/>
            </w:r>
            <w:r w:rsidRPr="00016D3F">
              <w:rPr>
                <w:sz w:val="22"/>
                <w:rPrChange w:id="3359" w:author="Benjamin Pannell" w:date="2014-10-22T19:39:00Z">
                  <w:rPr/>
                </w:rPrChange>
              </w:rPr>
              <w:t>Communications Protocol</w:t>
            </w:r>
            <w:r w:rsidRPr="00016D3F">
              <w:rPr>
                <w:sz w:val="22"/>
                <w:rPrChange w:id="3360" w:author="Benjamin Pannell" w:date="2014-10-22T19:39:00Z">
                  <w:rPr/>
                </w:rPrChange>
              </w:rPr>
              <w:fldChar w:fldCharType="end"/>
            </w:r>
          </w:p>
        </w:tc>
      </w:tr>
      <w:tr w:rsidR="00016D3F" w14:paraId="5292196E" w14:textId="77777777" w:rsidTr="00016D3F">
        <w:tc>
          <w:tcPr>
            <w:tcW w:w="2211" w:type="dxa"/>
            <w:tcPrChange w:id="3361" w:author="Benjamin Pannell" w:date="2014-10-22T19:39:00Z">
              <w:tcPr>
                <w:tcW w:w="2830" w:type="dxa"/>
              </w:tcPr>
            </w:tcPrChange>
          </w:tcPr>
          <w:p w14:paraId="77D04B4A" w14:textId="1B5FF1A0" w:rsidR="00016D3F" w:rsidRPr="00016D3F" w:rsidRDefault="00016D3F">
            <w:pPr>
              <w:rPr>
                <w:sz w:val="22"/>
                <w:rPrChange w:id="3362" w:author="Benjamin Pannell" w:date="2014-10-22T19:39:00Z">
                  <w:rPr/>
                </w:rPrChange>
              </w:rPr>
            </w:pPr>
            <w:r w:rsidRPr="00016D3F">
              <w:rPr>
                <w:sz w:val="22"/>
                <w:rPrChange w:id="3363" w:author="Benjamin Pannell" w:date="2014-10-22T19:39:00Z">
                  <w:rPr/>
                </w:rPrChange>
              </w:rPr>
              <w:t>Professional and Technical Communication</w:t>
            </w:r>
          </w:p>
        </w:tc>
        <w:tc>
          <w:tcPr>
            <w:tcW w:w="4270" w:type="dxa"/>
            <w:tcPrChange w:id="3364" w:author="Benjamin Pannell" w:date="2014-10-22T19:39:00Z">
              <w:tcPr>
                <w:tcW w:w="6231" w:type="dxa"/>
              </w:tcPr>
            </w:tcPrChange>
          </w:tcPr>
          <w:p w14:paraId="7130D86F" w14:textId="267479F1" w:rsidR="00016D3F" w:rsidRPr="00016D3F" w:rsidRDefault="00C03711" w:rsidP="00C03711">
            <w:pPr>
              <w:rPr>
                <w:ins w:id="3365" w:author="Benjamin Pannell" w:date="2014-10-22T19:38:00Z"/>
                <w:sz w:val="22"/>
                <w:rPrChange w:id="3366" w:author="Benjamin Pannell" w:date="2014-10-22T19:39:00Z">
                  <w:rPr>
                    <w:ins w:id="3367" w:author="Benjamin Pannell" w:date="2014-10-22T19:38:00Z"/>
                  </w:rPr>
                </w:rPrChange>
              </w:rPr>
              <w:pPrChange w:id="3368" w:author="Benjamin Pannell" w:date="2014-10-22T19:48:00Z">
                <w:pPr>
                  <w:pStyle w:val="ListParagraph"/>
                  <w:numPr>
                    <w:numId w:val="11"/>
                  </w:numPr>
                  <w:ind w:hanging="360"/>
                </w:pPr>
              </w:pPrChange>
            </w:pPr>
            <w:ins w:id="3369" w:author="Benjamin Pannell" w:date="2014-10-22T19:48:00Z">
              <w:r>
                <w:rPr>
                  <w:sz w:val="22"/>
                </w:rPr>
                <w:t>This report and the presentation of the device.</w:t>
              </w:r>
            </w:ins>
          </w:p>
        </w:tc>
        <w:tc>
          <w:tcPr>
            <w:tcW w:w="2580" w:type="dxa"/>
            <w:tcPrChange w:id="3370" w:author="Benjamin Pannell" w:date="2014-10-22T19:39:00Z">
              <w:tcPr>
                <w:tcW w:w="6231" w:type="dxa"/>
              </w:tcPr>
            </w:tcPrChange>
          </w:tcPr>
          <w:p w14:paraId="0CE544EE" w14:textId="5A54B9BF" w:rsidR="00016D3F" w:rsidRPr="00016D3F" w:rsidRDefault="00016D3F" w:rsidP="00E932EB">
            <w:pPr>
              <w:pStyle w:val="ListParagraph"/>
              <w:numPr>
                <w:ilvl w:val="0"/>
                <w:numId w:val="11"/>
              </w:numPr>
              <w:rPr>
                <w:sz w:val="22"/>
                <w:rPrChange w:id="3371" w:author="Benjamin Pannell" w:date="2014-10-22T19:39:00Z">
                  <w:rPr/>
                </w:rPrChange>
              </w:rPr>
            </w:pPr>
            <w:r w:rsidRPr="00016D3F">
              <w:rPr>
                <w:sz w:val="22"/>
                <w:rPrChange w:id="3372" w:author="Benjamin Pannell" w:date="2014-10-22T19:39:00Z">
                  <w:rPr/>
                </w:rPrChange>
              </w:rPr>
              <w:fldChar w:fldCharType="begin"/>
            </w:r>
            <w:r w:rsidRPr="00016D3F">
              <w:rPr>
                <w:sz w:val="22"/>
                <w:rPrChange w:id="3373" w:author="Benjamin Pannell" w:date="2014-10-22T19:39:00Z">
                  <w:rPr/>
                </w:rPrChange>
              </w:rPr>
              <w:instrText xml:space="preserve"> REF _Ref401170433 \h </w:instrText>
            </w:r>
            <w:r w:rsidRPr="00016D3F">
              <w:rPr>
                <w:sz w:val="22"/>
                <w:rPrChange w:id="3374" w:author="Benjamin Pannell" w:date="2014-10-22T19:39:00Z">
                  <w:rPr/>
                </w:rPrChange>
              </w:rPr>
            </w:r>
            <w:r>
              <w:rPr>
                <w:sz w:val="22"/>
              </w:rPr>
              <w:instrText xml:space="preserve"> \* MERGEFORMAT </w:instrText>
            </w:r>
            <w:r w:rsidRPr="00016D3F">
              <w:rPr>
                <w:sz w:val="22"/>
                <w:rPrChange w:id="3375" w:author="Benjamin Pannell" w:date="2014-10-22T19:39:00Z">
                  <w:rPr/>
                </w:rPrChange>
              </w:rPr>
              <w:fldChar w:fldCharType="separate"/>
            </w:r>
            <w:r w:rsidRPr="00016D3F">
              <w:rPr>
                <w:sz w:val="22"/>
                <w:rPrChange w:id="3376" w:author="Benjamin Pannell" w:date="2014-10-22T19:39:00Z">
                  <w:rPr/>
                </w:rPrChange>
              </w:rPr>
              <w:t>Software Design</w:t>
            </w:r>
            <w:r w:rsidRPr="00016D3F">
              <w:rPr>
                <w:sz w:val="22"/>
                <w:rPrChange w:id="3377" w:author="Benjamin Pannell" w:date="2014-10-22T19:39:00Z">
                  <w:rPr/>
                </w:rPrChange>
              </w:rPr>
              <w:fldChar w:fldCharType="end"/>
            </w:r>
          </w:p>
        </w:tc>
      </w:tr>
      <w:tr w:rsidR="00016D3F" w14:paraId="63AA6990" w14:textId="77777777" w:rsidTr="00016D3F">
        <w:tc>
          <w:tcPr>
            <w:tcW w:w="2211" w:type="dxa"/>
            <w:tcPrChange w:id="3378" w:author="Benjamin Pannell" w:date="2014-10-22T19:39:00Z">
              <w:tcPr>
                <w:tcW w:w="2830" w:type="dxa"/>
              </w:tcPr>
            </w:tcPrChange>
          </w:tcPr>
          <w:p w14:paraId="49E668ED" w14:textId="5815512C" w:rsidR="00016D3F" w:rsidRPr="00016D3F" w:rsidRDefault="00016D3F">
            <w:pPr>
              <w:rPr>
                <w:sz w:val="22"/>
                <w:rPrChange w:id="3379" w:author="Benjamin Pannell" w:date="2014-10-22T19:39:00Z">
                  <w:rPr/>
                </w:rPrChange>
              </w:rPr>
            </w:pPr>
            <w:r w:rsidRPr="00016D3F">
              <w:rPr>
                <w:sz w:val="22"/>
                <w:rPrChange w:id="3380" w:author="Benjamin Pannell" w:date="2014-10-22T19:39:00Z">
                  <w:rPr/>
                </w:rPrChange>
              </w:rPr>
              <w:t>Independent Learning Ability</w:t>
            </w:r>
          </w:p>
        </w:tc>
        <w:tc>
          <w:tcPr>
            <w:tcW w:w="4270" w:type="dxa"/>
            <w:tcPrChange w:id="3381" w:author="Benjamin Pannell" w:date="2014-10-22T19:39:00Z">
              <w:tcPr>
                <w:tcW w:w="6231" w:type="dxa"/>
              </w:tcPr>
            </w:tcPrChange>
          </w:tcPr>
          <w:p w14:paraId="6F753960" w14:textId="6001CBDE" w:rsidR="00016D3F" w:rsidRPr="00016D3F" w:rsidRDefault="00C03711" w:rsidP="00C03711">
            <w:pPr>
              <w:rPr>
                <w:ins w:id="3382" w:author="Benjamin Pannell" w:date="2014-10-22T19:38:00Z"/>
                <w:sz w:val="22"/>
                <w:rPrChange w:id="3383" w:author="Benjamin Pannell" w:date="2014-10-22T19:39:00Z">
                  <w:rPr>
                    <w:ins w:id="3384" w:author="Benjamin Pannell" w:date="2014-10-22T19:38:00Z"/>
                  </w:rPr>
                </w:rPrChange>
              </w:rPr>
              <w:pPrChange w:id="3385" w:author="Benjamin Pannell" w:date="2014-10-22T19:49:00Z">
                <w:pPr>
                  <w:pStyle w:val="ListParagraph"/>
                  <w:numPr>
                    <w:numId w:val="11"/>
                  </w:numPr>
                  <w:ind w:hanging="360"/>
                </w:pPr>
              </w:pPrChange>
            </w:pPr>
            <w:ins w:id="3386" w:author="Benjamin Pannell" w:date="2014-10-22T19:48:00Z">
              <w:r>
                <w:rPr>
                  <w:sz w:val="22"/>
                </w:rPr>
                <w:t>The student was responsible for performing his own research, making design decisions and implementing the system with minimal assistance from 3</w:t>
              </w:r>
              <w:r w:rsidRPr="00C03711">
                <w:rPr>
                  <w:sz w:val="22"/>
                  <w:vertAlign w:val="superscript"/>
                  <w:rPrChange w:id="3387" w:author="Benjamin Pannell" w:date="2014-10-22T19:49:00Z">
                    <w:rPr>
                      <w:sz w:val="22"/>
                    </w:rPr>
                  </w:rPrChange>
                </w:rPr>
                <w:t>rd</w:t>
              </w:r>
              <w:r>
                <w:rPr>
                  <w:sz w:val="22"/>
                </w:rPr>
                <w:t xml:space="preserve"> </w:t>
              </w:r>
            </w:ins>
            <w:ins w:id="3388" w:author="Benjamin Pannell" w:date="2014-10-22T19:49:00Z">
              <w:r>
                <w:rPr>
                  <w:sz w:val="22"/>
                </w:rPr>
                <w:t>parties. Additional skills were developed as necessary to complete the project.</w:t>
              </w:r>
            </w:ins>
          </w:p>
        </w:tc>
        <w:tc>
          <w:tcPr>
            <w:tcW w:w="2580" w:type="dxa"/>
            <w:tcPrChange w:id="3389" w:author="Benjamin Pannell" w:date="2014-10-22T19:39:00Z">
              <w:tcPr>
                <w:tcW w:w="6231" w:type="dxa"/>
              </w:tcPr>
            </w:tcPrChange>
          </w:tcPr>
          <w:p w14:paraId="47797400" w14:textId="7F66C12E" w:rsidR="00016D3F" w:rsidRPr="00016D3F" w:rsidRDefault="00016D3F" w:rsidP="00E932EB">
            <w:pPr>
              <w:pStyle w:val="ListParagraph"/>
              <w:numPr>
                <w:ilvl w:val="0"/>
                <w:numId w:val="11"/>
              </w:numPr>
              <w:rPr>
                <w:sz w:val="22"/>
                <w:rPrChange w:id="3390" w:author="Benjamin Pannell" w:date="2014-10-22T19:39:00Z">
                  <w:rPr/>
                </w:rPrChange>
              </w:rPr>
            </w:pPr>
            <w:r w:rsidRPr="00016D3F">
              <w:rPr>
                <w:sz w:val="22"/>
                <w:rPrChange w:id="3391" w:author="Benjamin Pannell" w:date="2014-10-22T19:39:00Z">
                  <w:rPr/>
                </w:rPrChange>
              </w:rPr>
              <w:fldChar w:fldCharType="begin"/>
            </w:r>
            <w:r w:rsidRPr="00016D3F">
              <w:rPr>
                <w:sz w:val="22"/>
                <w:rPrChange w:id="3392" w:author="Benjamin Pannell" w:date="2014-10-22T19:39:00Z">
                  <w:rPr/>
                </w:rPrChange>
              </w:rPr>
              <w:instrText xml:space="preserve"> REF _Ref401170456 \h </w:instrText>
            </w:r>
            <w:r w:rsidRPr="00016D3F">
              <w:rPr>
                <w:sz w:val="22"/>
                <w:rPrChange w:id="3393" w:author="Benjamin Pannell" w:date="2014-10-22T19:39:00Z">
                  <w:rPr/>
                </w:rPrChange>
              </w:rPr>
            </w:r>
            <w:r>
              <w:rPr>
                <w:sz w:val="22"/>
              </w:rPr>
              <w:instrText xml:space="preserve"> \* MERGEFORMAT </w:instrText>
            </w:r>
            <w:r w:rsidRPr="00016D3F">
              <w:rPr>
                <w:sz w:val="22"/>
                <w:rPrChange w:id="3394" w:author="Benjamin Pannell" w:date="2014-10-22T19:39:00Z">
                  <w:rPr/>
                </w:rPrChange>
              </w:rPr>
              <w:fldChar w:fldCharType="separate"/>
            </w:r>
            <w:ins w:id="3395" w:author="Benjamin Pannell" w:date="2014-10-22T19:48:00Z">
              <w:r w:rsidR="00C03711" w:rsidRPr="00C03711">
                <w:rPr>
                  <w:sz w:val="22"/>
                  <w:rPrChange w:id="3396" w:author="Benjamin Pannell" w:date="2014-10-22T19:48:00Z">
                    <w:rPr/>
                  </w:rPrChange>
                </w:rPr>
                <w:t>Universal Serial Bus Background</w:t>
              </w:r>
            </w:ins>
            <w:del w:id="3397" w:author="Benjamin Pannell" w:date="2014-10-22T19:48:00Z">
              <w:r w:rsidRPr="00016D3F" w:rsidDel="00C03711">
                <w:rPr>
                  <w:sz w:val="22"/>
                  <w:rPrChange w:id="3398" w:author="Benjamin Pannell" w:date="2014-10-22T19:39:00Z">
                    <w:rPr/>
                  </w:rPrChange>
                </w:rPr>
                <w:delText>Univeral Serial Bus Bac</w:delText>
              </w:r>
              <w:r w:rsidRPr="00016D3F" w:rsidDel="00C03711">
                <w:rPr>
                  <w:sz w:val="22"/>
                  <w:rPrChange w:id="3399" w:author="Benjamin Pannell" w:date="2014-10-22T19:39:00Z">
                    <w:rPr/>
                  </w:rPrChange>
                </w:rPr>
                <w:delText>k</w:delText>
              </w:r>
              <w:r w:rsidRPr="00016D3F" w:rsidDel="00C03711">
                <w:rPr>
                  <w:sz w:val="22"/>
                  <w:rPrChange w:id="3400" w:author="Benjamin Pannell" w:date="2014-10-22T19:39:00Z">
                    <w:rPr/>
                  </w:rPrChange>
                </w:rPr>
                <w:delText>ground</w:delText>
              </w:r>
            </w:del>
            <w:r w:rsidRPr="00016D3F">
              <w:rPr>
                <w:sz w:val="22"/>
                <w:rPrChange w:id="3401" w:author="Benjamin Pannell" w:date="2014-10-22T19:39:00Z">
                  <w:rPr/>
                </w:rPrChange>
              </w:rPr>
              <w:fldChar w:fldCharType="end"/>
            </w:r>
          </w:p>
          <w:p w14:paraId="115B2AE6" w14:textId="240DF806" w:rsidR="00016D3F" w:rsidRPr="00016D3F" w:rsidRDefault="00016D3F" w:rsidP="00E932EB">
            <w:pPr>
              <w:pStyle w:val="ListParagraph"/>
              <w:numPr>
                <w:ilvl w:val="0"/>
                <w:numId w:val="11"/>
              </w:numPr>
              <w:rPr>
                <w:sz w:val="22"/>
                <w:rPrChange w:id="3402" w:author="Benjamin Pannell" w:date="2014-10-22T19:39:00Z">
                  <w:rPr/>
                </w:rPrChange>
              </w:rPr>
            </w:pPr>
            <w:r w:rsidRPr="00016D3F">
              <w:rPr>
                <w:sz w:val="22"/>
                <w:rPrChange w:id="3403" w:author="Benjamin Pannell" w:date="2014-10-22T19:39:00Z">
                  <w:rPr/>
                </w:rPrChange>
              </w:rPr>
              <w:fldChar w:fldCharType="begin"/>
            </w:r>
            <w:r w:rsidRPr="00016D3F">
              <w:rPr>
                <w:sz w:val="22"/>
                <w:rPrChange w:id="3404" w:author="Benjamin Pannell" w:date="2014-10-22T19:39:00Z">
                  <w:rPr/>
                </w:rPrChange>
              </w:rPr>
              <w:instrText xml:space="preserve"> REF _Ref401169922 \h </w:instrText>
            </w:r>
            <w:r w:rsidRPr="00016D3F">
              <w:rPr>
                <w:sz w:val="22"/>
                <w:rPrChange w:id="3405" w:author="Benjamin Pannell" w:date="2014-10-22T19:39:00Z">
                  <w:rPr/>
                </w:rPrChange>
              </w:rPr>
            </w:r>
            <w:r>
              <w:rPr>
                <w:sz w:val="22"/>
              </w:rPr>
              <w:instrText xml:space="preserve"> \* MERGEFORMAT </w:instrText>
            </w:r>
            <w:r w:rsidRPr="00016D3F">
              <w:rPr>
                <w:sz w:val="22"/>
                <w:rPrChange w:id="3406" w:author="Benjamin Pannell" w:date="2014-10-22T19:39:00Z">
                  <w:rPr/>
                </w:rPrChange>
              </w:rPr>
              <w:fldChar w:fldCharType="separate"/>
            </w:r>
            <w:r w:rsidRPr="00016D3F">
              <w:rPr>
                <w:sz w:val="22"/>
                <w:rPrChange w:id="3407" w:author="Benjamin Pannell" w:date="2014-10-22T19:39:00Z">
                  <w:rPr/>
                </w:rPrChange>
              </w:rPr>
              <w:t>Pre-Design Investigation</w:t>
            </w:r>
            <w:r w:rsidRPr="00016D3F">
              <w:rPr>
                <w:sz w:val="22"/>
                <w:rPrChange w:id="3408" w:author="Benjamin Pannell" w:date="2014-10-22T19:39:00Z">
                  <w:rPr/>
                </w:rPrChange>
              </w:rPr>
              <w:fldChar w:fldCharType="end"/>
            </w:r>
          </w:p>
          <w:p w14:paraId="27542F61" w14:textId="46F0D0D3" w:rsidR="00016D3F" w:rsidRPr="00016D3F" w:rsidRDefault="00016D3F" w:rsidP="00E932EB">
            <w:pPr>
              <w:pStyle w:val="ListParagraph"/>
              <w:numPr>
                <w:ilvl w:val="0"/>
                <w:numId w:val="11"/>
              </w:numPr>
              <w:rPr>
                <w:sz w:val="22"/>
                <w:rPrChange w:id="3409" w:author="Benjamin Pannell" w:date="2014-10-22T19:39:00Z">
                  <w:rPr/>
                </w:rPrChange>
              </w:rPr>
            </w:pPr>
            <w:r w:rsidRPr="00016D3F">
              <w:rPr>
                <w:sz w:val="22"/>
                <w:rPrChange w:id="3410" w:author="Benjamin Pannell" w:date="2014-10-22T19:39:00Z">
                  <w:rPr/>
                </w:rPrChange>
              </w:rPr>
              <w:fldChar w:fldCharType="begin"/>
            </w:r>
            <w:r w:rsidRPr="00016D3F">
              <w:rPr>
                <w:sz w:val="22"/>
                <w:rPrChange w:id="3411" w:author="Benjamin Pannell" w:date="2014-10-22T19:39:00Z">
                  <w:rPr/>
                </w:rPrChange>
              </w:rPr>
              <w:instrText xml:space="preserve"> REF _Ref401170475 \h </w:instrText>
            </w:r>
            <w:r w:rsidRPr="00016D3F">
              <w:rPr>
                <w:sz w:val="22"/>
                <w:rPrChange w:id="3412" w:author="Benjamin Pannell" w:date="2014-10-22T19:39:00Z">
                  <w:rPr/>
                </w:rPrChange>
              </w:rPr>
            </w:r>
            <w:r>
              <w:rPr>
                <w:sz w:val="22"/>
              </w:rPr>
              <w:instrText xml:space="preserve"> \* MERGEFORMAT </w:instrText>
            </w:r>
            <w:r w:rsidRPr="00016D3F">
              <w:rPr>
                <w:sz w:val="22"/>
                <w:rPrChange w:id="3413" w:author="Benjamin Pannell" w:date="2014-10-22T19:39:00Z">
                  <w:rPr/>
                </w:rPrChange>
              </w:rPr>
              <w:fldChar w:fldCharType="separate"/>
            </w:r>
            <w:r w:rsidRPr="00016D3F">
              <w:rPr>
                <w:sz w:val="22"/>
                <w:rPrChange w:id="3414" w:author="Benjamin Pannell" w:date="2014-10-22T19:39:00Z">
                  <w:rPr/>
                </w:rPrChange>
              </w:rPr>
              <w:t>References</w:t>
            </w:r>
            <w:r w:rsidRPr="00016D3F">
              <w:rPr>
                <w:sz w:val="22"/>
                <w:rPrChange w:id="3415" w:author="Benjamin Pannell" w:date="2014-10-22T19:39:00Z">
                  <w:rPr/>
                </w:rPrChange>
              </w:rPr>
              <w:fldChar w:fldCharType="end"/>
            </w:r>
          </w:p>
        </w:tc>
      </w:tr>
    </w:tbl>
    <w:p w14:paraId="1B114441" w14:textId="77777777" w:rsidR="00D42A24" w:rsidRDefault="00D42A24">
      <w:r>
        <w:br w:type="page"/>
      </w:r>
    </w:p>
    <w:p w14:paraId="00743979" w14:textId="7BC46D36" w:rsidR="00D42A24" w:rsidDel="00C66450" w:rsidRDefault="00D42A24" w:rsidP="00D42A24">
      <w:pPr>
        <w:pStyle w:val="Heading1"/>
        <w:rPr>
          <w:del w:id="3416" w:author="Benjamin Pannell" w:date="2014-10-22T19:23:00Z"/>
        </w:rPr>
      </w:pPr>
      <w:bookmarkStart w:id="3417" w:name="_Toc395540533"/>
      <w:del w:id="3418" w:author="Benjamin Pannell" w:date="2014-10-22T19:23:00Z">
        <w:r w:rsidDel="00C66450">
          <w:lastRenderedPageBreak/>
          <w:delText>Appendix D: Circuit Diagram</w:delText>
        </w:r>
        <w:bookmarkEnd w:id="3417"/>
      </w:del>
    </w:p>
    <w:p w14:paraId="05CD91DB" w14:textId="619F24F3" w:rsidR="00D42A24" w:rsidDel="00C66450" w:rsidRDefault="00D74866" w:rsidP="00D42A24">
      <w:pPr>
        <w:rPr>
          <w:del w:id="3419" w:author="Benjamin Pannell" w:date="2014-10-22T19:23:00Z"/>
        </w:rPr>
      </w:pPr>
      <w:del w:id="3420" w:author="Benjamin Pannell" w:date="2014-10-22T19:23:00Z">
        <w:r w:rsidDel="00C66450">
          <w:delText>The circuit diagram for the Isotope emulation device, as connected to the Raspberry Pi’s UART, is show below. Take note that at no point are the Raspberry Pi and Teensy 2.0’s power supplies coupled, ensuring that the Raspberry Pi cannot draw current through the Teensy 2.0 – as doing so has the possibility of damaging the Teensy 2.0’s circuitry.</w:delText>
        </w:r>
      </w:del>
    </w:p>
    <w:p w14:paraId="3A612932" w14:textId="315973EA" w:rsidR="00D74866" w:rsidDel="00C66450" w:rsidRDefault="00D74866" w:rsidP="00D42A24">
      <w:pPr>
        <w:rPr>
          <w:del w:id="3421" w:author="Benjamin Pannell" w:date="2014-10-22T19:23:00Z"/>
          <w:noProof/>
          <w:lang w:eastAsia="en-ZA"/>
        </w:rPr>
      </w:pPr>
    </w:p>
    <w:p w14:paraId="3C762FB3" w14:textId="2F7657DE" w:rsidR="00FB77B6" w:rsidDel="00C66450" w:rsidRDefault="00D74866" w:rsidP="00FB77B6">
      <w:pPr>
        <w:keepNext/>
        <w:rPr>
          <w:del w:id="3422" w:author="Benjamin Pannell" w:date="2014-10-22T19:23:00Z"/>
        </w:rPr>
      </w:pPr>
      <w:del w:id="3423" w:author="Benjamin Pannell" w:date="2014-10-22T19:23:00Z">
        <w:r w:rsidDel="00C66450">
          <w:rPr>
            <w:noProof/>
            <w:lang w:eastAsia="en-ZA"/>
          </w:rPr>
          <w:drawing>
            <wp:inline distT="0" distB="0" distL="0" distR="0" wp14:anchorId="0D772E6D" wp14:editId="303CB496">
              <wp:extent cx="5734050" cy="34301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4">
                        <a:extLst>
                          <a:ext uri="{28A0092B-C50C-407E-A947-70E740481C1C}">
                            <a14:useLocalDpi xmlns:a14="http://schemas.microsoft.com/office/drawing/2010/main" val="0"/>
                          </a:ext>
                        </a:extLst>
                      </a:blip>
                      <a:srcRect t="6762" r="25918" b="30738"/>
                      <a:stretch/>
                    </pic:blipFill>
                    <pic:spPr bwMode="auto">
                      <a:xfrm>
                        <a:off x="0" y="0"/>
                        <a:ext cx="5751182" cy="3440440"/>
                      </a:xfrm>
                      <a:prstGeom prst="rect">
                        <a:avLst/>
                      </a:prstGeom>
                      <a:ln>
                        <a:noFill/>
                      </a:ln>
                      <a:extLst>
                        <a:ext uri="{53640926-AAD7-44D8-BBD7-CCE9431645EC}">
                          <a14:shadowObscured xmlns:a14="http://schemas.microsoft.com/office/drawing/2010/main"/>
                        </a:ext>
                      </a:extLst>
                    </pic:spPr>
                  </pic:pic>
                </a:graphicData>
              </a:graphic>
            </wp:inline>
          </w:drawing>
        </w:r>
      </w:del>
    </w:p>
    <w:p w14:paraId="1D10BA06" w14:textId="7C26E67E" w:rsidR="00D74866" w:rsidDel="00C66450" w:rsidRDefault="00FB77B6" w:rsidP="0072752C">
      <w:pPr>
        <w:pStyle w:val="Caption"/>
        <w:rPr>
          <w:del w:id="3424" w:author="Benjamin Pannell" w:date="2014-10-22T19:23:00Z"/>
        </w:rPr>
      </w:pPr>
      <w:del w:id="3425" w:author="Benjamin Pannell" w:date="2014-10-22T19:23:00Z">
        <w:r w:rsidDel="00C66450">
          <w:delText xml:space="preserve">Figure </w:delText>
        </w:r>
      </w:del>
      <w:del w:id="3426" w:author="Benjamin Pannell" w:date="2014-10-22T19:22:00Z">
        <w:r w:rsidR="00B24485" w:rsidDel="00C66450">
          <w:fldChar w:fldCharType="begin"/>
        </w:r>
        <w:r w:rsidR="00B24485" w:rsidDel="00C66450">
          <w:delInstrText xml:space="preserve"> SEQ Figure \* ARABIC </w:delInstrText>
        </w:r>
        <w:r w:rsidR="00B24485" w:rsidDel="00C66450">
          <w:fldChar w:fldCharType="separate"/>
        </w:r>
      </w:del>
      <w:del w:id="3427" w:author="Benjamin Pannell" w:date="2014-10-20T12:23:00Z">
        <w:r w:rsidR="00F30034" w:rsidDel="00C93124">
          <w:rPr>
            <w:noProof/>
          </w:rPr>
          <w:delText>21</w:delText>
        </w:r>
      </w:del>
      <w:del w:id="3428" w:author="Benjamin Pannell" w:date="2014-10-22T19:22:00Z">
        <w:r w:rsidR="00B24485" w:rsidDel="00C66450">
          <w:rPr>
            <w:noProof/>
          </w:rPr>
          <w:fldChar w:fldCharType="end"/>
        </w:r>
      </w:del>
      <w:del w:id="3429" w:author="Benjamin Pannell" w:date="2014-10-22T19:23:00Z">
        <w:r w:rsidR="0072752C" w:rsidDel="00C66450">
          <w:delText xml:space="preserve"> Circuit Diagram</w:delText>
        </w:r>
      </w:del>
    </w:p>
    <w:p w14:paraId="25BD4369" w14:textId="5EE51DAA" w:rsidR="00D42A24" w:rsidDel="00C66450" w:rsidRDefault="00D42A24">
      <w:pPr>
        <w:rPr>
          <w:del w:id="3430" w:author="Benjamin Pannell" w:date="2014-10-22T19:23:00Z"/>
        </w:rPr>
      </w:pPr>
      <w:del w:id="3431" w:author="Benjamin Pannell" w:date="2014-10-22T19:23:00Z">
        <w:r w:rsidDel="00C66450">
          <w:br w:type="page"/>
        </w:r>
      </w:del>
    </w:p>
    <w:p w14:paraId="68CFD4B4" w14:textId="74A30042" w:rsidR="00D42A24" w:rsidDel="00C66450" w:rsidRDefault="00D42A24" w:rsidP="00D42A24">
      <w:pPr>
        <w:pStyle w:val="Heading1"/>
        <w:rPr>
          <w:del w:id="3432" w:author="Benjamin Pannell" w:date="2014-10-22T19:24:00Z"/>
        </w:rPr>
      </w:pPr>
      <w:bookmarkStart w:id="3433" w:name="_Toc395540534"/>
      <w:bookmarkStart w:id="3434" w:name="_Ref401170107"/>
      <w:bookmarkStart w:id="3435" w:name="_Ref401170342"/>
      <w:del w:id="3436" w:author="Benjamin Pannell" w:date="2014-10-22T19:24:00Z">
        <w:r w:rsidDel="00C66450">
          <w:delText>Appendix E: Performance Benchmarks</w:delText>
        </w:r>
        <w:bookmarkEnd w:id="3433"/>
        <w:bookmarkEnd w:id="3434"/>
        <w:bookmarkEnd w:id="3435"/>
      </w:del>
    </w:p>
    <w:p w14:paraId="081FFB20" w14:textId="42669629" w:rsidR="00D42A24" w:rsidDel="00C66450" w:rsidRDefault="00D42A24" w:rsidP="00D42A24">
      <w:pPr>
        <w:rPr>
          <w:del w:id="3437" w:author="Benjamin Pannell" w:date="2014-10-22T19:24:00Z"/>
        </w:rPr>
      </w:pPr>
      <w:del w:id="3438" w:author="Benjamin Pannell" w:date="2014-10-22T19:24:00Z">
        <w:r w:rsidDel="00C66450">
          <w:delText>Need to do performance testing to determine the maximum data throughput, as well as the best baud rate to operate the UART at to help prevent data-loss due to buffer overflows.</w:delText>
        </w:r>
      </w:del>
    </w:p>
    <w:p w14:paraId="4DF1A628" w14:textId="0D2DE809" w:rsidR="00D42A24" w:rsidDel="00C66450" w:rsidRDefault="00D42A24" w:rsidP="00D42A24">
      <w:pPr>
        <w:rPr>
          <w:del w:id="3439" w:author="Benjamin Pannell" w:date="2014-10-22T19:24:00Z"/>
        </w:rPr>
      </w:pPr>
      <w:del w:id="3440" w:author="Benjamin Pannell" w:date="2014-10-22T19:24:00Z">
        <w:r w:rsidDel="00C66450">
          <w:delText>Due to the Teensy’s firmware using a circular buffer to store messages, buffer overflows do not pose a security issue.</w:delText>
        </w:r>
      </w:del>
    </w:p>
    <w:p w14:paraId="4A803AD3" w14:textId="5DD72D18" w:rsidR="00F60008" w:rsidDel="00C66450" w:rsidRDefault="00F60008" w:rsidP="00F60008">
      <w:pPr>
        <w:pStyle w:val="Heading2"/>
        <w:rPr>
          <w:del w:id="3441" w:author="Benjamin Pannell" w:date="2014-10-22T19:24:00Z"/>
        </w:rPr>
      </w:pPr>
      <w:bookmarkStart w:id="3442" w:name="_Toc395540535"/>
      <w:del w:id="3443" w:author="Benjamin Pannell" w:date="2014-10-22T19:24:00Z">
        <w:r w:rsidDel="00C66450">
          <w:delText>USB Protocol Limitations</w:delText>
        </w:r>
        <w:bookmarkEnd w:id="3442"/>
      </w:del>
    </w:p>
    <w:p w14:paraId="345D98E1" w14:textId="2BC59482" w:rsidR="00F60008" w:rsidDel="00C66450" w:rsidRDefault="00F60008" w:rsidP="00F60008">
      <w:pPr>
        <w:rPr>
          <w:del w:id="3444" w:author="Benjamin Pannell" w:date="2014-10-22T19:24:00Z"/>
        </w:rPr>
      </w:pPr>
      <w:del w:id="3445" w:author="Benjamin Pannell" w:date="2014-10-22T19:24:00Z">
        <w:r w:rsidDel="00C66450">
          <w:delText>The USB HID protocol specifies that for each HID device connected to the host, provision must be made to accept up to 1000 reports per second (1000Hz polling rate). As this is a protocol specific limitation, we will use it as the upper limit on our performance benchmarks (exceeding this limit should not be permitted).</w:delText>
        </w:r>
      </w:del>
    </w:p>
    <w:p w14:paraId="05BEBC9E" w14:textId="6B1F0F5B" w:rsidR="00F60008" w:rsidDel="00C66450" w:rsidRDefault="00F60008" w:rsidP="00F60008">
      <w:pPr>
        <w:pStyle w:val="Heading2"/>
        <w:rPr>
          <w:del w:id="3446" w:author="Benjamin Pannell" w:date="2014-10-22T19:24:00Z"/>
        </w:rPr>
      </w:pPr>
      <w:bookmarkStart w:id="3447" w:name="_Toc395540536"/>
      <w:del w:id="3448" w:author="Benjamin Pannell" w:date="2014-10-22T19:24:00Z">
        <w:r w:rsidDel="00C66450">
          <w:delText>UART Limitations</w:delText>
        </w:r>
        <w:bookmarkEnd w:id="3447"/>
      </w:del>
    </w:p>
    <w:p w14:paraId="0156BAD1" w14:textId="55ADADE9" w:rsidR="00F60008" w:rsidDel="00C66450" w:rsidRDefault="00F60008" w:rsidP="00F60008">
      <w:pPr>
        <w:rPr>
          <w:del w:id="3449" w:author="Benjamin Pannell" w:date="2014-10-22T19:24:00Z"/>
          <w:rFonts w:eastAsiaTheme="minorEastAsia"/>
        </w:rPr>
      </w:pPr>
      <w:del w:id="3450" w:author="Benjamin Pannell" w:date="2014-10-22T19:24:00Z">
        <w:r w:rsidDel="00C66450">
          <w:delText xml:space="preserve">The UARTs used on the Raspberry Pi and Teensy 2.0 are capable of operating at baud rates of up to 115200 baud, as we are using 8-bit packets with even parity we are in fact sending 11-bits per packet. </w:delText>
        </w:r>
      </w:del>
      <w:customXmlDelRangeStart w:id="3451" w:author="Benjamin Pannell" w:date="2014-10-22T19:24:00Z"/>
      <w:sdt>
        <w:sdtPr>
          <w:id w:val="-1562324982"/>
          <w:citation/>
        </w:sdtPr>
        <w:sdtContent>
          <w:customXmlDelRangeEnd w:id="3451"/>
          <w:del w:id="3452" w:author="Benjamin Pannell" w:date="2014-10-22T19:24:00Z">
            <w:r w:rsidDel="00C66450">
              <w:fldChar w:fldCharType="begin"/>
            </w:r>
            <w:r w:rsidDel="00C66450">
              <w:delInstrText xml:space="preserve"> CITATION RS232 \l 7177 </w:delInstrText>
            </w:r>
            <w:r w:rsidDel="00C66450">
              <w:fldChar w:fldCharType="separate"/>
            </w:r>
            <w:r w:rsidR="004F00DD" w:rsidRPr="004F00DD" w:rsidDel="00C66450">
              <w:rPr>
                <w:noProof/>
              </w:rPr>
              <w:delText>[24]</w:delText>
            </w:r>
            <w:r w:rsidDel="00C66450">
              <w:fldChar w:fldCharType="end"/>
            </w:r>
          </w:del>
          <w:customXmlDelRangeStart w:id="3453" w:author="Benjamin Pannell" w:date="2014-10-22T19:24:00Z"/>
        </w:sdtContent>
      </w:sdt>
      <w:customXmlDelRangeEnd w:id="3453"/>
      <w:del w:id="3454" w:author="Benjamin Pannell" w:date="2014-10-22T19:24:00Z">
        <w:r w:rsidDel="00C66450">
          <w:delText xml:space="preserve"> From this it is possible to deduce that our maximum packet throughput is equal to </w:delText>
        </w:r>
        <m:oMath>
          <m:f>
            <m:fPr>
              <m:ctrlPr>
                <w:rPr>
                  <w:rFonts w:ascii="Cambria Math" w:hAnsi="Cambria Math"/>
                  <w:i/>
                </w:rPr>
              </m:ctrlPr>
            </m:fPr>
            <m:num>
              <m:r>
                <w:rPr>
                  <w:rFonts w:ascii="Cambria Math" w:hAnsi="Cambria Math"/>
                </w:rPr>
                <m:t>baud rate</m:t>
              </m:r>
            </m:num>
            <m:den>
              <m:r>
                <w:rPr>
                  <w:rFonts w:ascii="Cambria Math" w:hAnsi="Cambria Math"/>
                </w:rPr>
                <m:t>packet length</m:t>
              </m:r>
            </m:den>
          </m:f>
          <m:r>
            <w:rPr>
              <w:rFonts w:ascii="Cambria Math" w:hAnsi="Cambria Math"/>
            </w:rPr>
            <m:t>=</m:t>
          </m:r>
          <m:f>
            <m:fPr>
              <m:ctrlPr>
                <w:rPr>
                  <w:rFonts w:ascii="Cambria Math" w:hAnsi="Cambria Math"/>
                  <w:i/>
                </w:rPr>
              </m:ctrlPr>
            </m:fPr>
            <m:num>
              <m:r>
                <w:rPr>
                  <w:rFonts w:ascii="Cambria Math" w:hAnsi="Cambria Math"/>
                </w:rPr>
                <m:t>115200</m:t>
              </m:r>
            </m:num>
            <m:den>
              <m:r>
                <w:rPr>
                  <w:rFonts w:ascii="Cambria Math" w:hAnsi="Cambria Math"/>
                </w:rPr>
                <m:t>11</m:t>
              </m:r>
            </m:den>
          </m:f>
          <m:r>
            <w:rPr>
              <w:rFonts w:ascii="Cambria Math" w:hAnsi="Cambria Math"/>
            </w:rPr>
            <m:t>=10472.72Bps</m:t>
          </m:r>
        </m:oMath>
        <w:r w:rsidDel="00C66450">
          <w:rPr>
            <w:rFonts w:eastAsiaTheme="minorEastAsia"/>
          </w:rPr>
          <w:delText>.</w:delText>
        </w:r>
      </w:del>
    </w:p>
    <w:p w14:paraId="774986FD" w14:textId="24BB634E" w:rsidR="00F60008" w:rsidDel="00C66450" w:rsidRDefault="00F60008" w:rsidP="00F60008">
      <w:pPr>
        <w:pStyle w:val="Heading2"/>
        <w:rPr>
          <w:del w:id="3455" w:author="Benjamin Pannell" w:date="2014-10-22T19:24:00Z"/>
        </w:rPr>
      </w:pPr>
      <w:bookmarkStart w:id="3456" w:name="_Toc395540537"/>
      <w:del w:id="3457" w:author="Benjamin Pannell" w:date="2014-10-22T19:24:00Z">
        <w:r w:rsidDel="00C66450">
          <w:delText>Isotope Protocol Limitations</w:delText>
        </w:r>
        <w:bookmarkEnd w:id="3456"/>
      </w:del>
    </w:p>
    <w:p w14:paraId="5ACC9869" w14:textId="148B56AE" w:rsidR="00F60008" w:rsidDel="00C66450" w:rsidRDefault="00B3470A" w:rsidP="00F60008">
      <w:pPr>
        <w:rPr>
          <w:del w:id="3458" w:author="Benjamin Pannell" w:date="2014-10-22T19:24:00Z"/>
        </w:rPr>
      </w:pPr>
      <w:del w:id="3459" w:author="Benjamin Pannell" w:date="2014-10-22T19:24:00Z">
        <w:r w:rsidDel="00C66450">
          <w:delText>Due to the flexible design of the Isotope protocol, in which packet lengths can vary from 1-byte to 32-bytes depending on their context, it is important to analyse performance given different usage scenarios.</w:delText>
        </w:r>
      </w:del>
    </w:p>
    <w:p w14:paraId="75FFED4D" w14:textId="71338812" w:rsidR="0013719D" w:rsidDel="00C66450" w:rsidRDefault="0013719D" w:rsidP="00F60008">
      <w:pPr>
        <w:rPr>
          <w:del w:id="3460" w:author="Benjamin Pannell" w:date="2014-10-22T19:24:00Z"/>
        </w:rPr>
      </w:pPr>
      <w:del w:id="3461" w:author="Benjamin Pannell" w:date="2014-10-22T19:24:00Z">
        <w:r w:rsidDel="00C66450">
          <w:delText>The most common usage scenario is text input, in which one key is pressed at a time (with optional modifier keys) and then released. Optimizations to the way in which key presses are sent (only sending the key release command if the key remains the same, or at the end of the text) can help improve throughput, however for the sake of our calculations we will assume that each key is pressed, followed by a release command, and then the next is pressed.</w:delText>
        </w:r>
      </w:del>
    </w:p>
    <w:p w14:paraId="763F9828" w14:textId="6757F935" w:rsidR="00B3470A" w:rsidDel="00C66450" w:rsidRDefault="0013719D" w:rsidP="00F60008">
      <w:pPr>
        <w:rPr>
          <w:del w:id="3462" w:author="Benjamin Pannell" w:date="2014-10-22T19:24:00Z"/>
        </w:rPr>
      </w:pPr>
      <w:del w:id="3463" w:author="Benjamin Pannell" w:date="2014-10-22T19:24:00Z">
        <w:r w:rsidDel="00C66450">
          <w:delText xml:space="preserve">In this scenario, the key press packets are each 3-bytes long while key release packets are each 1-byte long (see </w:delText>
        </w:r>
        <w:r w:rsidDel="00C66450">
          <w:fldChar w:fldCharType="begin"/>
        </w:r>
        <w:r w:rsidDel="00C66450">
          <w:delInstrText xml:space="preserve"> REF _Ref395536398 \h </w:delInstrText>
        </w:r>
        <w:r w:rsidDel="00C66450">
          <w:fldChar w:fldCharType="separate"/>
        </w:r>
        <w:r w:rsidDel="00C66450">
          <w:delText>Example Packets</w:delText>
        </w:r>
        <w:r w:rsidDel="00C66450">
          <w:fldChar w:fldCharType="end"/>
        </w:r>
        <w:r w:rsidDel="00C66450">
          <w:delText>). This gives an average packet length per command of 2-bytes – leading to an optimum baud rate (to ensure we do not exceed the 1000Hz USB protocol limitation) of 45000 baud.</w:delText>
        </w:r>
      </w:del>
    </w:p>
    <w:p w14:paraId="00BD3A09" w14:textId="4AB44F90" w:rsidR="0013719D" w:rsidRPr="00F60008" w:rsidDel="00C66450" w:rsidRDefault="0013719D" w:rsidP="00F60008">
      <w:pPr>
        <w:rPr>
          <w:del w:id="3464" w:author="Benjamin Pannell" w:date="2014-10-22T19:24:00Z"/>
        </w:rPr>
      </w:pPr>
      <w:del w:id="3465" w:author="Benjamin Pannell" w:date="2014-10-22T19:24:00Z">
        <w:r w:rsidDel="00C66450">
          <w:delText>As most other commands will generally result in equal, or longer, packets it is safe to assume that a maximum baud rate of 38400 (the nearest lower standard baud rate) will ensure the USB specification is never exceeded.</w:delText>
        </w:r>
      </w:del>
    </w:p>
    <w:p w14:paraId="7668165A" w14:textId="4A324250" w:rsidR="00D42A24" w:rsidDel="00C66450" w:rsidRDefault="00D42A24">
      <w:pPr>
        <w:rPr>
          <w:del w:id="3466" w:author="Benjamin Pannell" w:date="2014-10-22T19:24:00Z"/>
        </w:rPr>
      </w:pPr>
      <w:del w:id="3467" w:author="Benjamin Pannell" w:date="2014-10-22T19:24:00Z">
        <w:r w:rsidDel="00C66450">
          <w:br w:type="page"/>
        </w:r>
      </w:del>
    </w:p>
    <w:p w14:paraId="122E658C" w14:textId="2B477371" w:rsidR="00D42A24" w:rsidDel="008205DA" w:rsidRDefault="00D42A24" w:rsidP="00D42A24">
      <w:pPr>
        <w:pStyle w:val="Heading1"/>
        <w:rPr>
          <w:del w:id="3468" w:author="Benjamin Pannell" w:date="2014-10-22T19:24:00Z"/>
        </w:rPr>
      </w:pPr>
      <w:bookmarkStart w:id="3469" w:name="_Toc395540538"/>
      <w:bookmarkStart w:id="3470" w:name="_Ref400396741"/>
      <w:bookmarkStart w:id="3471" w:name="_Ref400539002"/>
      <w:bookmarkStart w:id="3472" w:name="_Ref401170245"/>
      <w:del w:id="3473" w:author="Benjamin Pannell" w:date="2014-10-22T19:24:00Z">
        <w:r w:rsidDel="008205DA">
          <w:delText>Appendix F: Communications Protocol</w:delText>
        </w:r>
        <w:bookmarkEnd w:id="3469"/>
        <w:bookmarkEnd w:id="3470"/>
        <w:bookmarkEnd w:id="3471"/>
        <w:bookmarkEnd w:id="3472"/>
      </w:del>
    </w:p>
    <w:p w14:paraId="18FA6BA0" w14:textId="6F248506" w:rsidR="00D42A24" w:rsidDel="008205DA" w:rsidRDefault="00D42A24" w:rsidP="00D42A24">
      <w:pPr>
        <w:pStyle w:val="Subtitle"/>
        <w:rPr>
          <w:del w:id="3474" w:author="Benjamin Pannell" w:date="2014-10-22T19:24:00Z"/>
        </w:rPr>
      </w:pPr>
      <w:del w:id="3475" w:author="Benjamin Pannell" w:date="2014-10-22T19:24:00Z">
        <w:r w:rsidDel="008205DA">
          <w:delText>Version 1.0</w:delText>
        </w:r>
      </w:del>
    </w:p>
    <w:p w14:paraId="59FFA2B4" w14:textId="67102240" w:rsidR="00D42A24" w:rsidDel="008205DA" w:rsidRDefault="00D42A24" w:rsidP="00D42A24">
      <w:pPr>
        <w:pStyle w:val="Heading2"/>
        <w:rPr>
          <w:del w:id="3476" w:author="Benjamin Pannell" w:date="2014-10-22T19:24:00Z"/>
        </w:rPr>
      </w:pPr>
      <w:bookmarkStart w:id="3477" w:name="_Toc395540539"/>
      <w:del w:id="3478" w:author="Benjamin Pannell" w:date="2014-10-22T19:24:00Z">
        <w:r w:rsidDel="008205DA">
          <w:delText>Requirements</w:delText>
        </w:r>
        <w:bookmarkEnd w:id="3477"/>
      </w:del>
    </w:p>
    <w:p w14:paraId="3F11BB77" w14:textId="6923120E" w:rsidR="00D42A24" w:rsidDel="008205DA" w:rsidRDefault="00D42A24" w:rsidP="00D42A24">
      <w:pPr>
        <w:rPr>
          <w:del w:id="3479" w:author="Benjamin Pannell" w:date="2014-10-22T19:24:00Z"/>
        </w:rPr>
      </w:pPr>
      <w:del w:id="3480" w:author="Benjamin Pannell" w:date="2014-10-22T19:24:00Z">
        <w:r w:rsidDel="008205DA">
          <w:delText>This protocol is required to include support for Mouse, Keyboard and Joystick emulation in a robust and high efficiency manner. In addition to this, the protocol should aim to be as understandable as possible and avoid complex behaviour which complicates implementations wherever possible.</w:delText>
        </w:r>
      </w:del>
    </w:p>
    <w:p w14:paraId="2651A989" w14:textId="08688A3C" w:rsidR="00D42A24" w:rsidDel="008205DA" w:rsidRDefault="00D42A24" w:rsidP="00D42A24">
      <w:pPr>
        <w:rPr>
          <w:del w:id="3481" w:author="Benjamin Pannell" w:date="2014-10-22T19:24:00Z"/>
        </w:rPr>
      </w:pPr>
      <w:del w:id="3482" w:author="Benjamin Pannell" w:date="2014-10-22T19:24:00Z">
        <w:r w:rsidDel="008205DA">
          <w:delText>For performance reasons this requires that the protocol be binary in nature, reducing (and in many cases removing) the need for packet parsing. In addition to this, attempts will be made to reduce the amount of data which will be transmitted over the UART connection to improve performance as much as possible.</w:delText>
        </w:r>
      </w:del>
    </w:p>
    <w:p w14:paraId="25E1B66D" w14:textId="2D8BE40F" w:rsidR="00D42A24" w:rsidDel="008205DA" w:rsidRDefault="00D42A24" w:rsidP="00D42A24">
      <w:pPr>
        <w:pStyle w:val="Heading2"/>
        <w:rPr>
          <w:del w:id="3483" w:author="Benjamin Pannell" w:date="2014-10-22T19:24:00Z"/>
        </w:rPr>
      </w:pPr>
      <w:bookmarkStart w:id="3484" w:name="_Toc395540540"/>
      <w:del w:id="3485" w:author="Benjamin Pannell" w:date="2014-10-22T19:24:00Z">
        <w:r w:rsidDel="008205DA">
          <w:delText>Design Decisions</w:delText>
        </w:r>
        <w:bookmarkEnd w:id="3484"/>
      </w:del>
    </w:p>
    <w:p w14:paraId="5F203C47" w14:textId="48E92264" w:rsidR="00D42A24" w:rsidDel="008205DA" w:rsidRDefault="00D42A24" w:rsidP="00D42A24">
      <w:pPr>
        <w:rPr>
          <w:del w:id="3486" w:author="Benjamin Pannell" w:date="2014-10-22T19:24:00Z"/>
        </w:rPr>
      </w:pPr>
      <w:del w:id="3487" w:author="Benjamin Pannell" w:date="2014-10-22T19:24:00Z">
        <w:r w:rsidDel="008205DA">
          <w:delText xml:space="preserve">There are two approaches to the protocol which we are able to take. The first is to attempt to design a protocol which is as faithful to the USB HID specification as possible - effectively causing the ATmega to act as a relay device, however while this will certainly minimize packet size to a large degree and faithfully allow emulation of any USB HID device it also has the distinct disadvantage of </w:delText>
        </w:r>
        <w:r w:rsidR="00F60008" w:rsidDel="008205DA">
          <w:delText>requiring</w:delText>
        </w:r>
        <w:r w:rsidDel="008205DA">
          <w:delText xml:space="preserve"> the master implementation to handle the creation of all HID packets - a complex task which is prone to errors.</w:delText>
        </w:r>
      </w:del>
    </w:p>
    <w:p w14:paraId="72B550F9" w14:textId="3C67D324" w:rsidR="00D42A24" w:rsidDel="008205DA" w:rsidRDefault="00D42A24" w:rsidP="00D42A24">
      <w:pPr>
        <w:rPr>
          <w:del w:id="3488" w:author="Benjamin Pannell" w:date="2014-10-22T19:24:00Z"/>
        </w:rPr>
      </w:pPr>
      <w:del w:id="3489" w:author="Benjamin Pannell" w:date="2014-10-22T19:24:00Z">
        <w:r w:rsidDel="008205DA">
          <w:delText>The simpler alternative is to rely on the included HID emulation libraries and instead declare a protocol which acts to perform RPC (remote procedure calls) on the ATmega chip. This, if well designed, could result in smaller packets for most common operations and would significantly simplify protocol implementations. The obvious disadvantage of this approach is that in order to emulate additional devices it would be necessary to extend the functionality of the ATmega's firmware as well as (possibly) adding additional op-codes to the protocol.</w:delText>
        </w:r>
      </w:del>
    </w:p>
    <w:p w14:paraId="30F050DA" w14:textId="3E6037E8" w:rsidR="00D42A24" w:rsidDel="008205DA" w:rsidRDefault="00D42A24" w:rsidP="00D42A24">
      <w:pPr>
        <w:rPr>
          <w:del w:id="3490" w:author="Benjamin Pannell" w:date="2014-10-22T19:24:00Z"/>
        </w:rPr>
      </w:pPr>
      <w:del w:id="3491" w:author="Benjamin Pannell" w:date="2014-10-22T19:24:00Z">
        <w:r w:rsidDel="008205DA">
          <w:delText>Version 1.0 of this protocol will adopt the second approach, attempting to implement a very specific RPC system built around USB HID emulation on the ATmega chip. Packets will consist of an op-code, packet length field and a number of 8-bit arguments to be passed to the corresponding functions. If needed, these 8-bit arguments can be combined to create 16-bit or 32-bit values where those are necessary.</w:delText>
        </w:r>
      </w:del>
    </w:p>
    <w:p w14:paraId="0E5A805C" w14:textId="1845A872" w:rsidR="008578FB" w:rsidDel="008205DA" w:rsidRDefault="008578FB">
      <w:pPr>
        <w:rPr>
          <w:del w:id="3492" w:author="Benjamin Pannell" w:date="2014-10-22T19:24:00Z"/>
          <w:rFonts w:asciiTheme="majorHAnsi" w:eastAsiaTheme="majorEastAsia" w:hAnsiTheme="majorHAnsi" w:cstheme="majorBidi"/>
          <w:color w:val="2E74B5" w:themeColor="accent1" w:themeShade="BF"/>
          <w:sz w:val="26"/>
          <w:szCs w:val="26"/>
        </w:rPr>
      </w:pPr>
      <w:del w:id="3493" w:author="Benjamin Pannell" w:date="2014-10-22T19:24:00Z">
        <w:r w:rsidDel="008205DA">
          <w:br w:type="page"/>
        </w:r>
      </w:del>
    </w:p>
    <w:p w14:paraId="40FAEFA3" w14:textId="329D7577" w:rsidR="00F067AB" w:rsidRPr="00F067AB" w:rsidDel="008205DA" w:rsidRDefault="00D42A24" w:rsidP="00F067AB">
      <w:pPr>
        <w:pStyle w:val="Heading2"/>
        <w:rPr>
          <w:del w:id="3494" w:author="Benjamin Pannell" w:date="2014-10-22T19:24:00Z"/>
        </w:rPr>
      </w:pPr>
      <w:bookmarkStart w:id="3495" w:name="_Toc395540541"/>
      <w:del w:id="3496" w:author="Benjamin Pannell" w:date="2014-10-22T19:24:00Z">
        <w:r w:rsidDel="008205DA">
          <w:delText>Protocol</w:delText>
        </w:r>
        <w:bookmarkEnd w:id="3495"/>
        <w:r w:rsidR="00F067AB" w:rsidDel="008205DA">
          <w:delText xml:space="preserve"> </w:delText>
        </w:r>
      </w:del>
    </w:p>
    <w:p w14:paraId="75C80C1D" w14:textId="5DB011A6" w:rsidR="00D42A24" w:rsidDel="008205DA" w:rsidRDefault="00D42A24" w:rsidP="00D42A24">
      <w:pPr>
        <w:pStyle w:val="Heading3"/>
        <w:rPr>
          <w:del w:id="3497" w:author="Benjamin Pannell" w:date="2014-10-22T19:24:00Z"/>
        </w:rPr>
      </w:pPr>
      <w:bookmarkStart w:id="3498" w:name="_Toc395540542"/>
      <w:del w:id="3499" w:author="Benjamin Pannell" w:date="2014-10-22T19:24:00Z">
        <w:r w:rsidDel="008205DA">
          <w:delText>Packet</w:delText>
        </w:r>
        <w:bookmarkEnd w:id="3498"/>
      </w:del>
    </w:p>
    <w:p w14:paraId="1685B4D1" w14:textId="51F3047D" w:rsidR="00D42A24" w:rsidDel="008205DA" w:rsidRDefault="00D42A24" w:rsidP="00D42A24">
      <w:pPr>
        <w:rPr>
          <w:del w:id="3500" w:author="Benjamin Pannell" w:date="2014-10-22T19:24:00Z"/>
        </w:rPr>
      </w:pPr>
      <w:del w:id="3501" w:author="Benjamin Pannell" w:date="2014-10-22T19:24:00Z">
        <w:r w:rsidRPr="00D42A24" w:rsidDel="008205DA">
          <w:delText>All protocol operations are wrapped in a packet structure similar to the followin</w:delText>
        </w:r>
        <w:r w:rsidDel="008205DA">
          <w:delText xml:space="preserve">g. Packets consist of a 3-bit </w:delText>
        </w:r>
        <w:r w:rsidRPr="00D42A24" w:rsidDel="008205DA">
          <w:rPr>
            <w:b/>
          </w:rPr>
          <w:delText>OP_CODE</w:delText>
        </w:r>
        <w:r w:rsidDel="008205DA">
          <w:delText xml:space="preserve"> field, a 5-bit </w:delText>
        </w:r>
        <w:r w:rsidRPr="00D42A24" w:rsidDel="008205DA">
          <w:rPr>
            <w:b/>
          </w:rPr>
          <w:delText>ARG_COUNT</w:delText>
        </w:r>
        <w:r w:rsidRPr="00D42A24" w:rsidDel="008205DA">
          <w:delText xml:space="preserve"> field as well as a number of 8-bit arguments. There is a protocol imposed </w:delText>
        </w:r>
        <w:r w:rsidDel="008205DA">
          <w:delText>limit of 31</w:delText>
        </w:r>
        <w:r w:rsidRPr="00D42A24" w:rsidDel="008205DA">
          <w:delText xml:space="preserve"> arguments, limi</w:delText>
        </w:r>
        <w:r w:rsidDel="008205DA">
          <w:delText>ting the total packet size to 32</w:delText>
        </w:r>
        <w:r w:rsidRPr="00D42A24" w:rsidDel="008205DA">
          <w:delText>-bytes.</w:delText>
        </w:r>
      </w:del>
    </w:p>
    <w:p w14:paraId="22766834" w14:textId="08F09FAA" w:rsidR="008578FB" w:rsidDel="008205DA" w:rsidRDefault="008578FB" w:rsidP="008578FB">
      <w:pPr>
        <w:pStyle w:val="Caption"/>
        <w:keepNext/>
        <w:rPr>
          <w:del w:id="3502" w:author="Benjamin Pannell" w:date="2014-10-22T19:24:00Z"/>
        </w:rPr>
      </w:pPr>
      <w:del w:id="3503" w:author="Benjamin Pannell" w:date="2014-10-22T19:24:00Z">
        <w:r w:rsidDel="008205DA">
          <w:delText xml:space="preserve">Table </w:delText>
        </w:r>
        <w:r w:rsidR="00B24485" w:rsidDel="008205DA">
          <w:fldChar w:fldCharType="begin"/>
        </w:r>
        <w:r w:rsidR="00B24485" w:rsidDel="008205DA">
          <w:delInstrText xml:space="preserve"> SEQ Table \* ARABIC </w:delInstrText>
        </w:r>
        <w:r w:rsidR="00B24485" w:rsidDel="008205DA">
          <w:fldChar w:fldCharType="separate"/>
        </w:r>
        <w:r w:rsidR="00963087" w:rsidDel="008205DA">
          <w:rPr>
            <w:noProof/>
          </w:rPr>
          <w:delText>12</w:delText>
        </w:r>
        <w:r w:rsidR="00B24485" w:rsidDel="008205DA">
          <w:rPr>
            <w:noProof/>
          </w:rPr>
          <w:fldChar w:fldCharType="end"/>
        </w:r>
        <w:r w:rsidDel="008205DA">
          <w:delText xml:space="preserve"> UART Protocol Packet Structure</w:delText>
        </w:r>
      </w:del>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D42A24" w:rsidDel="008205DA" w14:paraId="2B800B30" w14:textId="6B273E3A" w:rsidTr="00D42A24">
        <w:trPr>
          <w:del w:id="3504" w:author="Benjamin Pannell" w:date="2014-10-22T19:24:00Z"/>
        </w:trPr>
        <w:tc>
          <w:tcPr>
            <w:tcW w:w="985" w:type="dxa"/>
          </w:tcPr>
          <w:p w14:paraId="33886829" w14:textId="766E0AA3" w:rsidR="00D42A24" w:rsidDel="008205DA" w:rsidRDefault="0021630B" w:rsidP="00D42A24">
            <w:pPr>
              <w:jc w:val="center"/>
              <w:rPr>
                <w:del w:id="3505" w:author="Benjamin Pannell" w:date="2014-10-22T19:24:00Z"/>
              </w:rPr>
            </w:pPr>
            <w:del w:id="3506" w:author="Benjamin Pannell" w:date="2014-10-22T19:24:00Z">
              <w:r w:rsidDel="008205DA">
                <w:delText>Bit Index</w:delText>
              </w:r>
            </w:del>
          </w:p>
        </w:tc>
        <w:tc>
          <w:tcPr>
            <w:tcW w:w="1015" w:type="dxa"/>
            <w:vAlign w:val="center"/>
          </w:tcPr>
          <w:p w14:paraId="1310BB7F" w14:textId="769B17E2" w:rsidR="00D42A24" w:rsidRPr="00D42A24" w:rsidDel="008205DA" w:rsidRDefault="00D42A24" w:rsidP="00D42A24">
            <w:pPr>
              <w:jc w:val="center"/>
              <w:rPr>
                <w:del w:id="3507" w:author="Benjamin Pannell" w:date="2014-10-22T19:24:00Z"/>
                <w:b/>
              </w:rPr>
            </w:pPr>
            <w:del w:id="3508" w:author="Benjamin Pannell" w:date="2014-10-22T19:24:00Z">
              <w:r w:rsidRPr="00D42A24" w:rsidDel="008205DA">
                <w:rPr>
                  <w:b/>
                </w:rPr>
                <w:delText>0x0</w:delText>
              </w:r>
            </w:del>
          </w:p>
        </w:tc>
        <w:tc>
          <w:tcPr>
            <w:tcW w:w="1015" w:type="dxa"/>
            <w:vAlign w:val="center"/>
          </w:tcPr>
          <w:p w14:paraId="03F5BF5F" w14:textId="36F01EEE" w:rsidR="00D42A24" w:rsidRPr="00D42A24" w:rsidDel="008205DA" w:rsidRDefault="00D42A24" w:rsidP="00D42A24">
            <w:pPr>
              <w:jc w:val="center"/>
              <w:rPr>
                <w:del w:id="3509" w:author="Benjamin Pannell" w:date="2014-10-22T19:24:00Z"/>
                <w:b/>
              </w:rPr>
            </w:pPr>
            <w:del w:id="3510" w:author="Benjamin Pannell" w:date="2014-10-22T19:24:00Z">
              <w:r w:rsidRPr="00D42A24" w:rsidDel="008205DA">
                <w:rPr>
                  <w:b/>
                </w:rPr>
                <w:delText>0x1</w:delText>
              </w:r>
            </w:del>
          </w:p>
        </w:tc>
        <w:tc>
          <w:tcPr>
            <w:tcW w:w="1012" w:type="dxa"/>
            <w:vAlign w:val="center"/>
          </w:tcPr>
          <w:p w14:paraId="05BB56E3" w14:textId="34DF649B" w:rsidR="00D42A24" w:rsidRPr="00D42A24" w:rsidDel="008205DA" w:rsidRDefault="00D42A24" w:rsidP="00D42A24">
            <w:pPr>
              <w:jc w:val="center"/>
              <w:rPr>
                <w:del w:id="3511" w:author="Benjamin Pannell" w:date="2014-10-22T19:24:00Z"/>
                <w:b/>
              </w:rPr>
            </w:pPr>
            <w:del w:id="3512" w:author="Benjamin Pannell" w:date="2014-10-22T19:24:00Z">
              <w:r w:rsidRPr="00D42A24" w:rsidDel="008205DA">
                <w:rPr>
                  <w:b/>
                </w:rPr>
                <w:delText>0x2</w:delText>
              </w:r>
            </w:del>
          </w:p>
        </w:tc>
        <w:tc>
          <w:tcPr>
            <w:tcW w:w="1007" w:type="dxa"/>
            <w:vAlign w:val="center"/>
          </w:tcPr>
          <w:p w14:paraId="7F00FEDB" w14:textId="79236778" w:rsidR="00D42A24" w:rsidRPr="00D42A24" w:rsidDel="008205DA" w:rsidRDefault="00D42A24" w:rsidP="00D42A24">
            <w:pPr>
              <w:jc w:val="center"/>
              <w:rPr>
                <w:del w:id="3513" w:author="Benjamin Pannell" w:date="2014-10-22T19:24:00Z"/>
                <w:b/>
              </w:rPr>
            </w:pPr>
            <w:del w:id="3514" w:author="Benjamin Pannell" w:date="2014-10-22T19:24:00Z">
              <w:r w:rsidRPr="00D42A24" w:rsidDel="008205DA">
                <w:rPr>
                  <w:b/>
                </w:rPr>
                <w:delText>0x3</w:delText>
              </w:r>
            </w:del>
          </w:p>
        </w:tc>
        <w:tc>
          <w:tcPr>
            <w:tcW w:w="1007" w:type="dxa"/>
            <w:vAlign w:val="center"/>
          </w:tcPr>
          <w:p w14:paraId="643E00D5" w14:textId="5E456CA4" w:rsidR="00D42A24" w:rsidRPr="00D42A24" w:rsidDel="008205DA" w:rsidRDefault="00D42A24" w:rsidP="00D42A24">
            <w:pPr>
              <w:jc w:val="center"/>
              <w:rPr>
                <w:del w:id="3515" w:author="Benjamin Pannell" w:date="2014-10-22T19:24:00Z"/>
                <w:b/>
              </w:rPr>
            </w:pPr>
            <w:del w:id="3516" w:author="Benjamin Pannell" w:date="2014-10-22T19:24:00Z">
              <w:r w:rsidRPr="00D42A24" w:rsidDel="008205DA">
                <w:rPr>
                  <w:b/>
                </w:rPr>
                <w:delText>0x4</w:delText>
              </w:r>
            </w:del>
          </w:p>
        </w:tc>
        <w:tc>
          <w:tcPr>
            <w:tcW w:w="1006" w:type="dxa"/>
            <w:vAlign w:val="center"/>
          </w:tcPr>
          <w:p w14:paraId="39B2CD29" w14:textId="2865A7C5" w:rsidR="00D42A24" w:rsidRPr="00D42A24" w:rsidDel="008205DA" w:rsidRDefault="00D42A24" w:rsidP="00D42A24">
            <w:pPr>
              <w:jc w:val="center"/>
              <w:rPr>
                <w:del w:id="3517" w:author="Benjamin Pannell" w:date="2014-10-22T19:24:00Z"/>
                <w:b/>
              </w:rPr>
            </w:pPr>
            <w:del w:id="3518" w:author="Benjamin Pannell" w:date="2014-10-22T19:24:00Z">
              <w:r w:rsidRPr="00D42A24" w:rsidDel="008205DA">
                <w:rPr>
                  <w:b/>
                </w:rPr>
                <w:delText>0x5</w:delText>
              </w:r>
            </w:del>
          </w:p>
        </w:tc>
        <w:tc>
          <w:tcPr>
            <w:tcW w:w="1007" w:type="dxa"/>
            <w:vAlign w:val="center"/>
          </w:tcPr>
          <w:p w14:paraId="1B75794F" w14:textId="5EE20263" w:rsidR="00D42A24" w:rsidRPr="00D42A24" w:rsidDel="008205DA" w:rsidRDefault="00D42A24" w:rsidP="00D42A24">
            <w:pPr>
              <w:jc w:val="center"/>
              <w:rPr>
                <w:del w:id="3519" w:author="Benjamin Pannell" w:date="2014-10-22T19:24:00Z"/>
                <w:b/>
              </w:rPr>
            </w:pPr>
            <w:del w:id="3520" w:author="Benjamin Pannell" w:date="2014-10-22T19:24:00Z">
              <w:r w:rsidRPr="00D42A24" w:rsidDel="008205DA">
                <w:rPr>
                  <w:b/>
                </w:rPr>
                <w:delText>0x6</w:delText>
              </w:r>
            </w:del>
          </w:p>
        </w:tc>
        <w:tc>
          <w:tcPr>
            <w:tcW w:w="1007" w:type="dxa"/>
            <w:vAlign w:val="center"/>
          </w:tcPr>
          <w:p w14:paraId="04BB9642" w14:textId="1F82774B" w:rsidR="00D42A24" w:rsidRPr="00D42A24" w:rsidDel="008205DA" w:rsidRDefault="00D42A24" w:rsidP="00D42A24">
            <w:pPr>
              <w:jc w:val="center"/>
              <w:rPr>
                <w:del w:id="3521" w:author="Benjamin Pannell" w:date="2014-10-22T19:24:00Z"/>
                <w:b/>
              </w:rPr>
            </w:pPr>
            <w:del w:id="3522" w:author="Benjamin Pannell" w:date="2014-10-22T19:24:00Z">
              <w:r w:rsidRPr="00D42A24" w:rsidDel="008205DA">
                <w:rPr>
                  <w:b/>
                </w:rPr>
                <w:delText>0x7</w:delText>
              </w:r>
            </w:del>
          </w:p>
        </w:tc>
      </w:tr>
      <w:tr w:rsidR="00D42A24" w:rsidDel="008205DA" w14:paraId="68F43CD9" w14:textId="5CFCA5C4" w:rsidTr="00D42A24">
        <w:trPr>
          <w:del w:id="3523" w:author="Benjamin Pannell" w:date="2014-10-22T19:24:00Z"/>
        </w:trPr>
        <w:tc>
          <w:tcPr>
            <w:tcW w:w="985" w:type="dxa"/>
          </w:tcPr>
          <w:p w14:paraId="6A3A0687" w14:textId="5B8B29EF" w:rsidR="00D42A24" w:rsidRPr="00D42A24" w:rsidDel="008205DA" w:rsidRDefault="00D42A24" w:rsidP="00D42A24">
            <w:pPr>
              <w:jc w:val="center"/>
              <w:rPr>
                <w:del w:id="3524" w:author="Benjamin Pannell" w:date="2014-10-22T19:24:00Z"/>
                <w:b/>
              </w:rPr>
            </w:pPr>
            <w:del w:id="3525" w:author="Benjamin Pannell" w:date="2014-10-22T19:24:00Z">
              <w:r w:rsidRPr="00D42A24" w:rsidDel="008205DA">
                <w:rPr>
                  <w:b/>
                </w:rPr>
                <w:delText>0x00</w:delText>
              </w:r>
            </w:del>
          </w:p>
        </w:tc>
        <w:tc>
          <w:tcPr>
            <w:tcW w:w="3042" w:type="dxa"/>
            <w:gridSpan w:val="3"/>
            <w:vAlign w:val="center"/>
          </w:tcPr>
          <w:p w14:paraId="4F195DEE" w14:textId="04D4A133" w:rsidR="00D42A24" w:rsidDel="008205DA" w:rsidRDefault="00D42A24" w:rsidP="00D42A24">
            <w:pPr>
              <w:jc w:val="center"/>
              <w:rPr>
                <w:del w:id="3526" w:author="Benjamin Pannell" w:date="2014-10-22T19:24:00Z"/>
              </w:rPr>
            </w:pPr>
            <w:del w:id="3527" w:author="Benjamin Pannell" w:date="2014-10-22T19:24:00Z">
              <w:r w:rsidDel="008205DA">
                <w:delText>OP_CODE</w:delText>
              </w:r>
            </w:del>
          </w:p>
        </w:tc>
        <w:tc>
          <w:tcPr>
            <w:tcW w:w="5034" w:type="dxa"/>
            <w:gridSpan w:val="5"/>
            <w:vAlign w:val="center"/>
          </w:tcPr>
          <w:p w14:paraId="1B355B17" w14:textId="6C38E02A" w:rsidR="00D42A24" w:rsidDel="008205DA" w:rsidRDefault="00D42A24" w:rsidP="00D42A24">
            <w:pPr>
              <w:jc w:val="center"/>
              <w:rPr>
                <w:del w:id="3528" w:author="Benjamin Pannell" w:date="2014-10-22T19:24:00Z"/>
              </w:rPr>
            </w:pPr>
            <w:del w:id="3529" w:author="Benjamin Pannell" w:date="2014-10-22T19:24:00Z">
              <w:r w:rsidDel="008205DA">
                <w:delText>ARG_COUNT</w:delText>
              </w:r>
            </w:del>
          </w:p>
        </w:tc>
      </w:tr>
      <w:tr w:rsidR="00D42A24" w:rsidDel="008205DA" w14:paraId="14AD3176" w14:textId="5AF15F62" w:rsidTr="00D42A24">
        <w:trPr>
          <w:del w:id="3530" w:author="Benjamin Pannell" w:date="2014-10-22T19:24:00Z"/>
        </w:trPr>
        <w:tc>
          <w:tcPr>
            <w:tcW w:w="985" w:type="dxa"/>
          </w:tcPr>
          <w:p w14:paraId="7CCF3336" w14:textId="63702971" w:rsidR="00D42A24" w:rsidRPr="00D42A24" w:rsidDel="008205DA" w:rsidRDefault="00D42A24" w:rsidP="00D42A24">
            <w:pPr>
              <w:jc w:val="center"/>
              <w:rPr>
                <w:del w:id="3531" w:author="Benjamin Pannell" w:date="2014-10-22T19:24:00Z"/>
                <w:b/>
              </w:rPr>
            </w:pPr>
            <w:del w:id="3532" w:author="Benjamin Pannell" w:date="2014-10-22T19:24:00Z">
              <w:r w:rsidRPr="00D42A24" w:rsidDel="008205DA">
                <w:rPr>
                  <w:b/>
                </w:rPr>
                <w:delText>0x10</w:delText>
              </w:r>
            </w:del>
          </w:p>
        </w:tc>
        <w:tc>
          <w:tcPr>
            <w:tcW w:w="8076" w:type="dxa"/>
            <w:gridSpan w:val="8"/>
            <w:vAlign w:val="center"/>
          </w:tcPr>
          <w:p w14:paraId="33EC8B6A" w14:textId="60F2BAB3" w:rsidR="00D42A24" w:rsidDel="008205DA" w:rsidRDefault="00D42A24" w:rsidP="00D42A24">
            <w:pPr>
              <w:jc w:val="center"/>
              <w:rPr>
                <w:del w:id="3533" w:author="Benjamin Pannell" w:date="2014-10-22T19:24:00Z"/>
              </w:rPr>
            </w:pPr>
            <w:del w:id="3534" w:author="Benjamin Pannell" w:date="2014-10-22T19:24:00Z">
              <w:r w:rsidDel="008205DA">
                <w:delText>ARG_1</w:delText>
              </w:r>
            </w:del>
          </w:p>
        </w:tc>
      </w:tr>
      <w:tr w:rsidR="00D42A24" w:rsidDel="008205DA" w14:paraId="76EE9192" w14:textId="665ADE02" w:rsidTr="00D42A24">
        <w:trPr>
          <w:del w:id="3535" w:author="Benjamin Pannell" w:date="2014-10-22T19:24:00Z"/>
        </w:trPr>
        <w:tc>
          <w:tcPr>
            <w:tcW w:w="985" w:type="dxa"/>
          </w:tcPr>
          <w:p w14:paraId="534F2813" w14:textId="78E52431" w:rsidR="00D42A24" w:rsidRPr="00D42A24" w:rsidDel="008205DA" w:rsidRDefault="00D42A24" w:rsidP="00D42A24">
            <w:pPr>
              <w:jc w:val="center"/>
              <w:rPr>
                <w:del w:id="3536" w:author="Benjamin Pannell" w:date="2014-10-22T19:24:00Z"/>
                <w:b/>
              </w:rPr>
            </w:pPr>
            <w:del w:id="3537" w:author="Benjamin Pannell" w:date="2014-10-22T19:24:00Z">
              <w:r w:rsidRPr="00D42A24" w:rsidDel="008205DA">
                <w:rPr>
                  <w:b/>
                </w:rPr>
                <w:delText>0x20</w:delText>
              </w:r>
            </w:del>
          </w:p>
        </w:tc>
        <w:tc>
          <w:tcPr>
            <w:tcW w:w="8076" w:type="dxa"/>
            <w:gridSpan w:val="8"/>
            <w:vAlign w:val="center"/>
          </w:tcPr>
          <w:p w14:paraId="1EC14130" w14:textId="09AA53BB" w:rsidR="00D42A24" w:rsidDel="008205DA" w:rsidRDefault="00D42A24" w:rsidP="00D42A24">
            <w:pPr>
              <w:jc w:val="center"/>
              <w:rPr>
                <w:del w:id="3538" w:author="Benjamin Pannell" w:date="2014-10-22T19:24:00Z"/>
              </w:rPr>
            </w:pPr>
            <w:del w:id="3539" w:author="Benjamin Pannell" w:date="2014-10-22T19:24:00Z">
              <w:r w:rsidDel="008205DA">
                <w:delText>…</w:delText>
              </w:r>
            </w:del>
          </w:p>
        </w:tc>
      </w:tr>
      <w:tr w:rsidR="00D42A24" w:rsidDel="008205DA" w14:paraId="3B82EF6B" w14:textId="4E469F29" w:rsidTr="00D42A24">
        <w:trPr>
          <w:del w:id="3540" w:author="Benjamin Pannell" w:date="2014-10-22T19:24:00Z"/>
        </w:trPr>
        <w:tc>
          <w:tcPr>
            <w:tcW w:w="985" w:type="dxa"/>
          </w:tcPr>
          <w:p w14:paraId="395384A7" w14:textId="4703F1F4" w:rsidR="00D42A24" w:rsidRPr="00D42A24" w:rsidDel="008205DA" w:rsidRDefault="00D42A24" w:rsidP="00D42A24">
            <w:pPr>
              <w:jc w:val="center"/>
              <w:rPr>
                <w:del w:id="3541" w:author="Benjamin Pannell" w:date="2014-10-22T19:24:00Z"/>
                <w:b/>
              </w:rPr>
            </w:pPr>
            <w:del w:id="3542" w:author="Benjamin Pannell" w:date="2014-10-22T19:24:00Z">
              <w:r w:rsidRPr="00D42A24" w:rsidDel="008205DA">
                <w:rPr>
                  <w:b/>
                </w:rPr>
                <w:delText>0x30</w:delText>
              </w:r>
            </w:del>
          </w:p>
        </w:tc>
        <w:tc>
          <w:tcPr>
            <w:tcW w:w="8076" w:type="dxa"/>
            <w:gridSpan w:val="8"/>
            <w:vAlign w:val="center"/>
          </w:tcPr>
          <w:p w14:paraId="5414C2D3" w14:textId="7D6607D0" w:rsidR="00D42A24" w:rsidDel="008205DA" w:rsidRDefault="00D42A24" w:rsidP="00D42A24">
            <w:pPr>
              <w:jc w:val="center"/>
              <w:rPr>
                <w:del w:id="3543" w:author="Benjamin Pannell" w:date="2014-10-22T19:24:00Z"/>
              </w:rPr>
            </w:pPr>
            <w:del w:id="3544" w:author="Benjamin Pannell" w:date="2014-10-22T19:24:00Z">
              <w:r w:rsidDel="008205DA">
                <w:delText>ARG_N</w:delText>
              </w:r>
            </w:del>
          </w:p>
        </w:tc>
      </w:tr>
    </w:tbl>
    <w:p w14:paraId="2927C2C0" w14:textId="0654D79E" w:rsidR="00D42A24" w:rsidDel="008205DA" w:rsidRDefault="00D42A24" w:rsidP="00D42A24">
      <w:pPr>
        <w:pStyle w:val="Heading3"/>
        <w:rPr>
          <w:del w:id="3545" w:author="Benjamin Pannell" w:date="2014-10-22T19:24:00Z"/>
        </w:rPr>
      </w:pPr>
      <w:bookmarkStart w:id="3546" w:name="_Toc395540543"/>
      <w:del w:id="3547" w:author="Benjamin Pannell" w:date="2014-10-22T19:24:00Z">
        <w:r w:rsidDel="008205DA">
          <w:delText>OP Codes</w:delText>
        </w:r>
        <w:bookmarkEnd w:id="3546"/>
      </w:del>
    </w:p>
    <w:p w14:paraId="75670249" w14:textId="568D67A9" w:rsidR="00D42A24" w:rsidDel="008205DA" w:rsidRDefault="00D42A24" w:rsidP="00D42A24">
      <w:pPr>
        <w:rPr>
          <w:del w:id="3548" w:author="Benjamin Pannell" w:date="2014-10-22T19:24:00Z"/>
        </w:rPr>
      </w:pPr>
      <w:del w:id="3549" w:author="Benjamin Pannell" w:date="2014-10-22T19:24:00Z">
        <w:r w:rsidRPr="00D42A24" w:rsidDel="008205DA">
          <w:delText>There are a number of basic op codes which cover the spectrum of available functions which may be performed by the emulation layer. These codes define the way in which their received arguments are treated and allow future extensions to the protocol through</w:delText>
        </w:r>
        <w:r w:rsidDel="008205DA">
          <w:delText xml:space="preserve"> the use of the </w:delText>
        </w:r>
        <w:r w:rsidRPr="00D42A24" w:rsidDel="008205DA">
          <w:rPr>
            <w:b/>
          </w:rPr>
          <w:delText>000</w:delText>
        </w:r>
        <w:r w:rsidRPr="00D42A24" w:rsidDel="008205DA">
          <w:delText xml:space="preserve"> op code.</w:delText>
        </w:r>
      </w:del>
    </w:p>
    <w:p w14:paraId="0BCF8FC0" w14:textId="478AB314" w:rsidR="008578FB" w:rsidDel="008205DA" w:rsidRDefault="008578FB" w:rsidP="008578FB">
      <w:pPr>
        <w:pStyle w:val="Caption"/>
        <w:keepNext/>
        <w:rPr>
          <w:del w:id="3550" w:author="Benjamin Pannell" w:date="2014-10-22T19:24:00Z"/>
        </w:rPr>
      </w:pPr>
      <w:del w:id="3551" w:author="Benjamin Pannell" w:date="2014-10-22T19:24:00Z">
        <w:r w:rsidDel="008205DA">
          <w:delText xml:space="preserve">Table </w:delText>
        </w:r>
        <w:r w:rsidR="00B24485" w:rsidDel="008205DA">
          <w:fldChar w:fldCharType="begin"/>
        </w:r>
        <w:r w:rsidR="00B24485" w:rsidDel="008205DA">
          <w:delInstrText xml:space="preserve"> SEQ Table \* ARABIC </w:delInstrText>
        </w:r>
        <w:r w:rsidR="00B24485" w:rsidDel="008205DA">
          <w:fldChar w:fldCharType="separate"/>
        </w:r>
        <w:r w:rsidR="00963087" w:rsidDel="008205DA">
          <w:rPr>
            <w:noProof/>
          </w:rPr>
          <w:delText>13</w:delText>
        </w:r>
        <w:r w:rsidR="00B24485" w:rsidDel="008205DA">
          <w:rPr>
            <w:noProof/>
          </w:rPr>
          <w:fldChar w:fldCharType="end"/>
        </w:r>
        <w:r w:rsidDel="008205DA">
          <w:delText xml:space="preserve"> UART Protocol OP Codes</w:delText>
        </w:r>
      </w:del>
    </w:p>
    <w:tbl>
      <w:tblPr>
        <w:tblStyle w:val="TableGrid"/>
        <w:tblW w:w="0" w:type="auto"/>
        <w:tblLook w:val="04A0" w:firstRow="1" w:lastRow="0" w:firstColumn="1" w:lastColumn="0" w:noHBand="0" w:noVBand="1"/>
      </w:tblPr>
      <w:tblGrid>
        <w:gridCol w:w="1413"/>
        <w:gridCol w:w="7648"/>
      </w:tblGrid>
      <w:tr w:rsidR="00D42A24" w:rsidDel="008205DA" w14:paraId="7C0CBA1B" w14:textId="4863C5E0" w:rsidTr="0042583D">
        <w:trPr>
          <w:del w:id="3552" w:author="Benjamin Pannell" w:date="2014-10-22T19:24:00Z"/>
        </w:trPr>
        <w:tc>
          <w:tcPr>
            <w:tcW w:w="1413" w:type="dxa"/>
            <w:vAlign w:val="center"/>
          </w:tcPr>
          <w:p w14:paraId="34CA7B83" w14:textId="0CE7B790" w:rsidR="00D42A24" w:rsidDel="008205DA" w:rsidRDefault="00D42A24" w:rsidP="0042583D">
            <w:pPr>
              <w:jc w:val="center"/>
              <w:rPr>
                <w:del w:id="3553" w:author="Benjamin Pannell" w:date="2014-10-22T19:24:00Z"/>
              </w:rPr>
            </w:pPr>
            <w:del w:id="3554" w:author="Benjamin Pannell" w:date="2014-10-22T19:24:00Z">
              <w:r w:rsidDel="008205DA">
                <w:delText>OP_CODE</w:delText>
              </w:r>
            </w:del>
          </w:p>
        </w:tc>
        <w:tc>
          <w:tcPr>
            <w:tcW w:w="7648" w:type="dxa"/>
          </w:tcPr>
          <w:p w14:paraId="56F1245C" w14:textId="3079B6BA" w:rsidR="00D42A24" w:rsidDel="008205DA" w:rsidRDefault="00D42A24" w:rsidP="00D42A24">
            <w:pPr>
              <w:rPr>
                <w:del w:id="3555" w:author="Benjamin Pannell" w:date="2014-10-22T19:24:00Z"/>
              </w:rPr>
            </w:pPr>
            <w:del w:id="3556" w:author="Benjamin Pannell" w:date="2014-10-22T19:24:00Z">
              <w:r w:rsidDel="008205DA">
                <w:delText>Description</w:delText>
              </w:r>
            </w:del>
          </w:p>
        </w:tc>
      </w:tr>
      <w:tr w:rsidR="00D42A24" w:rsidDel="008205DA" w14:paraId="5F260F9D" w14:textId="02C63004" w:rsidTr="0042583D">
        <w:trPr>
          <w:del w:id="3557" w:author="Benjamin Pannell" w:date="2014-10-22T19:24:00Z"/>
        </w:trPr>
        <w:tc>
          <w:tcPr>
            <w:tcW w:w="1413" w:type="dxa"/>
            <w:vAlign w:val="center"/>
          </w:tcPr>
          <w:p w14:paraId="0F4C921A" w14:textId="501D8E13" w:rsidR="00D42A24" w:rsidRPr="0042583D" w:rsidDel="008205DA" w:rsidRDefault="00D42A24" w:rsidP="0042583D">
            <w:pPr>
              <w:jc w:val="center"/>
              <w:rPr>
                <w:del w:id="3558" w:author="Benjamin Pannell" w:date="2014-10-22T19:24:00Z"/>
                <w:color w:val="767171" w:themeColor="background2" w:themeShade="80"/>
              </w:rPr>
            </w:pPr>
            <w:del w:id="3559" w:author="Benjamin Pannell" w:date="2014-10-22T19:24:00Z">
              <w:r w:rsidDel="008205DA">
                <w:delText>0x0</w:delText>
              </w:r>
              <w:r w:rsidR="0042583D" w:rsidDel="008205DA">
                <w:delText xml:space="preserve"> </w:delText>
              </w:r>
              <w:r w:rsidR="0042583D" w:rsidDel="008205DA">
                <w:rPr>
                  <w:color w:val="767171" w:themeColor="background2" w:themeShade="80"/>
                </w:rPr>
                <w:delText>000</w:delText>
              </w:r>
            </w:del>
          </w:p>
        </w:tc>
        <w:tc>
          <w:tcPr>
            <w:tcW w:w="7648" w:type="dxa"/>
          </w:tcPr>
          <w:p w14:paraId="078D9F54" w14:textId="712DBD5B" w:rsidR="00D42A24" w:rsidDel="008205DA" w:rsidRDefault="0042583D" w:rsidP="00D42A24">
            <w:pPr>
              <w:rPr>
                <w:del w:id="3560" w:author="Benjamin Pannell" w:date="2014-10-22T19:24:00Z"/>
              </w:rPr>
            </w:pPr>
            <w:del w:id="3561" w:author="Benjamin Pannell" w:date="2014-10-22T19:24:00Z">
              <w:r w:rsidDel="008205DA">
                <w:delText>Custom Operation</w:delText>
              </w:r>
            </w:del>
          </w:p>
        </w:tc>
      </w:tr>
      <w:tr w:rsidR="00D42A24" w:rsidDel="008205DA" w14:paraId="7CDAE3A8" w14:textId="59CE55C6" w:rsidTr="0042583D">
        <w:trPr>
          <w:del w:id="3562" w:author="Benjamin Pannell" w:date="2014-10-22T19:24:00Z"/>
        </w:trPr>
        <w:tc>
          <w:tcPr>
            <w:tcW w:w="1413" w:type="dxa"/>
            <w:vAlign w:val="center"/>
          </w:tcPr>
          <w:p w14:paraId="5231D96B" w14:textId="65F518F9" w:rsidR="00D42A24" w:rsidDel="008205DA" w:rsidRDefault="00D42A24" w:rsidP="0042583D">
            <w:pPr>
              <w:jc w:val="center"/>
              <w:rPr>
                <w:del w:id="3563" w:author="Benjamin Pannell" w:date="2014-10-22T19:24:00Z"/>
              </w:rPr>
            </w:pPr>
            <w:del w:id="3564" w:author="Benjamin Pannell" w:date="2014-10-22T19:24:00Z">
              <w:r w:rsidDel="008205DA">
                <w:delText>0x1</w:delText>
              </w:r>
              <w:r w:rsidR="0042583D" w:rsidDel="008205DA">
                <w:delText xml:space="preserve"> </w:delText>
              </w:r>
              <w:r w:rsidR="0042583D" w:rsidDel="008205DA">
                <w:rPr>
                  <w:color w:val="767171" w:themeColor="background2" w:themeShade="80"/>
                </w:rPr>
                <w:delText>001</w:delText>
              </w:r>
            </w:del>
          </w:p>
        </w:tc>
        <w:tc>
          <w:tcPr>
            <w:tcW w:w="7648" w:type="dxa"/>
          </w:tcPr>
          <w:p w14:paraId="5D6EC07A" w14:textId="2F22817D" w:rsidR="00D42A24" w:rsidDel="008205DA" w:rsidRDefault="0042583D" w:rsidP="00D42A24">
            <w:pPr>
              <w:rPr>
                <w:del w:id="3565" w:author="Benjamin Pannell" w:date="2014-10-22T19:24:00Z"/>
              </w:rPr>
            </w:pPr>
            <w:del w:id="3566" w:author="Benjamin Pannell" w:date="2014-10-22T19:24:00Z">
              <w:r w:rsidDel="008205DA">
                <w:delText>Keyboard</w:delText>
              </w:r>
            </w:del>
          </w:p>
        </w:tc>
      </w:tr>
      <w:tr w:rsidR="00D42A24" w:rsidDel="008205DA" w14:paraId="5CEAB245" w14:textId="61DC9DE0" w:rsidTr="0042583D">
        <w:trPr>
          <w:del w:id="3567" w:author="Benjamin Pannell" w:date="2014-10-22T19:24:00Z"/>
        </w:trPr>
        <w:tc>
          <w:tcPr>
            <w:tcW w:w="1413" w:type="dxa"/>
            <w:vAlign w:val="center"/>
          </w:tcPr>
          <w:p w14:paraId="745C8DFA" w14:textId="1317A4BC" w:rsidR="00D42A24" w:rsidDel="008205DA" w:rsidRDefault="00D42A24" w:rsidP="0042583D">
            <w:pPr>
              <w:jc w:val="center"/>
              <w:rPr>
                <w:del w:id="3568" w:author="Benjamin Pannell" w:date="2014-10-22T19:24:00Z"/>
              </w:rPr>
            </w:pPr>
            <w:del w:id="3569" w:author="Benjamin Pannell" w:date="2014-10-22T19:24:00Z">
              <w:r w:rsidDel="008205DA">
                <w:delText>0x2</w:delText>
              </w:r>
              <w:r w:rsidR="0042583D" w:rsidDel="008205DA">
                <w:delText xml:space="preserve"> </w:delText>
              </w:r>
              <w:r w:rsidR="0042583D" w:rsidDel="008205DA">
                <w:rPr>
                  <w:color w:val="767171" w:themeColor="background2" w:themeShade="80"/>
                </w:rPr>
                <w:delText>010</w:delText>
              </w:r>
            </w:del>
          </w:p>
        </w:tc>
        <w:tc>
          <w:tcPr>
            <w:tcW w:w="7648" w:type="dxa"/>
          </w:tcPr>
          <w:p w14:paraId="1DBFAA08" w14:textId="5642F5CD" w:rsidR="00D42A24" w:rsidDel="008205DA" w:rsidRDefault="0042583D" w:rsidP="00D42A24">
            <w:pPr>
              <w:rPr>
                <w:del w:id="3570" w:author="Benjamin Pannell" w:date="2014-10-22T19:24:00Z"/>
              </w:rPr>
            </w:pPr>
            <w:del w:id="3571" w:author="Benjamin Pannell" w:date="2014-10-22T19:24:00Z">
              <w:r w:rsidDel="008205DA">
                <w:delText>Mouse</w:delText>
              </w:r>
            </w:del>
          </w:p>
        </w:tc>
      </w:tr>
      <w:tr w:rsidR="00D42A24" w:rsidDel="008205DA" w14:paraId="0E6E7048" w14:textId="422310FF" w:rsidTr="0042583D">
        <w:trPr>
          <w:del w:id="3572" w:author="Benjamin Pannell" w:date="2014-10-22T19:24:00Z"/>
        </w:trPr>
        <w:tc>
          <w:tcPr>
            <w:tcW w:w="1413" w:type="dxa"/>
            <w:vAlign w:val="center"/>
          </w:tcPr>
          <w:p w14:paraId="32C5F834" w14:textId="7D446209" w:rsidR="00D42A24" w:rsidDel="008205DA" w:rsidRDefault="00D42A24" w:rsidP="0042583D">
            <w:pPr>
              <w:jc w:val="center"/>
              <w:rPr>
                <w:del w:id="3573" w:author="Benjamin Pannell" w:date="2014-10-22T19:24:00Z"/>
              </w:rPr>
            </w:pPr>
            <w:del w:id="3574" w:author="Benjamin Pannell" w:date="2014-10-22T19:24:00Z">
              <w:r w:rsidDel="008205DA">
                <w:delText>0x3</w:delText>
              </w:r>
              <w:r w:rsidR="0042583D" w:rsidDel="008205DA">
                <w:delText xml:space="preserve"> </w:delText>
              </w:r>
              <w:r w:rsidR="0042583D" w:rsidDel="008205DA">
                <w:rPr>
                  <w:color w:val="767171" w:themeColor="background2" w:themeShade="80"/>
                </w:rPr>
                <w:delText>011</w:delText>
              </w:r>
            </w:del>
          </w:p>
        </w:tc>
        <w:tc>
          <w:tcPr>
            <w:tcW w:w="7648" w:type="dxa"/>
          </w:tcPr>
          <w:p w14:paraId="6FCFB562" w14:textId="050C40EA" w:rsidR="00D42A24" w:rsidDel="008205DA" w:rsidRDefault="0042583D" w:rsidP="00D42A24">
            <w:pPr>
              <w:rPr>
                <w:del w:id="3575" w:author="Benjamin Pannell" w:date="2014-10-22T19:24:00Z"/>
              </w:rPr>
            </w:pPr>
            <w:del w:id="3576" w:author="Benjamin Pannell" w:date="2014-10-22T19:24:00Z">
              <w:r w:rsidDel="008205DA">
                <w:delText>Joystick</w:delText>
              </w:r>
            </w:del>
          </w:p>
        </w:tc>
      </w:tr>
      <w:tr w:rsidR="00D42A24" w:rsidDel="008205DA" w14:paraId="712A2E34" w14:textId="55E3D8D1" w:rsidTr="0042583D">
        <w:trPr>
          <w:del w:id="3577" w:author="Benjamin Pannell" w:date="2014-10-22T19:24:00Z"/>
        </w:trPr>
        <w:tc>
          <w:tcPr>
            <w:tcW w:w="1413" w:type="dxa"/>
            <w:vAlign w:val="center"/>
          </w:tcPr>
          <w:p w14:paraId="3DD6416A" w14:textId="76255A8D" w:rsidR="00D42A24" w:rsidDel="008205DA" w:rsidRDefault="00D42A24" w:rsidP="0042583D">
            <w:pPr>
              <w:jc w:val="center"/>
              <w:rPr>
                <w:del w:id="3578" w:author="Benjamin Pannell" w:date="2014-10-22T19:24:00Z"/>
              </w:rPr>
            </w:pPr>
            <w:del w:id="3579" w:author="Benjamin Pannell" w:date="2014-10-22T19:24:00Z">
              <w:r w:rsidDel="008205DA">
                <w:delText>0x4</w:delText>
              </w:r>
              <w:r w:rsidR="0042583D" w:rsidDel="008205DA">
                <w:delText xml:space="preserve"> </w:delText>
              </w:r>
              <w:r w:rsidR="0042583D" w:rsidDel="008205DA">
                <w:rPr>
                  <w:color w:val="767171" w:themeColor="background2" w:themeShade="80"/>
                </w:rPr>
                <w:delText>100</w:delText>
              </w:r>
            </w:del>
          </w:p>
        </w:tc>
        <w:tc>
          <w:tcPr>
            <w:tcW w:w="7648" w:type="dxa"/>
          </w:tcPr>
          <w:p w14:paraId="5F984F61" w14:textId="77D58889" w:rsidR="00D42A24" w:rsidDel="008205DA" w:rsidRDefault="0042583D" w:rsidP="00DF500C">
            <w:pPr>
              <w:rPr>
                <w:del w:id="3580" w:author="Benjamin Pannell" w:date="2014-10-22T19:24:00Z"/>
              </w:rPr>
            </w:pPr>
            <w:del w:id="3581" w:author="Benjamin Pannell" w:date="2014-10-22T19:24:00Z">
              <w:r w:rsidDel="008205DA">
                <w:delText>Reserved</w:delText>
              </w:r>
              <w:r w:rsidR="0021630B" w:rsidDel="008205DA">
                <w:delText xml:space="preserve"> For Future </w:delText>
              </w:r>
              <w:r w:rsidR="00DF500C" w:rsidDel="008205DA">
                <w:delText>Expansion</w:delText>
              </w:r>
            </w:del>
          </w:p>
        </w:tc>
      </w:tr>
      <w:tr w:rsidR="00D42A24" w:rsidDel="008205DA" w14:paraId="35B82B5C" w14:textId="18C555F4" w:rsidTr="0042583D">
        <w:trPr>
          <w:del w:id="3582" w:author="Benjamin Pannell" w:date="2014-10-22T19:24:00Z"/>
        </w:trPr>
        <w:tc>
          <w:tcPr>
            <w:tcW w:w="1413" w:type="dxa"/>
            <w:vAlign w:val="center"/>
          </w:tcPr>
          <w:p w14:paraId="7A3B654B" w14:textId="4F0D135E" w:rsidR="00D42A24" w:rsidDel="008205DA" w:rsidRDefault="00D42A24" w:rsidP="0042583D">
            <w:pPr>
              <w:jc w:val="center"/>
              <w:rPr>
                <w:del w:id="3583" w:author="Benjamin Pannell" w:date="2014-10-22T19:24:00Z"/>
              </w:rPr>
            </w:pPr>
            <w:del w:id="3584" w:author="Benjamin Pannell" w:date="2014-10-22T19:24:00Z">
              <w:r w:rsidDel="008205DA">
                <w:delText>0x5</w:delText>
              </w:r>
              <w:r w:rsidR="0042583D" w:rsidDel="008205DA">
                <w:delText xml:space="preserve"> </w:delText>
              </w:r>
              <w:r w:rsidR="0042583D" w:rsidDel="008205DA">
                <w:rPr>
                  <w:color w:val="767171" w:themeColor="background2" w:themeShade="80"/>
                </w:rPr>
                <w:delText>101</w:delText>
              </w:r>
            </w:del>
          </w:p>
        </w:tc>
        <w:tc>
          <w:tcPr>
            <w:tcW w:w="7648" w:type="dxa"/>
          </w:tcPr>
          <w:p w14:paraId="53A9D75F" w14:textId="076DC258" w:rsidR="00D42A24" w:rsidDel="008205DA" w:rsidRDefault="0042583D" w:rsidP="00D42A24">
            <w:pPr>
              <w:rPr>
                <w:del w:id="3585" w:author="Benjamin Pannell" w:date="2014-10-22T19:24:00Z"/>
              </w:rPr>
            </w:pPr>
            <w:del w:id="3586" w:author="Benjamin Pannell" w:date="2014-10-22T19:24:00Z">
              <w:r w:rsidDel="008205DA">
                <w:delText>Reserved</w:delText>
              </w:r>
              <w:r w:rsidR="0021630B" w:rsidDel="008205DA">
                <w:delText xml:space="preserve"> For Future </w:delText>
              </w:r>
              <w:r w:rsidR="00DF500C" w:rsidDel="008205DA">
                <w:delText>Expansion</w:delText>
              </w:r>
            </w:del>
          </w:p>
        </w:tc>
      </w:tr>
      <w:tr w:rsidR="00D42A24" w:rsidDel="008205DA" w14:paraId="26A97237" w14:textId="6F82C5DF" w:rsidTr="0042583D">
        <w:trPr>
          <w:del w:id="3587" w:author="Benjamin Pannell" w:date="2014-10-22T19:24:00Z"/>
        </w:trPr>
        <w:tc>
          <w:tcPr>
            <w:tcW w:w="1413" w:type="dxa"/>
            <w:vAlign w:val="center"/>
          </w:tcPr>
          <w:p w14:paraId="756425B6" w14:textId="427A55DE" w:rsidR="00D42A24" w:rsidDel="008205DA" w:rsidRDefault="00D42A24" w:rsidP="0042583D">
            <w:pPr>
              <w:jc w:val="center"/>
              <w:rPr>
                <w:del w:id="3588" w:author="Benjamin Pannell" w:date="2014-10-22T19:24:00Z"/>
              </w:rPr>
            </w:pPr>
            <w:del w:id="3589" w:author="Benjamin Pannell" w:date="2014-10-22T19:24:00Z">
              <w:r w:rsidDel="008205DA">
                <w:delText>0x6</w:delText>
              </w:r>
              <w:r w:rsidR="0042583D" w:rsidDel="008205DA">
                <w:delText xml:space="preserve"> </w:delText>
              </w:r>
              <w:r w:rsidR="0042583D" w:rsidDel="008205DA">
                <w:rPr>
                  <w:color w:val="767171" w:themeColor="background2" w:themeShade="80"/>
                </w:rPr>
                <w:delText>110</w:delText>
              </w:r>
            </w:del>
          </w:p>
        </w:tc>
        <w:tc>
          <w:tcPr>
            <w:tcW w:w="7648" w:type="dxa"/>
          </w:tcPr>
          <w:p w14:paraId="1E07A74A" w14:textId="4F5AF556" w:rsidR="00D42A24" w:rsidDel="008205DA" w:rsidRDefault="0042583D" w:rsidP="00D42A24">
            <w:pPr>
              <w:rPr>
                <w:del w:id="3590" w:author="Benjamin Pannell" w:date="2014-10-22T19:24:00Z"/>
              </w:rPr>
            </w:pPr>
            <w:del w:id="3591" w:author="Benjamin Pannell" w:date="2014-10-22T19:24:00Z">
              <w:r w:rsidDel="008205DA">
                <w:delText>Reserved</w:delText>
              </w:r>
              <w:r w:rsidR="0021630B" w:rsidDel="008205DA">
                <w:delText xml:space="preserve"> For Future </w:delText>
              </w:r>
              <w:r w:rsidR="00DF500C" w:rsidDel="008205DA">
                <w:delText>Expansion</w:delText>
              </w:r>
            </w:del>
          </w:p>
        </w:tc>
      </w:tr>
      <w:tr w:rsidR="0042583D" w:rsidDel="008205DA" w14:paraId="7B7B3DE1" w14:textId="691B91A6" w:rsidTr="0042583D">
        <w:trPr>
          <w:del w:id="3592" w:author="Benjamin Pannell" w:date="2014-10-22T19:24:00Z"/>
        </w:trPr>
        <w:tc>
          <w:tcPr>
            <w:tcW w:w="1413" w:type="dxa"/>
            <w:vAlign w:val="center"/>
          </w:tcPr>
          <w:p w14:paraId="4D8F6186" w14:textId="2690AED7" w:rsidR="0042583D" w:rsidDel="008205DA" w:rsidRDefault="0042583D" w:rsidP="0042583D">
            <w:pPr>
              <w:jc w:val="center"/>
              <w:rPr>
                <w:del w:id="3593" w:author="Benjamin Pannell" w:date="2014-10-22T19:24:00Z"/>
              </w:rPr>
            </w:pPr>
            <w:del w:id="3594" w:author="Benjamin Pannell" w:date="2014-10-22T19:24:00Z">
              <w:r w:rsidDel="008205DA">
                <w:delText xml:space="preserve">0x7 </w:delText>
              </w:r>
              <w:r w:rsidDel="008205DA">
                <w:rPr>
                  <w:color w:val="767171" w:themeColor="background2" w:themeShade="80"/>
                </w:rPr>
                <w:delText>111</w:delText>
              </w:r>
            </w:del>
          </w:p>
        </w:tc>
        <w:tc>
          <w:tcPr>
            <w:tcW w:w="7648" w:type="dxa"/>
          </w:tcPr>
          <w:p w14:paraId="109D3EB4" w14:textId="5595A659" w:rsidR="0042583D" w:rsidDel="008205DA" w:rsidRDefault="0042583D" w:rsidP="00D42A24">
            <w:pPr>
              <w:rPr>
                <w:del w:id="3595" w:author="Benjamin Pannell" w:date="2014-10-22T19:24:00Z"/>
              </w:rPr>
            </w:pPr>
            <w:del w:id="3596" w:author="Benjamin Pannell" w:date="2014-10-22T19:24:00Z">
              <w:r w:rsidDel="008205DA">
                <w:delText>Reserved</w:delText>
              </w:r>
              <w:r w:rsidR="0021630B" w:rsidDel="008205DA">
                <w:delText xml:space="preserve"> For Future </w:delText>
              </w:r>
              <w:r w:rsidR="00DF500C" w:rsidDel="008205DA">
                <w:delText>Expansion</w:delText>
              </w:r>
            </w:del>
          </w:p>
        </w:tc>
      </w:tr>
    </w:tbl>
    <w:p w14:paraId="4201CD4F" w14:textId="26E8A4FF" w:rsidR="00D42A24" w:rsidDel="008205DA" w:rsidRDefault="0042583D" w:rsidP="0042583D">
      <w:pPr>
        <w:pStyle w:val="Heading3"/>
        <w:rPr>
          <w:del w:id="3597" w:author="Benjamin Pannell" w:date="2014-10-22T19:24:00Z"/>
        </w:rPr>
      </w:pPr>
      <w:bookmarkStart w:id="3598" w:name="_Toc395540544"/>
      <w:del w:id="3599" w:author="Benjamin Pannell" w:date="2014-10-22T19:24:00Z">
        <w:r w:rsidDel="008205DA">
          <w:delText>Expected Arguments</w:delText>
        </w:r>
        <w:bookmarkEnd w:id="3598"/>
      </w:del>
    </w:p>
    <w:p w14:paraId="5A2E312E" w14:textId="66F5C65C" w:rsidR="0042583D" w:rsidDel="008205DA" w:rsidRDefault="0042583D" w:rsidP="0042583D">
      <w:pPr>
        <w:rPr>
          <w:del w:id="3600" w:author="Benjamin Pannell" w:date="2014-10-22T19:24:00Z"/>
        </w:rPr>
      </w:pPr>
      <w:del w:id="3601" w:author="Benjamin Pannell" w:date="2014-10-22T19:24:00Z">
        <w:r w:rsidRPr="0042583D" w:rsidDel="008205DA">
          <w:delText>Each op code expects a certain set of arguments to be provided, and their presence dictates the behaviour undertaken by the emulation layer when the op code is received. In all cases,</w:delText>
        </w:r>
        <w:r w:rsidDel="008205DA">
          <w:delText xml:space="preserve"> transmission of a packet with </w:delText>
        </w:r>
        <w:r w:rsidRPr="0042583D" w:rsidDel="008205DA">
          <w:rPr>
            <w:b/>
          </w:rPr>
          <w:delText>ARG_COUNT=0</w:delText>
        </w:r>
        <w:r w:rsidRPr="0042583D" w:rsidDel="008205DA">
          <w:delText xml:space="preserve"> will be used to release all active keys or buttons.</w:delText>
        </w:r>
      </w:del>
    </w:p>
    <w:p w14:paraId="3921979D" w14:textId="6DF113EE" w:rsidR="00681A68" w:rsidDel="008205DA" w:rsidRDefault="00681A68">
      <w:pPr>
        <w:rPr>
          <w:del w:id="3602" w:author="Benjamin Pannell" w:date="2014-10-22T19:24:00Z"/>
          <w:rFonts w:asciiTheme="majorHAnsi" w:eastAsiaTheme="majorEastAsia" w:hAnsiTheme="majorHAnsi" w:cstheme="majorBidi"/>
          <w:i/>
          <w:iCs/>
          <w:color w:val="2E74B5" w:themeColor="accent1" w:themeShade="BF"/>
        </w:rPr>
      </w:pPr>
      <w:del w:id="3603" w:author="Benjamin Pannell" w:date="2014-10-22T19:24:00Z">
        <w:r w:rsidDel="008205DA">
          <w:br w:type="page"/>
        </w:r>
      </w:del>
    </w:p>
    <w:p w14:paraId="58C23D12" w14:textId="54967DBB" w:rsidR="0042583D" w:rsidDel="008205DA" w:rsidRDefault="0042583D" w:rsidP="0042583D">
      <w:pPr>
        <w:pStyle w:val="Heading4"/>
        <w:rPr>
          <w:del w:id="3604" w:author="Benjamin Pannell" w:date="2014-10-22T19:24:00Z"/>
        </w:rPr>
      </w:pPr>
      <w:del w:id="3605" w:author="Benjamin Pannell" w:date="2014-10-22T19:24:00Z">
        <w:r w:rsidDel="008205DA">
          <w:delText>Keyboard</w:delText>
        </w:r>
      </w:del>
    </w:p>
    <w:p w14:paraId="2EADCFFB" w14:textId="2703F7E1" w:rsidR="0042583D" w:rsidDel="008205DA" w:rsidRDefault="0042583D" w:rsidP="0042583D">
      <w:pPr>
        <w:rPr>
          <w:del w:id="3606" w:author="Benjamin Pannell" w:date="2014-10-22T19:24:00Z"/>
        </w:rPr>
      </w:pPr>
      <w:del w:id="3607" w:author="Benjamin Pannell" w:date="2014-10-22T19:24:00Z">
        <w:r w:rsidDel="008205DA">
          <w:delText>The keyboard operation is used to trigger the emulation of KeyDown operations. It is important to note that unlike platform native emulation libraries like SendKey() or Win32 API calls it is not necessary to send a KeyUp message when performing USB emulation, rather the KeyUp state will be detected when a packet is sent without the key listed as depressed. This is an important distinction and one which will in many ways dictate the way this protocol is designed.</w:delText>
        </w:r>
      </w:del>
    </w:p>
    <w:p w14:paraId="5D108DFF" w14:textId="37A4F9A5" w:rsidR="0042583D" w:rsidDel="008205DA" w:rsidRDefault="0042583D" w:rsidP="0042583D">
      <w:pPr>
        <w:rPr>
          <w:del w:id="3608" w:author="Benjamin Pannell" w:date="2014-10-22T19:24:00Z"/>
        </w:rPr>
      </w:pPr>
      <w:del w:id="3609" w:author="Benjamin Pannell" w:date="2014-10-22T19:24:00Z">
        <w:r w:rsidDel="008205DA">
          <w:delText>In addition to this, the ATmega32u4's keyboard emulation is limited to 6 keys + 4 modifiers at any one time, and due to the way that HID emulation is performed it is impossible to "trick" the operating system into believing that more than that number are depressed at any one time.</w:delText>
        </w:r>
      </w:del>
    </w:p>
    <w:p w14:paraId="5F246A38" w14:textId="13E8D406" w:rsidR="0042583D" w:rsidDel="008205DA" w:rsidRDefault="0042583D" w:rsidP="0042583D">
      <w:pPr>
        <w:rPr>
          <w:del w:id="3610" w:author="Benjamin Pannell" w:date="2014-10-22T19:24:00Z"/>
        </w:rPr>
      </w:pPr>
      <w:del w:id="3611" w:author="Benjamin Pannell" w:date="2014-10-22T19:24:00Z">
        <w:r w:rsidDel="008205DA">
          <w:delText>As a result of these restrictions, the Keyboard (</w:delText>
        </w:r>
        <w:r w:rsidRPr="0042583D" w:rsidDel="008205DA">
          <w:rPr>
            <w:b/>
          </w:rPr>
          <w:delText>0x20</w:delText>
        </w:r>
        <w:r w:rsidDel="008205DA">
          <w:delText xml:space="preserve"> flag) OP_CODE requires the following argument structure.</w:delText>
        </w:r>
      </w:del>
    </w:p>
    <w:p w14:paraId="130BC67B" w14:textId="0AC16846" w:rsidR="0042583D" w:rsidDel="008205DA" w:rsidRDefault="0042583D" w:rsidP="0042583D">
      <w:pPr>
        <w:pStyle w:val="ListParagraph"/>
        <w:numPr>
          <w:ilvl w:val="0"/>
          <w:numId w:val="3"/>
        </w:numPr>
        <w:rPr>
          <w:del w:id="3612" w:author="Benjamin Pannell" w:date="2014-10-22T19:24:00Z"/>
        </w:rPr>
      </w:pPr>
      <w:del w:id="3613" w:author="Benjamin Pannell" w:date="2014-10-22T19:24:00Z">
        <w:r w:rsidRPr="0042583D" w:rsidDel="008205DA">
          <w:rPr>
            <w:b/>
          </w:rPr>
          <w:delText>ARG_1</w:delText>
        </w:r>
        <w:r w:rsidDel="008205DA">
          <w:delText xml:space="preserve"> MODIFIERS : </w:delText>
        </w:r>
        <w:r w:rsidRPr="0042583D" w:rsidDel="008205DA">
          <w:rPr>
            <w:b/>
          </w:rPr>
          <w:delText>uint8</w:delText>
        </w:r>
      </w:del>
    </w:p>
    <w:p w14:paraId="45CA11E2" w14:textId="59A219BC" w:rsidR="0042583D" w:rsidDel="008205DA" w:rsidRDefault="0042583D" w:rsidP="0042583D">
      <w:pPr>
        <w:pStyle w:val="ListParagraph"/>
        <w:numPr>
          <w:ilvl w:val="0"/>
          <w:numId w:val="3"/>
        </w:numPr>
        <w:rPr>
          <w:del w:id="3614" w:author="Benjamin Pannell" w:date="2014-10-22T19:24:00Z"/>
        </w:rPr>
      </w:pPr>
      <w:del w:id="3615" w:author="Benjamin Pannell" w:date="2014-10-22T19:24:00Z">
        <w:r w:rsidRPr="0042583D" w:rsidDel="008205DA">
          <w:rPr>
            <w:b/>
          </w:rPr>
          <w:delText>ARG_2..7</w:delText>
        </w:r>
        <w:r w:rsidDel="008205DA">
          <w:delText xml:space="preserve"> KEY : </w:delText>
        </w:r>
        <w:r w:rsidRPr="0042583D" w:rsidDel="008205DA">
          <w:rPr>
            <w:b/>
          </w:rPr>
          <w:delText>uint8</w:delText>
        </w:r>
      </w:del>
    </w:p>
    <w:p w14:paraId="741CE397" w14:textId="4475356E" w:rsidR="0042583D" w:rsidDel="008205DA" w:rsidRDefault="0042583D" w:rsidP="0042583D">
      <w:pPr>
        <w:rPr>
          <w:del w:id="3616" w:author="Benjamin Pannell" w:date="2014-10-22T19:24:00Z"/>
        </w:rPr>
      </w:pPr>
      <w:del w:id="3617" w:author="Benjamin Pannell" w:date="2014-10-22T19:24:00Z">
        <w:r w:rsidDel="008205DA">
          <w:delText>It is important to note that the protocol and implementation allow the transmission of partial packets - meaning that it is not necessary to send additional arguments for keys which are not in use. Therefore to send the 'A' key it is simply necessary to send 2 arguments.</w:delText>
        </w:r>
      </w:del>
    </w:p>
    <w:p w14:paraId="1354058E" w14:textId="5F8F8BEF" w:rsidR="0042583D" w:rsidDel="008205DA" w:rsidRDefault="0042583D" w:rsidP="0042583D">
      <w:pPr>
        <w:pStyle w:val="Heading5"/>
        <w:rPr>
          <w:del w:id="3618" w:author="Benjamin Pannell" w:date="2014-10-22T19:24:00Z"/>
        </w:rPr>
      </w:pPr>
      <w:bookmarkStart w:id="3619" w:name="_Ref395536398"/>
      <w:del w:id="3620" w:author="Benjamin Pannell" w:date="2014-10-22T19:24:00Z">
        <w:r w:rsidDel="008205DA">
          <w:delText>Example Packets</w:delText>
        </w:r>
        <w:bookmarkEnd w:id="3619"/>
      </w:del>
    </w:p>
    <w:p w14:paraId="1965C911" w14:textId="3664122F" w:rsidR="0042583D" w:rsidDel="008205DA" w:rsidRDefault="0042583D" w:rsidP="0042583D">
      <w:pPr>
        <w:rPr>
          <w:del w:id="3621" w:author="Benjamin Pannell" w:date="2014-10-22T19:24:00Z"/>
        </w:rPr>
      </w:pPr>
      <w:del w:id="3622" w:author="Benjamin Pannell" w:date="2014-10-22T19:24:00Z">
        <w:r w:rsidDel="008205DA">
          <w:delText>The following are</w:delText>
        </w:r>
        <w:r w:rsidR="006F5D26" w:rsidDel="008205DA">
          <w:delText xml:space="preserve"> examples</w:delText>
        </w:r>
        <w:r w:rsidDel="008205DA">
          <w:delText xml:space="preserve"> of packets for performing some basic operations.</w:delText>
        </w:r>
        <w:r w:rsidR="006F5D26" w:rsidDel="008205DA">
          <w:delText xml:space="preserve"> Numbers represent hexadecimal bytes sent to the emulation device</w:delText>
        </w:r>
      </w:del>
    </w:p>
    <w:p w14:paraId="70DF58A8" w14:textId="67774BB0" w:rsidR="0042583D" w:rsidDel="008205DA" w:rsidRDefault="0042583D" w:rsidP="0042583D">
      <w:pPr>
        <w:pStyle w:val="ListParagraph"/>
        <w:numPr>
          <w:ilvl w:val="0"/>
          <w:numId w:val="3"/>
        </w:numPr>
        <w:rPr>
          <w:del w:id="3623" w:author="Benjamin Pannell" w:date="2014-10-22T19:24:00Z"/>
        </w:rPr>
      </w:pPr>
      <w:del w:id="3624" w:author="Benjamin Pannell" w:date="2014-10-22T19:24:00Z">
        <w:r w:rsidRPr="0042583D" w:rsidDel="008205DA">
          <w:rPr>
            <w:b/>
          </w:rPr>
          <w:delText>Press A</w:delText>
        </w:r>
        <w:r w:rsidDel="008205DA">
          <w:delText xml:space="preserve"> 22 00 04</w:delText>
        </w:r>
      </w:del>
    </w:p>
    <w:p w14:paraId="435909CF" w14:textId="669F96AC" w:rsidR="006F5D26" w:rsidDel="008205DA" w:rsidRDefault="006F5D26" w:rsidP="003F74B4">
      <w:pPr>
        <w:pStyle w:val="ListParagraph"/>
        <w:numPr>
          <w:ilvl w:val="1"/>
          <w:numId w:val="3"/>
        </w:numPr>
        <w:rPr>
          <w:del w:id="3625" w:author="Benjamin Pannell" w:date="2014-10-22T19:24:00Z"/>
        </w:rPr>
      </w:pPr>
      <w:del w:id="3626" w:author="Benjamin Pannell" w:date="2014-10-22T19:24:00Z">
        <w:r w:rsidDel="008205DA">
          <w:delText xml:space="preserve">0x20 – Keyboard Operation + 0x02 – 2 byte packet length </w:delText>
        </w:r>
      </w:del>
    </w:p>
    <w:p w14:paraId="49DA2FE0" w14:textId="1364285E" w:rsidR="006F5D26" w:rsidDel="008205DA" w:rsidRDefault="006F5D26" w:rsidP="003F74B4">
      <w:pPr>
        <w:pStyle w:val="ListParagraph"/>
        <w:numPr>
          <w:ilvl w:val="1"/>
          <w:numId w:val="3"/>
        </w:numPr>
        <w:rPr>
          <w:del w:id="3627" w:author="Benjamin Pannell" w:date="2014-10-22T19:24:00Z"/>
        </w:rPr>
      </w:pPr>
      <w:del w:id="3628" w:author="Benjamin Pannell" w:date="2014-10-22T19:24:00Z">
        <w:r w:rsidDel="008205DA">
          <w:delText>0x00 – No modifier keys</w:delText>
        </w:r>
      </w:del>
    </w:p>
    <w:p w14:paraId="526B90DF" w14:textId="046D5680" w:rsidR="006F5D26" w:rsidDel="008205DA" w:rsidRDefault="006F5D26" w:rsidP="003F74B4">
      <w:pPr>
        <w:pStyle w:val="ListParagraph"/>
        <w:numPr>
          <w:ilvl w:val="1"/>
          <w:numId w:val="3"/>
        </w:numPr>
        <w:rPr>
          <w:del w:id="3629" w:author="Benjamin Pannell" w:date="2014-10-22T19:24:00Z"/>
        </w:rPr>
      </w:pPr>
      <w:del w:id="3630" w:author="Benjamin Pannell" w:date="2014-10-22T19:24:00Z">
        <w:r w:rsidDel="008205DA">
          <w:delText>0x04 – Key code for A key</w:delText>
        </w:r>
      </w:del>
    </w:p>
    <w:p w14:paraId="03A19574" w14:textId="7155310D" w:rsidR="000D6B45" w:rsidDel="008205DA" w:rsidRDefault="0042583D" w:rsidP="000D6B45">
      <w:pPr>
        <w:pStyle w:val="ListParagraph"/>
        <w:numPr>
          <w:ilvl w:val="0"/>
          <w:numId w:val="3"/>
        </w:numPr>
        <w:rPr>
          <w:del w:id="3631" w:author="Benjamin Pannell" w:date="2014-10-22T19:24:00Z"/>
        </w:rPr>
      </w:pPr>
      <w:del w:id="3632" w:author="Benjamin Pannell" w:date="2014-10-22T19:24:00Z">
        <w:r w:rsidRPr="0042583D" w:rsidDel="008205DA">
          <w:rPr>
            <w:b/>
          </w:rPr>
          <w:delText>Press Shift+A</w:delText>
        </w:r>
        <w:r w:rsidDel="008205DA">
          <w:delText xml:space="preserve"> 22 02 04</w:delText>
        </w:r>
      </w:del>
    </w:p>
    <w:p w14:paraId="68EF3FD5" w14:textId="6C47C10C" w:rsidR="000D6B45" w:rsidDel="008205DA" w:rsidRDefault="000D6B45" w:rsidP="000D6B45">
      <w:pPr>
        <w:pStyle w:val="ListParagraph"/>
        <w:numPr>
          <w:ilvl w:val="1"/>
          <w:numId w:val="3"/>
        </w:numPr>
        <w:rPr>
          <w:del w:id="3633" w:author="Benjamin Pannell" w:date="2014-10-22T19:24:00Z"/>
        </w:rPr>
      </w:pPr>
      <w:del w:id="3634" w:author="Benjamin Pannell" w:date="2014-10-22T19:24:00Z">
        <w:r w:rsidDel="008205DA">
          <w:delText xml:space="preserve">0x20 – Keyboard Operation + 0x02 – 2 byte packet length </w:delText>
        </w:r>
      </w:del>
    </w:p>
    <w:p w14:paraId="3D70AD2A" w14:textId="1BD52B22" w:rsidR="000D6B45" w:rsidDel="008205DA" w:rsidRDefault="000D6B45" w:rsidP="000D6B45">
      <w:pPr>
        <w:pStyle w:val="ListParagraph"/>
        <w:numPr>
          <w:ilvl w:val="1"/>
          <w:numId w:val="3"/>
        </w:numPr>
        <w:rPr>
          <w:del w:id="3635" w:author="Benjamin Pannell" w:date="2014-10-22T19:24:00Z"/>
        </w:rPr>
      </w:pPr>
      <w:del w:id="3636" w:author="Benjamin Pannell" w:date="2014-10-22T19:24:00Z">
        <w:r w:rsidDel="008205DA">
          <w:delText>0x02 – Shift modifier key</w:delText>
        </w:r>
      </w:del>
    </w:p>
    <w:p w14:paraId="26AFF57B" w14:textId="698C0304" w:rsidR="0042583D" w:rsidDel="008205DA" w:rsidRDefault="000D6B45" w:rsidP="003F74B4">
      <w:pPr>
        <w:pStyle w:val="ListParagraph"/>
        <w:numPr>
          <w:ilvl w:val="1"/>
          <w:numId w:val="3"/>
        </w:numPr>
        <w:rPr>
          <w:del w:id="3637" w:author="Benjamin Pannell" w:date="2014-10-22T19:24:00Z"/>
        </w:rPr>
      </w:pPr>
      <w:del w:id="3638" w:author="Benjamin Pannell" w:date="2014-10-22T19:24:00Z">
        <w:r w:rsidDel="008205DA">
          <w:delText>0x04 – Key code for A key</w:delText>
        </w:r>
      </w:del>
    </w:p>
    <w:p w14:paraId="476945A0" w14:textId="7007F3E8" w:rsidR="000D6B45" w:rsidDel="008205DA" w:rsidRDefault="0042583D" w:rsidP="000D6B45">
      <w:pPr>
        <w:pStyle w:val="ListParagraph"/>
        <w:numPr>
          <w:ilvl w:val="0"/>
          <w:numId w:val="3"/>
        </w:numPr>
        <w:rPr>
          <w:del w:id="3639" w:author="Benjamin Pannell" w:date="2014-10-22T19:24:00Z"/>
        </w:rPr>
      </w:pPr>
      <w:del w:id="3640" w:author="Benjamin Pannell" w:date="2014-10-22T19:24:00Z">
        <w:r w:rsidRPr="0042583D" w:rsidDel="008205DA">
          <w:rPr>
            <w:b/>
          </w:rPr>
          <w:delText>Press Ctrl+Shift+A+B+C</w:delText>
        </w:r>
        <w:r w:rsidDel="008205DA">
          <w:delText xml:space="preserve"> 24 03 04 05 06</w:delText>
        </w:r>
      </w:del>
    </w:p>
    <w:p w14:paraId="2CA0F214" w14:textId="7C250171" w:rsidR="000D6B45" w:rsidDel="008205DA" w:rsidRDefault="000D6B45" w:rsidP="000D6B45">
      <w:pPr>
        <w:pStyle w:val="ListParagraph"/>
        <w:numPr>
          <w:ilvl w:val="1"/>
          <w:numId w:val="3"/>
        </w:numPr>
        <w:rPr>
          <w:del w:id="3641" w:author="Benjamin Pannell" w:date="2014-10-22T19:24:00Z"/>
        </w:rPr>
      </w:pPr>
      <w:del w:id="3642" w:author="Benjamin Pannell" w:date="2014-10-22T19:24:00Z">
        <w:r w:rsidDel="008205DA">
          <w:delText xml:space="preserve">0x20 – Keyboard Operation + 0x04 – 4 byte packet length </w:delText>
        </w:r>
      </w:del>
    </w:p>
    <w:p w14:paraId="3573B2C5" w14:textId="32B53720" w:rsidR="000D6B45" w:rsidDel="008205DA" w:rsidRDefault="000D6B45" w:rsidP="000D6B45">
      <w:pPr>
        <w:pStyle w:val="ListParagraph"/>
        <w:numPr>
          <w:ilvl w:val="1"/>
          <w:numId w:val="3"/>
        </w:numPr>
        <w:rPr>
          <w:del w:id="3643" w:author="Benjamin Pannell" w:date="2014-10-22T19:24:00Z"/>
        </w:rPr>
      </w:pPr>
      <w:del w:id="3644" w:author="Benjamin Pannell" w:date="2014-10-22T19:24:00Z">
        <w:r w:rsidDel="008205DA">
          <w:delText>0x03 – Ctrl and Shift modifier key codes</w:delText>
        </w:r>
      </w:del>
    </w:p>
    <w:p w14:paraId="329E10AD" w14:textId="6D108FD4" w:rsidR="000D6B45" w:rsidDel="008205DA" w:rsidRDefault="000D6B45" w:rsidP="000D6B45">
      <w:pPr>
        <w:pStyle w:val="ListParagraph"/>
        <w:numPr>
          <w:ilvl w:val="1"/>
          <w:numId w:val="3"/>
        </w:numPr>
        <w:rPr>
          <w:del w:id="3645" w:author="Benjamin Pannell" w:date="2014-10-22T19:24:00Z"/>
        </w:rPr>
      </w:pPr>
      <w:del w:id="3646" w:author="Benjamin Pannell" w:date="2014-10-22T19:24:00Z">
        <w:r w:rsidDel="008205DA">
          <w:delText>0x04 – Key code for A key</w:delText>
        </w:r>
      </w:del>
    </w:p>
    <w:p w14:paraId="74F27FE8" w14:textId="2F6AA39D" w:rsidR="000D6B45" w:rsidDel="008205DA" w:rsidRDefault="000D6B45" w:rsidP="000D6B45">
      <w:pPr>
        <w:pStyle w:val="ListParagraph"/>
        <w:numPr>
          <w:ilvl w:val="1"/>
          <w:numId w:val="3"/>
        </w:numPr>
        <w:rPr>
          <w:del w:id="3647" w:author="Benjamin Pannell" w:date="2014-10-22T19:24:00Z"/>
        </w:rPr>
      </w:pPr>
      <w:del w:id="3648" w:author="Benjamin Pannell" w:date="2014-10-22T19:24:00Z">
        <w:r w:rsidDel="008205DA">
          <w:delText>0x05 – Key code for B key</w:delText>
        </w:r>
      </w:del>
    </w:p>
    <w:p w14:paraId="1621D6ED" w14:textId="6EC4C8E8" w:rsidR="0042583D" w:rsidDel="008205DA" w:rsidRDefault="000D6B45" w:rsidP="003F74B4">
      <w:pPr>
        <w:pStyle w:val="ListParagraph"/>
        <w:numPr>
          <w:ilvl w:val="1"/>
          <w:numId w:val="3"/>
        </w:numPr>
        <w:rPr>
          <w:del w:id="3649" w:author="Benjamin Pannell" w:date="2014-10-22T19:24:00Z"/>
        </w:rPr>
      </w:pPr>
      <w:del w:id="3650" w:author="Benjamin Pannell" w:date="2014-10-22T19:24:00Z">
        <w:r w:rsidDel="008205DA">
          <w:delText>0x06 – Key code for C key</w:delText>
        </w:r>
      </w:del>
    </w:p>
    <w:p w14:paraId="2B3F0E74" w14:textId="4AAAA173" w:rsidR="000D6B45" w:rsidDel="008205DA" w:rsidRDefault="0042583D" w:rsidP="000D6B45">
      <w:pPr>
        <w:pStyle w:val="ListParagraph"/>
        <w:numPr>
          <w:ilvl w:val="0"/>
          <w:numId w:val="3"/>
        </w:numPr>
        <w:rPr>
          <w:del w:id="3651" w:author="Benjamin Pannell" w:date="2014-10-22T19:24:00Z"/>
        </w:rPr>
      </w:pPr>
      <w:del w:id="3652" w:author="Benjamin Pannell" w:date="2014-10-22T19:24:00Z">
        <w:r w:rsidRPr="0042583D" w:rsidDel="008205DA">
          <w:rPr>
            <w:b/>
          </w:rPr>
          <w:delText>Release All Keys</w:delText>
        </w:r>
        <w:r w:rsidDel="008205DA">
          <w:delText xml:space="preserve"> 20</w:delText>
        </w:r>
      </w:del>
    </w:p>
    <w:p w14:paraId="2D1A2F24" w14:textId="2200205A" w:rsidR="0042583D" w:rsidDel="008205DA" w:rsidRDefault="000D6B45" w:rsidP="003F74B4">
      <w:pPr>
        <w:pStyle w:val="ListParagraph"/>
        <w:numPr>
          <w:ilvl w:val="1"/>
          <w:numId w:val="3"/>
        </w:numPr>
        <w:rPr>
          <w:del w:id="3653" w:author="Benjamin Pannell" w:date="2014-10-22T19:24:00Z"/>
        </w:rPr>
      </w:pPr>
      <w:del w:id="3654" w:author="Benjamin Pannell" w:date="2014-10-22T19:24:00Z">
        <w:r w:rsidDel="008205DA">
          <w:delText xml:space="preserve">0x20 – Keyboard Operation </w:delText>
        </w:r>
      </w:del>
    </w:p>
    <w:p w14:paraId="608F37FE" w14:textId="79E5DC9B" w:rsidR="0042583D" w:rsidDel="008205DA" w:rsidRDefault="0042583D" w:rsidP="0042583D">
      <w:pPr>
        <w:pStyle w:val="Heading5"/>
        <w:rPr>
          <w:del w:id="3655" w:author="Benjamin Pannell" w:date="2014-10-22T19:24:00Z"/>
        </w:rPr>
      </w:pPr>
      <w:del w:id="3656" w:author="Benjamin Pannell" w:date="2014-10-22T19:24:00Z">
        <w:r w:rsidDel="008205DA">
          <w:delText>Known Issues</w:delText>
        </w:r>
      </w:del>
    </w:p>
    <w:p w14:paraId="7163E2C9" w14:textId="1C045247" w:rsidR="0042583D" w:rsidDel="008205DA" w:rsidRDefault="0042583D" w:rsidP="0042583D">
      <w:pPr>
        <w:rPr>
          <w:del w:id="3657" w:author="Benjamin Pannell" w:date="2014-10-22T19:24:00Z"/>
        </w:rPr>
      </w:pPr>
      <w:del w:id="3658" w:author="Benjamin Pannell" w:date="2014-10-22T19:24:00Z">
        <w:r w:rsidRPr="0042583D" w:rsidDel="008205DA">
          <w:delText xml:space="preserve">Because of the way emulation is implemented in the Teensy firmware, it is impossible to send the full </w:delText>
        </w:r>
        <w:r w:rsidRPr="0042583D" w:rsidDel="008205DA">
          <w:rPr>
            <w:b/>
          </w:rPr>
          <w:delText>uint16_t</w:delText>
        </w:r>
        <w:r w:rsidRPr="0042583D" w:rsidDel="008205DA">
          <w:delText xml:space="preserve"> key codes to the emulation layer. This means that it is not possible to emulate certain special keys like </w:delText>
        </w:r>
        <w:r w:rsidRPr="0042583D" w:rsidDel="008205DA">
          <w:rPr>
            <w:b/>
          </w:rPr>
          <w:delText>VOLUME_UP</w:delText>
        </w:r>
        <w:r w:rsidRPr="0042583D" w:rsidDel="008205DA">
          <w:delText xml:space="preserve">, </w:delText>
        </w:r>
        <w:r w:rsidRPr="0042583D" w:rsidDel="008205DA">
          <w:rPr>
            <w:b/>
          </w:rPr>
          <w:delText>MUTE</w:delText>
        </w:r>
        <w:r w:rsidRPr="0042583D" w:rsidDel="008205DA">
          <w:delText xml:space="preserve"> etc</w:delText>
        </w:r>
        <w:r w:rsidR="00F60008" w:rsidDel="008205DA">
          <w:delText>.</w:delText>
        </w:r>
        <w:r w:rsidRPr="0042583D" w:rsidDel="008205DA">
          <w:delText xml:space="preserve"> at this time. In the future, if this functionality becomes available it may be possible to tweak this implementation to support sending the full key codes in which case modifiers and keys will need to be handled differently.</w:delText>
        </w:r>
      </w:del>
    </w:p>
    <w:p w14:paraId="20003F38" w14:textId="46CC0CDA" w:rsidR="00681A68" w:rsidDel="008205DA" w:rsidRDefault="00681A68">
      <w:pPr>
        <w:rPr>
          <w:del w:id="3659" w:author="Benjamin Pannell" w:date="2014-10-22T19:24:00Z"/>
          <w:rFonts w:asciiTheme="majorHAnsi" w:eastAsiaTheme="majorEastAsia" w:hAnsiTheme="majorHAnsi" w:cstheme="majorBidi"/>
          <w:i/>
          <w:iCs/>
          <w:color w:val="2E74B5" w:themeColor="accent1" w:themeShade="BF"/>
        </w:rPr>
      </w:pPr>
      <w:del w:id="3660" w:author="Benjamin Pannell" w:date="2014-10-22T19:24:00Z">
        <w:r w:rsidDel="008205DA">
          <w:br w:type="page"/>
        </w:r>
      </w:del>
    </w:p>
    <w:p w14:paraId="4486071C" w14:textId="1D15DD24" w:rsidR="0042583D" w:rsidDel="008205DA" w:rsidRDefault="0042583D" w:rsidP="0042583D">
      <w:pPr>
        <w:pStyle w:val="Heading4"/>
        <w:rPr>
          <w:del w:id="3661" w:author="Benjamin Pannell" w:date="2014-10-22T19:24:00Z"/>
        </w:rPr>
      </w:pPr>
      <w:del w:id="3662" w:author="Benjamin Pannell" w:date="2014-10-22T19:24:00Z">
        <w:r w:rsidDel="008205DA">
          <w:delText>Mouse</w:delText>
        </w:r>
      </w:del>
    </w:p>
    <w:p w14:paraId="64CB86C0" w14:textId="6AD16EAA" w:rsidR="0042583D" w:rsidDel="008205DA" w:rsidRDefault="0042583D" w:rsidP="0042583D">
      <w:pPr>
        <w:rPr>
          <w:del w:id="3663" w:author="Benjamin Pannell" w:date="2014-10-22T19:24:00Z"/>
        </w:rPr>
      </w:pPr>
      <w:del w:id="3664" w:author="Benjamin Pannell" w:date="2014-10-22T19:24:00Z">
        <w:r w:rsidDel="008205DA">
          <w:delText>The mouse operation type is used to emulate mouse button presses, movement and scrolling. As with the keyboard operation type, transmitting a Mouse packet with no arguments has the effect of releasing all pressed buttons.</w:delText>
        </w:r>
      </w:del>
    </w:p>
    <w:p w14:paraId="6EFD5BD3" w14:textId="7F8F5F9F" w:rsidR="0042583D" w:rsidDel="008205DA" w:rsidRDefault="0042583D" w:rsidP="0042583D">
      <w:pPr>
        <w:rPr>
          <w:del w:id="3665" w:author="Benjamin Pannell" w:date="2014-10-22T19:24:00Z"/>
        </w:rPr>
      </w:pPr>
    </w:p>
    <w:p w14:paraId="08B892F6" w14:textId="51B2C6CD" w:rsidR="0042583D" w:rsidDel="008205DA" w:rsidRDefault="0042583D" w:rsidP="0042583D">
      <w:pPr>
        <w:rPr>
          <w:del w:id="3666" w:author="Benjamin Pannell" w:date="2014-10-22T19:24:00Z"/>
        </w:rPr>
      </w:pPr>
      <w:del w:id="3667" w:author="Benjamin Pannell" w:date="2014-10-22T19:24:00Z">
        <w:r w:rsidDel="008205DA">
          <w:delText>Button presses are encoded into the first argument using a set of flags, namely the following. The button flags are OR-ed together to give the resulting button code.</w:delText>
        </w:r>
      </w:del>
    </w:p>
    <w:p w14:paraId="2BEA8AA9" w14:textId="50D6042F" w:rsidR="0042583D" w:rsidDel="008205DA" w:rsidRDefault="0042583D" w:rsidP="0042583D">
      <w:pPr>
        <w:pStyle w:val="ListParagraph"/>
        <w:numPr>
          <w:ilvl w:val="0"/>
          <w:numId w:val="3"/>
        </w:numPr>
        <w:rPr>
          <w:del w:id="3668" w:author="Benjamin Pannell" w:date="2014-10-22T19:24:00Z"/>
        </w:rPr>
      </w:pPr>
      <w:del w:id="3669" w:author="Benjamin Pannell" w:date="2014-10-22T19:24:00Z">
        <w:r w:rsidRPr="0042583D" w:rsidDel="008205DA">
          <w:rPr>
            <w:b/>
          </w:rPr>
          <w:delText>Left</w:delText>
        </w:r>
        <w:r w:rsidDel="008205DA">
          <w:delText xml:space="preserve"> 0x1</w:delText>
        </w:r>
      </w:del>
    </w:p>
    <w:p w14:paraId="5FD63E13" w14:textId="5DF64FDF" w:rsidR="0042583D" w:rsidDel="008205DA" w:rsidRDefault="0042583D" w:rsidP="0042583D">
      <w:pPr>
        <w:pStyle w:val="ListParagraph"/>
        <w:numPr>
          <w:ilvl w:val="0"/>
          <w:numId w:val="3"/>
        </w:numPr>
        <w:rPr>
          <w:del w:id="3670" w:author="Benjamin Pannell" w:date="2014-10-22T19:24:00Z"/>
        </w:rPr>
      </w:pPr>
      <w:del w:id="3671" w:author="Benjamin Pannell" w:date="2014-10-22T19:24:00Z">
        <w:r w:rsidRPr="0042583D" w:rsidDel="008205DA">
          <w:rPr>
            <w:b/>
          </w:rPr>
          <w:delText>Right</w:delText>
        </w:r>
        <w:r w:rsidDel="008205DA">
          <w:delText xml:space="preserve"> 0x2</w:delText>
        </w:r>
      </w:del>
    </w:p>
    <w:p w14:paraId="39184016" w14:textId="6B467B49" w:rsidR="0042583D" w:rsidDel="008205DA" w:rsidRDefault="0042583D" w:rsidP="0042583D">
      <w:pPr>
        <w:pStyle w:val="ListParagraph"/>
        <w:numPr>
          <w:ilvl w:val="0"/>
          <w:numId w:val="3"/>
        </w:numPr>
        <w:spacing w:after="0"/>
        <w:rPr>
          <w:del w:id="3672" w:author="Benjamin Pannell" w:date="2014-10-22T19:24:00Z"/>
        </w:rPr>
      </w:pPr>
      <w:del w:id="3673" w:author="Benjamin Pannell" w:date="2014-10-22T19:24:00Z">
        <w:r w:rsidRPr="0042583D" w:rsidDel="008205DA">
          <w:rPr>
            <w:b/>
          </w:rPr>
          <w:delText>Middle</w:delText>
        </w:r>
        <w:r w:rsidDel="008205DA">
          <w:delText xml:space="preserve"> 0x4</w:delText>
        </w:r>
      </w:del>
    </w:p>
    <w:p w14:paraId="725F5605" w14:textId="09F482E1" w:rsidR="0042583D" w:rsidDel="008205DA" w:rsidRDefault="0042583D" w:rsidP="0042583D">
      <w:pPr>
        <w:spacing w:after="0"/>
        <w:rPr>
          <w:del w:id="3674" w:author="Benjamin Pannell" w:date="2014-10-22T19:24:00Z"/>
        </w:rPr>
      </w:pPr>
    </w:p>
    <w:p w14:paraId="4E73E957" w14:textId="67A2DF13" w:rsidR="0042583D" w:rsidDel="008205DA" w:rsidRDefault="0042583D" w:rsidP="0042583D">
      <w:pPr>
        <w:pStyle w:val="ListParagraph"/>
        <w:numPr>
          <w:ilvl w:val="0"/>
          <w:numId w:val="3"/>
        </w:numPr>
        <w:rPr>
          <w:del w:id="3675" w:author="Benjamin Pannell" w:date="2014-10-22T19:24:00Z"/>
        </w:rPr>
      </w:pPr>
      <w:del w:id="3676" w:author="Benjamin Pannell" w:date="2014-10-22T19:24:00Z">
        <w:r w:rsidRPr="0042583D" w:rsidDel="008205DA">
          <w:rPr>
            <w:b/>
          </w:rPr>
          <w:delText>ARG_1</w:delText>
        </w:r>
        <w:r w:rsidDel="008205DA">
          <w:delText xml:space="preserve"> BUTTONS : </w:delText>
        </w:r>
        <w:r w:rsidRPr="0042583D" w:rsidDel="008205DA">
          <w:rPr>
            <w:b/>
          </w:rPr>
          <w:delText>uint8</w:delText>
        </w:r>
        <w:r w:rsidDel="008205DA">
          <w:delText xml:space="preserve"> flags</w:delText>
        </w:r>
      </w:del>
    </w:p>
    <w:p w14:paraId="4FCB7B42" w14:textId="7867D131" w:rsidR="0042583D" w:rsidDel="008205DA" w:rsidRDefault="0042583D" w:rsidP="0042583D">
      <w:pPr>
        <w:pStyle w:val="ListParagraph"/>
        <w:numPr>
          <w:ilvl w:val="0"/>
          <w:numId w:val="3"/>
        </w:numPr>
        <w:rPr>
          <w:del w:id="3677" w:author="Benjamin Pannell" w:date="2014-10-22T19:24:00Z"/>
        </w:rPr>
      </w:pPr>
      <w:del w:id="3678" w:author="Benjamin Pannell" w:date="2014-10-22T19:24:00Z">
        <w:r w:rsidRPr="0042583D" w:rsidDel="008205DA">
          <w:rPr>
            <w:b/>
          </w:rPr>
          <w:delText>ARG_2</w:delText>
        </w:r>
        <w:r w:rsidDel="008205DA">
          <w:delText xml:space="preserve"> DELTA_X : </w:delText>
        </w:r>
        <w:r w:rsidRPr="0042583D" w:rsidDel="008205DA">
          <w:rPr>
            <w:b/>
          </w:rPr>
          <w:delText>uint8</w:delText>
        </w:r>
      </w:del>
    </w:p>
    <w:p w14:paraId="4C4465D9" w14:textId="32A36A29" w:rsidR="0042583D" w:rsidDel="008205DA" w:rsidRDefault="0042583D" w:rsidP="0042583D">
      <w:pPr>
        <w:pStyle w:val="ListParagraph"/>
        <w:numPr>
          <w:ilvl w:val="0"/>
          <w:numId w:val="3"/>
        </w:numPr>
        <w:rPr>
          <w:del w:id="3679" w:author="Benjamin Pannell" w:date="2014-10-22T19:24:00Z"/>
        </w:rPr>
      </w:pPr>
      <w:del w:id="3680" w:author="Benjamin Pannell" w:date="2014-10-22T19:24:00Z">
        <w:r w:rsidRPr="0042583D" w:rsidDel="008205DA">
          <w:rPr>
            <w:b/>
          </w:rPr>
          <w:delText>ARG_3</w:delText>
        </w:r>
        <w:r w:rsidDel="008205DA">
          <w:delText xml:space="preserve"> DELTA_Y : </w:delText>
        </w:r>
        <w:r w:rsidRPr="0042583D" w:rsidDel="008205DA">
          <w:rPr>
            <w:b/>
          </w:rPr>
          <w:delText>uint8</w:delText>
        </w:r>
      </w:del>
    </w:p>
    <w:p w14:paraId="77040B9F" w14:textId="02D0D757" w:rsidR="0042583D" w:rsidDel="008205DA" w:rsidRDefault="0042583D" w:rsidP="0042583D">
      <w:pPr>
        <w:pStyle w:val="ListParagraph"/>
        <w:numPr>
          <w:ilvl w:val="0"/>
          <w:numId w:val="3"/>
        </w:numPr>
        <w:rPr>
          <w:del w:id="3681" w:author="Benjamin Pannell" w:date="2014-10-22T19:24:00Z"/>
        </w:rPr>
      </w:pPr>
      <w:del w:id="3682" w:author="Benjamin Pannell" w:date="2014-10-22T19:24:00Z">
        <w:r w:rsidRPr="0042583D" w:rsidDel="008205DA">
          <w:rPr>
            <w:b/>
          </w:rPr>
          <w:delText>ARG_4</w:delText>
        </w:r>
        <w:r w:rsidDel="008205DA">
          <w:delText xml:space="preserve"> DELTA_SCROLL : </w:delText>
        </w:r>
        <w:r w:rsidRPr="0042583D" w:rsidDel="008205DA">
          <w:rPr>
            <w:b/>
          </w:rPr>
          <w:delText>uint8</w:delText>
        </w:r>
      </w:del>
    </w:p>
    <w:p w14:paraId="713ED223" w14:textId="150899D7" w:rsidR="0042583D" w:rsidDel="008205DA" w:rsidRDefault="0042583D" w:rsidP="0042583D">
      <w:pPr>
        <w:rPr>
          <w:del w:id="3683" w:author="Benjamin Pannell" w:date="2014-10-22T19:24:00Z"/>
        </w:rPr>
      </w:pPr>
      <w:del w:id="3684" w:author="Benjamin Pannell" w:date="2014-10-22T19:24:00Z">
        <w:r w:rsidDel="008205DA">
          <w:delText>It is important to note that it is possible to send "partial" packets, in which case the subsequent values will be assigned a default value of 0. This means that a mouse button press emulation doesn't need to send the DELTA_X, DELTA_Y or DELTA_SCROLL components. Similarly, a Y movement doesn't need to send the DELTA_SCROLL component.</w:delText>
        </w:r>
      </w:del>
    </w:p>
    <w:p w14:paraId="121080D4" w14:textId="06027738" w:rsidR="0042583D" w:rsidDel="008205DA" w:rsidRDefault="0042583D" w:rsidP="0042583D">
      <w:pPr>
        <w:pStyle w:val="Heading5"/>
        <w:rPr>
          <w:del w:id="3685" w:author="Benjamin Pannell" w:date="2014-10-22T19:24:00Z"/>
        </w:rPr>
      </w:pPr>
      <w:del w:id="3686" w:author="Benjamin Pannell" w:date="2014-10-22T19:24:00Z">
        <w:r w:rsidDel="008205DA">
          <w:delText>Example Packets</w:delText>
        </w:r>
      </w:del>
    </w:p>
    <w:p w14:paraId="1E2AFF16" w14:textId="6682CE87" w:rsidR="0042583D" w:rsidDel="008205DA" w:rsidRDefault="0042583D" w:rsidP="0042583D">
      <w:pPr>
        <w:pStyle w:val="ListParagraph"/>
        <w:numPr>
          <w:ilvl w:val="0"/>
          <w:numId w:val="3"/>
        </w:numPr>
        <w:rPr>
          <w:del w:id="3687" w:author="Benjamin Pannell" w:date="2014-10-22T19:24:00Z"/>
        </w:rPr>
      </w:pPr>
      <w:del w:id="3688" w:author="Benjamin Pannell" w:date="2014-10-22T19:24:00Z">
        <w:r w:rsidRPr="0042583D" w:rsidDel="008205DA">
          <w:rPr>
            <w:b/>
          </w:rPr>
          <w:delText>LMB Down</w:delText>
        </w:r>
        <w:r w:rsidDel="008205DA">
          <w:delText xml:space="preserve"> 41 01</w:delText>
        </w:r>
      </w:del>
    </w:p>
    <w:p w14:paraId="7288C010" w14:textId="22B21238" w:rsidR="0042583D" w:rsidDel="008205DA" w:rsidRDefault="0042583D" w:rsidP="0042583D">
      <w:pPr>
        <w:pStyle w:val="ListParagraph"/>
        <w:numPr>
          <w:ilvl w:val="0"/>
          <w:numId w:val="3"/>
        </w:numPr>
        <w:rPr>
          <w:del w:id="3689" w:author="Benjamin Pannell" w:date="2014-10-22T19:24:00Z"/>
        </w:rPr>
      </w:pPr>
      <w:del w:id="3690" w:author="Benjamin Pannell" w:date="2014-10-22T19:24:00Z">
        <w:r w:rsidRPr="0042583D" w:rsidDel="008205DA">
          <w:rPr>
            <w:b/>
          </w:rPr>
          <w:delText>Right 8px</w:delText>
        </w:r>
        <w:r w:rsidDel="008205DA">
          <w:delText xml:space="preserve"> 42 00 08</w:delText>
        </w:r>
      </w:del>
    </w:p>
    <w:p w14:paraId="033D1430" w14:textId="3AD1D37D" w:rsidR="0042583D" w:rsidDel="008205DA" w:rsidRDefault="0042583D" w:rsidP="0042583D">
      <w:pPr>
        <w:pStyle w:val="ListParagraph"/>
        <w:numPr>
          <w:ilvl w:val="0"/>
          <w:numId w:val="3"/>
        </w:numPr>
        <w:rPr>
          <w:del w:id="3691" w:author="Benjamin Pannell" w:date="2014-10-22T19:24:00Z"/>
        </w:rPr>
      </w:pPr>
      <w:del w:id="3692" w:author="Benjamin Pannell" w:date="2014-10-22T19:24:00Z">
        <w:r w:rsidRPr="0042583D" w:rsidDel="008205DA">
          <w:rPr>
            <w:b/>
          </w:rPr>
          <w:delText>Scroll Up 2 Lines</w:delText>
        </w:r>
        <w:r w:rsidDel="008205DA">
          <w:delText xml:space="preserve"> 44 00 00 00 02</w:delText>
        </w:r>
      </w:del>
    </w:p>
    <w:p w14:paraId="593C17FA" w14:textId="2B8C2568" w:rsidR="0042583D" w:rsidDel="008205DA" w:rsidRDefault="0042583D" w:rsidP="0042583D">
      <w:pPr>
        <w:pStyle w:val="ListParagraph"/>
        <w:numPr>
          <w:ilvl w:val="0"/>
          <w:numId w:val="3"/>
        </w:numPr>
        <w:rPr>
          <w:del w:id="3693" w:author="Benjamin Pannell" w:date="2014-10-22T19:24:00Z"/>
        </w:rPr>
      </w:pPr>
      <w:del w:id="3694" w:author="Benjamin Pannell" w:date="2014-10-22T19:24:00Z">
        <w:r w:rsidRPr="0042583D" w:rsidDel="008205DA">
          <w:rPr>
            <w:b/>
          </w:rPr>
          <w:delText>Reset Buttons</w:delText>
        </w:r>
        <w:r w:rsidDel="008205DA">
          <w:delText xml:space="preserve"> 40</w:delText>
        </w:r>
      </w:del>
    </w:p>
    <w:p w14:paraId="7170C7E8" w14:textId="3A83BE01" w:rsidR="0042583D" w:rsidDel="008205DA" w:rsidRDefault="0042583D" w:rsidP="0042583D">
      <w:pPr>
        <w:pStyle w:val="Heading5"/>
        <w:rPr>
          <w:del w:id="3695" w:author="Benjamin Pannell" w:date="2014-10-22T19:24:00Z"/>
        </w:rPr>
      </w:pPr>
      <w:del w:id="3696" w:author="Benjamin Pannell" w:date="2014-10-22T19:24:00Z">
        <w:r w:rsidDel="008205DA">
          <w:delText>Known Limitations</w:delText>
        </w:r>
      </w:del>
    </w:p>
    <w:p w14:paraId="0EB20A51" w14:textId="33335752" w:rsidR="0042583D" w:rsidDel="008205DA" w:rsidRDefault="0042583D" w:rsidP="0042583D">
      <w:pPr>
        <w:rPr>
          <w:del w:id="3697" w:author="Benjamin Pannell" w:date="2014-10-22T19:24:00Z"/>
        </w:rPr>
      </w:pPr>
      <w:del w:id="3698" w:author="Benjamin Pannell" w:date="2014-10-22T19:24:00Z">
        <w:r w:rsidRPr="0042583D" w:rsidDel="008205DA">
          <w:delText>Due to the USB HID specification not supporting Mouse Button 4 or 5 (used commonly to provide Forward/Backward navigation) it is not possible to emulate these. In addition to this, the HID specification provides no way to move the mouse to an absolute position on the display (given a set of X, Y coordinates). This behaviour can be emulated by moving the mouse to the bottom left corner (repeated -127, -127 movements) followed by movements to the desired location. The number of movements required to move the mouse to (0,0) will depend on the target display's resolution.</w:delText>
        </w:r>
      </w:del>
    </w:p>
    <w:p w14:paraId="5F4282CA" w14:textId="2FE97058" w:rsidR="00681A68" w:rsidDel="008205DA" w:rsidRDefault="00681A68">
      <w:pPr>
        <w:rPr>
          <w:del w:id="3699" w:author="Benjamin Pannell" w:date="2014-10-22T19:24:00Z"/>
          <w:rFonts w:asciiTheme="majorHAnsi" w:eastAsiaTheme="majorEastAsia" w:hAnsiTheme="majorHAnsi" w:cstheme="majorBidi"/>
          <w:i/>
          <w:iCs/>
          <w:color w:val="2E74B5" w:themeColor="accent1" w:themeShade="BF"/>
        </w:rPr>
      </w:pPr>
      <w:del w:id="3700" w:author="Benjamin Pannell" w:date="2014-10-22T19:24:00Z">
        <w:r w:rsidDel="008205DA">
          <w:br w:type="page"/>
        </w:r>
      </w:del>
    </w:p>
    <w:p w14:paraId="15A07686" w14:textId="2987BCBB" w:rsidR="0042583D" w:rsidDel="008205DA" w:rsidRDefault="0042583D" w:rsidP="0042583D">
      <w:pPr>
        <w:pStyle w:val="Heading4"/>
        <w:rPr>
          <w:del w:id="3701" w:author="Benjamin Pannell" w:date="2014-10-22T19:24:00Z"/>
        </w:rPr>
      </w:pPr>
      <w:del w:id="3702" w:author="Benjamin Pannell" w:date="2014-10-22T19:24:00Z">
        <w:r w:rsidDel="008205DA">
          <w:delText>Joystick</w:delText>
        </w:r>
      </w:del>
    </w:p>
    <w:p w14:paraId="47EF9ED0" w14:textId="093ACC8E" w:rsidR="0042583D" w:rsidDel="008205DA" w:rsidRDefault="0042583D" w:rsidP="0042583D">
      <w:pPr>
        <w:rPr>
          <w:del w:id="3703" w:author="Benjamin Pannell" w:date="2014-10-22T19:24:00Z"/>
        </w:rPr>
      </w:pPr>
      <w:del w:id="3704" w:author="Benjamin Pannell" w:date="2014-10-22T19:24:00Z">
        <w:r w:rsidDel="008205DA">
          <w:delText>The joystick emulation layer is slightly more complex than that of the mouse or keyboard - as it is necessary to pack relatively more information into the packet than would otherwise be necessary. The ATmega32u4 is capable of emulating a joystick with 32 buttons, 6 axes and a single 8-way hat switch. In order to provide full accuracy (10-bit axis reporting) it is necessary to "pack" sets of 3 axes together such that one 4-byte integer contains axis information for 3 axes.</w:delText>
        </w:r>
      </w:del>
    </w:p>
    <w:p w14:paraId="4EAC6AE0" w14:textId="2FC61916" w:rsidR="0042583D" w:rsidDel="008205DA" w:rsidRDefault="0042583D" w:rsidP="0042583D">
      <w:pPr>
        <w:rPr>
          <w:del w:id="3705" w:author="Benjamin Pannell" w:date="2014-10-22T19:24:00Z"/>
        </w:rPr>
      </w:pPr>
      <w:del w:id="3706" w:author="Benjamin Pannell" w:date="2014-10-22T19:24:00Z">
        <w:r w:rsidDel="008205DA">
          <w:delText>Packing is achieved by applying the following algorithm. Take note that 2-bits are lost for each set of 3 packed axes, resulting in a packed efficiency of 93.75%, compared to an efficiency of 62.5% if packing is not used.</w:delText>
        </w:r>
      </w:del>
    </w:p>
    <w:p w14:paraId="478D00FF" w14:textId="3DC0A37C" w:rsidR="0042583D" w:rsidRPr="0042583D" w:rsidDel="008205DA" w:rsidRDefault="0042583D" w:rsidP="0042583D">
      <w:pPr>
        <w:rPr>
          <w:del w:id="3707" w:author="Benjamin Pannell" w:date="2014-10-22T19:24:00Z"/>
          <w:rFonts w:ascii="Consolas" w:hAnsi="Consolas" w:cs="Consolas"/>
          <w:color w:val="767171" w:themeColor="background2" w:themeShade="80"/>
        </w:rPr>
      </w:pPr>
      <w:del w:id="3708" w:author="Benjamin Pannell" w:date="2014-10-22T19:24:00Z">
        <w:r w:rsidRPr="0042583D" w:rsidDel="008205DA">
          <w:rPr>
            <w:rFonts w:ascii="Consolas" w:hAnsi="Consolas" w:cs="Consolas"/>
            <w:color w:val="767171" w:themeColor="background2" w:themeShade="80"/>
          </w:rPr>
          <w:delText>int32_t pack(int16_t axis1, int16_t axis2, int16_t axis3) {</w:delText>
        </w:r>
      </w:del>
    </w:p>
    <w:p w14:paraId="076C0684" w14:textId="224CA464" w:rsidR="0042583D" w:rsidRPr="0042583D" w:rsidDel="008205DA" w:rsidRDefault="0042583D" w:rsidP="0042583D">
      <w:pPr>
        <w:rPr>
          <w:del w:id="3709" w:author="Benjamin Pannell" w:date="2014-10-22T19:24:00Z"/>
          <w:rFonts w:ascii="Consolas" w:hAnsi="Consolas" w:cs="Consolas"/>
          <w:color w:val="767171" w:themeColor="background2" w:themeShade="80"/>
        </w:rPr>
      </w:pPr>
      <w:del w:id="3710" w:author="Benjamin Pannell" w:date="2014-10-22T19:24:00Z">
        <w:r w:rsidRPr="0042583D" w:rsidDel="008205DA">
          <w:rPr>
            <w:rFonts w:ascii="Consolas" w:hAnsi="Consolas" w:cs="Consolas"/>
            <w:color w:val="767171" w:themeColor="background2" w:themeShade="80"/>
          </w:rPr>
          <w:tab/>
          <w:delText>return (((axis1 &lt;&lt; 10) | axis2) &lt;&lt; 10) | axis3;</w:delText>
        </w:r>
      </w:del>
    </w:p>
    <w:p w14:paraId="56429B31" w14:textId="714B49B8" w:rsidR="0042583D" w:rsidRPr="0042583D" w:rsidDel="008205DA" w:rsidRDefault="0042583D" w:rsidP="0042583D">
      <w:pPr>
        <w:rPr>
          <w:del w:id="3711" w:author="Benjamin Pannell" w:date="2014-10-22T19:24:00Z"/>
          <w:rFonts w:ascii="Consolas" w:hAnsi="Consolas" w:cs="Consolas"/>
          <w:color w:val="767171" w:themeColor="background2" w:themeShade="80"/>
        </w:rPr>
      </w:pPr>
      <w:del w:id="3712" w:author="Benjamin Pannell" w:date="2014-10-22T19:24:00Z">
        <w:r w:rsidRPr="0042583D" w:rsidDel="008205DA">
          <w:rPr>
            <w:rFonts w:ascii="Consolas" w:hAnsi="Consolas" w:cs="Consolas"/>
            <w:color w:val="767171" w:themeColor="background2" w:themeShade="80"/>
          </w:rPr>
          <w:delText>}</w:delText>
        </w:r>
      </w:del>
    </w:p>
    <w:p w14:paraId="54488B34" w14:textId="7F688D0D" w:rsidR="0042583D" w:rsidDel="008205DA" w:rsidRDefault="0042583D" w:rsidP="0042583D">
      <w:pPr>
        <w:rPr>
          <w:del w:id="3713" w:author="Benjamin Pannell" w:date="2014-10-22T19:24:00Z"/>
        </w:rPr>
      </w:pPr>
      <w:del w:id="3714" w:author="Benjamin Pannell" w:date="2014-10-22T19:24:00Z">
        <w:r w:rsidDel="008205DA">
          <w:delText>In addition to this, the hat switch is handled differently to the standard Arduino implementation to allow its data to be contained within a single 8-bit argument. The special value 0xff is used to represent center, while all other values are multiplied by 45 to give the number of degrees from north.</w:delText>
        </w:r>
      </w:del>
    </w:p>
    <w:p w14:paraId="7E113303" w14:textId="68F81E96" w:rsidR="0042583D" w:rsidDel="008205DA" w:rsidRDefault="0042583D" w:rsidP="0042583D">
      <w:pPr>
        <w:rPr>
          <w:del w:id="3715" w:author="Benjamin Pannell" w:date="2014-10-22T19:24:00Z"/>
        </w:rPr>
      </w:pPr>
      <w:del w:id="3716" w:author="Benjamin Pannell" w:date="2014-10-22T19:24:00Z">
        <w:r w:rsidDel="008205DA">
          <w:delText>The resulting packet is in the form</w:delText>
        </w:r>
      </w:del>
    </w:p>
    <w:p w14:paraId="74DEF438" w14:textId="403316B5" w:rsidR="0042583D" w:rsidDel="008205DA" w:rsidRDefault="0042583D" w:rsidP="0042583D">
      <w:pPr>
        <w:pStyle w:val="ListParagraph"/>
        <w:numPr>
          <w:ilvl w:val="0"/>
          <w:numId w:val="3"/>
        </w:numPr>
        <w:rPr>
          <w:del w:id="3717" w:author="Benjamin Pannell" w:date="2014-10-22T19:24:00Z"/>
        </w:rPr>
      </w:pPr>
      <w:del w:id="3718" w:author="Benjamin Pannell" w:date="2014-10-22T19:24:00Z">
        <w:r w:rsidRPr="0042583D" w:rsidDel="008205DA">
          <w:rPr>
            <w:b/>
          </w:rPr>
          <w:delText>ARG_1..4</w:delText>
        </w:r>
        <w:r w:rsidDel="008205DA">
          <w:delText xml:space="preserve"> BUTTONS : </w:delText>
        </w:r>
        <w:r w:rsidRPr="0042583D" w:rsidDel="008205DA">
          <w:rPr>
            <w:b/>
          </w:rPr>
          <w:delText>int32_t</w:delText>
        </w:r>
      </w:del>
    </w:p>
    <w:p w14:paraId="284C0B8C" w14:textId="2A0B5864" w:rsidR="0042583D" w:rsidDel="008205DA" w:rsidRDefault="0042583D" w:rsidP="0042583D">
      <w:pPr>
        <w:pStyle w:val="ListParagraph"/>
        <w:numPr>
          <w:ilvl w:val="0"/>
          <w:numId w:val="3"/>
        </w:numPr>
        <w:rPr>
          <w:del w:id="3719" w:author="Benjamin Pannell" w:date="2014-10-22T19:24:00Z"/>
        </w:rPr>
      </w:pPr>
      <w:del w:id="3720" w:author="Benjamin Pannell" w:date="2014-10-22T19:24:00Z">
        <w:r w:rsidRPr="0042583D" w:rsidDel="008205DA">
          <w:rPr>
            <w:b/>
          </w:rPr>
          <w:delText>ARG_5..8</w:delText>
        </w:r>
        <w:r w:rsidDel="008205DA">
          <w:delText xml:space="preserve"> pack(X, Y, Z) : </w:delText>
        </w:r>
        <w:r w:rsidRPr="0042583D" w:rsidDel="008205DA">
          <w:rPr>
            <w:b/>
          </w:rPr>
          <w:delText>int32_t</w:delText>
        </w:r>
      </w:del>
    </w:p>
    <w:p w14:paraId="0863AF70" w14:textId="4990FB87" w:rsidR="0042583D" w:rsidDel="008205DA" w:rsidRDefault="0042583D" w:rsidP="0042583D">
      <w:pPr>
        <w:pStyle w:val="ListParagraph"/>
        <w:numPr>
          <w:ilvl w:val="0"/>
          <w:numId w:val="3"/>
        </w:numPr>
        <w:rPr>
          <w:del w:id="3721" w:author="Benjamin Pannell" w:date="2014-10-22T19:24:00Z"/>
        </w:rPr>
      </w:pPr>
      <w:del w:id="3722" w:author="Benjamin Pannell" w:date="2014-10-22T19:24:00Z">
        <w:r w:rsidRPr="0042583D" w:rsidDel="008205DA">
          <w:rPr>
            <w:b/>
          </w:rPr>
          <w:delText>ARG_9..12</w:delText>
        </w:r>
        <w:r w:rsidDel="008205DA">
          <w:delText xml:space="preserve"> pack(rZ, sL, sR) : </w:delText>
        </w:r>
        <w:r w:rsidRPr="0042583D" w:rsidDel="008205DA">
          <w:rPr>
            <w:b/>
          </w:rPr>
          <w:delText>int32_t</w:delText>
        </w:r>
      </w:del>
    </w:p>
    <w:p w14:paraId="734E0A4A" w14:textId="5F3003F0" w:rsidR="0042583D" w:rsidDel="008205DA" w:rsidRDefault="0042583D" w:rsidP="0042583D">
      <w:pPr>
        <w:pStyle w:val="ListParagraph"/>
        <w:numPr>
          <w:ilvl w:val="0"/>
          <w:numId w:val="3"/>
        </w:numPr>
        <w:spacing w:after="0"/>
        <w:rPr>
          <w:del w:id="3723" w:author="Benjamin Pannell" w:date="2014-10-22T19:24:00Z"/>
        </w:rPr>
      </w:pPr>
      <w:del w:id="3724" w:author="Benjamin Pannell" w:date="2014-10-22T19:24:00Z">
        <w:r w:rsidRPr="0042583D" w:rsidDel="008205DA">
          <w:rPr>
            <w:b/>
          </w:rPr>
          <w:delText>ARG_13</w:delText>
        </w:r>
        <w:r w:rsidDel="008205DA">
          <w:delText xml:space="preserve"> HAT : </w:delText>
        </w:r>
        <w:r w:rsidRPr="0042583D" w:rsidDel="008205DA">
          <w:rPr>
            <w:b/>
          </w:rPr>
          <w:delText>int8_t</w:delText>
        </w:r>
      </w:del>
    </w:p>
    <w:p w14:paraId="13EDB857" w14:textId="5013E88D" w:rsidR="0042583D" w:rsidDel="008205DA" w:rsidRDefault="0042583D" w:rsidP="0042583D">
      <w:pPr>
        <w:spacing w:after="0"/>
        <w:rPr>
          <w:del w:id="3725" w:author="Benjamin Pannell" w:date="2014-10-22T19:24:00Z"/>
        </w:rPr>
      </w:pPr>
    </w:p>
    <w:p w14:paraId="21C59409" w14:textId="2BE8CA9B" w:rsidR="0042583D" w:rsidDel="008205DA" w:rsidRDefault="0042583D" w:rsidP="0042583D">
      <w:pPr>
        <w:rPr>
          <w:del w:id="3726" w:author="Benjamin Pannell" w:date="2014-10-22T19:24:00Z"/>
        </w:rPr>
      </w:pPr>
      <w:del w:id="3727" w:author="Benjamin Pannell" w:date="2014-10-22T19:24:00Z">
        <w:r w:rsidDel="008205DA">
          <w:delText>It is important to note that as with all other op-codes it is possible to send empty packets, however due to the way in which axes are handled this is not recommended under any circumstances as strange values will be reported. In future, the upper bit of a pack may be used to indicate that it is a valid value and should be updated, however that is currently beyond the scope of this implementation.</w:delText>
        </w:r>
      </w:del>
    </w:p>
    <w:p w14:paraId="33CCDA1D" w14:textId="1CB16D29" w:rsidR="001D1271" w:rsidDel="008205DA" w:rsidRDefault="001D1271">
      <w:pPr>
        <w:rPr>
          <w:del w:id="3728" w:author="Benjamin Pannell" w:date="2014-10-22T19:24:00Z"/>
        </w:rPr>
      </w:pPr>
      <w:del w:id="3729" w:author="Benjamin Pannell" w:date="2014-10-22T19:24:00Z">
        <w:r w:rsidDel="008205DA">
          <w:br w:type="page"/>
        </w:r>
      </w:del>
    </w:p>
    <w:p w14:paraId="54D850E4" w14:textId="676BAC5C" w:rsidR="001D1271" w:rsidDel="00DB3031" w:rsidRDefault="001D1271" w:rsidP="001D1271">
      <w:pPr>
        <w:pStyle w:val="Heading1"/>
        <w:rPr>
          <w:del w:id="3730" w:author="Benjamin Pannell" w:date="2014-10-22T19:37:00Z"/>
        </w:rPr>
      </w:pPr>
      <w:bookmarkStart w:id="3731" w:name="_Ref401165184"/>
      <w:bookmarkStart w:id="3732" w:name="_Toc395540545"/>
      <w:bookmarkStart w:id="3733" w:name="_Ref401165152"/>
      <w:del w:id="3734" w:author="Benjamin Pannell" w:date="2014-10-22T19:37:00Z">
        <w:r w:rsidDel="00DB3031">
          <w:delText xml:space="preserve">Appendix </w:delText>
        </w:r>
      </w:del>
      <w:del w:id="3735" w:author="Benjamin Pannell" w:date="2014-10-22T19:25:00Z">
        <w:r w:rsidDel="00311E07">
          <w:delText>G</w:delText>
        </w:r>
      </w:del>
      <w:del w:id="3736" w:author="Benjamin Pannell" w:date="2014-10-22T19:37:00Z">
        <w:r w:rsidDel="00DB3031">
          <w:delText xml:space="preserve">: </w:delText>
        </w:r>
        <w:r w:rsidR="004E1B26" w:rsidDel="00DB3031">
          <w:delText>Library Documentation</w:delText>
        </w:r>
        <w:bookmarkEnd w:id="3731"/>
        <w:bookmarkEnd w:id="3732"/>
        <w:bookmarkEnd w:id="3733"/>
      </w:del>
    </w:p>
    <w:p w14:paraId="68FFAAE4" w14:textId="5DECC554" w:rsidR="00E657F8" w:rsidDel="00DB3031" w:rsidRDefault="00E657F8" w:rsidP="00AD1710">
      <w:pPr>
        <w:spacing w:after="0"/>
        <w:rPr>
          <w:del w:id="3737" w:author="Benjamin Pannell" w:date="2014-10-22T19:37:00Z"/>
        </w:rPr>
      </w:pPr>
      <w:del w:id="3738" w:author="Benjamin Pannell" w:date="2014-10-22T19:37:00Z">
        <w:r w:rsidDel="00DB3031">
          <w:delText>This appendix includes excerpts from the documentation for the various libraries and wrappers available for Isotope. For the most up to date documentation it is recommended that you consult the libraries relevant project pages directly.</w:delText>
        </w:r>
      </w:del>
    </w:p>
    <w:p w14:paraId="7955D056" w14:textId="5F5B100A" w:rsidR="008B052F" w:rsidDel="00DB3031" w:rsidRDefault="008B052F" w:rsidP="00E932EB">
      <w:pPr>
        <w:pStyle w:val="Heading2"/>
        <w:rPr>
          <w:del w:id="3739" w:author="Benjamin Pannell" w:date="2014-10-22T19:37:00Z"/>
        </w:rPr>
      </w:pPr>
      <w:del w:id="3740" w:author="Benjamin Pannell" w:date="2014-10-22T19:37:00Z">
        <w:r w:rsidDel="00DB3031">
          <w:delText>C Library – libisotope</w:delText>
        </w:r>
      </w:del>
    </w:p>
    <w:p w14:paraId="4EDFFD7D" w14:textId="43833862" w:rsidR="008B052F" w:rsidDel="00DB3031" w:rsidRDefault="008B052F" w:rsidP="00E932EB">
      <w:pPr>
        <w:rPr>
          <w:del w:id="3741" w:author="Benjamin Pannell" w:date="2014-10-22T19:37:00Z"/>
        </w:rPr>
      </w:pPr>
    </w:p>
    <w:p w14:paraId="55D0EF9D" w14:textId="1C16DEE5" w:rsidR="008B052F" w:rsidDel="00DB3031" w:rsidRDefault="008B052F" w:rsidP="00E932EB">
      <w:pPr>
        <w:pStyle w:val="Heading2"/>
        <w:rPr>
          <w:del w:id="3742" w:author="Benjamin Pannell" w:date="2014-10-22T19:37:00Z"/>
        </w:rPr>
      </w:pPr>
      <w:del w:id="3743" w:author="Benjamin Pannell" w:date="2014-10-22T19:37:00Z">
        <w:r w:rsidDel="00DB3031">
          <w:delText>Node.js Library – libisotope</w:delText>
        </w:r>
      </w:del>
    </w:p>
    <w:p w14:paraId="3608C420" w14:textId="3471C21F" w:rsidR="00AD1710" w:rsidRPr="00AD1710" w:rsidDel="00DB3031" w:rsidRDefault="00AD1710" w:rsidP="00E932EB">
      <w:pPr>
        <w:rPr>
          <w:del w:id="3744" w:author="Benjamin Pannell" w:date="2014-10-22T19:37:00Z"/>
          <w:rFonts w:ascii="Consolas" w:hAnsi="Consolas" w:cs="Consolas"/>
        </w:rPr>
      </w:pPr>
    </w:p>
    <w:p w14:paraId="0958BD12" w14:textId="6EC043E9" w:rsidR="007D3649" w:rsidDel="00DB3031" w:rsidRDefault="009A61C2">
      <w:pPr>
        <w:rPr>
          <w:del w:id="3745" w:author="Benjamin Pannell" w:date="2014-10-22T19:37:00Z"/>
        </w:rPr>
      </w:pPr>
      <w:del w:id="3746" w:author="Benjamin Pannell" w:date="2014-10-22T19:37:00Z">
        <w:r w:rsidDel="00DB3031">
          <w:delText xml:space="preserve"> </w:delText>
        </w:r>
      </w:del>
    </w:p>
    <w:p w14:paraId="2C5A0CEB" w14:textId="60FA3867" w:rsidR="00AB3C59" w:rsidDel="00DB3031" w:rsidRDefault="00AB3C59">
      <w:pPr>
        <w:rPr>
          <w:del w:id="3747" w:author="Benjamin Pannell" w:date="2014-10-22T19:37:00Z"/>
        </w:rPr>
      </w:pPr>
      <w:del w:id="3748" w:author="Benjamin Pannell" w:date="2014-10-22T19:37:00Z">
        <w:r w:rsidDel="00DB3031">
          <w:br w:type="page"/>
        </w:r>
      </w:del>
    </w:p>
    <w:p w14:paraId="15AE61C0" w14:textId="543136E6" w:rsidR="00AB3C59" w:rsidRDefault="00AB3C59" w:rsidP="00AB3C59">
      <w:pPr>
        <w:pStyle w:val="Heading1"/>
      </w:pPr>
      <w:bookmarkStart w:id="3749" w:name="_Toc395540546"/>
      <w:bookmarkStart w:id="3750" w:name="_Toc401771010"/>
      <w:r>
        <w:t xml:space="preserve">Appendix </w:t>
      </w:r>
      <w:ins w:id="3751" w:author="Benjamin Pannell" w:date="2014-10-22T19:37:00Z">
        <w:r w:rsidR="00DB3031">
          <w:t>D</w:t>
        </w:r>
      </w:ins>
      <w:del w:id="3752" w:author="Benjamin Pannell" w:date="2014-10-22T19:25:00Z">
        <w:r w:rsidDel="00311E07">
          <w:delText>H</w:delText>
        </w:r>
      </w:del>
      <w:r>
        <w:t>: Source Code</w:t>
      </w:r>
      <w:bookmarkEnd w:id="3749"/>
      <w:bookmarkEnd w:id="3750"/>
    </w:p>
    <w:p w14:paraId="5DE8B613" w14:textId="1D1CA6D6" w:rsidR="00AB3C59" w:rsidRDefault="00AB3C59" w:rsidP="00AB3C59">
      <w:r>
        <w:t xml:space="preserve">All project source code, documentation and development has been undertaken on </w:t>
      </w:r>
      <w:del w:id="3753" w:author="Benjamin Pannell" w:date="2014-10-22T19:24:00Z">
        <w:r w:rsidDel="008205DA">
          <w:delText>a private git</w:delText>
        </w:r>
      </w:del>
      <w:ins w:id="3754" w:author="Benjamin Pannell" w:date="2014-10-22T19:24:00Z">
        <w:r w:rsidR="008205DA">
          <w:t>GitHub</w:t>
        </w:r>
      </w:ins>
      <w:del w:id="3755" w:author="Benjamin Pannell" w:date="2014-10-22T19:24:00Z">
        <w:r w:rsidDel="008205DA">
          <w:delText xml:space="preserve"> repository</w:delText>
        </w:r>
      </w:del>
      <w:ins w:id="3756" w:author="Benjamin Pannell" w:date="2014-10-22T19:24:00Z">
        <w:r w:rsidR="008205DA">
          <w:t xml:space="preserve"> and is</w:t>
        </w:r>
      </w:ins>
      <w:r>
        <w:t xml:space="preserve"> available at </w:t>
      </w:r>
      <w:ins w:id="3757" w:author="Benjamin Pannell" w:date="2014-10-22T19:25:00Z">
        <w:r w:rsidR="008205DA">
          <w:fldChar w:fldCharType="begin"/>
        </w:r>
        <w:r w:rsidR="008205DA">
          <w:instrText xml:space="preserve"> HYPERLINK "</w:instrText>
        </w:r>
      </w:ins>
      <w:r w:rsidR="008205DA" w:rsidRPr="008205DA">
        <w:rPr>
          <w:rPrChange w:id="3758" w:author="Benjamin Pannell" w:date="2014-10-22T19:25:00Z">
            <w:rPr>
              <w:rStyle w:val="Hyperlink"/>
            </w:rPr>
          </w:rPrChange>
        </w:rPr>
        <w:instrText>https://git</w:instrText>
      </w:r>
      <w:ins w:id="3759" w:author="Benjamin Pannell" w:date="2014-10-22T19:24:00Z">
        <w:r w:rsidR="008205DA" w:rsidRPr="008205DA">
          <w:rPr>
            <w:rPrChange w:id="3760" w:author="Benjamin Pannell" w:date="2014-10-22T19:25:00Z">
              <w:rPr>
                <w:rStyle w:val="Hyperlink"/>
              </w:rPr>
            </w:rPrChange>
          </w:rPr>
          <w:instrText>hub.com</w:instrText>
        </w:r>
      </w:ins>
      <w:r w:rsidR="008205DA" w:rsidRPr="008205DA">
        <w:rPr>
          <w:rPrChange w:id="3761" w:author="Benjamin Pannell" w:date="2014-10-22T19:25:00Z">
            <w:rPr>
              <w:rStyle w:val="Hyperlink"/>
            </w:rPr>
          </w:rPrChange>
        </w:rPr>
        <w:instrText>/</w:instrText>
      </w:r>
      <w:ins w:id="3762" w:author="Benjamin Pannell" w:date="2014-10-22T19:24:00Z">
        <w:r w:rsidR="008205DA" w:rsidRPr="008205DA">
          <w:rPr>
            <w:rPrChange w:id="3763" w:author="Benjamin Pannell" w:date="2014-10-22T19:25:00Z">
              <w:rPr>
                <w:rStyle w:val="Hyperlink"/>
              </w:rPr>
            </w:rPrChange>
          </w:rPr>
          <w:instrText>SierraSoftworks</w:instrText>
        </w:r>
      </w:ins>
      <w:r w:rsidR="008205DA" w:rsidRPr="008205DA">
        <w:rPr>
          <w:rPrChange w:id="3764" w:author="Benjamin Pannell" w:date="2014-10-22T19:25:00Z">
            <w:rPr>
              <w:rStyle w:val="Hyperlink"/>
            </w:rPr>
          </w:rPrChange>
        </w:rPr>
        <w:instrText>/</w:instrText>
      </w:r>
      <w:ins w:id="3765" w:author="Benjamin Pannell" w:date="2014-10-22T19:25:00Z">
        <w:r w:rsidR="008205DA" w:rsidRPr="008205DA">
          <w:rPr>
            <w:rPrChange w:id="3766" w:author="Benjamin Pannell" w:date="2014-10-22T19:25:00Z">
              <w:rPr>
                <w:rStyle w:val="Hyperlink"/>
              </w:rPr>
            </w:rPrChange>
          </w:rPr>
          <w:instrText>I</w:instrText>
        </w:r>
      </w:ins>
      <w:r w:rsidR="008205DA" w:rsidRPr="008205DA">
        <w:rPr>
          <w:rPrChange w:id="3767" w:author="Benjamin Pannell" w:date="2014-10-22T19:25:00Z">
            <w:rPr>
              <w:rStyle w:val="Hyperlink"/>
            </w:rPr>
          </w:rPrChange>
        </w:rPr>
        <w:instrText>sotope</w:instrText>
      </w:r>
      <w:ins w:id="3768" w:author="Benjamin Pannell" w:date="2014-10-22T19:25:00Z">
        <w:r w:rsidR="008205DA">
          <w:instrText xml:space="preserve">" </w:instrText>
        </w:r>
        <w:r w:rsidR="008205DA">
          <w:fldChar w:fldCharType="separate"/>
        </w:r>
      </w:ins>
      <w:r w:rsidR="008205DA" w:rsidRPr="0015646B">
        <w:rPr>
          <w:rStyle w:val="Hyperlink"/>
          <w:rPrChange w:id="3769" w:author="Benjamin Pannell" w:date="2014-10-22T19:25:00Z">
            <w:rPr>
              <w:rStyle w:val="Hyperlink"/>
            </w:rPr>
          </w:rPrChange>
        </w:rPr>
        <w:t>https://git</w:t>
      </w:r>
      <w:del w:id="3770" w:author="Benjamin Pannell" w:date="2014-10-22T19:24:00Z">
        <w:r w:rsidR="008205DA" w:rsidRPr="0015646B" w:rsidDel="008205DA">
          <w:rPr>
            <w:rStyle w:val="Hyperlink"/>
            <w:rPrChange w:id="3771" w:author="Benjamin Pannell" w:date="2014-10-22T19:25:00Z">
              <w:rPr>
                <w:rStyle w:val="Hyperlink"/>
              </w:rPr>
            </w:rPrChange>
          </w:rPr>
          <w:delText>.sierrasoftworks.com</w:delText>
        </w:r>
      </w:del>
      <w:ins w:id="3772" w:author="Benjamin Pannell" w:date="2014-10-22T19:24:00Z">
        <w:r w:rsidR="008205DA" w:rsidRPr="0015646B">
          <w:rPr>
            <w:rStyle w:val="Hyperlink"/>
            <w:rPrChange w:id="3773" w:author="Benjamin Pannell" w:date="2014-10-22T19:25:00Z">
              <w:rPr>
                <w:rStyle w:val="Hyperlink"/>
              </w:rPr>
            </w:rPrChange>
          </w:rPr>
          <w:t>hub.com</w:t>
        </w:r>
      </w:ins>
      <w:r w:rsidR="008205DA" w:rsidRPr="0015646B">
        <w:rPr>
          <w:rStyle w:val="Hyperlink"/>
          <w:rPrChange w:id="3774" w:author="Benjamin Pannell" w:date="2014-10-22T19:25:00Z">
            <w:rPr>
              <w:rStyle w:val="Hyperlink"/>
            </w:rPr>
          </w:rPrChange>
        </w:rPr>
        <w:t>/</w:t>
      </w:r>
      <w:del w:id="3775" w:author="Benjamin Pannell" w:date="2014-10-22T19:24:00Z">
        <w:r w:rsidR="008205DA" w:rsidRPr="0015646B" w:rsidDel="008205DA">
          <w:rPr>
            <w:rStyle w:val="Hyperlink"/>
            <w:rPrChange w:id="3776" w:author="Benjamin Pannell" w:date="2014-10-22T19:25:00Z">
              <w:rPr>
                <w:rStyle w:val="Hyperlink"/>
              </w:rPr>
            </w:rPrChange>
          </w:rPr>
          <w:delText>stellenbosch</w:delText>
        </w:r>
      </w:del>
      <w:ins w:id="3777" w:author="Benjamin Pannell" w:date="2014-10-22T19:24:00Z">
        <w:r w:rsidR="008205DA" w:rsidRPr="0015646B">
          <w:rPr>
            <w:rStyle w:val="Hyperlink"/>
            <w:rPrChange w:id="3778" w:author="Benjamin Pannell" w:date="2014-10-22T19:25:00Z">
              <w:rPr>
                <w:rStyle w:val="Hyperlink"/>
              </w:rPr>
            </w:rPrChange>
          </w:rPr>
          <w:t>SierraSoftworks</w:t>
        </w:r>
      </w:ins>
      <w:r w:rsidR="008205DA" w:rsidRPr="0015646B">
        <w:rPr>
          <w:rStyle w:val="Hyperlink"/>
          <w:rPrChange w:id="3779" w:author="Benjamin Pannell" w:date="2014-10-22T19:25:00Z">
            <w:rPr>
              <w:rStyle w:val="Hyperlink"/>
            </w:rPr>
          </w:rPrChange>
        </w:rPr>
        <w:t>/</w:t>
      </w:r>
      <w:del w:id="3780" w:author="Benjamin Pannell" w:date="2014-10-22T19:25:00Z">
        <w:r w:rsidR="008205DA" w:rsidRPr="0015646B" w:rsidDel="008205DA">
          <w:rPr>
            <w:rStyle w:val="Hyperlink"/>
            <w:rPrChange w:id="3781" w:author="Benjamin Pannell" w:date="2014-10-22T19:25:00Z">
              <w:rPr>
                <w:rStyle w:val="Hyperlink"/>
              </w:rPr>
            </w:rPrChange>
          </w:rPr>
          <w:delText>i</w:delText>
        </w:r>
      </w:del>
      <w:ins w:id="3782" w:author="Benjamin Pannell" w:date="2014-10-22T19:25:00Z">
        <w:r w:rsidR="008205DA" w:rsidRPr="0015646B">
          <w:rPr>
            <w:rStyle w:val="Hyperlink"/>
            <w:rPrChange w:id="3783" w:author="Benjamin Pannell" w:date="2014-10-22T19:25:00Z">
              <w:rPr>
                <w:rStyle w:val="Hyperlink"/>
              </w:rPr>
            </w:rPrChange>
          </w:rPr>
          <w:t>I</w:t>
        </w:r>
      </w:ins>
      <w:r w:rsidR="008205DA" w:rsidRPr="0015646B">
        <w:rPr>
          <w:rStyle w:val="Hyperlink"/>
          <w:rPrChange w:id="3784" w:author="Benjamin Pannell" w:date="2014-10-22T19:25:00Z">
            <w:rPr>
              <w:rStyle w:val="Hyperlink"/>
            </w:rPr>
          </w:rPrChange>
        </w:rPr>
        <w:t>sotope</w:t>
      </w:r>
      <w:ins w:id="3785" w:author="Benjamin Pannell" w:date="2014-10-22T19:25:00Z">
        <w:r w:rsidR="008205DA">
          <w:fldChar w:fldCharType="end"/>
        </w:r>
      </w:ins>
      <w:r>
        <w:t>.</w:t>
      </w:r>
      <w:del w:id="3786" w:author="Benjamin Pannell" w:date="2014-10-22T19:25:00Z">
        <w:r w:rsidDel="008205DA">
          <w:delText xml:space="preserve"> For access to the repository, please contact Benjamin Pannell at </w:delText>
        </w:r>
        <w:r w:rsidR="00C66450" w:rsidDel="008205DA">
          <w:fldChar w:fldCharType="begin"/>
        </w:r>
        <w:r w:rsidR="00C66450" w:rsidDel="008205DA">
          <w:delInstrText xml:space="preserve"> HYPERLINK "mailto:admin@sierrasoftworks.com" </w:delInstrText>
        </w:r>
        <w:r w:rsidR="00C66450" w:rsidDel="008205DA">
          <w:fldChar w:fldCharType="separate"/>
        </w:r>
        <w:r w:rsidRPr="004800A1" w:rsidDel="008205DA">
          <w:rPr>
            <w:rStyle w:val="Hyperlink"/>
          </w:rPr>
          <w:delText>admin@sierrasoftworks.com</w:delText>
        </w:r>
        <w:r w:rsidR="00C66450" w:rsidDel="008205DA">
          <w:rPr>
            <w:rStyle w:val="Hyperlink"/>
          </w:rPr>
          <w:fldChar w:fldCharType="end"/>
        </w:r>
        <w:r w:rsidDel="008205DA">
          <w:delText xml:space="preserve"> and reference this document.</w:delText>
        </w:r>
      </w:del>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AB3C59" w:rsidRDefault="00990395" w:rsidP="00990395">
      <w:pPr>
        <w:pStyle w:val="ListParagraph"/>
        <w:numPr>
          <w:ilvl w:val="0"/>
          <w:numId w:val="8"/>
        </w:numPr>
      </w:pPr>
      <w:r>
        <w:t xml:space="preserve">Isotope for Node.js – </w:t>
      </w:r>
      <w:hyperlink r:id="rId52" w:history="1">
        <w:r w:rsidRPr="004800A1">
          <w:rPr>
            <w:rStyle w:val="Hyperlink"/>
          </w:rPr>
          <w:t>https://npmjs.org/package/libisotope</w:t>
        </w:r>
      </w:hyperlink>
    </w:p>
    <w:p w14:paraId="5D5266C3" w14:textId="77777777" w:rsidR="00FD23D1" w:rsidRDefault="00FD23D1">
      <w:pPr>
        <w:rPr>
          <w:rFonts w:asciiTheme="majorHAnsi" w:eastAsiaTheme="majorEastAsia" w:hAnsiTheme="majorHAnsi" w:cstheme="majorBidi"/>
          <w:color w:val="2E74B5" w:themeColor="accent1" w:themeShade="BF"/>
          <w:sz w:val="32"/>
          <w:szCs w:val="32"/>
        </w:rPr>
      </w:pPr>
      <w:r>
        <w:br w:type="page"/>
      </w:r>
    </w:p>
    <w:p w14:paraId="4777420E" w14:textId="3CE4AF91" w:rsidR="00FD23D1" w:rsidRDefault="00FD23D1">
      <w:pPr>
        <w:pStyle w:val="Heading1"/>
      </w:pPr>
      <w:bookmarkStart w:id="3787" w:name="_Toc401771011"/>
      <w:r>
        <w:lastRenderedPageBreak/>
        <w:t xml:space="preserve">Appendix </w:t>
      </w:r>
      <w:del w:id="3788" w:author="Benjamin Pannell" w:date="2014-10-22T19:25:00Z">
        <w:r w:rsidDel="00311E07">
          <w:delText>I</w:delText>
        </w:r>
      </w:del>
      <w:ins w:id="3789" w:author="Benjamin Pannell" w:date="2014-10-22T19:37:00Z">
        <w:r w:rsidR="00DB3031">
          <w:t>E</w:t>
        </w:r>
      </w:ins>
      <w:r>
        <w:t>: Component Information</w:t>
      </w:r>
      <w:bookmarkEnd w:id="3787"/>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4F00DD" w:rsidRPr="004F00DD">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4F00DD" w:rsidRPr="004F00DD">
                  <w:rPr>
                    <w:noProof/>
                  </w:rPr>
                  <w:t>[23]</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w:t>
            </w:r>
            <w:proofErr w:type="spellStart"/>
            <w:r>
              <w:t>Pi</w:t>
            </w:r>
            <w:proofErr w:type="spellEnd"/>
            <w:r>
              <w:t xml:space="preserve"> Plate Kit for Raspberry Pi </w:t>
            </w:r>
            <w:sdt>
              <w:sdtPr>
                <w:id w:val="-731377626"/>
                <w:citation/>
              </w:sdtPr>
              <w:sdtContent>
                <w:r>
                  <w:fldChar w:fldCharType="begin"/>
                </w:r>
                <w:r>
                  <w:instrText xml:space="preserve"> CITATION Ada14 \l 7177 </w:instrText>
                </w:r>
                <w:r>
                  <w:fldChar w:fldCharType="separate"/>
                </w:r>
                <w:r w:rsidR="004F00DD" w:rsidRPr="004F00DD">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4F00DD" w:rsidRPr="004F00DD">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 xml:space="preserve">Extra-long break-away 0.1” 16-pin </w:t>
            </w:r>
            <w:proofErr w:type="spellStart"/>
            <w:r>
              <w:t>strip</w:t>
            </w:r>
            <w:proofErr w:type="spellEnd"/>
            <w:r>
              <w:t xml:space="preserve">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3790" w:name="_Toc401770961"/>
      <w:r>
        <w:t xml:space="preserve">Table </w:t>
      </w:r>
      <w:fldSimple w:instr=" SEQ Table \* ARABIC ">
        <w:r>
          <w:rPr>
            <w:noProof/>
          </w:rPr>
          <w:t>10</w:t>
        </w:r>
      </w:fldSimple>
      <w:r>
        <w:t xml:space="preserve"> Component List</w:t>
      </w:r>
      <w:bookmarkEnd w:id="3790"/>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3791" w:name="_Toc401770962"/>
      <w:r>
        <w:t xml:space="preserve">Table </w:t>
      </w:r>
      <w:fldSimple w:instr=" SEQ Table \* ARABIC ">
        <w:r>
          <w:rPr>
            <w:noProof/>
          </w:rPr>
          <w:t>11</w:t>
        </w:r>
      </w:fldSimple>
      <w:r>
        <w:t xml:space="preserve"> Component Websites</w:t>
      </w:r>
      <w:bookmarkEnd w:id="3791"/>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ins w:id="3792" w:author="Benjamin Pannell" w:date="2014-10-20T13:33:00Z"/>
          <w:rFonts w:asciiTheme="majorHAnsi" w:eastAsiaTheme="majorEastAsia" w:hAnsiTheme="majorHAnsi" w:cstheme="majorBidi"/>
          <w:color w:val="2E74B5" w:themeColor="accent1" w:themeShade="BF"/>
          <w:sz w:val="32"/>
          <w:szCs w:val="32"/>
        </w:rPr>
      </w:pPr>
      <w:ins w:id="3793" w:author="Benjamin Pannell" w:date="2014-10-20T13:33:00Z">
        <w:r>
          <w:br w:type="page"/>
        </w:r>
      </w:ins>
    </w:p>
    <w:p w14:paraId="78CCAD55" w14:textId="4FB6359F" w:rsidR="00F94075" w:rsidRDefault="00F94075">
      <w:pPr>
        <w:pStyle w:val="Heading1"/>
        <w:rPr>
          <w:ins w:id="3794" w:author="Benjamin Pannell" w:date="2014-10-20T13:39:00Z"/>
        </w:rPr>
      </w:pPr>
      <w:bookmarkStart w:id="3795" w:name="_Toc401771012"/>
      <w:ins w:id="3796" w:author="Benjamin Pannell" w:date="2014-10-20T13:33:00Z">
        <w:r>
          <w:lastRenderedPageBreak/>
          <w:t xml:space="preserve">Appendix </w:t>
        </w:r>
      </w:ins>
      <w:ins w:id="3797" w:author="Benjamin Pannell" w:date="2014-10-22T19:37:00Z">
        <w:r w:rsidR="00DB3031">
          <w:t>F</w:t>
        </w:r>
      </w:ins>
      <w:ins w:id="3798" w:author="Benjamin Pannell" w:date="2014-10-20T13:33:00Z">
        <w:r>
          <w:t>: C-Library Source Code</w:t>
        </w:r>
      </w:ins>
      <w:bookmarkEnd w:id="3795"/>
    </w:p>
    <w:p w14:paraId="6E9CC2DA" w14:textId="5174F0E8" w:rsidR="00115B56" w:rsidRPr="005C482F" w:rsidRDefault="00115B56">
      <w:pPr>
        <w:rPr>
          <w:ins w:id="3799" w:author="Benjamin Pannell" w:date="2014-10-20T13:33:00Z"/>
        </w:rPr>
        <w:pPrChange w:id="3800" w:author="Benjamin Pannell" w:date="2014-10-20T13:39:00Z">
          <w:pPr>
            <w:pStyle w:val="Heading1"/>
          </w:pPr>
        </w:pPrChange>
      </w:pPr>
      <w:ins w:id="3801" w:author="Benjamin Pannell" w:date="2014-10-20T13:39:00Z">
        <w:r>
          <w:t>The following code represents the latest C library code available for use with an Isotope device. It includes support for the Raspberry Pi</w:t>
        </w:r>
      </w:ins>
      <w:ins w:id="3802" w:author="Benjamin Pannell" w:date="2014-10-20T13:40:00Z">
        <w:r>
          <w:t xml:space="preserve">’s UART through the </w:t>
        </w:r>
        <w:proofErr w:type="spellStart"/>
        <w:r>
          <w:rPr>
            <w:b/>
          </w:rPr>
          <w:t>termios.h</w:t>
        </w:r>
        <w:proofErr w:type="spellEnd"/>
        <w:r>
          <w:t xml:space="preserve"> header, and falls back on file IO on devices which lack a UART connection, or for execution of unit tests.</w:t>
        </w:r>
      </w:ins>
    </w:p>
    <w:p w14:paraId="5707EE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03" w:author="Benjamin Pannell" w:date="2014-10-22T19:30:00Z"/>
          <w:rFonts w:ascii="Consolas" w:eastAsia="Times New Roman" w:hAnsi="Consolas" w:cs="Consolas"/>
          <w:color w:val="5C5C5C"/>
          <w:sz w:val="18"/>
          <w:szCs w:val="18"/>
          <w:lang w:eastAsia="en-ZA"/>
        </w:rPr>
      </w:pPr>
      <w:ins w:id="3804" w:author="Benjamin Pannell" w:date="2014-10-22T19:30:00Z">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664A8B0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05" w:author="Benjamin Pannell" w:date="2014-10-22T19:30:00Z"/>
          <w:rFonts w:ascii="Consolas" w:eastAsia="Times New Roman" w:hAnsi="Consolas" w:cs="Consolas"/>
          <w:color w:val="5C5C5C"/>
          <w:sz w:val="18"/>
          <w:szCs w:val="18"/>
          <w:lang w:eastAsia="en-ZA"/>
        </w:rPr>
      </w:pPr>
      <w:ins w:id="3806" w:author="Benjamin Pannell" w:date="2014-10-22T19:30:00Z">
        <w:r w:rsidRPr="00311E07">
          <w:rPr>
            <w:rFonts w:ascii="Consolas" w:eastAsia="Times New Roman" w:hAnsi="Consolas" w:cs="Consolas"/>
            <w:color w:val="008200"/>
            <w:sz w:val="18"/>
            <w:szCs w:val="18"/>
            <w:bdr w:val="none" w:sz="0" w:space="0" w:color="auto" w:frame="1"/>
            <w:lang w:eastAsia="en-ZA"/>
          </w:rPr>
          <w:t> * Isotope C Library</w:t>
        </w:r>
        <w:r w:rsidRPr="00311E07">
          <w:rPr>
            <w:rFonts w:ascii="Consolas" w:eastAsia="Times New Roman" w:hAnsi="Consolas" w:cs="Consolas"/>
            <w:color w:val="000000"/>
            <w:sz w:val="18"/>
            <w:szCs w:val="18"/>
            <w:bdr w:val="none" w:sz="0" w:space="0" w:color="auto" w:frame="1"/>
            <w:lang w:eastAsia="en-ZA"/>
          </w:rPr>
          <w:t> </w:t>
        </w:r>
      </w:ins>
    </w:p>
    <w:p w14:paraId="54C527B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07" w:author="Benjamin Pannell" w:date="2014-10-22T19:30:00Z"/>
          <w:rFonts w:ascii="Consolas" w:eastAsia="Times New Roman" w:hAnsi="Consolas" w:cs="Consolas"/>
          <w:color w:val="5C5C5C"/>
          <w:sz w:val="18"/>
          <w:szCs w:val="18"/>
          <w:lang w:eastAsia="en-ZA"/>
        </w:rPr>
      </w:pPr>
      <w:ins w:id="3808" w:author="Benjamin Pannell" w:date="2014-10-22T19:30:00Z">
        <w:r w:rsidRPr="00311E07">
          <w:rPr>
            <w:rFonts w:ascii="Consolas" w:eastAsia="Times New Roman" w:hAnsi="Consolas" w:cs="Consolas"/>
            <w:color w:val="008200"/>
            <w:sz w:val="18"/>
            <w:szCs w:val="18"/>
            <w:bdr w:val="none" w:sz="0" w:space="0" w:color="auto" w:frame="1"/>
            <w:lang w:eastAsia="en-ZA"/>
          </w:rPr>
          <w:t> * Provides a C interface between the Isotope emulation chip</w:t>
        </w:r>
        <w:r w:rsidRPr="00311E07">
          <w:rPr>
            <w:rFonts w:ascii="Consolas" w:eastAsia="Times New Roman" w:hAnsi="Consolas" w:cs="Consolas"/>
            <w:color w:val="000000"/>
            <w:sz w:val="18"/>
            <w:szCs w:val="18"/>
            <w:bdr w:val="none" w:sz="0" w:space="0" w:color="auto" w:frame="1"/>
            <w:lang w:eastAsia="en-ZA"/>
          </w:rPr>
          <w:t> </w:t>
        </w:r>
      </w:ins>
    </w:p>
    <w:p w14:paraId="2A92A2C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09" w:author="Benjamin Pannell" w:date="2014-10-22T19:30:00Z"/>
          <w:rFonts w:ascii="Consolas" w:eastAsia="Times New Roman" w:hAnsi="Consolas" w:cs="Consolas"/>
          <w:color w:val="5C5C5C"/>
          <w:sz w:val="18"/>
          <w:szCs w:val="18"/>
          <w:lang w:eastAsia="en-ZA"/>
        </w:rPr>
      </w:pPr>
      <w:ins w:id="3810" w:author="Benjamin Pannell" w:date="2014-10-22T19:30:00Z">
        <w:r w:rsidRPr="00311E07">
          <w:rPr>
            <w:rFonts w:ascii="Consolas" w:eastAsia="Times New Roman" w:hAnsi="Consolas" w:cs="Consolas"/>
            <w:color w:val="008200"/>
            <w:sz w:val="18"/>
            <w:szCs w:val="18"/>
            <w:bdr w:val="none" w:sz="0" w:space="0" w:color="auto" w:frame="1"/>
            <w:lang w:eastAsia="en-ZA"/>
          </w:rPr>
          <w:t> * and the local system, as well as a number of useful command</w:t>
        </w:r>
        <w:r w:rsidRPr="00311E07">
          <w:rPr>
            <w:rFonts w:ascii="Consolas" w:eastAsia="Times New Roman" w:hAnsi="Consolas" w:cs="Consolas"/>
            <w:color w:val="000000"/>
            <w:sz w:val="18"/>
            <w:szCs w:val="18"/>
            <w:bdr w:val="none" w:sz="0" w:space="0" w:color="auto" w:frame="1"/>
            <w:lang w:eastAsia="en-ZA"/>
          </w:rPr>
          <w:t> </w:t>
        </w:r>
      </w:ins>
    </w:p>
    <w:p w14:paraId="567C793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11" w:author="Benjamin Pannell" w:date="2014-10-22T19:30:00Z"/>
          <w:rFonts w:ascii="Consolas" w:eastAsia="Times New Roman" w:hAnsi="Consolas" w:cs="Consolas"/>
          <w:color w:val="5C5C5C"/>
          <w:sz w:val="18"/>
          <w:szCs w:val="18"/>
          <w:lang w:eastAsia="en-ZA"/>
        </w:rPr>
      </w:pPr>
      <w:ins w:id="3812" w:author="Benjamin Pannell" w:date="2014-10-22T19:30:00Z">
        <w:r w:rsidRPr="00311E07">
          <w:rPr>
            <w:rFonts w:ascii="Consolas" w:eastAsia="Times New Roman" w:hAnsi="Consolas" w:cs="Consolas"/>
            <w:color w:val="008200"/>
            <w:sz w:val="18"/>
            <w:szCs w:val="18"/>
            <w:bdr w:val="none" w:sz="0" w:space="0" w:color="auto" w:frame="1"/>
            <w:lang w:eastAsia="en-ZA"/>
          </w:rPr>
          <w:t> * </w:t>
        </w:r>
        <w:proofErr w:type="gramStart"/>
        <w:r w:rsidRPr="00311E07">
          <w:rPr>
            <w:rFonts w:ascii="Consolas" w:eastAsia="Times New Roman" w:hAnsi="Consolas" w:cs="Consolas"/>
            <w:color w:val="008200"/>
            <w:sz w:val="18"/>
            <w:szCs w:val="18"/>
            <w:bdr w:val="none" w:sz="0" w:space="0" w:color="auto" w:frame="1"/>
            <w:lang w:eastAsia="en-ZA"/>
          </w:rPr>
          <w:t>wrappers</w:t>
        </w:r>
        <w:proofErr w:type="gramEnd"/>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0042747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13" w:author="Benjamin Pannell" w:date="2014-10-22T19:30:00Z"/>
          <w:rFonts w:ascii="Consolas" w:eastAsia="Times New Roman" w:hAnsi="Consolas" w:cs="Consolas"/>
          <w:color w:val="5C5C5C"/>
          <w:sz w:val="18"/>
          <w:szCs w:val="18"/>
          <w:lang w:eastAsia="en-ZA"/>
        </w:rPr>
      </w:pPr>
      <w:ins w:id="3814" w:author="Benjamin Pannell" w:date="2014-10-22T19:30: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107BCCE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15" w:author="Benjamin Pannell" w:date="2014-10-22T19:30:00Z"/>
          <w:rFonts w:ascii="Consolas" w:eastAsia="Times New Roman" w:hAnsi="Consolas" w:cs="Consolas"/>
          <w:color w:val="5C5C5C"/>
          <w:sz w:val="18"/>
          <w:szCs w:val="18"/>
          <w:lang w:eastAsia="en-ZA"/>
        </w:rPr>
      </w:pPr>
      <w:ins w:id="3816" w:author="Benjamin Pannell" w:date="2014-10-22T19:30:00Z">
        <w:r w:rsidRPr="00311E07">
          <w:rPr>
            <w:rFonts w:ascii="Consolas" w:eastAsia="Times New Roman" w:hAnsi="Consolas" w:cs="Consolas"/>
            <w:color w:val="008200"/>
            <w:sz w:val="18"/>
            <w:szCs w:val="18"/>
            <w:bdr w:val="none" w:sz="0" w:space="0" w:color="auto" w:frame="1"/>
            <w:lang w:eastAsia="en-ZA"/>
          </w:rPr>
          <w:t> * Copyright Â© Benjamin Pannell 2014</w:t>
        </w:r>
        <w:r w:rsidRPr="00311E07">
          <w:rPr>
            <w:rFonts w:ascii="Consolas" w:eastAsia="Times New Roman" w:hAnsi="Consolas" w:cs="Consolas"/>
            <w:color w:val="000000"/>
            <w:sz w:val="18"/>
            <w:szCs w:val="18"/>
            <w:bdr w:val="none" w:sz="0" w:space="0" w:color="auto" w:frame="1"/>
            <w:lang w:eastAsia="en-ZA"/>
          </w:rPr>
          <w:t> </w:t>
        </w:r>
      </w:ins>
    </w:p>
    <w:p w14:paraId="786FBC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17" w:author="Benjamin Pannell" w:date="2014-10-22T19:30:00Z"/>
          <w:rFonts w:ascii="Consolas" w:eastAsia="Times New Roman" w:hAnsi="Consolas" w:cs="Consolas"/>
          <w:color w:val="5C5C5C"/>
          <w:sz w:val="18"/>
          <w:szCs w:val="18"/>
          <w:lang w:eastAsia="en-ZA"/>
        </w:rPr>
      </w:pPr>
      <w:ins w:id="3818" w:author="Benjamin Pannell" w:date="2014-10-22T19:30: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718DADD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19" w:author="Benjamin Pannell" w:date="2014-10-22T19:30:00Z"/>
          <w:rFonts w:ascii="Consolas" w:eastAsia="Times New Roman" w:hAnsi="Consolas" w:cs="Consolas"/>
          <w:color w:val="5C5C5C"/>
          <w:sz w:val="18"/>
          <w:szCs w:val="18"/>
          <w:lang w:eastAsia="en-ZA"/>
        </w:rPr>
      </w:pPr>
      <w:ins w:id="3820" w:author="Benjamin Pannell" w:date="2014-10-22T19:30:00Z">
        <w:r w:rsidRPr="00311E07">
          <w:rPr>
            <w:rFonts w:ascii="Consolas" w:eastAsia="Times New Roman" w:hAnsi="Consolas" w:cs="Consolas"/>
            <w:color w:val="808080"/>
            <w:sz w:val="18"/>
            <w:szCs w:val="18"/>
            <w:bdr w:val="none" w:sz="0" w:space="0" w:color="auto" w:frame="1"/>
            <w:lang w:eastAsia="en-ZA"/>
          </w:rPr>
          <w:t>#</w:t>
        </w:r>
        <w:proofErr w:type="spellStart"/>
        <w:r w:rsidRPr="00311E07">
          <w:rPr>
            <w:rFonts w:ascii="Consolas" w:eastAsia="Times New Roman" w:hAnsi="Consolas" w:cs="Consolas"/>
            <w:color w:val="808080"/>
            <w:sz w:val="18"/>
            <w:szCs w:val="18"/>
            <w:bdr w:val="none" w:sz="0" w:space="0" w:color="auto" w:frame="1"/>
            <w:lang w:eastAsia="en-ZA"/>
          </w:rPr>
          <w:t>ifndef</w:t>
        </w:r>
        <w:proofErr w:type="spellEnd"/>
        <w:r w:rsidRPr="00311E07">
          <w:rPr>
            <w:rFonts w:ascii="Consolas" w:eastAsia="Times New Roman" w:hAnsi="Consolas" w:cs="Consolas"/>
            <w:color w:val="808080"/>
            <w:sz w:val="18"/>
            <w:szCs w:val="18"/>
            <w:bdr w:val="none" w:sz="0" w:space="0" w:color="auto" w:frame="1"/>
            <w:lang w:eastAsia="en-ZA"/>
          </w:rPr>
          <w:t> ISOTOPE_C</w:t>
        </w:r>
        <w:r w:rsidRPr="00311E07">
          <w:rPr>
            <w:rFonts w:ascii="Consolas" w:eastAsia="Times New Roman" w:hAnsi="Consolas" w:cs="Consolas"/>
            <w:color w:val="000000"/>
            <w:sz w:val="18"/>
            <w:szCs w:val="18"/>
            <w:bdr w:val="none" w:sz="0" w:space="0" w:color="auto" w:frame="1"/>
            <w:lang w:eastAsia="en-ZA"/>
          </w:rPr>
          <w:t>  </w:t>
        </w:r>
      </w:ins>
    </w:p>
    <w:p w14:paraId="63531E3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21" w:author="Benjamin Pannell" w:date="2014-10-22T19:30:00Z"/>
          <w:rFonts w:ascii="Consolas" w:eastAsia="Times New Roman" w:hAnsi="Consolas" w:cs="Consolas"/>
          <w:color w:val="5C5C5C"/>
          <w:sz w:val="18"/>
          <w:szCs w:val="18"/>
          <w:lang w:eastAsia="en-ZA"/>
        </w:rPr>
      </w:pPr>
      <w:ins w:id="3822" w:author="Benjamin Pannell" w:date="2014-10-22T19:30:00Z">
        <w:r w:rsidRPr="00311E07">
          <w:rPr>
            <w:rFonts w:ascii="Consolas" w:eastAsia="Times New Roman" w:hAnsi="Consolas" w:cs="Consolas"/>
            <w:color w:val="808080"/>
            <w:sz w:val="18"/>
            <w:szCs w:val="18"/>
            <w:bdr w:val="none" w:sz="0" w:space="0" w:color="auto" w:frame="1"/>
            <w:lang w:eastAsia="en-ZA"/>
          </w:rPr>
          <w:t>#define ISOTOPE_C</w:t>
        </w:r>
        <w:r w:rsidRPr="00311E07">
          <w:rPr>
            <w:rFonts w:ascii="Consolas" w:eastAsia="Times New Roman" w:hAnsi="Consolas" w:cs="Consolas"/>
            <w:color w:val="000000"/>
            <w:sz w:val="18"/>
            <w:szCs w:val="18"/>
            <w:bdr w:val="none" w:sz="0" w:space="0" w:color="auto" w:frame="1"/>
            <w:lang w:eastAsia="en-ZA"/>
          </w:rPr>
          <w:t>  </w:t>
        </w:r>
      </w:ins>
    </w:p>
    <w:p w14:paraId="06BA3F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23" w:author="Benjamin Pannell" w:date="2014-10-22T19:30:00Z"/>
          <w:rFonts w:ascii="Consolas" w:eastAsia="Times New Roman" w:hAnsi="Consolas" w:cs="Consolas"/>
          <w:color w:val="5C5C5C"/>
          <w:sz w:val="18"/>
          <w:szCs w:val="18"/>
          <w:lang w:eastAsia="en-ZA"/>
        </w:rPr>
      </w:pPr>
      <w:ins w:id="382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32177B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25" w:author="Benjamin Pannell" w:date="2014-10-22T19:30:00Z"/>
          <w:rFonts w:ascii="Consolas" w:eastAsia="Times New Roman" w:hAnsi="Consolas" w:cs="Consolas"/>
          <w:color w:val="5C5C5C"/>
          <w:sz w:val="18"/>
          <w:szCs w:val="18"/>
          <w:lang w:eastAsia="en-ZA"/>
        </w:rPr>
      </w:pPr>
      <w:ins w:id="3826" w:author="Benjamin Pannell" w:date="2014-10-22T19:30:00Z">
        <w:r w:rsidRPr="00311E07">
          <w:rPr>
            <w:rFonts w:ascii="Consolas" w:eastAsia="Times New Roman" w:hAnsi="Consolas" w:cs="Consolas"/>
            <w:color w:val="808080"/>
            <w:sz w:val="18"/>
            <w:szCs w:val="18"/>
            <w:bdr w:val="none" w:sz="0" w:space="0" w:color="auto" w:frame="1"/>
            <w:lang w:eastAsia="en-ZA"/>
          </w:rPr>
          <w:t>#include "</w:t>
        </w:r>
        <w:proofErr w:type="spellStart"/>
        <w:r w:rsidRPr="00311E07">
          <w:rPr>
            <w:rFonts w:ascii="Consolas" w:eastAsia="Times New Roman" w:hAnsi="Consolas" w:cs="Consolas"/>
            <w:color w:val="808080"/>
            <w:sz w:val="18"/>
            <w:szCs w:val="18"/>
            <w:bdr w:val="none" w:sz="0" w:space="0" w:color="auto" w:frame="1"/>
            <w:lang w:eastAsia="en-ZA"/>
          </w:rPr>
          <w:t>isotope.h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49FB96E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27" w:author="Benjamin Pannell" w:date="2014-10-22T19:30:00Z"/>
          <w:rFonts w:ascii="Consolas" w:eastAsia="Times New Roman" w:hAnsi="Consolas" w:cs="Consolas"/>
          <w:color w:val="5C5C5C"/>
          <w:sz w:val="18"/>
          <w:szCs w:val="18"/>
          <w:lang w:eastAsia="en-ZA"/>
        </w:rPr>
      </w:pPr>
      <w:ins w:id="3828" w:author="Benjamin Pannell" w:date="2014-10-22T19:30:00Z">
        <w:r w:rsidRPr="00311E07">
          <w:rPr>
            <w:rFonts w:ascii="Consolas" w:eastAsia="Times New Roman" w:hAnsi="Consolas" w:cs="Consolas"/>
            <w:color w:val="808080"/>
            <w:sz w:val="18"/>
            <w:szCs w:val="18"/>
            <w:bdr w:val="none" w:sz="0" w:space="0" w:color="auto" w:frame="1"/>
            <w:lang w:eastAsia="en-ZA"/>
          </w:rPr>
          <w:t>#include "</w:t>
        </w:r>
        <w:proofErr w:type="spellStart"/>
        <w:r w:rsidRPr="00311E07">
          <w:rPr>
            <w:rFonts w:ascii="Consolas" w:eastAsia="Times New Roman" w:hAnsi="Consolas" w:cs="Consolas"/>
            <w:color w:val="808080"/>
            <w:sz w:val="18"/>
            <w:szCs w:val="18"/>
            <w:bdr w:val="none" w:sz="0" w:space="0" w:color="auto" w:frame="1"/>
            <w:lang w:eastAsia="en-ZA"/>
          </w:rPr>
          <w:t>keylayouts.h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53D93CD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29" w:author="Benjamin Pannell" w:date="2014-10-22T19:30:00Z"/>
          <w:rFonts w:ascii="Consolas" w:eastAsia="Times New Roman" w:hAnsi="Consolas" w:cs="Consolas"/>
          <w:color w:val="5C5C5C"/>
          <w:sz w:val="18"/>
          <w:szCs w:val="18"/>
          <w:lang w:eastAsia="en-ZA"/>
        </w:rPr>
      </w:pPr>
      <w:ins w:id="3830"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stdio.h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5000CA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31" w:author="Benjamin Pannell" w:date="2014-10-22T19:30:00Z"/>
          <w:rFonts w:ascii="Consolas" w:eastAsia="Times New Roman" w:hAnsi="Consolas" w:cs="Consolas"/>
          <w:color w:val="5C5C5C"/>
          <w:sz w:val="18"/>
          <w:szCs w:val="18"/>
          <w:lang w:eastAsia="en-ZA"/>
        </w:rPr>
      </w:pPr>
      <w:ins w:id="3832"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string.h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496246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33" w:author="Benjamin Pannell" w:date="2014-10-22T19:30:00Z"/>
          <w:rFonts w:ascii="Consolas" w:eastAsia="Times New Roman" w:hAnsi="Consolas" w:cs="Consolas"/>
          <w:color w:val="5C5C5C"/>
          <w:sz w:val="18"/>
          <w:szCs w:val="18"/>
          <w:lang w:eastAsia="en-ZA"/>
        </w:rPr>
      </w:pPr>
      <w:ins w:id="3834"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time.h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5A34E8D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35" w:author="Benjamin Pannell" w:date="2014-10-22T19:30:00Z"/>
          <w:rFonts w:ascii="Consolas" w:eastAsia="Times New Roman" w:hAnsi="Consolas" w:cs="Consolas"/>
          <w:color w:val="5C5C5C"/>
          <w:sz w:val="18"/>
          <w:szCs w:val="18"/>
          <w:lang w:eastAsia="en-ZA"/>
        </w:rPr>
      </w:pPr>
      <w:ins w:id="383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3AD461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37" w:author="Benjamin Pannell" w:date="2014-10-22T19:30:00Z"/>
          <w:rFonts w:ascii="Consolas" w:eastAsia="Times New Roman" w:hAnsi="Consolas" w:cs="Consolas"/>
          <w:color w:val="5C5C5C"/>
          <w:sz w:val="18"/>
          <w:szCs w:val="18"/>
          <w:lang w:eastAsia="en-ZA"/>
        </w:rPr>
      </w:pPr>
      <w:ins w:id="3838" w:author="Benjamin Pannell" w:date="2014-10-22T19:30:00Z">
        <w:r w:rsidRPr="00311E07">
          <w:rPr>
            <w:rFonts w:ascii="Consolas" w:eastAsia="Times New Roman" w:hAnsi="Consolas" w:cs="Consolas"/>
            <w:color w:val="808080"/>
            <w:sz w:val="18"/>
            <w:szCs w:val="18"/>
            <w:bdr w:val="none" w:sz="0" w:space="0" w:color="auto" w:frame="1"/>
            <w:lang w:eastAsia="en-ZA"/>
          </w:rPr>
          <w:t>#</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RPI</w:t>
        </w:r>
        <w:r w:rsidRPr="00311E07">
          <w:rPr>
            <w:rFonts w:ascii="Consolas" w:eastAsia="Times New Roman" w:hAnsi="Consolas" w:cs="Consolas"/>
            <w:color w:val="000000"/>
            <w:sz w:val="18"/>
            <w:szCs w:val="18"/>
            <w:bdr w:val="none" w:sz="0" w:space="0" w:color="auto" w:frame="1"/>
            <w:lang w:eastAsia="en-ZA"/>
          </w:rPr>
          <w:t>  </w:t>
        </w:r>
      </w:ins>
    </w:p>
    <w:p w14:paraId="00A3F7D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39" w:author="Benjamin Pannell" w:date="2014-10-22T19:30:00Z"/>
          <w:rFonts w:ascii="Consolas" w:eastAsia="Times New Roman" w:hAnsi="Consolas" w:cs="Consolas"/>
          <w:color w:val="5C5C5C"/>
          <w:sz w:val="18"/>
          <w:szCs w:val="18"/>
          <w:lang w:eastAsia="en-ZA"/>
        </w:rPr>
      </w:pPr>
      <w:ins w:id="3840" w:author="Benjamin Pannell" w:date="2014-10-22T19:30:00Z">
        <w:r w:rsidRPr="00311E07">
          <w:rPr>
            <w:rFonts w:ascii="Consolas" w:eastAsia="Times New Roman" w:hAnsi="Consolas" w:cs="Consolas"/>
            <w:color w:val="808080"/>
            <w:sz w:val="18"/>
            <w:szCs w:val="18"/>
            <w:bdr w:val="none" w:sz="0" w:space="0" w:color="auto" w:frame="1"/>
            <w:lang w:eastAsia="en-ZA"/>
          </w:rPr>
          <w:t>#define ISOTOPE_IO</w:t>
        </w:r>
        <w:r w:rsidRPr="00311E07">
          <w:rPr>
            <w:rFonts w:ascii="Consolas" w:eastAsia="Times New Roman" w:hAnsi="Consolas" w:cs="Consolas"/>
            <w:color w:val="000000"/>
            <w:sz w:val="18"/>
            <w:szCs w:val="18"/>
            <w:bdr w:val="none" w:sz="0" w:space="0" w:color="auto" w:frame="1"/>
            <w:lang w:eastAsia="en-ZA"/>
          </w:rPr>
          <w:t>  </w:t>
        </w:r>
      </w:ins>
    </w:p>
    <w:p w14:paraId="2D66FAC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41" w:author="Benjamin Pannell" w:date="2014-10-22T19:30:00Z"/>
          <w:rFonts w:ascii="Consolas" w:eastAsia="Times New Roman" w:hAnsi="Consolas" w:cs="Consolas"/>
          <w:color w:val="5C5C5C"/>
          <w:sz w:val="18"/>
          <w:szCs w:val="18"/>
          <w:lang w:eastAsia="en-ZA"/>
        </w:rPr>
      </w:pPr>
      <w:ins w:id="384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2AF3C5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43" w:author="Benjamin Pannell" w:date="2014-10-22T19:30:00Z"/>
          <w:rFonts w:ascii="Consolas" w:eastAsia="Times New Roman" w:hAnsi="Consolas" w:cs="Consolas"/>
          <w:color w:val="5C5C5C"/>
          <w:sz w:val="18"/>
          <w:szCs w:val="18"/>
          <w:lang w:eastAsia="en-ZA"/>
        </w:rPr>
      </w:pPr>
      <w:ins w:id="3844"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fcntl.h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77AAED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45" w:author="Benjamin Pannell" w:date="2014-10-22T19:30:00Z"/>
          <w:rFonts w:ascii="Consolas" w:eastAsia="Times New Roman" w:hAnsi="Consolas" w:cs="Consolas"/>
          <w:color w:val="5C5C5C"/>
          <w:sz w:val="18"/>
          <w:szCs w:val="18"/>
          <w:lang w:eastAsia="en-ZA"/>
        </w:rPr>
      </w:pPr>
      <w:ins w:id="3846"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unistd.h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7355BFA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47" w:author="Benjamin Pannell" w:date="2014-10-22T19:30:00Z"/>
          <w:rFonts w:ascii="Consolas" w:eastAsia="Times New Roman" w:hAnsi="Consolas" w:cs="Consolas"/>
          <w:color w:val="5C5C5C"/>
          <w:sz w:val="18"/>
          <w:szCs w:val="18"/>
          <w:lang w:eastAsia="en-ZA"/>
        </w:rPr>
      </w:pPr>
      <w:ins w:id="3848" w:author="Benjamin Pannell" w:date="2014-10-22T19:30: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termios.h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3BA73EA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49" w:author="Benjamin Pannell" w:date="2014-10-22T19:30:00Z"/>
          <w:rFonts w:ascii="Consolas" w:eastAsia="Times New Roman" w:hAnsi="Consolas" w:cs="Consolas"/>
          <w:color w:val="5C5C5C"/>
          <w:sz w:val="18"/>
          <w:szCs w:val="18"/>
          <w:lang w:eastAsia="en-ZA"/>
        </w:rPr>
      </w:pPr>
      <w:ins w:id="385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A1BF27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51" w:author="Benjamin Pannell" w:date="2014-10-22T19:30:00Z"/>
          <w:rFonts w:ascii="Consolas" w:eastAsia="Times New Roman" w:hAnsi="Consolas" w:cs="Consolas"/>
          <w:color w:val="5C5C5C"/>
          <w:sz w:val="18"/>
          <w:szCs w:val="18"/>
          <w:lang w:eastAsia="en-ZA"/>
        </w:rPr>
      </w:pPr>
      <w:ins w:id="3852" w:author="Benjamin Pannell" w:date="2014-10-22T19:30:00Z">
        <w:r w:rsidRPr="00311E07">
          <w:rPr>
            <w:rFonts w:ascii="Consolas" w:eastAsia="Times New Roman" w:hAnsi="Consolas" w:cs="Consolas"/>
            <w:color w:val="808080"/>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ins>
    </w:p>
    <w:p w14:paraId="3D31E95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53" w:author="Benjamin Pannell" w:date="2014-10-22T19:30:00Z"/>
          <w:rFonts w:ascii="Consolas" w:eastAsia="Times New Roman" w:hAnsi="Consolas" w:cs="Consolas"/>
          <w:color w:val="5C5C5C"/>
          <w:sz w:val="18"/>
          <w:szCs w:val="18"/>
          <w:lang w:eastAsia="en-ZA"/>
        </w:rPr>
      </w:pPr>
      <w:ins w:id="3854" w:author="Benjamin Pannell" w:date="2014-10-22T19:30:00Z">
        <w:r w:rsidRPr="00311E07">
          <w:rPr>
            <w:rFonts w:ascii="Consolas" w:eastAsia="Times New Roman" w:hAnsi="Consolas" w:cs="Consolas"/>
            <w:color w:val="808080"/>
            <w:sz w:val="18"/>
            <w:szCs w:val="18"/>
            <w:bdr w:val="none" w:sz="0" w:space="0" w:color="auto" w:frame="1"/>
            <w:lang w:eastAsia="en-ZA"/>
          </w:rPr>
          <w:t>#define ISOTOPE_FIO</w:t>
        </w:r>
        <w:r w:rsidRPr="00311E07">
          <w:rPr>
            <w:rFonts w:ascii="Consolas" w:eastAsia="Times New Roman" w:hAnsi="Consolas" w:cs="Consolas"/>
            <w:color w:val="000000"/>
            <w:sz w:val="18"/>
            <w:szCs w:val="18"/>
            <w:bdr w:val="none" w:sz="0" w:space="0" w:color="auto" w:frame="1"/>
            <w:lang w:eastAsia="en-ZA"/>
          </w:rPr>
          <w:t>  </w:t>
        </w:r>
      </w:ins>
    </w:p>
    <w:p w14:paraId="3ED0AEB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55" w:author="Benjamin Pannell" w:date="2014-10-22T19:30:00Z"/>
          <w:rFonts w:ascii="Consolas" w:eastAsia="Times New Roman" w:hAnsi="Consolas" w:cs="Consolas"/>
          <w:color w:val="5C5C5C"/>
          <w:sz w:val="18"/>
          <w:szCs w:val="18"/>
          <w:lang w:eastAsia="en-ZA"/>
        </w:rPr>
      </w:pPr>
      <w:ins w:id="385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6CB06E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57" w:author="Benjamin Pannell" w:date="2014-10-22T19:30:00Z"/>
          <w:rFonts w:ascii="Consolas" w:eastAsia="Times New Roman" w:hAnsi="Consolas" w:cs="Consolas"/>
          <w:color w:val="5C5C5C"/>
          <w:sz w:val="18"/>
          <w:szCs w:val="18"/>
          <w:lang w:eastAsia="en-ZA"/>
        </w:rPr>
      </w:pPr>
      <w:ins w:id="3858" w:author="Benjamin Pannell" w:date="2014-10-22T19:30:00Z">
        <w:r w:rsidRPr="00311E07">
          <w:rPr>
            <w:rFonts w:ascii="Consolas" w:eastAsia="Times New Roman" w:hAnsi="Consolas" w:cs="Consolas"/>
            <w:color w:val="808080"/>
            <w:sz w:val="18"/>
            <w:szCs w:val="18"/>
            <w:bdr w:val="none" w:sz="0" w:space="0" w:color="auto" w:frame="1"/>
            <w:lang w:eastAsia="en-ZA"/>
          </w:rPr>
          <w:t>#</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15D4D21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59" w:author="Benjamin Pannell" w:date="2014-10-22T19:30:00Z"/>
          <w:rFonts w:ascii="Consolas" w:eastAsia="Times New Roman" w:hAnsi="Consolas" w:cs="Consolas"/>
          <w:color w:val="5C5C5C"/>
          <w:sz w:val="18"/>
          <w:szCs w:val="18"/>
          <w:lang w:eastAsia="en-ZA"/>
        </w:rPr>
      </w:pPr>
      <w:ins w:id="386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08D88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61" w:author="Benjamin Pannell" w:date="2014-10-22T19:30:00Z"/>
          <w:rFonts w:ascii="Consolas" w:eastAsia="Times New Roman" w:hAnsi="Consolas" w:cs="Consolas"/>
          <w:color w:val="5C5C5C"/>
          <w:sz w:val="18"/>
          <w:szCs w:val="18"/>
          <w:lang w:eastAsia="en-ZA"/>
        </w:rPr>
      </w:pPr>
      <w:ins w:id="3862" w:author="Benjamin Pannell" w:date="2014-10-22T19:30:00Z">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70BDCB7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63" w:author="Benjamin Pannell" w:date="2014-10-22T19:30:00Z"/>
          <w:rFonts w:ascii="Consolas" w:eastAsia="Times New Roman" w:hAnsi="Consolas" w:cs="Consolas"/>
          <w:color w:val="5C5C5C"/>
          <w:sz w:val="18"/>
          <w:szCs w:val="18"/>
          <w:lang w:eastAsia="en-ZA"/>
        </w:rPr>
      </w:pPr>
      <w:ins w:id="3864" w:author="Benjamin Pannell" w:date="2014-10-22T19:30:00Z">
        <w:r w:rsidRPr="00311E07">
          <w:rPr>
            <w:rFonts w:ascii="Consolas" w:eastAsia="Times New Roman" w:hAnsi="Consolas" w:cs="Consolas"/>
            <w:color w:val="008200"/>
            <w:sz w:val="18"/>
            <w:szCs w:val="18"/>
            <w:bdr w:val="none" w:sz="0" w:space="0" w:color="auto" w:frame="1"/>
            <w:lang w:eastAsia="en-ZA"/>
          </w:rPr>
          <w:t> * Internal Functions</w:t>
        </w:r>
        <w:r w:rsidRPr="00311E07">
          <w:rPr>
            <w:rFonts w:ascii="Consolas" w:eastAsia="Times New Roman" w:hAnsi="Consolas" w:cs="Consolas"/>
            <w:color w:val="000000"/>
            <w:sz w:val="18"/>
            <w:szCs w:val="18"/>
            <w:bdr w:val="none" w:sz="0" w:space="0" w:color="auto" w:frame="1"/>
            <w:lang w:eastAsia="en-ZA"/>
          </w:rPr>
          <w:t> </w:t>
        </w:r>
      </w:ins>
    </w:p>
    <w:p w14:paraId="3C3380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65" w:author="Benjamin Pannell" w:date="2014-10-22T19:30:00Z"/>
          <w:rFonts w:ascii="Consolas" w:eastAsia="Times New Roman" w:hAnsi="Consolas" w:cs="Consolas"/>
          <w:color w:val="5C5C5C"/>
          <w:sz w:val="18"/>
          <w:szCs w:val="18"/>
          <w:lang w:eastAsia="en-ZA"/>
        </w:rPr>
      </w:pPr>
      <w:ins w:id="3866" w:author="Benjamin Pannell" w:date="2014-10-22T19:30: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1ED2BA8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67" w:author="Benjamin Pannell" w:date="2014-10-22T19:30:00Z"/>
          <w:rFonts w:ascii="Consolas" w:eastAsia="Times New Roman" w:hAnsi="Consolas" w:cs="Consolas"/>
          <w:color w:val="5C5C5C"/>
          <w:sz w:val="18"/>
          <w:szCs w:val="18"/>
          <w:lang w:eastAsia="en-ZA"/>
        </w:rPr>
      </w:pPr>
      <w:proofErr w:type="spellStart"/>
      <w:ins w:id="3868" w:author="Benjamin Pannell" w:date="2014-10-22T19:30: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isotope_pack</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axis1,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axis2,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axis3) {  </w:t>
        </w:r>
      </w:ins>
    </w:p>
    <w:p w14:paraId="154A9A3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69" w:author="Benjamin Pannell" w:date="2014-10-22T19:30:00Z"/>
          <w:rFonts w:ascii="Consolas" w:eastAsia="Times New Roman" w:hAnsi="Consolas" w:cs="Consolas"/>
          <w:color w:val="5C5C5C"/>
          <w:sz w:val="18"/>
          <w:szCs w:val="18"/>
          <w:lang w:eastAsia="en-ZA"/>
        </w:rPr>
      </w:pPr>
      <w:ins w:id="387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0x00000000 | ((axis1 &amp; 0x3ff) &lt;&lt; 20) | ((axis2 &amp; 0x3ff) &lt;&lt; 10) | (axis3 &amp; 0x3ff);  </w:t>
        </w:r>
      </w:ins>
    </w:p>
    <w:p w14:paraId="6A0B33A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71" w:author="Benjamin Pannell" w:date="2014-10-22T19:30:00Z"/>
          <w:rFonts w:ascii="Consolas" w:eastAsia="Times New Roman" w:hAnsi="Consolas" w:cs="Consolas"/>
          <w:color w:val="5C5C5C"/>
          <w:sz w:val="18"/>
          <w:szCs w:val="18"/>
          <w:lang w:eastAsia="en-ZA"/>
        </w:rPr>
      </w:pPr>
      <w:ins w:id="387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4AC886C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73" w:author="Benjamin Pannell" w:date="2014-10-22T19:30:00Z"/>
          <w:rFonts w:ascii="Consolas" w:eastAsia="Times New Roman" w:hAnsi="Consolas" w:cs="Consolas"/>
          <w:color w:val="5C5C5C"/>
          <w:sz w:val="18"/>
          <w:szCs w:val="18"/>
          <w:lang w:eastAsia="en-ZA"/>
        </w:rPr>
      </w:pPr>
      <w:ins w:id="387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9E81BC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75" w:author="Benjamin Pannell" w:date="2014-10-22T19:30:00Z"/>
          <w:rFonts w:ascii="Consolas" w:eastAsia="Times New Roman" w:hAnsi="Consolas" w:cs="Consolas"/>
          <w:color w:val="5C5C5C"/>
          <w:sz w:val="18"/>
          <w:szCs w:val="18"/>
          <w:lang w:eastAsia="en-ZA"/>
        </w:rPr>
      </w:pPr>
      <w:proofErr w:type="spellStart"/>
      <w:ins w:id="3876" w:author="Benjamin Pannell" w:date="2014-10-22T19:30:00Z">
        <w:r w:rsidRPr="00311E07">
          <w:rPr>
            <w:rFonts w:ascii="Consolas" w:eastAsia="Times New Roman" w:hAnsi="Consolas" w:cs="Consolas"/>
            <w:b/>
            <w:bCs/>
            <w:color w:val="2E8B57"/>
            <w:sz w:val="18"/>
            <w:szCs w:val="18"/>
            <w:bdr w:val="none" w:sz="0" w:space="0" w:color="auto" w:frame="1"/>
            <w:lang w:eastAsia="en-ZA"/>
          </w:rPr>
          <w:t>clock_t</w:t>
        </w:r>
        <w:proofErr w:type="spellEnd"/>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isotope_lastwrite</w:t>
        </w:r>
        <w:proofErr w:type="spellEnd"/>
        <w:r w:rsidRPr="00311E07">
          <w:rPr>
            <w:rFonts w:ascii="Consolas" w:eastAsia="Times New Roman" w:hAnsi="Consolas" w:cs="Consolas"/>
            <w:color w:val="000000"/>
            <w:sz w:val="18"/>
            <w:szCs w:val="18"/>
            <w:bdr w:val="none" w:sz="0" w:space="0" w:color="auto" w:frame="1"/>
            <w:lang w:eastAsia="en-ZA"/>
          </w:rPr>
          <w:t> = 0;  </w:t>
        </w:r>
      </w:ins>
    </w:p>
    <w:p w14:paraId="287D4DD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77" w:author="Benjamin Pannell" w:date="2014-10-22T19:30:00Z"/>
          <w:rFonts w:ascii="Consolas" w:eastAsia="Times New Roman" w:hAnsi="Consolas" w:cs="Consolas"/>
          <w:color w:val="5C5C5C"/>
          <w:sz w:val="18"/>
          <w:szCs w:val="18"/>
          <w:lang w:eastAsia="en-ZA"/>
        </w:rPr>
      </w:pPr>
      <w:proofErr w:type="spellStart"/>
      <w:ins w:id="3878" w:author="Benjamin Pannell" w:date="2014-10-22T19:30: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isotope_maxRate</w:t>
        </w:r>
        <w:proofErr w:type="spellEnd"/>
        <w:r w:rsidRPr="00311E07">
          <w:rPr>
            <w:rFonts w:ascii="Consolas" w:eastAsia="Times New Roman" w:hAnsi="Consolas" w:cs="Consolas"/>
            <w:color w:val="000000"/>
            <w:sz w:val="18"/>
            <w:szCs w:val="18"/>
            <w:bdr w:val="none" w:sz="0" w:space="0" w:color="auto" w:frame="1"/>
            <w:lang w:eastAsia="en-ZA"/>
          </w:rPr>
          <w:t> = 500;  </w:t>
        </w:r>
      </w:ins>
    </w:p>
    <w:p w14:paraId="6A2041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79" w:author="Benjamin Pannell" w:date="2014-10-22T19:30:00Z"/>
          <w:rFonts w:ascii="Consolas" w:eastAsia="Times New Roman" w:hAnsi="Consolas" w:cs="Consolas"/>
          <w:color w:val="5C5C5C"/>
          <w:sz w:val="18"/>
          <w:szCs w:val="18"/>
          <w:lang w:eastAsia="en-ZA"/>
        </w:rPr>
      </w:pPr>
      <w:ins w:id="3880" w:author="Benjamin Pannell" w:date="2014-10-22T19:30:00Z">
        <w:r w:rsidRPr="00311E07">
          <w:rPr>
            <w:rFonts w:ascii="Consolas" w:eastAsia="Times New Roman" w:hAnsi="Consolas" w:cs="Consolas"/>
            <w:b/>
            <w:bCs/>
            <w:color w:val="006699"/>
            <w:sz w:val="18"/>
            <w:szCs w:val="18"/>
            <w:bdr w:val="none" w:sz="0" w:space="0" w:color="auto" w:frame="1"/>
            <w:lang w:eastAsia="en-ZA"/>
          </w:rPr>
          <w:t>void</w:t>
        </w:r>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isotope_ratelimit</w:t>
        </w:r>
        <w:proofErr w:type="spellEnd"/>
        <w:r w:rsidRPr="00311E07">
          <w:rPr>
            <w:rFonts w:ascii="Consolas" w:eastAsia="Times New Roman" w:hAnsi="Consolas" w:cs="Consolas"/>
            <w:color w:val="000000"/>
            <w:sz w:val="18"/>
            <w:szCs w:val="18"/>
            <w:bdr w:val="none" w:sz="0" w:space="0" w:color="auto" w:frame="1"/>
            <w:lang w:eastAsia="en-ZA"/>
          </w:rPr>
          <w:t>() {  </w:t>
        </w:r>
      </w:ins>
    </w:p>
    <w:p w14:paraId="726C1A3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81" w:author="Benjamin Pannell" w:date="2014-10-22T19:30:00Z"/>
          <w:rFonts w:ascii="Consolas" w:eastAsia="Times New Roman" w:hAnsi="Consolas" w:cs="Consolas"/>
          <w:color w:val="5C5C5C"/>
          <w:sz w:val="18"/>
          <w:szCs w:val="18"/>
          <w:lang w:eastAsia="en-ZA"/>
        </w:rPr>
      </w:pPr>
      <w:ins w:id="3882"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clock_t</w:t>
        </w:r>
        <w:proofErr w:type="spellEnd"/>
        <w:r w:rsidRPr="00311E07">
          <w:rPr>
            <w:rFonts w:ascii="Consolas" w:eastAsia="Times New Roman" w:hAnsi="Consolas" w:cs="Consolas"/>
            <w:color w:val="000000"/>
            <w:sz w:val="18"/>
            <w:szCs w:val="18"/>
            <w:bdr w:val="none" w:sz="0" w:space="0" w:color="auto" w:frame="1"/>
            <w:lang w:eastAsia="en-ZA"/>
          </w:rPr>
          <w:t> now;  </w:t>
        </w:r>
      </w:ins>
    </w:p>
    <w:p w14:paraId="383673F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83" w:author="Benjamin Pannell" w:date="2014-10-22T19:30:00Z"/>
          <w:rFonts w:ascii="Consolas" w:eastAsia="Times New Roman" w:hAnsi="Consolas" w:cs="Consolas"/>
          <w:color w:val="5C5C5C"/>
          <w:sz w:val="18"/>
          <w:szCs w:val="18"/>
          <w:lang w:eastAsia="en-ZA"/>
        </w:rPr>
      </w:pPr>
      <w:ins w:id="388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delay;  </w:t>
        </w:r>
      </w:ins>
    </w:p>
    <w:p w14:paraId="1C0AB4C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85" w:author="Benjamin Pannell" w:date="2014-10-22T19:30:00Z"/>
          <w:rFonts w:ascii="Consolas" w:eastAsia="Times New Roman" w:hAnsi="Consolas" w:cs="Consolas"/>
          <w:color w:val="5C5C5C"/>
          <w:sz w:val="18"/>
          <w:szCs w:val="18"/>
          <w:lang w:eastAsia="en-ZA"/>
        </w:rPr>
      </w:pPr>
      <w:ins w:id="388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minDelay</w:t>
        </w:r>
        <w:proofErr w:type="spellEnd"/>
        <w:r w:rsidRPr="00311E07">
          <w:rPr>
            <w:rFonts w:ascii="Consolas" w:eastAsia="Times New Roman" w:hAnsi="Consolas" w:cs="Consolas"/>
            <w:color w:val="000000"/>
            <w:sz w:val="18"/>
            <w:szCs w:val="18"/>
            <w:bdr w:val="none" w:sz="0" w:space="0" w:color="auto" w:frame="1"/>
            <w:lang w:eastAsia="en-ZA"/>
          </w:rPr>
          <w:t>;  </w:t>
        </w:r>
      </w:ins>
    </w:p>
    <w:p w14:paraId="61C6E4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87" w:author="Benjamin Pannell" w:date="2014-10-22T19:30:00Z"/>
          <w:rFonts w:ascii="Consolas" w:eastAsia="Times New Roman" w:hAnsi="Consolas" w:cs="Consolas"/>
          <w:color w:val="5C5C5C"/>
          <w:sz w:val="18"/>
          <w:szCs w:val="18"/>
          <w:lang w:eastAsia="en-ZA"/>
        </w:rPr>
      </w:pPr>
      <w:ins w:id="388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63AEB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89" w:author="Benjamin Pannell" w:date="2014-10-22T19:30:00Z"/>
          <w:rFonts w:ascii="Consolas" w:eastAsia="Times New Roman" w:hAnsi="Consolas" w:cs="Consolas"/>
          <w:color w:val="5C5C5C"/>
          <w:sz w:val="18"/>
          <w:szCs w:val="18"/>
          <w:lang w:eastAsia="en-ZA"/>
        </w:rPr>
      </w:pPr>
      <w:ins w:id="389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isotope_maxRate</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ins>
    </w:p>
    <w:p w14:paraId="3D64F99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91" w:author="Benjamin Pannell" w:date="2014-10-22T19:30:00Z"/>
          <w:rFonts w:ascii="Consolas" w:eastAsia="Times New Roman" w:hAnsi="Consolas" w:cs="Consolas"/>
          <w:color w:val="5C5C5C"/>
          <w:sz w:val="18"/>
          <w:szCs w:val="18"/>
          <w:lang w:eastAsia="en-ZA"/>
        </w:rPr>
      </w:pPr>
      <w:ins w:id="389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5C84B1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93" w:author="Benjamin Pannell" w:date="2014-10-22T19:30:00Z"/>
          <w:rFonts w:ascii="Consolas" w:eastAsia="Times New Roman" w:hAnsi="Consolas" w:cs="Consolas"/>
          <w:color w:val="5C5C5C"/>
          <w:sz w:val="18"/>
          <w:szCs w:val="18"/>
          <w:lang w:eastAsia="en-ZA"/>
        </w:rPr>
      </w:pPr>
      <w:ins w:id="3894" w:author="Benjamin Pannell" w:date="2014-10-22T19:30:00Z">
        <w:r w:rsidRPr="00311E07">
          <w:rPr>
            <w:rFonts w:ascii="Consolas" w:eastAsia="Times New Roman" w:hAnsi="Consolas" w:cs="Consolas"/>
            <w:color w:val="000000"/>
            <w:sz w:val="18"/>
            <w:szCs w:val="18"/>
            <w:bdr w:val="none" w:sz="0" w:space="0" w:color="auto" w:frame="1"/>
            <w:lang w:eastAsia="en-ZA"/>
          </w:rPr>
          <w:t>    now = clock();  </w:t>
        </w:r>
      </w:ins>
    </w:p>
    <w:p w14:paraId="4FF633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95" w:author="Benjamin Pannell" w:date="2014-10-22T19:30:00Z"/>
          <w:rFonts w:ascii="Consolas" w:eastAsia="Times New Roman" w:hAnsi="Consolas" w:cs="Consolas"/>
          <w:color w:val="5C5C5C"/>
          <w:sz w:val="18"/>
          <w:szCs w:val="18"/>
          <w:lang w:eastAsia="en-ZA"/>
        </w:rPr>
      </w:pPr>
      <w:ins w:id="3896" w:author="Benjamin Pannell" w:date="2014-10-22T19:30:00Z">
        <w:r w:rsidRPr="00311E07">
          <w:rPr>
            <w:rFonts w:ascii="Consolas" w:eastAsia="Times New Roman" w:hAnsi="Consolas" w:cs="Consolas"/>
            <w:color w:val="000000"/>
            <w:sz w:val="18"/>
            <w:szCs w:val="18"/>
            <w:bdr w:val="none" w:sz="0" w:space="0" w:color="auto" w:frame="1"/>
            <w:lang w:eastAsia="en-ZA"/>
          </w:rPr>
          <w:t>    delay = (now - _</w:t>
        </w:r>
        <w:proofErr w:type="spellStart"/>
        <w:r w:rsidRPr="00311E07">
          <w:rPr>
            <w:rFonts w:ascii="Consolas" w:eastAsia="Times New Roman" w:hAnsi="Consolas" w:cs="Consolas"/>
            <w:color w:val="000000"/>
            <w:sz w:val="18"/>
            <w:szCs w:val="18"/>
            <w:bdr w:val="none" w:sz="0" w:space="0" w:color="auto" w:frame="1"/>
            <w:lang w:eastAsia="en-ZA"/>
          </w:rPr>
          <w:t>isotope_lastwrite</w:t>
        </w:r>
        <w:proofErr w:type="spellEnd"/>
        <w:r w:rsidRPr="00311E07">
          <w:rPr>
            <w:rFonts w:ascii="Consolas" w:eastAsia="Times New Roman" w:hAnsi="Consolas" w:cs="Consolas"/>
            <w:color w:val="000000"/>
            <w:sz w:val="18"/>
            <w:szCs w:val="18"/>
            <w:bdr w:val="none" w:sz="0" w:space="0" w:color="auto" w:frame="1"/>
            <w:lang w:eastAsia="en-ZA"/>
          </w:rPr>
          <w:t>) * 1.0 / CLOCKS_PER_SEC;  </w:t>
        </w:r>
      </w:ins>
    </w:p>
    <w:p w14:paraId="3324CC3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897" w:author="Benjamin Pannell" w:date="2014-10-22T19:30:00Z"/>
          <w:rFonts w:ascii="Consolas" w:eastAsia="Times New Roman" w:hAnsi="Consolas" w:cs="Consolas"/>
          <w:color w:val="5C5C5C"/>
          <w:sz w:val="18"/>
          <w:szCs w:val="18"/>
          <w:lang w:eastAsia="en-ZA"/>
        </w:rPr>
      </w:pPr>
      <w:ins w:id="389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minDelay</w:t>
        </w:r>
        <w:proofErr w:type="spellEnd"/>
        <w:r w:rsidRPr="00311E07">
          <w:rPr>
            <w:rFonts w:ascii="Consolas" w:eastAsia="Times New Roman" w:hAnsi="Consolas" w:cs="Consolas"/>
            <w:color w:val="000000"/>
            <w:sz w:val="18"/>
            <w:szCs w:val="18"/>
            <w:bdr w:val="none" w:sz="0" w:space="0" w:color="auto" w:frame="1"/>
            <w:lang w:eastAsia="en-ZA"/>
          </w:rPr>
          <w:t> = 1.0 / </w:t>
        </w:r>
        <w:proofErr w:type="spellStart"/>
        <w:r w:rsidRPr="00311E07">
          <w:rPr>
            <w:rFonts w:ascii="Consolas" w:eastAsia="Times New Roman" w:hAnsi="Consolas" w:cs="Consolas"/>
            <w:color w:val="000000"/>
            <w:sz w:val="18"/>
            <w:szCs w:val="18"/>
            <w:bdr w:val="none" w:sz="0" w:space="0" w:color="auto" w:frame="1"/>
            <w:lang w:eastAsia="en-ZA"/>
          </w:rPr>
          <w:t>isotope_maxRate</w:t>
        </w:r>
        <w:proofErr w:type="spellEnd"/>
        <w:r w:rsidRPr="00311E07">
          <w:rPr>
            <w:rFonts w:ascii="Consolas" w:eastAsia="Times New Roman" w:hAnsi="Consolas" w:cs="Consolas"/>
            <w:color w:val="000000"/>
            <w:sz w:val="18"/>
            <w:szCs w:val="18"/>
            <w:bdr w:val="none" w:sz="0" w:space="0" w:color="auto" w:frame="1"/>
            <w:lang w:eastAsia="en-ZA"/>
          </w:rPr>
          <w:t>;  </w:t>
        </w:r>
      </w:ins>
    </w:p>
    <w:p w14:paraId="25BC31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899" w:author="Benjamin Pannell" w:date="2014-10-22T19:30:00Z"/>
          <w:rFonts w:ascii="Consolas" w:eastAsia="Times New Roman" w:hAnsi="Consolas" w:cs="Consolas"/>
          <w:color w:val="5C5C5C"/>
          <w:sz w:val="18"/>
          <w:szCs w:val="18"/>
          <w:lang w:eastAsia="en-ZA"/>
        </w:rPr>
      </w:pPr>
      <w:ins w:id="390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3FC1FB3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01" w:author="Benjamin Pannell" w:date="2014-10-22T19:30:00Z"/>
          <w:rFonts w:ascii="Consolas" w:eastAsia="Times New Roman" w:hAnsi="Consolas" w:cs="Consolas"/>
          <w:color w:val="5C5C5C"/>
          <w:sz w:val="18"/>
          <w:szCs w:val="18"/>
          <w:lang w:eastAsia="en-ZA"/>
        </w:rPr>
      </w:pPr>
      <w:ins w:id="390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(delay &lt; </w:t>
        </w:r>
        <w:proofErr w:type="spellStart"/>
        <w:r w:rsidRPr="00311E07">
          <w:rPr>
            <w:rFonts w:ascii="Consolas" w:eastAsia="Times New Roman" w:hAnsi="Consolas" w:cs="Consolas"/>
            <w:color w:val="000000"/>
            <w:sz w:val="18"/>
            <w:szCs w:val="18"/>
            <w:bdr w:val="none" w:sz="0" w:space="0" w:color="auto" w:frame="1"/>
            <w:lang w:eastAsia="en-ZA"/>
          </w:rPr>
          <w:t>minDelay</w:t>
        </w:r>
        <w:proofErr w:type="spellEnd"/>
        <w:r w:rsidRPr="00311E07">
          <w:rPr>
            <w:rFonts w:ascii="Consolas" w:eastAsia="Times New Roman" w:hAnsi="Consolas" w:cs="Consolas"/>
            <w:color w:val="000000"/>
            <w:sz w:val="18"/>
            <w:szCs w:val="18"/>
            <w:bdr w:val="none" w:sz="0" w:space="0" w:color="auto" w:frame="1"/>
            <w:lang w:eastAsia="en-ZA"/>
          </w:rPr>
          <w:t>)  </w:t>
        </w:r>
      </w:ins>
    </w:p>
    <w:p w14:paraId="0FCE6EA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03" w:author="Benjamin Pannell" w:date="2014-10-22T19:30:00Z"/>
          <w:rFonts w:ascii="Consolas" w:eastAsia="Times New Roman" w:hAnsi="Consolas" w:cs="Consolas"/>
          <w:color w:val="5C5C5C"/>
          <w:sz w:val="18"/>
          <w:szCs w:val="18"/>
          <w:lang w:eastAsia="en-ZA"/>
        </w:rPr>
      </w:pPr>
      <w:ins w:id="3904"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usleep</w:t>
        </w:r>
        <w:proofErr w:type="spellEnd"/>
        <w:r w:rsidRPr="00311E07">
          <w:rPr>
            <w:rFonts w:ascii="Consolas" w:eastAsia="Times New Roman" w:hAnsi="Consolas" w:cs="Consolas"/>
            <w:color w:val="000000"/>
            <w:sz w:val="18"/>
            <w:szCs w:val="18"/>
            <w:bdr w:val="none" w:sz="0" w:space="0" w:color="auto" w:frame="1"/>
            <w:lang w:eastAsia="en-ZA"/>
          </w:rPr>
          <w:t>(1e6 * (</w:t>
        </w:r>
        <w:proofErr w:type="spellStart"/>
        <w:r w:rsidRPr="00311E07">
          <w:rPr>
            <w:rFonts w:ascii="Consolas" w:eastAsia="Times New Roman" w:hAnsi="Consolas" w:cs="Consolas"/>
            <w:color w:val="000000"/>
            <w:sz w:val="18"/>
            <w:szCs w:val="18"/>
            <w:bdr w:val="none" w:sz="0" w:space="0" w:color="auto" w:frame="1"/>
            <w:lang w:eastAsia="en-ZA"/>
          </w:rPr>
          <w:t>minDelay</w:t>
        </w:r>
        <w:proofErr w:type="spellEnd"/>
        <w:r w:rsidRPr="00311E07">
          <w:rPr>
            <w:rFonts w:ascii="Consolas" w:eastAsia="Times New Roman" w:hAnsi="Consolas" w:cs="Consolas"/>
            <w:color w:val="000000"/>
            <w:sz w:val="18"/>
            <w:szCs w:val="18"/>
            <w:bdr w:val="none" w:sz="0" w:space="0" w:color="auto" w:frame="1"/>
            <w:lang w:eastAsia="en-ZA"/>
          </w:rPr>
          <w:t> - delay));  </w:t>
        </w:r>
      </w:ins>
    </w:p>
    <w:p w14:paraId="7D77CD1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05" w:author="Benjamin Pannell" w:date="2014-10-22T19:30:00Z"/>
          <w:rFonts w:ascii="Consolas" w:eastAsia="Times New Roman" w:hAnsi="Consolas" w:cs="Consolas"/>
          <w:color w:val="5C5C5C"/>
          <w:sz w:val="18"/>
          <w:szCs w:val="18"/>
          <w:lang w:eastAsia="en-ZA"/>
        </w:rPr>
      </w:pPr>
      <w:ins w:id="3906" w:author="Benjamin Pannell" w:date="2014-10-22T19:30:00Z">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isotope_lastwrite</w:t>
        </w:r>
        <w:proofErr w:type="spellEnd"/>
        <w:r w:rsidRPr="00311E07">
          <w:rPr>
            <w:rFonts w:ascii="Consolas" w:eastAsia="Times New Roman" w:hAnsi="Consolas" w:cs="Consolas"/>
            <w:color w:val="000000"/>
            <w:sz w:val="18"/>
            <w:szCs w:val="18"/>
            <w:bdr w:val="none" w:sz="0" w:space="0" w:color="auto" w:frame="1"/>
            <w:lang w:eastAsia="en-ZA"/>
          </w:rPr>
          <w:t> = clock();  </w:t>
        </w:r>
      </w:ins>
    </w:p>
    <w:p w14:paraId="7802DB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07" w:author="Benjamin Pannell" w:date="2014-10-22T19:30:00Z"/>
          <w:rFonts w:ascii="Consolas" w:eastAsia="Times New Roman" w:hAnsi="Consolas" w:cs="Consolas"/>
          <w:color w:val="5C5C5C"/>
          <w:sz w:val="18"/>
          <w:szCs w:val="18"/>
          <w:lang w:eastAsia="en-ZA"/>
        </w:rPr>
      </w:pPr>
      <w:ins w:id="390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09FD4B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09" w:author="Benjamin Pannell" w:date="2014-10-22T19:30:00Z"/>
          <w:rFonts w:ascii="Consolas" w:eastAsia="Times New Roman" w:hAnsi="Consolas" w:cs="Consolas"/>
          <w:color w:val="5C5C5C"/>
          <w:sz w:val="18"/>
          <w:szCs w:val="18"/>
          <w:lang w:eastAsia="en-ZA"/>
        </w:rPr>
      </w:pPr>
      <w:ins w:id="391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EB082A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11" w:author="Benjamin Pannell" w:date="2014-10-22T19:30:00Z"/>
          <w:rFonts w:ascii="Consolas" w:eastAsia="Times New Roman" w:hAnsi="Consolas" w:cs="Consolas"/>
          <w:color w:val="5C5C5C"/>
          <w:sz w:val="18"/>
          <w:szCs w:val="18"/>
          <w:lang w:eastAsia="en-ZA"/>
        </w:rPr>
      </w:pPr>
      <w:ins w:id="3912" w:author="Benjamin Pannell" w:date="2014-10-22T19:30:00Z">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44919C3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13" w:author="Benjamin Pannell" w:date="2014-10-22T19:30:00Z"/>
          <w:rFonts w:ascii="Consolas" w:eastAsia="Times New Roman" w:hAnsi="Consolas" w:cs="Consolas"/>
          <w:color w:val="5C5C5C"/>
          <w:sz w:val="18"/>
          <w:szCs w:val="18"/>
          <w:lang w:eastAsia="en-ZA"/>
        </w:rPr>
      </w:pPr>
      <w:ins w:id="3914" w:author="Benjamin Pannell" w:date="2014-10-22T19:30:00Z">
        <w:r w:rsidRPr="00311E07">
          <w:rPr>
            <w:rFonts w:ascii="Consolas" w:eastAsia="Times New Roman" w:hAnsi="Consolas" w:cs="Consolas"/>
            <w:color w:val="008200"/>
            <w:sz w:val="18"/>
            <w:szCs w:val="18"/>
            <w:bdr w:val="none" w:sz="0" w:space="0" w:color="auto" w:frame="1"/>
            <w:lang w:eastAsia="en-ZA"/>
          </w:rPr>
          <w:t> * Public API Functions</w:t>
        </w:r>
        <w:r w:rsidRPr="00311E07">
          <w:rPr>
            <w:rFonts w:ascii="Consolas" w:eastAsia="Times New Roman" w:hAnsi="Consolas" w:cs="Consolas"/>
            <w:color w:val="000000"/>
            <w:sz w:val="18"/>
            <w:szCs w:val="18"/>
            <w:bdr w:val="none" w:sz="0" w:space="0" w:color="auto" w:frame="1"/>
            <w:lang w:eastAsia="en-ZA"/>
          </w:rPr>
          <w:t> </w:t>
        </w:r>
      </w:ins>
    </w:p>
    <w:p w14:paraId="21227F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15" w:author="Benjamin Pannell" w:date="2014-10-22T19:30:00Z"/>
          <w:rFonts w:ascii="Consolas" w:eastAsia="Times New Roman" w:hAnsi="Consolas" w:cs="Consolas"/>
          <w:color w:val="5C5C5C"/>
          <w:sz w:val="18"/>
          <w:szCs w:val="18"/>
          <w:lang w:eastAsia="en-ZA"/>
        </w:rPr>
      </w:pPr>
      <w:ins w:id="3916" w:author="Benjamin Pannell" w:date="2014-10-22T19:30: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43705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17" w:author="Benjamin Pannell" w:date="2014-10-22T19:30:00Z"/>
          <w:rFonts w:ascii="Consolas" w:eastAsia="Times New Roman" w:hAnsi="Consolas" w:cs="Consolas"/>
          <w:color w:val="5C5C5C"/>
          <w:sz w:val="18"/>
          <w:szCs w:val="18"/>
          <w:lang w:eastAsia="en-ZA"/>
        </w:rPr>
      </w:pPr>
      <w:ins w:id="391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47E09F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19" w:author="Benjamin Pannell" w:date="2014-10-22T19:30:00Z"/>
          <w:rFonts w:ascii="Consolas" w:eastAsia="Times New Roman" w:hAnsi="Consolas" w:cs="Consolas"/>
          <w:color w:val="5C5C5C"/>
          <w:sz w:val="18"/>
          <w:szCs w:val="18"/>
          <w:lang w:eastAsia="en-ZA"/>
        </w:rPr>
      </w:pPr>
      <w:proofErr w:type="spellStart"/>
      <w:ins w:id="3920" w:author="Benjamin Pannell" w:date="2014-10-22T19:30:00Z">
        <w:r w:rsidRPr="00311E07">
          <w:rPr>
            <w:rFonts w:ascii="Consolas" w:eastAsia="Times New Roman" w:hAnsi="Consolas" w:cs="Consolas"/>
            <w:b/>
            <w:bCs/>
            <w:color w:val="2E8B57"/>
            <w:sz w:val="18"/>
            <w:szCs w:val="18"/>
            <w:bdr w:val="none" w:sz="0" w:space="0" w:color="auto" w:frame="1"/>
            <w:lang w:eastAsia="en-ZA"/>
          </w:rPr>
          <w:lastRenderedPageBreak/>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isotope_open</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device) {  </w:t>
        </w:r>
      </w:ins>
    </w:p>
    <w:p w14:paraId="0F4584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21" w:author="Benjamin Pannell" w:date="2014-10-22T19:30:00Z"/>
          <w:rFonts w:ascii="Consolas" w:eastAsia="Times New Roman" w:hAnsi="Consolas" w:cs="Consolas"/>
          <w:color w:val="5C5C5C"/>
          <w:sz w:val="18"/>
          <w:szCs w:val="18"/>
          <w:lang w:eastAsia="en-ZA"/>
        </w:rPr>
      </w:pPr>
      <w:ins w:id="3922"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w:t>
        </w:r>
      </w:ins>
    </w:p>
    <w:p w14:paraId="78FB5E6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23" w:author="Benjamin Pannell" w:date="2014-10-22T19:30:00Z"/>
          <w:rFonts w:ascii="Consolas" w:eastAsia="Times New Roman" w:hAnsi="Consolas" w:cs="Consolas"/>
          <w:color w:val="5C5C5C"/>
          <w:sz w:val="18"/>
          <w:szCs w:val="18"/>
          <w:lang w:eastAsia="en-ZA"/>
        </w:rPr>
      </w:pPr>
      <w:ins w:id="392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5E618A4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25" w:author="Benjamin Pannell" w:date="2014-10-22T19:30:00Z"/>
          <w:rFonts w:ascii="Consolas" w:eastAsia="Times New Roman" w:hAnsi="Consolas" w:cs="Consolas"/>
          <w:color w:val="5C5C5C"/>
          <w:sz w:val="18"/>
          <w:szCs w:val="18"/>
          <w:lang w:eastAsia="en-ZA"/>
        </w:rPr>
      </w:pPr>
      <w:ins w:id="3926" w:author="Benjamin Pannell" w:date="2014-10-22T19:30:00Z">
        <w:r w:rsidRPr="00311E07">
          <w:rPr>
            <w:rFonts w:ascii="Consolas" w:eastAsia="Times New Roman" w:hAnsi="Consolas" w:cs="Consolas"/>
            <w:color w:val="808080"/>
            <w:sz w:val="18"/>
            <w:szCs w:val="18"/>
            <w:bdr w:val="none" w:sz="0" w:space="0" w:color="auto" w:frame="1"/>
            <w:lang w:eastAsia="en-ZA"/>
          </w:rPr>
          <w:t>    #ifdef ISOTOPE_FIO // f Prefixed IO operations (fopen, fclose etc.)</w:t>
        </w:r>
        <w:r w:rsidRPr="00311E07">
          <w:rPr>
            <w:rFonts w:ascii="Consolas" w:eastAsia="Times New Roman" w:hAnsi="Consolas" w:cs="Consolas"/>
            <w:color w:val="000000"/>
            <w:sz w:val="18"/>
            <w:szCs w:val="18"/>
            <w:bdr w:val="none" w:sz="0" w:space="0" w:color="auto" w:frame="1"/>
            <w:lang w:eastAsia="en-ZA"/>
          </w:rPr>
          <w:t>  </w:t>
        </w:r>
      </w:ins>
    </w:p>
    <w:p w14:paraId="5F03B9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27" w:author="Benjamin Pannell" w:date="2014-10-22T19:30:00Z"/>
          <w:rFonts w:ascii="Consolas" w:eastAsia="Times New Roman" w:hAnsi="Consolas" w:cs="Consolas"/>
          <w:color w:val="5C5C5C"/>
          <w:sz w:val="18"/>
          <w:szCs w:val="18"/>
          <w:lang w:eastAsia="en-ZA"/>
        </w:rPr>
      </w:pPr>
      <w:ins w:id="392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fopen</w:t>
        </w:r>
        <w:proofErr w:type="spellEnd"/>
        <w:r w:rsidRPr="00311E07">
          <w:rPr>
            <w:rFonts w:ascii="Consolas" w:eastAsia="Times New Roman" w:hAnsi="Consolas" w:cs="Consolas"/>
            <w:color w:val="000000"/>
            <w:sz w:val="18"/>
            <w:szCs w:val="18"/>
            <w:bdr w:val="none" w:sz="0" w:space="0" w:color="auto" w:frame="1"/>
            <w:lang w:eastAsia="en-ZA"/>
          </w:rPr>
          <w:t>(device, </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ins>
    </w:p>
    <w:p w14:paraId="2D01F43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29" w:author="Benjamin Pannell" w:date="2014-10-22T19:30:00Z"/>
          <w:rFonts w:ascii="Consolas" w:eastAsia="Times New Roman" w:hAnsi="Consolas" w:cs="Consolas"/>
          <w:color w:val="5C5C5C"/>
          <w:sz w:val="18"/>
          <w:szCs w:val="18"/>
          <w:lang w:eastAsia="en-ZA"/>
        </w:rPr>
      </w:pPr>
      <w:ins w:id="393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ins>
    </w:p>
    <w:p w14:paraId="3F03111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31" w:author="Benjamin Pannell" w:date="2014-10-22T19:30:00Z"/>
          <w:rFonts w:ascii="Consolas" w:eastAsia="Times New Roman" w:hAnsi="Consolas" w:cs="Consolas"/>
          <w:color w:val="5C5C5C"/>
          <w:sz w:val="18"/>
          <w:szCs w:val="18"/>
          <w:lang w:eastAsia="en-ZA"/>
        </w:rPr>
      </w:pPr>
      <w:ins w:id="3932"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73B365C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33" w:author="Benjamin Pannell" w:date="2014-10-22T19:30:00Z"/>
          <w:rFonts w:ascii="Consolas" w:eastAsia="Times New Roman" w:hAnsi="Consolas" w:cs="Consolas"/>
          <w:color w:val="5C5C5C"/>
          <w:sz w:val="18"/>
          <w:szCs w:val="18"/>
          <w:lang w:eastAsia="en-ZA"/>
        </w:rPr>
      </w:pPr>
      <w:ins w:id="393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4454C65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35" w:author="Benjamin Pannell" w:date="2014-10-22T19:30:00Z"/>
          <w:rFonts w:ascii="Consolas" w:eastAsia="Times New Roman" w:hAnsi="Consolas" w:cs="Consolas"/>
          <w:color w:val="5C5C5C"/>
          <w:sz w:val="18"/>
          <w:szCs w:val="18"/>
          <w:lang w:eastAsia="en-ZA"/>
        </w:rPr>
      </w:pPr>
      <w:ins w:id="3936"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ISOTOPE_IO // Standard IO operations</w:t>
        </w:r>
        <w:r w:rsidRPr="00311E07">
          <w:rPr>
            <w:rFonts w:ascii="Consolas" w:eastAsia="Times New Roman" w:hAnsi="Consolas" w:cs="Consolas"/>
            <w:color w:val="000000"/>
            <w:sz w:val="18"/>
            <w:szCs w:val="18"/>
            <w:bdr w:val="none" w:sz="0" w:space="0" w:color="auto" w:frame="1"/>
            <w:lang w:eastAsia="en-ZA"/>
          </w:rPr>
          <w:t>  </w:t>
        </w:r>
      </w:ins>
    </w:p>
    <w:p w14:paraId="03497D8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37" w:author="Benjamin Pannell" w:date="2014-10-22T19:30:00Z"/>
          <w:rFonts w:ascii="Consolas" w:eastAsia="Times New Roman" w:hAnsi="Consolas" w:cs="Consolas"/>
          <w:color w:val="5C5C5C"/>
          <w:sz w:val="18"/>
          <w:szCs w:val="18"/>
          <w:lang w:eastAsia="en-ZA"/>
        </w:rPr>
      </w:pPr>
      <w:ins w:id="393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 open(device, O_RDWR | O_NOCTTY | O_NDELAY);  </w:t>
        </w:r>
      </w:ins>
    </w:p>
    <w:p w14:paraId="356164E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39" w:author="Benjamin Pannell" w:date="2014-10-22T19:30:00Z"/>
          <w:rFonts w:ascii="Consolas" w:eastAsia="Times New Roman" w:hAnsi="Consolas" w:cs="Consolas"/>
          <w:color w:val="5C5C5C"/>
          <w:sz w:val="18"/>
          <w:szCs w:val="18"/>
          <w:lang w:eastAsia="en-ZA"/>
        </w:rPr>
      </w:pPr>
      <w:ins w:id="394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(-1 == </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ins>
    </w:p>
    <w:p w14:paraId="7469E3D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41" w:author="Benjamin Pannell" w:date="2014-10-22T19:30:00Z"/>
          <w:rFonts w:ascii="Consolas" w:eastAsia="Times New Roman" w:hAnsi="Consolas" w:cs="Consolas"/>
          <w:color w:val="5C5C5C"/>
          <w:sz w:val="18"/>
          <w:szCs w:val="18"/>
          <w:lang w:eastAsia="en-ZA"/>
        </w:rPr>
      </w:pPr>
      <w:ins w:id="3942"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1D5696B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43" w:author="Benjamin Pannell" w:date="2014-10-22T19:30:00Z"/>
          <w:rFonts w:ascii="Consolas" w:eastAsia="Times New Roman" w:hAnsi="Consolas" w:cs="Consolas"/>
          <w:color w:val="5C5C5C"/>
          <w:sz w:val="18"/>
          <w:szCs w:val="18"/>
          <w:lang w:eastAsia="en-ZA"/>
        </w:rPr>
      </w:pPr>
      <w:ins w:id="394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DE165D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45" w:author="Benjamin Pannell" w:date="2014-10-22T19:30:00Z"/>
          <w:rFonts w:ascii="Consolas" w:eastAsia="Times New Roman" w:hAnsi="Consolas" w:cs="Consolas"/>
          <w:color w:val="5C5C5C"/>
          <w:sz w:val="18"/>
          <w:szCs w:val="18"/>
          <w:lang w:eastAsia="en-ZA"/>
        </w:rPr>
      </w:pPr>
      <w:ins w:id="394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6B0DB8A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47" w:author="Benjamin Pannell" w:date="2014-10-22T19:30:00Z"/>
          <w:rFonts w:ascii="Consolas" w:eastAsia="Times New Roman" w:hAnsi="Consolas" w:cs="Consolas"/>
          <w:color w:val="5C5C5C"/>
          <w:sz w:val="18"/>
          <w:szCs w:val="18"/>
          <w:lang w:eastAsia="en-ZA"/>
        </w:rPr>
      </w:pPr>
      <w:ins w:id="3948" w:author="Benjamin Pannell" w:date="2014-10-22T19:30:00Z">
        <w:r w:rsidRPr="00311E07">
          <w:rPr>
            <w:rFonts w:ascii="Consolas" w:eastAsia="Times New Roman" w:hAnsi="Consolas" w:cs="Consolas"/>
            <w:color w:val="008200"/>
            <w:sz w:val="18"/>
            <w:szCs w:val="18"/>
            <w:bdr w:val="none" w:sz="0" w:space="0" w:color="auto" w:frame="1"/>
            <w:lang w:eastAsia="en-ZA"/>
          </w:rPr>
          <w:t>     * Raspberry Pi specific UART configuration</w:t>
        </w:r>
        <w:r w:rsidRPr="00311E07">
          <w:rPr>
            <w:rFonts w:ascii="Consolas" w:eastAsia="Times New Roman" w:hAnsi="Consolas" w:cs="Consolas"/>
            <w:color w:val="000000"/>
            <w:sz w:val="18"/>
            <w:szCs w:val="18"/>
            <w:bdr w:val="none" w:sz="0" w:space="0" w:color="auto" w:frame="1"/>
            <w:lang w:eastAsia="en-ZA"/>
          </w:rPr>
          <w:t> </w:t>
        </w:r>
      </w:ins>
    </w:p>
    <w:p w14:paraId="0871078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49" w:author="Benjamin Pannell" w:date="2014-10-22T19:30:00Z"/>
          <w:rFonts w:ascii="Consolas" w:eastAsia="Times New Roman" w:hAnsi="Consolas" w:cs="Consolas"/>
          <w:color w:val="5C5C5C"/>
          <w:sz w:val="18"/>
          <w:szCs w:val="18"/>
          <w:lang w:eastAsia="en-ZA"/>
        </w:rPr>
      </w:pPr>
      <w:ins w:id="3950" w:author="Benjamin Pannell" w:date="2014-10-22T19:30:00Z">
        <w:r w:rsidRPr="00311E07">
          <w:rPr>
            <w:rFonts w:ascii="Consolas" w:eastAsia="Times New Roman" w:hAnsi="Consolas" w:cs="Consolas"/>
            <w:color w:val="008200"/>
            <w:sz w:val="18"/>
            <w:szCs w:val="18"/>
            <w:bdr w:val="none" w:sz="0" w:space="0" w:color="auto" w:frame="1"/>
            <w:lang w:eastAsia="en-ZA"/>
          </w:rPr>
          <w:t>     * Adapted from http://www.raspberry-projects.com/pi/programming-in-c/uart-serial-port/using-the-uart</w:t>
        </w:r>
        <w:r w:rsidRPr="00311E07">
          <w:rPr>
            <w:rFonts w:ascii="Consolas" w:eastAsia="Times New Roman" w:hAnsi="Consolas" w:cs="Consolas"/>
            <w:color w:val="000000"/>
            <w:sz w:val="18"/>
            <w:szCs w:val="18"/>
            <w:bdr w:val="none" w:sz="0" w:space="0" w:color="auto" w:frame="1"/>
            <w:lang w:eastAsia="en-ZA"/>
          </w:rPr>
          <w:t> </w:t>
        </w:r>
      </w:ins>
    </w:p>
    <w:p w14:paraId="733A967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51" w:author="Benjamin Pannell" w:date="2014-10-22T19:30:00Z"/>
          <w:rFonts w:ascii="Consolas" w:eastAsia="Times New Roman" w:hAnsi="Consolas" w:cs="Consolas"/>
          <w:color w:val="5C5C5C"/>
          <w:sz w:val="18"/>
          <w:szCs w:val="18"/>
          <w:lang w:eastAsia="en-ZA"/>
        </w:rPr>
      </w:pPr>
      <w:ins w:id="3952" w:author="Benjamin Pannell" w:date="2014-10-22T19:30: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29AA43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53" w:author="Benjamin Pannell" w:date="2014-10-22T19:30:00Z"/>
          <w:rFonts w:ascii="Consolas" w:eastAsia="Times New Roman" w:hAnsi="Consolas" w:cs="Consolas"/>
          <w:color w:val="5C5C5C"/>
          <w:sz w:val="18"/>
          <w:szCs w:val="18"/>
          <w:lang w:eastAsia="en-ZA"/>
        </w:rPr>
      </w:pPr>
      <w:ins w:id="395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3DBD11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55" w:author="Benjamin Pannell" w:date="2014-10-22T19:30:00Z"/>
          <w:rFonts w:ascii="Consolas" w:eastAsia="Times New Roman" w:hAnsi="Consolas" w:cs="Consolas"/>
          <w:color w:val="5C5C5C"/>
          <w:sz w:val="18"/>
          <w:szCs w:val="18"/>
          <w:lang w:eastAsia="en-ZA"/>
        </w:rPr>
      </w:pPr>
      <w:ins w:id="3956"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RPI</w:t>
        </w:r>
        <w:r w:rsidRPr="00311E07">
          <w:rPr>
            <w:rFonts w:ascii="Consolas" w:eastAsia="Times New Roman" w:hAnsi="Consolas" w:cs="Consolas"/>
            <w:color w:val="000000"/>
            <w:sz w:val="18"/>
            <w:szCs w:val="18"/>
            <w:bdr w:val="none" w:sz="0" w:space="0" w:color="auto" w:frame="1"/>
            <w:lang w:eastAsia="en-ZA"/>
          </w:rPr>
          <w:t>  </w:t>
        </w:r>
      </w:ins>
    </w:p>
    <w:p w14:paraId="22F171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57" w:author="Benjamin Pannell" w:date="2014-10-22T19:30:00Z"/>
          <w:rFonts w:ascii="Consolas" w:eastAsia="Times New Roman" w:hAnsi="Consolas" w:cs="Consolas"/>
          <w:color w:val="5C5C5C"/>
          <w:sz w:val="18"/>
          <w:szCs w:val="18"/>
          <w:lang w:eastAsia="en-ZA"/>
        </w:rPr>
      </w:pPr>
      <w:ins w:id="395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struct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termios</w:t>
        </w:r>
        <w:proofErr w:type="spellEnd"/>
        <w:r w:rsidRPr="00311E07">
          <w:rPr>
            <w:rFonts w:ascii="Consolas" w:eastAsia="Times New Roman" w:hAnsi="Consolas" w:cs="Consolas"/>
            <w:color w:val="000000"/>
            <w:sz w:val="18"/>
            <w:szCs w:val="18"/>
            <w:bdr w:val="none" w:sz="0" w:space="0" w:color="auto" w:frame="1"/>
            <w:lang w:eastAsia="en-ZA"/>
          </w:rPr>
          <w:t> options;  </w:t>
        </w:r>
      </w:ins>
    </w:p>
    <w:p w14:paraId="239AC3B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59" w:author="Benjamin Pannell" w:date="2014-10-22T19:30:00Z"/>
          <w:rFonts w:ascii="Consolas" w:eastAsia="Times New Roman" w:hAnsi="Consolas" w:cs="Consolas"/>
          <w:color w:val="5C5C5C"/>
          <w:sz w:val="18"/>
          <w:szCs w:val="18"/>
          <w:lang w:eastAsia="en-ZA"/>
        </w:rPr>
      </w:pPr>
      <w:ins w:id="396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353030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61" w:author="Benjamin Pannell" w:date="2014-10-22T19:30:00Z"/>
          <w:rFonts w:ascii="Consolas" w:eastAsia="Times New Roman" w:hAnsi="Consolas" w:cs="Consolas"/>
          <w:color w:val="5C5C5C"/>
          <w:sz w:val="18"/>
          <w:szCs w:val="18"/>
          <w:lang w:eastAsia="en-ZA"/>
        </w:rPr>
      </w:pPr>
      <w:ins w:id="3962"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tcgetattr</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&amp;options);  </w:t>
        </w:r>
      </w:ins>
    </w:p>
    <w:p w14:paraId="22A7B1D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63" w:author="Benjamin Pannell" w:date="2014-10-22T19:30:00Z"/>
          <w:rFonts w:ascii="Consolas" w:eastAsia="Times New Roman" w:hAnsi="Consolas" w:cs="Consolas"/>
          <w:color w:val="5C5C5C"/>
          <w:sz w:val="18"/>
          <w:szCs w:val="18"/>
          <w:lang w:eastAsia="en-ZA"/>
        </w:rPr>
      </w:pPr>
      <w:ins w:id="3964" w:author="Benjamin Pannell" w:date="2014-10-22T19:30:00Z">
        <w:r w:rsidRPr="00311E07">
          <w:rPr>
            <w:rFonts w:ascii="Consolas" w:eastAsia="Times New Roman" w:hAnsi="Consolas" w:cs="Consolas"/>
            <w:color w:val="000000"/>
            <w:sz w:val="18"/>
            <w:szCs w:val="18"/>
            <w:bdr w:val="none" w:sz="0" w:space="0" w:color="auto" w:frame="1"/>
            <w:lang w:eastAsia="en-ZA"/>
          </w:rPr>
          <w:t>    options.c_cflag = B115200 | CS8 | CLOCAL;       </w:t>
        </w:r>
        <w:r w:rsidRPr="00311E07">
          <w:rPr>
            <w:rFonts w:ascii="Consolas" w:eastAsia="Times New Roman" w:hAnsi="Consolas" w:cs="Consolas"/>
            <w:color w:val="008200"/>
            <w:sz w:val="18"/>
            <w:szCs w:val="18"/>
            <w:bdr w:val="none" w:sz="0" w:space="0" w:color="auto" w:frame="1"/>
            <w:lang w:eastAsia="en-ZA"/>
          </w:rPr>
          <w:t>//&lt;Set baud rate</w:t>
        </w:r>
        <w:r w:rsidRPr="00311E07">
          <w:rPr>
            <w:rFonts w:ascii="Consolas" w:eastAsia="Times New Roman" w:hAnsi="Consolas" w:cs="Consolas"/>
            <w:color w:val="000000"/>
            <w:sz w:val="18"/>
            <w:szCs w:val="18"/>
            <w:bdr w:val="none" w:sz="0" w:space="0" w:color="auto" w:frame="1"/>
            <w:lang w:eastAsia="en-ZA"/>
          </w:rPr>
          <w:t>  </w:t>
        </w:r>
      </w:ins>
    </w:p>
    <w:p w14:paraId="165EECA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65" w:author="Benjamin Pannell" w:date="2014-10-22T19:30:00Z"/>
          <w:rFonts w:ascii="Consolas" w:eastAsia="Times New Roman" w:hAnsi="Consolas" w:cs="Consolas"/>
          <w:color w:val="5C5C5C"/>
          <w:sz w:val="18"/>
          <w:szCs w:val="18"/>
          <w:lang w:eastAsia="en-ZA"/>
        </w:rPr>
      </w:pPr>
      <w:ins w:id="3966"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options.c_iflag</w:t>
        </w:r>
        <w:proofErr w:type="spellEnd"/>
        <w:r w:rsidRPr="00311E07">
          <w:rPr>
            <w:rFonts w:ascii="Consolas" w:eastAsia="Times New Roman" w:hAnsi="Consolas" w:cs="Consolas"/>
            <w:color w:val="000000"/>
            <w:sz w:val="18"/>
            <w:szCs w:val="18"/>
            <w:bdr w:val="none" w:sz="0" w:space="0" w:color="auto" w:frame="1"/>
            <w:lang w:eastAsia="en-ZA"/>
          </w:rPr>
          <w:t> = PARENB;  </w:t>
        </w:r>
      </w:ins>
    </w:p>
    <w:p w14:paraId="52A8FE0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67" w:author="Benjamin Pannell" w:date="2014-10-22T19:30:00Z"/>
          <w:rFonts w:ascii="Consolas" w:eastAsia="Times New Roman" w:hAnsi="Consolas" w:cs="Consolas"/>
          <w:color w:val="5C5C5C"/>
          <w:sz w:val="18"/>
          <w:szCs w:val="18"/>
          <w:lang w:eastAsia="en-ZA"/>
        </w:rPr>
      </w:pPr>
      <w:ins w:id="396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options.c_oflag</w:t>
        </w:r>
        <w:proofErr w:type="spellEnd"/>
        <w:r w:rsidRPr="00311E07">
          <w:rPr>
            <w:rFonts w:ascii="Consolas" w:eastAsia="Times New Roman" w:hAnsi="Consolas" w:cs="Consolas"/>
            <w:color w:val="000000"/>
            <w:sz w:val="18"/>
            <w:szCs w:val="18"/>
            <w:bdr w:val="none" w:sz="0" w:space="0" w:color="auto" w:frame="1"/>
            <w:lang w:eastAsia="en-ZA"/>
          </w:rPr>
          <w:t> = 0;  </w:t>
        </w:r>
      </w:ins>
    </w:p>
    <w:p w14:paraId="38266A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69" w:author="Benjamin Pannell" w:date="2014-10-22T19:30:00Z"/>
          <w:rFonts w:ascii="Consolas" w:eastAsia="Times New Roman" w:hAnsi="Consolas" w:cs="Consolas"/>
          <w:color w:val="5C5C5C"/>
          <w:sz w:val="18"/>
          <w:szCs w:val="18"/>
          <w:lang w:eastAsia="en-ZA"/>
        </w:rPr>
      </w:pPr>
      <w:ins w:id="3970"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options.c_lflag</w:t>
        </w:r>
        <w:proofErr w:type="spellEnd"/>
        <w:r w:rsidRPr="00311E07">
          <w:rPr>
            <w:rFonts w:ascii="Consolas" w:eastAsia="Times New Roman" w:hAnsi="Consolas" w:cs="Consolas"/>
            <w:color w:val="000000"/>
            <w:sz w:val="18"/>
            <w:szCs w:val="18"/>
            <w:bdr w:val="none" w:sz="0" w:space="0" w:color="auto" w:frame="1"/>
            <w:lang w:eastAsia="en-ZA"/>
          </w:rPr>
          <w:t> = 0;  </w:t>
        </w:r>
      </w:ins>
    </w:p>
    <w:p w14:paraId="34CD92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71" w:author="Benjamin Pannell" w:date="2014-10-22T19:30:00Z"/>
          <w:rFonts w:ascii="Consolas" w:eastAsia="Times New Roman" w:hAnsi="Consolas" w:cs="Consolas"/>
          <w:color w:val="5C5C5C"/>
          <w:sz w:val="18"/>
          <w:szCs w:val="18"/>
          <w:lang w:eastAsia="en-ZA"/>
        </w:rPr>
      </w:pPr>
      <w:ins w:id="3972"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tcflush</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TCIFLUSH);  </w:t>
        </w:r>
      </w:ins>
    </w:p>
    <w:p w14:paraId="4D6E3D4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73" w:author="Benjamin Pannell" w:date="2014-10-22T19:30:00Z"/>
          <w:rFonts w:ascii="Consolas" w:eastAsia="Times New Roman" w:hAnsi="Consolas" w:cs="Consolas"/>
          <w:color w:val="5C5C5C"/>
          <w:sz w:val="18"/>
          <w:szCs w:val="18"/>
          <w:lang w:eastAsia="en-ZA"/>
        </w:rPr>
      </w:pPr>
      <w:ins w:id="3974"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tcsetattr</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TCSANOW, &amp;options);  </w:t>
        </w:r>
      </w:ins>
    </w:p>
    <w:p w14:paraId="1932116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75" w:author="Benjamin Pannell" w:date="2014-10-22T19:30:00Z"/>
          <w:rFonts w:ascii="Consolas" w:eastAsia="Times New Roman" w:hAnsi="Consolas" w:cs="Consolas"/>
          <w:color w:val="5C5C5C"/>
          <w:sz w:val="18"/>
          <w:szCs w:val="18"/>
          <w:lang w:eastAsia="en-ZA"/>
        </w:rPr>
      </w:pPr>
      <w:ins w:id="3976"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30D28E3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77" w:author="Benjamin Pannell" w:date="2014-10-22T19:30:00Z"/>
          <w:rFonts w:ascii="Consolas" w:eastAsia="Times New Roman" w:hAnsi="Consolas" w:cs="Consolas"/>
          <w:color w:val="5C5C5C"/>
          <w:sz w:val="18"/>
          <w:szCs w:val="18"/>
          <w:lang w:eastAsia="en-ZA"/>
        </w:rPr>
      </w:pPr>
      <w:ins w:id="397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8A76A4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79" w:author="Benjamin Pannell" w:date="2014-10-22T19:30:00Z"/>
          <w:rFonts w:ascii="Consolas" w:eastAsia="Times New Roman" w:hAnsi="Consolas" w:cs="Consolas"/>
          <w:color w:val="5C5C5C"/>
          <w:sz w:val="18"/>
          <w:szCs w:val="18"/>
          <w:lang w:eastAsia="en-ZA"/>
        </w:rPr>
      </w:pPr>
      <w:ins w:id="398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uart</w:t>
        </w:r>
        <w:proofErr w:type="spellEnd"/>
        <w:r w:rsidRPr="00311E07">
          <w:rPr>
            <w:rFonts w:ascii="Consolas" w:eastAsia="Times New Roman" w:hAnsi="Consolas" w:cs="Consolas"/>
            <w:color w:val="000000"/>
            <w:sz w:val="18"/>
            <w:szCs w:val="18"/>
            <w:bdr w:val="none" w:sz="0" w:space="0" w:color="auto" w:frame="1"/>
            <w:lang w:eastAsia="en-ZA"/>
          </w:rPr>
          <w:t>;  </w:t>
        </w:r>
      </w:ins>
    </w:p>
    <w:p w14:paraId="69A47DB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81" w:author="Benjamin Pannell" w:date="2014-10-22T19:30:00Z"/>
          <w:rFonts w:ascii="Consolas" w:eastAsia="Times New Roman" w:hAnsi="Consolas" w:cs="Consolas"/>
          <w:color w:val="5C5C5C"/>
          <w:sz w:val="18"/>
          <w:szCs w:val="18"/>
          <w:lang w:eastAsia="en-ZA"/>
        </w:rPr>
      </w:pPr>
      <w:ins w:id="398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6775BC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83" w:author="Benjamin Pannell" w:date="2014-10-22T19:30:00Z"/>
          <w:rFonts w:ascii="Consolas" w:eastAsia="Times New Roman" w:hAnsi="Consolas" w:cs="Consolas"/>
          <w:color w:val="5C5C5C"/>
          <w:sz w:val="18"/>
          <w:szCs w:val="18"/>
          <w:lang w:eastAsia="en-ZA"/>
        </w:rPr>
      </w:pPr>
      <w:ins w:id="398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C089EA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85" w:author="Benjamin Pannell" w:date="2014-10-22T19:30:00Z"/>
          <w:rFonts w:ascii="Consolas" w:eastAsia="Times New Roman" w:hAnsi="Consolas" w:cs="Consolas"/>
          <w:color w:val="5C5C5C"/>
          <w:sz w:val="18"/>
          <w:szCs w:val="18"/>
          <w:lang w:eastAsia="en-ZA"/>
        </w:rPr>
      </w:pPr>
      <w:ins w:id="3986" w:author="Benjamin Pannell" w:date="2014-10-22T19:30: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isotope_close</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handle) {  </w:t>
        </w:r>
      </w:ins>
    </w:p>
    <w:p w14:paraId="41BB8A2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87" w:author="Benjamin Pannell" w:date="2014-10-22T19:30:00Z"/>
          <w:rFonts w:ascii="Consolas" w:eastAsia="Times New Roman" w:hAnsi="Consolas" w:cs="Consolas"/>
          <w:color w:val="5C5C5C"/>
          <w:sz w:val="18"/>
          <w:szCs w:val="18"/>
          <w:lang w:eastAsia="en-ZA"/>
        </w:rPr>
      </w:pPr>
      <w:ins w:id="3988"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ISOTOPE_FIO</w:t>
        </w:r>
        <w:r w:rsidRPr="00311E07">
          <w:rPr>
            <w:rFonts w:ascii="Consolas" w:eastAsia="Times New Roman" w:hAnsi="Consolas" w:cs="Consolas"/>
            <w:color w:val="000000"/>
            <w:sz w:val="18"/>
            <w:szCs w:val="18"/>
            <w:bdr w:val="none" w:sz="0" w:space="0" w:color="auto" w:frame="1"/>
            <w:lang w:eastAsia="en-ZA"/>
          </w:rPr>
          <w:t>  </w:t>
        </w:r>
      </w:ins>
    </w:p>
    <w:p w14:paraId="52B0661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89" w:author="Benjamin Pannell" w:date="2014-10-22T19:30:00Z"/>
          <w:rFonts w:ascii="Consolas" w:eastAsia="Times New Roman" w:hAnsi="Consolas" w:cs="Consolas"/>
          <w:color w:val="5C5C5C"/>
          <w:sz w:val="18"/>
          <w:szCs w:val="18"/>
          <w:lang w:eastAsia="en-ZA"/>
        </w:rPr>
      </w:pPr>
      <w:ins w:id="399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fclose</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*)handle);  </w:t>
        </w:r>
      </w:ins>
    </w:p>
    <w:p w14:paraId="544A663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91" w:author="Benjamin Pannell" w:date="2014-10-22T19:30:00Z"/>
          <w:rFonts w:ascii="Consolas" w:eastAsia="Times New Roman" w:hAnsi="Consolas" w:cs="Consolas"/>
          <w:color w:val="5C5C5C"/>
          <w:sz w:val="18"/>
          <w:szCs w:val="18"/>
          <w:lang w:eastAsia="en-ZA"/>
        </w:rPr>
      </w:pPr>
      <w:ins w:id="3992"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4540133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93" w:author="Benjamin Pannell" w:date="2014-10-22T19:30:00Z"/>
          <w:rFonts w:ascii="Consolas" w:eastAsia="Times New Roman" w:hAnsi="Consolas" w:cs="Consolas"/>
          <w:color w:val="5C5C5C"/>
          <w:sz w:val="18"/>
          <w:szCs w:val="18"/>
          <w:lang w:eastAsia="en-ZA"/>
        </w:rPr>
      </w:pPr>
      <w:ins w:id="3994"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ISOTOPE_IO</w:t>
        </w:r>
        <w:r w:rsidRPr="00311E07">
          <w:rPr>
            <w:rFonts w:ascii="Consolas" w:eastAsia="Times New Roman" w:hAnsi="Consolas" w:cs="Consolas"/>
            <w:color w:val="000000"/>
            <w:sz w:val="18"/>
            <w:szCs w:val="18"/>
            <w:bdr w:val="none" w:sz="0" w:space="0" w:color="auto" w:frame="1"/>
            <w:lang w:eastAsia="en-ZA"/>
          </w:rPr>
          <w:t>  </w:t>
        </w:r>
      </w:ins>
    </w:p>
    <w:p w14:paraId="462EDB0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95" w:author="Benjamin Pannell" w:date="2014-10-22T19:30:00Z"/>
          <w:rFonts w:ascii="Consolas" w:eastAsia="Times New Roman" w:hAnsi="Consolas" w:cs="Consolas"/>
          <w:color w:val="5C5C5C"/>
          <w:sz w:val="18"/>
          <w:szCs w:val="18"/>
          <w:lang w:eastAsia="en-ZA"/>
        </w:rPr>
      </w:pPr>
      <w:ins w:id="399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close(handle);  </w:t>
        </w:r>
      </w:ins>
    </w:p>
    <w:p w14:paraId="0E95B3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3997" w:author="Benjamin Pannell" w:date="2014-10-22T19:30:00Z"/>
          <w:rFonts w:ascii="Consolas" w:eastAsia="Times New Roman" w:hAnsi="Consolas" w:cs="Consolas"/>
          <w:color w:val="5C5C5C"/>
          <w:sz w:val="18"/>
          <w:szCs w:val="18"/>
          <w:lang w:eastAsia="en-ZA"/>
        </w:rPr>
      </w:pPr>
      <w:ins w:id="3998"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202256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3999" w:author="Benjamin Pannell" w:date="2014-10-22T19:30:00Z"/>
          <w:rFonts w:ascii="Consolas" w:eastAsia="Times New Roman" w:hAnsi="Consolas" w:cs="Consolas"/>
          <w:color w:val="5C5C5C"/>
          <w:sz w:val="18"/>
          <w:szCs w:val="18"/>
          <w:lang w:eastAsia="en-ZA"/>
        </w:rPr>
      </w:pPr>
      <w:ins w:id="400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05A09A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01" w:author="Benjamin Pannell" w:date="2014-10-22T19:30:00Z"/>
          <w:rFonts w:ascii="Consolas" w:eastAsia="Times New Roman" w:hAnsi="Consolas" w:cs="Consolas"/>
          <w:color w:val="5C5C5C"/>
          <w:sz w:val="18"/>
          <w:szCs w:val="18"/>
          <w:lang w:eastAsia="en-ZA"/>
        </w:rPr>
      </w:pPr>
      <w:ins w:id="400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9305F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03" w:author="Benjamin Pannell" w:date="2014-10-22T19:30:00Z"/>
          <w:rFonts w:ascii="Consolas" w:eastAsia="Times New Roman" w:hAnsi="Consolas" w:cs="Consolas"/>
          <w:color w:val="5C5C5C"/>
          <w:sz w:val="18"/>
          <w:szCs w:val="18"/>
          <w:lang w:eastAsia="en-ZA"/>
        </w:rPr>
      </w:pPr>
      <w:ins w:id="4004" w:author="Benjamin Pannell" w:date="2014-10-22T19:30: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isotope_write(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  </w:t>
        </w:r>
      </w:ins>
    </w:p>
    <w:p w14:paraId="4FD1337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05" w:author="Benjamin Pannell" w:date="2014-10-22T19:30:00Z"/>
          <w:rFonts w:ascii="Consolas" w:eastAsia="Times New Roman" w:hAnsi="Consolas" w:cs="Consolas"/>
          <w:color w:val="5C5C5C"/>
          <w:sz w:val="18"/>
          <w:szCs w:val="18"/>
          <w:lang w:eastAsia="en-ZA"/>
        </w:rPr>
      </w:pPr>
      <w:ins w:id="4006" w:author="Benjamin Pannell" w:date="2014-10-22T19:30:00Z">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isotope_ratelimit</w:t>
        </w:r>
        <w:proofErr w:type="spellEnd"/>
        <w:r w:rsidRPr="00311E07">
          <w:rPr>
            <w:rFonts w:ascii="Consolas" w:eastAsia="Times New Roman" w:hAnsi="Consolas" w:cs="Consolas"/>
            <w:color w:val="000000"/>
            <w:sz w:val="18"/>
            <w:szCs w:val="18"/>
            <w:bdr w:val="none" w:sz="0" w:space="0" w:color="auto" w:frame="1"/>
            <w:lang w:eastAsia="en-ZA"/>
          </w:rPr>
          <w:t>();  </w:t>
        </w:r>
      </w:ins>
    </w:p>
    <w:p w14:paraId="27AF90C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07" w:author="Benjamin Pannell" w:date="2014-10-22T19:30:00Z"/>
          <w:rFonts w:ascii="Consolas" w:eastAsia="Times New Roman" w:hAnsi="Consolas" w:cs="Consolas"/>
          <w:color w:val="5C5C5C"/>
          <w:sz w:val="18"/>
          <w:szCs w:val="18"/>
          <w:lang w:eastAsia="en-ZA"/>
        </w:rPr>
      </w:pPr>
      <w:ins w:id="400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551FF8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09" w:author="Benjamin Pannell" w:date="2014-10-22T19:30:00Z"/>
          <w:rFonts w:ascii="Consolas" w:eastAsia="Times New Roman" w:hAnsi="Consolas" w:cs="Consolas"/>
          <w:color w:val="5C5C5C"/>
          <w:sz w:val="18"/>
          <w:szCs w:val="18"/>
          <w:lang w:eastAsia="en-ZA"/>
        </w:rPr>
      </w:pPr>
      <w:ins w:id="4010"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ISOTOPE_FIO</w:t>
        </w:r>
        <w:r w:rsidRPr="00311E07">
          <w:rPr>
            <w:rFonts w:ascii="Consolas" w:eastAsia="Times New Roman" w:hAnsi="Consolas" w:cs="Consolas"/>
            <w:color w:val="000000"/>
            <w:sz w:val="18"/>
            <w:szCs w:val="18"/>
            <w:bdr w:val="none" w:sz="0" w:space="0" w:color="auto" w:frame="1"/>
            <w:lang w:eastAsia="en-ZA"/>
          </w:rPr>
          <w:t>  </w:t>
        </w:r>
      </w:ins>
    </w:p>
    <w:p w14:paraId="05C3D0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11" w:author="Benjamin Pannell" w:date="2014-10-22T19:30:00Z"/>
          <w:rFonts w:ascii="Consolas" w:eastAsia="Times New Roman" w:hAnsi="Consolas" w:cs="Consolas"/>
          <w:color w:val="5C5C5C"/>
          <w:sz w:val="18"/>
          <w:szCs w:val="18"/>
          <w:lang w:eastAsia="en-ZA"/>
        </w:rPr>
      </w:pPr>
      <w:ins w:id="401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fwrite(packet,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ins>
    </w:p>
    <w:p w14:paraId="44173A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13" w:author="Benjamin Pannell" w:date="2014-10-22T19:30:00Z"/>
          <w:rFonts w:ascii="Consolas" w:eastAsia="Times New Roman" w:hAnsi="Consolas" w:cs="Consolas"/>
          <w:color w:val="5C5C5C"/>
          <w:sz w:val="18"/>
          <w:szCs w:val="18"/>
          <w:lang w:eastAsia="en-ZA"/>
        </w:rPr>
      </w:pPr>
      <w:ins w:id="4014"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4A31D16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15" w:author="Benjamin Pannell" w:date="2014-10-22T19:30:00Z"/>
          <w:rFonts w:ascii="Consolas" w:eastAsia="Times New Roman" w:hAnsi="Consolas" w:cs="Consolas"/>
          <w:color w:val="5C5C5C"/>
          <w:sz w:val="18"/>
          <w:szCs w:val="18"/>
          <w:lang w:eastAsia="en-ZA"/>
        </w:rPr>
      </w:pPr>
      <w:ins w:id="4016"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ISOTOPE_IO</w:t>
        </w:r>
        <w:r w:rsidRPr="00311E07">
          <w:rPr>
            <w:rFonts w:ascii="Consolas" w:eastAsia="Times New Roman" w:hAnsi="Consolas" w:cs="Consolas"/>
            <w:color w:val="000000"/>
            <w:sz w:val="18"/>
            <w:szCs w:val="18"/>
            <w:bdr w:val="none" w:sz="0" w:space="0" w:color="auto" w:frame="1"/>
            <w:lang w:eastAsia="en-ZA"/>
          </w:rPr>
          <w:t>  </w:t>
        </w:r>
      </w:ins>
    </w:p>
    <w:p w14:paraId="743AB00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17" w:author="Benjamin Pannell" w:date="2014-10-22T19:30:00Z"/>
          <w:rFonts w:ascii="Consolas" w:eastAsia="Times New Roman" w:hAnsi="Consolas" w:cs="Consolas"/>
          <w:color w:val="5C5C5C"/>
          <w:sz w:val="18"/>
          <w:szCs w:val="18"/>
          <w:lang w:eastAsia="en-ZA"/>
        </w:rPr>
      </w:pPr>
      <w:ins w:id="401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write(isotope, packet, </w:t>
        </w:r>
        <w:proofErr w:type="spellStart"/>
        <w:r w:rsidRPr="00311E07">
          <w:rPr>
            <w:rFonts w:ascii="Consolas" w:eastAsia="Times New Roman" w:hAnsi="Consolas" w:cs="Consolas"/>
            <w:color w:val="000000"/>
            <w:sz w:val="18"/>
            <w:szCs w:val="18"/>
            <w:bdr w:val="none" w:sz="0" w:space="0" w:color="auto" w:frame="1"/>
            <w:lang w:eastAsia="en-ZA"/>
          </w:rPr>
          <w:t>packet_length</w:t>
        </w:r>
        <w:proofErr w:type="spellEnd"/>
        <w:r w:rsidRPr="00311E07">
          <w:rPr>
            <w:rFonts w:ascii="Consolas" w:eastAsia="Times New Roman" w:hAnsi="Consolas" w:cs="Consolas"/>
            <w:color w:val="000000"/>
            <w:sz w:val="18"/>
            <w:szCs w:val="18"/>
            <w:bdr w:val="none" w:sz="0" w:space="0" w:color="auto" w:frame="1"/>
            <w:lang w:eastAsia="en-ZA"/>
          </w:rPr>
          <w:t>);  </w:t>
        </w:r>
      </w:ins>
    </w:p>
    <w:p w14:paraId="0A811B4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19" w:author="Benjamin Pannell" w:date="2014-10-22T19:30:00Z"/>
          <w:rFonts w:ascii="Consolas" w:eastAsia="Times New Roman" w:hAnsi="Consolas" w:cs="Consolas"/>
          <w:color w:val="5C5C5C"/>
          <w:sz w:val="18"/>
          <w:szCs w:val="18"/>
          <w:lang w:eastAsia="en-ZA"/>
        </w:rPr>
      </w:pPr>
      <w:ins w:id="4020"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16000E9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21" w:author="Benjamin Pannell" w:date="2014-10-22T19:30:00Z"/>
          <w:rFonts w:ascii="Consolas" w:eastAsia="Times New Roman" w:hAnsi="Consolas" w:cs="Consolas"/>
          <w:color w:val="5C5C5C"/>
          <w:sz w:val="18"/>
          <w:szCs w:val="18"/>
          <w:lang w:eastAsia="en-ZA"/>
        </w:rPr>
      </w:pPr>
      <w:ins w:id="402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B3C9F9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23" w:author="Benjamin Pannell" w:date="2014-10-22T19:30:00Z"/>
          <w:rFonts w:ascii="Consolas" w:eastAsia="Times New Roman" w:hAnsi="Consolas" w:cs="Consolas"/>
          <w:color w:val="5C5C5C"/>
          <w:sz w:val="18"/>
          <w:szCs w:val="18"/>
          <w:lang w:eastAsia="en-ZA"/>
        </w:rPr>
      </w:pPr>
      <w:ins w:id="402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FC3D49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25" w:author="Benjamin Pannell" w:date="2014-10-22T19:30:00Z"/>
          <w:rFonts w:ascii="Consolas" w:eastAsia="Times New Roman" w:hAnsi="Consolas" w:cs="Consolas"/>
          <w:color w:val="5C5C5C"/>
          <w:sz w:val="18"/>
          <w:szCs w:val="18"/>
          <w:lang w:eastAsia="en-ZA"/>
        </w:rPr>
      </w:pPr>
      <w:proofErr w:type="spellStart"/>
      <w:ins w:id="4026" w:author="Benjamin Pannell" w:date="2014-10-22T19:30: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isotope_read</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buffer,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length) {  </w:t>
        </w:r>
      </w:ins>
    </w:p>
    <w:p w14:paraId="16BFE2E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27" w:author="Benjamin Pannell" w:date="2014-10-22T19:30:00Z"/>
          <w:rFonts w:ascii="Consolas" w:eastAsia="Times New Roman" w:hAnsi="Consolas" w:cs="Consolas"/>
          <w:color w:val="5C5C5C"/>
          <w:sz w:val="18"/>
          <w:szCs w:val="18"/>
          <w:lang w:eastAsia="en-ZA"/>
        </w:rPr>
      </w:pPr>
      <w:ins w:id="4028"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ISOTOPE_FIO</w:t>
        </w:r>
        <w:r w:rsidRPr="00311E07">
          <w:rPr>
            <w:rFonts w:ascii="Consolas" w:eastAsia="Times New Roman" w:hAnsi="Consolas" w:cs="Consolas"/>
            <w:color w:val="000000"/>
            <w:sz w:val="18"/>
            <w:szCs w:val="18"/>
            <w:bdr w:val="none" w:sz="0" w:space="0" w:color="auto" w:frame="1"/>
            <w:lang w:eastAsia="en-ZA"/>
          </w:rPr>
          <w:t>  </w:t>
        </w:r>
      </w:ins>
    </w:p>
    <w:p w14:paraId="5A6F77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29" w:author="Benjamin Pannell" w:date="2014-10-22T19:30:00Z"/>
          <w:rFonts w:ascii="Consolas" w:eastAsia="Times New Roman" w:hAnsi="Consolas" w:cs="Consolas"/>
          <w:color w:val="5C5C5C"/>
          <w:sz w:val="18"/>
          <w:szCs w:val="18"/>
          <w:lang w:eastAsia="en-ZA"/>
        </w:rPr>
      </w:pPr>
      <w:ins w:id="403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fread(buffer,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ins>
    </w:p>
    <w:p w14:paraId="014578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31" w:author="Benjamin Pannell" w:date="2014-10-22T19:30:00Z"/>
          <w:rFonts w:ascii="Consolas" w:eastAsia="Times New Roman" w:hAnsi="Consolas" w:cs="Consolas"/>
          <w:color w:val="5C5C5C"/>
          <w:sz w:val="18"/>
          <w:szCs w:val="18"/>
          <w:lang w:eastAsia="en-ZA"/>
        </w:rPr>
      </w:pPr>
      <w:ins w:id="4032"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612AA42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33" w:author="Benjamin Pannell" w:date="2014-10-22T19:30:00Z"/>
          <w:rFonts w:ascii="Consolas" w:eastAsia="Times New Roman" w:hAnsi="Consolas" w:cs="Consolas"/>
          <w:color w:val="5C5C5C"/>
          <w:sz w:val="18"/>
          <w:szCs w:val="18"/>
          <w:lang w:eastAsia="en-ZA"/>
        </w:rPr>
      </w:pPr>
      <w:ins w:id="4034"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ifdef</w:t>
        </w:r>
        <w:proofErr w:type="spellEnd"/>
        <w:r w:rsidRPr="00311E07">
          <w:rPr>
            <w:rFonts w:ascii="Consolas" w:eastAsia="Times New Roman" w:hAnsi="Consolas" w:cs="Consolas"/>
            <w:color w:val="808080"/>
            <w:sz w:val="18"/>
            <w:szCs w:val="18"/>
            <w:bdr w:val="none" w:sz="0" w:space="0" w:color="auto" w:frame="1"/>
            <w:lang w:eastAsia="en-ZA"/>
          </w:rPr>
          <w:t> ISOTOPE_IO</w:t>
        </w:r>
        <w:r w:rsidRPr="00311E07">
          <w:rPr>
            <w:rFonts w:ascii="Consolas" w:eastAsia="Times New Roman" w:hAnsi="Consolas" w:cs="Consolas"/>
            <w:color w:val="000000"/>
            <w:sz w:val="18"/>
            <w:szCs w:val="18"/>
            <w:bdr w:val="none" w:sz="0" w:space="0" w:color="auto" w:frame="1"/>
            <w:lang w:eastAsia="en-ZA"/>
          </w:rPr>
          <w:t>  </w:t>
        </w:r>
      </w:ins>
    </w:p>
    <w:p w14:paraId="3BE9285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35" w:author="Benjamin Pannell" w:date="2014-10-22T19:30:00Z"/>
          <w:rFonts w:ascii="Consolas" w:eastAsia="Times New Roman" w:hAnsi="Consolas" w:cs="Consolas"/>
          <w:color w:val="5C5C5C"/>
          <w:sz w:val="18"/>
          <w:szCs w:val="18"/>
          <w:lang w:eastAsia="en-ZA"/>
        </w:rPr>
      </w:pPr>
      <w:ins w:id="403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read(isotope, buffer, length);  </w:t>
        </w:r>
      </w:ins>
    </w:p>
    <w:p w14:paraId="7ABE712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37" w:author="Benjamin Pannell" w:date="2014-10-22T19:30:00Z"/>
          <w:rFonts w:ascii="Consolas" w:eastAsia="Times New Roman" w:hAnsi="Consolas" w:cs="Consolas"/>
          <w:color w:val="5C5C5C"/>
          <w:sz w:val="18"/>
          <w:szCs w:val="18"/>
          <w:lang w:eastAsia="en-ZA"/>
        </w:rPr>
      </w:pPr>
      <w:ins w:id="4038" w:author="Benjamin Pannell" w:date="2014-10-22T19:30:00Z">
        <w:r w:rsidRPr="00311E07">
          <w:rPr>
            <w:rFonts w:ascii="Consolas" w:eastAsia="Times New Roman" w:hAnsi="Consolas" w:cs="Consolas"/>
            <w:color w:val="808080"/>
            <w:sz w:val="18"/>
            <w:szCs w:val="18"/>
            <w:bdr w:val="none" w:sz="0" w:space="0" w:color="auto" w:frame="1"/>
            <w:lang w:eastAsia="en-ZA"/>
          </w:rPr>
          <w:t>        #</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p>
    <w:p w14:paraId="7708625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39" w:author="Benjamin Pannell" w:date="2014-10-22T19:30:00Z"/>
          <w:rFonts w:ascii="Consolas" w:eastAsia="Times New Roman" w:hAnsi="Consolas" w:cs="Consolas"/>
          <w:color w:val="5C5C5C"/>
          <w:sz w:val="18"/>
          <w:szCs w:val="18"/>
          <w:lang w:eastAsia="en-ZA"/>
        </w:rPr>
      </w:pPr>
      <w:ins w:id="404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7B1E78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41" w:author="Benjamin Pannell" w:date="2014-10-22T19:30:00Z"/>
          <w:rFonts w:ascii="Consolas" w:eastAsia="Times New Roman" w:hAnsi="Consolas" w:cs="Consolas"/>
          <w:color w:val="5C5C5C"/>
          <w:sz w:val="18"/>
          <w:szCs w:val="18"/>
          <w:lang w:eastAsia="en-ZA"/>
        </w:rPr>
      </w:pPr>
      <w:ins w:id="404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F0C99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43" w:author="Benjamin Pannell" w:date="2014-10-22T19:30:00Z"/>
          <w:rFonts w:ascii="Consolas" w:eastAsia="Times New Roman" w:hAnsi="Consolas" w:cs="Consolas"/>
          <w:color w:val="5C5C5C"/>
          <w:sz w:val="18"/>
          <w:szCs w:val="18"/>
          <w:lang w:eastAsia="en-ZA"/>
        </w:rPr>
      </w:pPr>
      <w:ins w:id="4044" w:author="Benjamin Pannell" w:date="2014-10-22T19:30: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isotope_mouse(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deltaX,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deltaY,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deltaScroll) {  </w:t>
        </w:r>
      </w:ins>
    </w:p>
    <w:p w14:paraId="4157CA6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45" w:author="Benjamin Pannell" w:date="2014-10-22T19:30:00Z"/>
          <w:rFonts w:ascii="Consolas" w:eastAsia="Times New Roman" w:hAnsi="Consolas" w:cs="Consolas"/>
          <w:color w:val="5C5C5C"/>
          <w:sz w:val="18"/>
          <w:szCs w:val="18"/>
          <w:lang w:eastAsia="en-ZA"/>
        </w:rPr>
      </w:pPr>
      <w:ins w:id="404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packet[5] = { 0x40 }, length = 4;  </w:t>
        </w:r>
      </w:ins>
    </w:p>
    <w:p w14:paraId="5FFDC7D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47" w:author="Benjamin Pannell" w:date="2014-10-22T19:30:00Z"/>
          <w:rFonts w:ascii="Consolas" w:eastAsia="Times New Roman" w:hAnsi="Consolas" w:cs="Consolas"/>
          <w:color w:val="5C5C5C"/>
          <w:sz w:val="18"/>
          <w:szCs w:val="18"/>
          <w:lang w:eastAsia="en-ZA"/>
        </w:rPr>
      </w:pPr>
      <w:ins w:id="4048" w:author="Benjamin Pannell" w:date="2014-10-22T19:30:00Z">
        <w:r w:rsidRPr="00311E07">
          <w:rPr>
            <w:rFonts w:ascii="Consolas" w:eastAsia="Times New Roman" w:hAnsi="Consolas" w:cs="Consolas"/>
            <w:color w:val="000000"/>
            <w:sz w:val="18"/>
            <w:szCs w:val="18"/>
            <w:bdr w:val="none" w:sz="0" w:space="0" w:color="auto" w:frame="1"/>
            <w:lang w:eastAsia="en-ZA"/>
          </w:rPr>
          <w:lastRenderedPageBreak/>
          <w:t>  </w:t>
        </w:r>
      </w:ins>
    </w:p>
    <w:p w14:paraId="25E829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49" w:author="Benjamin Pannell" w:date="2014-10-22T19:30:00Z"/>
          <w:rFonts w:ascii="Consolas" w:eastAsia="Times New Roman" w:hAnsi="Consolas" w:cs="Consolas"/>
          <w:color w:val="5C5C5C"/>
          <w:sz w:val="18"/>
          <w:szCs w:val="18"/>
          <w:lang w:eastAsia="en-ZA"/>
        </w:rPr>
      </w:pPr>
      <w:ins w:id="4050" w:author="Benjamin Pannell" w:date="2014-10-22T19:30:00Z">
        <w:r w:rsidRPr="00311E07">
          <w:rPr>
            <w:rFonts w:ascii="Consolas" w:eastAsia="Times New Roman" w:hAnsi="Consolas" w:cs="Consolas"/>
            <w:color w:val="000000"/>
            <w:sz w:val="18"/>
            <w:szCs w:val="18"/>
            <w:bdr w:val="none" w:sz="0" w:space="0" w:color="auto" w:frame="1"/>
            <w:lang w:eastAsia="en-ZA"/>
          </w:rPr>
          <w:t>    packet[1] = buttons;  </w:t>
        </w:r>
      </w:ins>
    </w:p>
    <w:p w14:paraId="568BBA6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51" w:author="Benjamin Pannell" w:date="2014-10-22T19:30:00Z"/>
          <w:rFonts w:ascii="Consolas" w:eastAsia="Times New Roman" w:hAnsi="Consolas" w:cs="Consolas"/>
          <w:color w:val="5C5C5C"/>
          <w:sz w:val="18"/>
          <w:szCs w:val="18"/>
          <w:lang w:eastAsia="en-ZA"/>
        </w:rPr>
      </w:pPr>
      <w:ins w:id="4052" w:author="Benjamin Pannell" w:date="2014-10-22T19:30:00Z">
        <w:r w:rsidRPr="00311E07">
          <w:rPr>
            <w:rFonts w:ascii="Consolas" w:eastAsia="Times New Roman" w:hAnsi="Consolas" w:cs="Consolas"/>
            <w:color w:val="000000"/>
            <w:sz w:val="18"/>
            <w:szCs w:val="18"/>
            <w:bdr w:val="none" w:sz="0" w:space="0" w:color="auto" w:frame="1"/>
            <w:lang w:eastAsia="en-ZA"/>
          </w:rPr>
          <w:t>    packet[2] = </w:t>
        </w:r>
        <w:proofErr w:type="spellStart"/>
        <w:r w:rsidRPr="00311E07">
          <w:rPr>
            <w:rFonts w:ascii="Consolas" w:eastAsia="Times New Roman" w:hAnsi="Consolas" w:cs="Consolas"/>
            <w:color w:val="000000"/>
            <w:sz w:val="18"/>
            <w:szCs w:val="18"/>
            <w:bdr w:val="none" w:sz="0" w:space="0" w:color="auto" w:frame="1"/>
            <w:lang w:eastAsia="en-ZA"/>
          </w:rPr>
          <w:t>deltaX</w:t>
        </w:r>
        <w:proofErr w:type="spellEnd"/>
        <w:r w:rsidRPr="00311E07">
          <w:rPr>
            <w:rFonts w:ascii="Consolas" w:eastAsia="Times New Roman" w:hAnsi="Consolas" w:cs="Consolas"/>
            <w:color w:val="000000"/>
            <w:sz w:val="18"/>
            <w:szCs w:val="18"/>
            <w:bdr w:val="none" w:sz="0" w:space="0" w:color="auto" w:frame="1"/>
            <w:lang w:eastAsia="en-ZA"/>
          </w:rPr>
          <w:t>;  </w:t>
        </w:r>
      </w:ins>
    </w:p>
    <w:p w14:paraId="497C05F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53" w:author="Benjamin Pannell" w:date="2014-10-22T19:30:00Z"/>
          <w:rFonts w:ascii="Consolas" w:eastAsia="Times New Roman" w:hAnsi="Consolas" w:cs="Consolas"/>
          <w:color w:val="5C5C5C"/>
          <w:sz w:val="18"/>
          <w:szCs w:val="18"/>
          <w:lang w:eastAsia="en-ZA"/>
        </w:rPr>
      </w:pPr>
      <w:ins w:id="4054" w:author="Benjamin Pannell" w:date="2014-10-22T19:30:00Z">
        <w:r w:rsidRPr="00311E07">
          <w:rPr>
            <w:rFonts w:ascii="Consolas" w:eastAsia="Times New Roman" w:hAnsi="Consolas" w:cs="Consolas"/>
            <w:color w:val="000000"/>
            <w:sz w:val="18"/>
            <w:szCs w:val="18"/>
            <w:bdr w:val="none" w:sz="0" w:space="0" w:color="auto" w:frame="1"/>
            <w:lang w:eastAsia="en-ZA"/>
          </w:rPr>
          <w:t>    packet[3] = </w:t>
        </w:r>
        <w:proofErr w:type="spellStart"/>
        <w:r w:rsidRPr="00311E07">
          <w:rPr>
            <w:rFonts w:ascii="Consolas" w:eastAsia="Times New Roman" w:hAnsi="Consolas" w:cs="Consolas"/>
            <w:color w:val="000000"/>
            <w:sz w:val="18"/>
            <w:szCs w:val="18"/>
            <w:bdr w:val="none" w:sz="0" w:space="0" w:color="auto" w:frame="1"/>
            <w:lang w:eastAsia="en-ZA"/>
          </w:rPr>
          <w:t>deltaY</w:t>
        </w:r>
        <w:proofErr w:type="spellEnd"/>
        <w:r w:rsidRPr="00311E07">
          <w:rPr>
            <w:rFonts w:ascii="Consolas" w:eastAsia="Times New Roman" w:hAnsi="Consolas" w:cs="Consolas"/>
            <w:color w:val="000000"/>
            <w:sz w:val="18"/>
            <w:szCs w:val="18"/>
            <w:bdr w:val="none" w:sz="0" w:space="0" w:color="auto" w:frame="1"/>
            <w:lang w:eastAsia="en-ZA"/>
          </w:rPr>
          <w:t>;  </w:t>
        </w:r>
      </w:ins>
    </w:p>
    <w:p w14:paraId="35FEE10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55" w:author="Benjamin Pannell" w:date="2014-10-22T19:30:00Z"/>
          <w:rFonts w:ascii="Consolas" w:eastAsia="Times New Roman" w:hAnsi="Consolas" w:cs="Consolas"/>
          <w:color w:val="5C5C5C"/>
          <w:sz w:val="18"/>
          <w:szCs w:val="18"/>
          <w:lang w:eastAsia="en-ZA"/>
        </w:rPr>
      </w:pPr>
      <w:ins w:id="4056" w:author="Benjamin Pannell" w:date="2014-10-22T19:30:00Z">
        <w:r w:rsidRPr="00311E07">
          <w:rPr>
            <w:rFonts w:ascii="Consolas" w:eastAsia="Times New Roman" w:hAnsi="Consolas" w:cs="Consolas"/>
            <w:color w:val="000000"/>
            <w:sz w:val="18"/>
            <w:szCs w:val="18"/>
            <w:bdr w:val="none" w:sz="0" w:space="0" w:color="auto" w:frame="1"/>
            <w:lang w:eastAsia="en-ZA"/>
          </w:rPr>
          <w:t>    packet[4] = </w:t>
        </w:r>
        <w:proofErr w:type="spellStart"/>
        <w:r w:rsidRPr="00311E07">
          <w:rPr>
            <w:rFonts w:ascii="Consolas" w:eastAsia="Times New Roman" w:hAnsi="Consolas" w:cs="Consolas"/>
            <w:color w:val="000000"/>
            <w:sz w:val="18"/>
            <w:szCs w:val="18"/>
            <w:bdr w:val="none" w:sz="0" w:space="0" w:color="auto" w:frame="1"/>
            <w:lang w:eastAsia="en-ZA"/>
          </w:rPr>
          <w:t>deltaScroll</w:t>
        </w:r>
        <w:proofErr w:type="spellEnd"/>
        <w:r w:rsidRPr="00311E07">
          <w:rPr>
            <w:rFonts w:ascii="Consolas" w:eastAsia="Times New Roman" w:hAnsi="Consolas" w:cs="Consolas"/>
            <w:color w:val="000000"/>
            <w:sz w:val="18"/>
            <w:szCs w:val="18"/>
            <w:bdr w:val="none" w:sz="0" w:space="0" w:color="auto" w:frame="1"/>
            <w:lang w:eastAsia="en-ZA"/>
          </w:rPr>
          <w:t>;  </w:t>
        </w:r>
      </w:ins>
    </w:p>
    <w:p w14:paraId="0E0B97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57" w:author="Benjamin Pannell" w:date="2014-10-22T19:30:00Z"/>
          <w:rFonts w:ascii="Consolas" w:eastAsia="Times New Roman" w:hAnsi="Consolas" w:cs="Consolas"/>
          <w:color w:val="5C5C5C"/>
          <w:sz w:val="18"/>
          <w:szCs w:val="18"/>
          <w:lang w:eastAsia="en-ZA"/>
        </w:rPr>
      </w:pPr>
      <w:ins w:id="405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DCA2C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59" w:author="Benjamin Pannell" w:date="2014-10-22T19:30:00Z"/>
          <w:rFonts w:ascii="Consolas" w:eastAsia="Times New Roman" w:hAnsi="Consolas" w:cs="Consolas"/>
          <w:color w:val="5C5C5C"/>
          <w:sz w:val="18"/>
          <w:szCs w:val="18"/>
          <w:lang w:eastAsia="en-ZA"/>
        </w:rPr>
      </w:pPr>
      <w:ins w:id="406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Compress the packet to only send the required data</w:t>
        </w:r>
        <w:r w:rsidRPr="00311E07">
          <w:rPr>
            <w:rFonts w:ascii="Consolas" w:eastAsia="Times New Roman" w:hAnsi="Consolas" w:cs="Consolas"/>
            <w:color w:val="000000"/>
            <w:sz w:val="18"/>
            <w:szCs w:val="18"/>
            <w:bdr w:val="none" w:sz="0" w:space="0" w:color="auto" w:frame="1"/>
            <w:lang w:eastAsia="en-ZA"/>
          </w:rPr>
          <w:t>  </w:t>
        </w:r>
      </w:ins>
    </w:p>
    <w:p w14:paraId="001311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61" w:author="Benjamin Pannell" w:date="2014-10-22T19:30:00Z"/>
          <w:rFonts w:ascii="Consolas" w:eastAsia="Times New Roman" w:hAnsi="Consolas" w:cs="Consolas"/>
          <w:color w:val="5C5C5C"/>
          <w:sz w:val="18"/>
          <w:szCs w:val="18"/>
          <w:lang w:eastAsia="en-ZA"/>
        </w:rPr>
      </w:pPr>
      <w:ins w:id="406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deltaScroll</w:t>
        </w:r>
        <w:proofErr w:type="spellEnd"/>
        <w:r w:rsidRPr="00311E07">
          <w:rPr>
            <w:rFonts w:ascii="Consolas" w:eastAsia="Times New Roman" w:hAnsi="Consolas" w:cs="Consolas"/>
            <w:color w:val="000000"/>
            <w:sz w:val="18"/>
            <w:szCs w:val="18"/>
            <w:bdr w:val="none" w:sz="0" w:space="0" w:color="auto" w:frame="1"/>
            <w:lang w:eastAsia="en-ZA"/>
          </w:rPr>
          <w:t>) {  </w:t>
        </w:r>
      </w:ins>
    </w:p>
    <w:p w14:paraId="769D6D3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63" w:author="Benjamin Pannell" w:date="2014-10-22T19:30:00Z"/>
          <w:rFonts w:ascii="Consolas" w:eastAsia="Times New Roman" w:hAnsi="Consolas" w:cs="Consolas"/>
          <w:color w:val="5C5C5C"/>
          <w:sz w:val="18"/>
          <w:szCs w:val="18"/>
          <w:lang w:eastAsia="en-ZA"/>
        </w:rPr>
      </w:pPr>
      <w:ins w:id="4064" w:author="Benjamin Pannell" w:date="2014-10-22T19:30:00Z">
        <w:r w:rsidRPr="00311E07">
          <w:rPr>
            <w:rFonts w:ascii="Consolas" w:eastAsia="Times New Roman" w:hAnsi="Consolas" w:cs="Consolas"/>
            <w:color w:val="000000"/>
            <w:sz w:val="18"/>
            <w:szCs w:val="18"/>
            <w:bdr w:val="none" w:sz="0" w:space="0" w:color="auto" w:frame="1"/>
            <w:lang w:eastAsia="en-ZA"/>
          </w:rPr>
          <w:t>        length--;  </w:t>
        </w:r>
      </w:ins>
    </w:p>
    <w:p w14:paraId="107479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65" w:author="Benjamin Pannell" w:date="2014-10-22T19:30:00Z"/>
          <w:rFonts w:ascii="Consolas" w:eastAsia="Times New Roman" w:hAnsi="Consolas" w:cs="Consolas"/>
          <w:color w:val="5C5C5C"/>
          <w:sz w:val="18"/>
          <w:szCs w:val="18"/>
          <w:lang w:eastAsia="en-ZA"/>
        </w:rPr>
      </w:pPr>
      <w:ins w:id="406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deltaY</w:t>
        </w:r>
        <w:proofErr w:type="spellEnd"/>
        <w:r w:rsidRPr="00311E07">
          <w:rPr>
            <w:rFonts w:ascii="Consolas" w:eastAsia="Times New Roman" w:hAnsi="Consolas" w:cs="Consolas"/>
            <w:color w:val="000000"/>
            <w:sz w:val="18"/>
            <w:szCs w:val="18"/>
            <w:bdr w:val="none" w:sz="0" w:space="0" w:color="auto" w:frame="1"/>
            <w:lang w:eastAsia="en-ZA"/>
          </w:rPr>
          <w:t>) {  </w:t>
        </w:r>
      </w:ins>
    </w:p>
    <w:p w14:paraId="5F5C8DC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67" w:author="Benjamin Pannell" w:date="2014-10-22T19:30:00Z"/>
          <w:rFonts w:ascii="Consolas" w:eastAsia="Times New Roman" w:hAnsi="Consolas" w:cs="Consolas"/>
          <w:color w:val="5C5C5C"/>
          <w:sz w:val="18"/>
          <w:szCs w:val="18"/>
          <w:lang w:eastAsia="en-ZA"/>
        </w:rPr>
      </w:pPr>
      <w:ins w:id="4068" w:author="Benjamin Pannell" w:date="2014-10-22T19:30:00Z">
        <w:r w:rsidRPr="00311E07">
          <w:rPr>
            <w:rFonts w:ascii="Consolas" w:eastAsia="Times New Roman" w:hAnsi="Consolas" w:cs="Consolas"/>
            <w:color w:val="000000"/>
            <w:sz w:val="18"/>
            <w:szCs w:val="18"/>
            <w:bdr w:val="none" w:sz="0" w:space="0" w:color="auto" w:frame="1"/>
            <w:lang w:eastAsia="en-ZA"/>
          </w:rPr>
          <w:t>            length--;  </w:t>
        </w:r>
      </w:ins>
    </w:p>
    <w:p w14:paraId="7CB8CD7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69" w:author="Benjamin Pannell" w:date="2014-10-22T19:30:00Z"/>
          <w:rFonts w:ascii="Consolas" w:eastAsia="Times New Roman" w:hAnsi="Consolas" w:cs="Consolas"/>
          <w:color w:val="5C5C5C"/>
          <w:sz w:val="18"/>
          <w:szCs w:val="18"/>
          <w:lang w:eastAsia="en-ZA"/>
        </w:rPr>
      </w:pPr>
      <w:ins w:id="407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deltaX</w:t>
        </w:r>
        <w:proofErr w:type="spellEnd"/>
        <w:r w:rsidRPr="00311E07">
          <w:rPr>
            <w:rFonts w:ascii="Consolas" w:eastAsia="Times New Roman" w:hAnsi="Consolas" w:cs="Consolas"/>
            <w:color w:val="000000"/>
            <w:sz w:val="18"/>
            <w:szCs w:val="18"/>
            <w:bdr w:val="none" w:sz="0" w:space="0" w:color="auto" w:frame="1"/>
            <w:lang w:eastAsia="en-ZA"/>
          </w:rPr>
          <w:t>) {  </w:t>
        </w:r>
      </w:ins>
    </w:p>
    <w:p w14:paraId="58AFE9F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71" w:author="Benjamin Pannell" w:date="2014-10-22T19:30:00Z"/>
          <w:rFonts w:ascii="Consolas" w:eastAsia="Times New Roman" w:hAnsi="Consolas" w:cs="Consolas"/>
          <w:color w:val="5C5C5C"/>
          <w:sz w:val="18"/>
          <w:szCs w:val="18"/>
          <w:lang w:eastAsia="en-ZA"/>
        </w:rPr>
      </w:pPr>
      <w:ins w:id="4072" w:author="Benjamin Pannell" w:date="2014-10-22T19:30:00Z">
        <w:r w:rsidRPr="00311E07">
          <w:rPr>
            <w:rFonts w:ascii="Consolas" w:eastAsia="Times New Roman" w:hAnsi="Consolas" w:cs="Consolas"/>
            <w:color w:val="000000"/>
            <w:sz w:val="18"/>
            <w:szCs w:val="18"/>
            <w:bdr w:val="none" w:sz="0" w:space="0" w:color="auto" w:frame="1"/>
            <w:lang w:eastAsia="en-ZA"/>
          </w:rPr>
          <w:t>                length--;  </w:t>
        </w:r>
      </w:ins>
    </w:p>
    <w:p w14:paraId="6FB03D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73" w:author="Benjamin Pannell" w:date="2014-10-22T19:30:00Z"/>
          <w:rFonts w:ascii="Consolas" w:eastAsia="Times New Roman" w:hAnsi="Consolas" w:cs="Consolas"/>
          <w:color w:val="5C5C5C"/>
          <w:sz w:val="18"/>
          <w:szCs w:val="18"/>
          <w:lang w:eastAsia="en-ZA"/>
        </w:rPr>
      </w:pPr>
      <w:ins w:id="407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(!buttons) length--;  </w:t>
        </w:r>
      </w:ins>
    </w:p>
    <w:p w14:paraId="5737A9E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75" w:author="Benjamin Pannell" w:date="2014-10-22T19:30:00Z"/>
          <w:rFonts w:ascii="Consolas" w:eastAsia="Times New Roman" w:hAnsi="Consolas" w:cs="Consolas"/>
          <w:color w:val="5C5C5C"/>
          <w:sz w:val="18"/>
          <w:szCs w:val="18"/>
          <w:lang w:eastAsia="en-ZA"/>
        </w:rPr>
      </w:pPr>
      <w:ins w:id="4076" w:author="Benjamin Pannell" w:date="2014-10-22T19:30:00Z">
        <w:r w:rsidRPr="00311E07">
          <w:rPr>
            <w:rFonts w:ascii="Consolas" w:eastAsia="Times New Roman" w:hAnsi="Consolas" w:cs="Consolas"/>
            <w:color w:val="000000"/>
            <w:sz w:val="18"/>
            <w:szCs w:val="18"/>
            <w:bdr w:val="none" w:sz="0" w:space="0" w:color="auto" w:frame="1"/>
            <w:lang w:eastAsia="en-ZA"/>
          </w:rPr>
          <w:t>            }  </w:t>
        </w:r>
      </w:ins>
    </w:p>
    <w:p w14:paraId="0D7E4AC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77" w:author="Benjamin Pannell" w:date="2014-10-22T19:30:00Z"/>
          <w:rFonts w:ascii="Consolas" w:eastAsia="Times New Roman" w:hAnsi="Consolas" w:cs="Consolas"/>
          <w:color w:val="5C5C5C"/>
          <w:sz w:val="18"/>
          <w:szCs w:val="18"/>
          <w:lang w:eastAsia="en-ZA"/>
        </w:rPr>
      </w:pPr>
      <w:ins w:id="4078" w:author="Benjamin Pannell" w:date="2014-10-22T19:30:00Z">
        <w:r w:rsidRPr="00311E07">
          <w:rPr>
            <w:rFonts w:ascii="Consolas" w:eastAsia="Times New Roman" w:hAnsi="Consolas" w:cs="Consolas"/>
            <w:color w:val="000000"/>
            <w:sz w:val="18"/>
            <w:szCs w:val="18"/>
            <w:bdr w:val="none" w:sz="0" w:space="0" w:color="auto" w:frame="1"/>
            <w:lang w:eastAsia="en-ZA"/>
          </w:rPr>
          <w:t>        }  </w:t>
        </w:r>
      </w:ins>
    </w:p>
    <w:p w14:paraId="4106924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79" w:author="Benjamin Pannell" w:date="2014-10-22T19:30:00Z"/>
          <w:rFonts w:ascii="Consolas" w:eastAsia="Times New Roman" w:hAnsi="Consolas" w:cs="Consolas"/>
          <w:color w:val="5C5C5C"/>
          <w:sz w:val="18"/>
          <w:szCs w:val="18"/>
          <w:lang w:eastAsia="en-ZA"/>
        </w:rPr>
      </w:pPr>
      <w:ins w:id="4080" w:author="Benjamin Pannell" w:date="2014-10-22T19:30:00Z">
        <w:r w:rsidRPr="00311E07">
          <w:rPr>
            <w:rFonts w:ascii="Consolas" w:eastAsia="Times New Roman" w:hAnsi="Consolas" w:cs="Consolas"/>
            <w:color w:val="000000"/>
            <w:sz w:val="18"/>
            <w:szCs w:val="18"/>
            <w:bdr w:val="none" w:sz="0" w:space="0" w:color="auto" w:frame="1"/>
            <w:lang w:eastAsia="en-ZA"/>
          </w:rPr>
          <w:t>    }  </w:t>
        </w:r>
      </w:ins>
    </w:p>
    <w:p w14:paraId="342752B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81" w:author="Benjamin Pannell" w:date="2014-10-22T19:30:00Z"/>
          <w:rFonts w:ascii="Consolas" w:eastAsia="Times New Roman" w:hAnsi="Consolas" w:cs="Consolas"/>
          <w:color w:val="5C5C5C"/>
          <w:sz w:val="18"/>
          <w:szCs w:val="18"/>
          <w:lang w:eastAsia="en-ZA"/>
        </w:rPr>
      </w:pPr>
      <w:ins w:id="408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39C050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83" w:author="Benjamin Pannell" w:date="2014-10-22T19:30:00Z"/>
          <w:rFonts w:ascii="Consolas" w:eastAsia="Times New Roman" w:hAnsi="Consolas" w:cs="Consolas"/>
          <w:color w:val="5C5C5C"/>
          <w:sz w:val="18"/>
          <w:szCs w:val="18"/>
          <w:lang w:eastAsia="en-ZA"/>
        </w:rPr>
      </w:pPr>
      <w:ins w:id="408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Populate the header's length field</w:t>
        </w:r>
        <w:r w:rsidRPr="00311E07">
          <w:rPr>
            <w:rFonts w:ascii="Consolas" w:eastAsia="Times New Roman" w:hAnsi="Consolas" w:cs="Consolas"/>
            <w:color w:val="000000"/>
            <w:sz w:val="18"/>
            <w:szCs w:val="18"/>
            <w:bdr w:val="none" w:sz="0" w:space="0" w:color="auto" w:frame="1"/>
            <w:lang w:eastAsia="en-ZA"/>
          </w:rPr>
          <w:t>  </w:t>
        </w:r>
      </w:ins>
    </w:p>
    <w:p w14:paraId="737A98C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85" w:author="Benjamin Pannell" w:date="2014-10-22T19:30:00Z"/>
          <w:rFonts w:ascii="Consolas" w:eastAsia="Times New Roman" w:hAnsi="Consolas" w:cs="Consolas"/>
          <w:color w:val="5C5C5C"/>
          <w:sz w:val="18"/>
          <w:szCs w:val="18"/>
          <w:lang w:eastAsia="en-ZA"/>
        </w:rPr>
      </w:pPr>
      <w:ins w:id="4086" w:author="Benjamin Pannell" w:date="2014-10-22T19:30:00Z">
        <w:r w:rsidRPr="00311E07">
          <w:rPr>
            <w:rFonts w:ascii="Consolas" w:eastAsia="Times New Roman" w:hAnsi="Consolas" w:cs="Consolas"/>
            <w:color w:val="000000"/>
            <w:sz w:val="18"/>
            <w:szCs w:val="18"/>
            <w:bdr w:val="none" w:sz="0" w:space="0" w:color="auto" w:frame="1"/>
            <w:lang w:eastAsia="en-ZA"/>
          </w:rPr>
          <w:t>    packet[0] |= length;  </w:t>
        </w:r>
      </w:ins>
    </w:p>
    <w:p w14:paraId="4143774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87" w:author="Benjamin Pannell" w:date="2014-10-22T19:30:00Z"/>
          <w:rFonts w:ascii="Consolas" w:eastAsia="Times New Roman" w:hAnsi="Consolas" w:cs="Consolas"/>
          <w:color w:val="5C5C5C"/>
          <w:sz w:val="18"/>
          <w:szCs w:val="18"/>
          <w:lang w:eastAsia="en-ZA"/>
        </w:rPr>
      </w:pPr>
      <w:ins w:id="408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54431A1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89" w:author="Benjamin Pannell" w:date="2014-10-22T19:30:00Z"/>
          <w:rFonts w:ascii="Consolas" w:eastAsia="Times New Roman" w:hAnsi="Consolas" w:cs="Consolas"/>
          <w:color w:val="5C5C5C"/>
          <w:sz w:val="18"/>
          <w:szCs w:val="18"/>
          <w:lang w:eastAsia="en-ZA"/>
        </w:rPr>
      </w:pPr>
      <w:ins w:id="409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isotope_write</w:t>
        </w:r>
        <w:proofErr w:type="spellEnd"/>
        <w:r w:rsidRPr="00311E07">
          <w:rPr>
            <w:rFonts w:ascii="Consolas" w:eastAsia="Times New Roman" w:hAnsi="Consolas" w:cs="Consolas"/>
            <w:color w:val="000000"/>
            <w:sz w:val="18"/>
            <w:szCs w:val="18"/>
            <w:bdr w:val="none" w:sz="0" w:space="0" w:color="auto" w:frame="1"/>
            <w:lang w:eastAsia="en-ZA"/>
          </w:rPr>
          <w:t>(isotope, packet, length + 1);  </w:t>
        </w:r>
      </w:ins>
    </w:p>
    <w:p w14:paraId="2D4C822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91" w:author="Benjamin Pannell" w:date="2014-10-22T19:30:00Z"/>
          <w:rFonts w:ascii="Consolas" w:eastAsia="Times New Roman" w:hAnsi="Consolas" w:cs="Consolas"/>
          <w:color w:val="5C5C5C"/>
          <w:sz w:val="18"/>
          <w:szCs w:val="18"/>
          <w:lang w:eastAsia="en-ZA"/>
        </w:rPr>
      </w:pPr>
      <w:ins w:id="409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B2ADD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93" w:author="Benjamin Pannell" w:date="2014-10-22T19:30:00Z"/>
          <w:rFonts w:ascii="Consolas" w:eastAsia="Times New Roman" w:hAnsi="Consolas" w:cs="Consolas"/>
          <w:color w:val="5C5C5C"/>
          <w:sz w:val="18"/>
          <w:szCs w:val="18"/>
          <w:lang w:eastAsia="en-ZA"/>
        </w:rPr>
      </w:pPr>
      <w:ins w:id="409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67D79B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95" w:author="Benjamin Pannell" w:date="2014-10-22T19:30:00Z"/>
          <w:rFonts w:ascii="Consolas" w:eastAsia="Times New Roman" w:hAnsi="Consolas" w:cs="Consolas"/>
          <w:color w:val="5C5C5C"/>
          <w:sz w:val="18"/>
          <w:szCs w:val="18"/>
          <w:lang w:eastAsia="en-ZA"/>
        </w:rPr>
      </w:pPr>
      <w:ins w:id="4096" w:author="Benjamin Pannell" w:date="2014-10-22T19:30: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isotope_keyboard(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keys_count) {  </w:t>
        </w:r>
      </w:ins>
    </w:p>
    <w:p w14:paraId="76B3102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097" w:author="Benjamin Pannell" w:date="2014-10-22T19:30:00Z"/>
          <w:rFonts w:ascii="Consolas" w:eastAsia="Times New Roman" w:hAnsi="Consolas" w:cs="Consolas"/>
          <w:color w:val="5C5C5C"/>
          <w:sz w:val="18"/>
          <w:szCs w:val="18"/>
          <w:lang w:eastAsia="en-ZA"/>
        </w:rPr>
      </w:pPr>
      <w:ins w:id="409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packet[8] = { 0x20 },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 0;  </w:t>
        </w:r>
      </w:ins>
    </w:p>
    <w:p w14:paraId="4E7FD4F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099" w:author="Benjamin Pannell" w:date="2014-10-22T19:30:00Z"/>
          <w:rFonts w:ascii="Consolas" w:eastAsia="Times New Roman" w:hAnsi="Consolas" w:cs="Consolas"/>
          <w:color w:val="5C5C5C"/>
          <w:sz w:val="18"/>
          <w:szCs w:val="18"/>
          <w:lang w:eastAsia="en-ZA"/>
        </w:rPr>
      </w:pPr>
      <w:ins w:id="4100" w:author="Benjamin Pannell" w:date="2014-10-22T19:30:00Z">
        <w:r w:rsidRPr="00311E07">
          <w:rPr>
            <w:rFonts w:ascii="Consolas" w:eastAsia="Times New Roman" w:hAnsi="Consolas" w:cs="Consolas"/>
            <w:color w:val="000000"/>
            <w:sz w:val="18"/>
            <w:szCs w:val="18"/>
            <w:bdr w:val="none" w:sz="0" w:space="0" w:color="auto" w:frame="1"/>
            <w:lang w:eastAsia="en-ZA"/>
          </w:rPr>
          <w:t>    packet[1] = modifiers;  </w:t>
        </w:r>
      </w:ins>
    </w:p>
    <w:p w14:paraId="191969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01" w:author="Benjamin Pannell" w:date="2014-10-22T19:30:00Z"/>
          <w:rFonts w:ascii="Consolas" w:eastAsia="Times New Roman" w:hAnsi="Consolas" w:cs="Consolas"/>
          <w:color w:val="5C5C5C"/>
          <w:sz w:val="18"/>
          <w:szCs w:val="18"/>
          <w:lang w:eastAsia="en-ZA"/>
        </w:rPr>
      </w:pPr>
      <w:ins w:id="410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EECBF2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03" w:author="Benjamin Pannell" w:date="2014-10-22T19:30:00Z"/>
          <w:rFonts w:ascii="Consolas" w:eastAsia="Times New Roman" w:hAnsi="Consolas" w:cs="Consolas"/>
          <w:color w:val="5C5C5C"/>
          <w:sz w:val="18"/>
          <w:szCs w:val="18"/>
          <w:lang w:eastAsia="en-ZA"/>
        </w:rPr>
      </w:pPr>
      <w:ins w:id="410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(!keys_count &amp;&amp; !modifiers)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  </w:t>
        </w:r>
      </w:ins>
    </w:p>
    <w:p w14:paraId="5B6DF9E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05" w:author="Benjamin Pannell" w:date="2014-10-22T19:30:00Z"/>
          <w:rFonts w:ascii="Consolas" w:eastAsia="Times New Roman" w:hAnsi="Consolas" w:cs="Consolas"/>
          <w:color w:val="5C5C5C"/>
          <w:sz w:val="18"/>
          <w:szCs w:val="18"/>
          <w:lang w:eastAsia="en-ZA"/>
        </w:rPr>
      </w:pPr>
      <w:ins w:id="410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5182E4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07" w:author="Benjamin Pannell" w:date="2014-10-22T19:30:00Z"/>
          <w:rFonts w:ascii="Consolas" w:eastAsia="Times New Roman" w:hAnsi="Consolas" w:cs="Consolas"/>
          <w:color w:val="5C5C5C"/>
          <w:sz w:val="18"/>
          <w:szCs w:val="18"/>
          <w:lang w:eastAsia="en-ZA"/>
        </w:rPr>
      </w:pPr>
      <w:ins w:id="410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 0;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&lt; </w:t>
        </w:r>
        <w:proofErr w:type="spellStart"/>
        <w:r w:rsidRPr="00311E07">
          <w:rPr>
            <w:rFonts w:ascii="Consolas" w:eastAsia="Times New Roman" w:hAnsi="Consolas" w:cs="Consolas"/>
            <w:color w:val="000000"/>
            <w:sz w:val="18"/>
            <w:szCs w:val="18"/>
            <w:bdr w:val="none" w:sz="0" w:space="0" w:color="auto" w:frame="1"/>
            <w:lang w:eastAsia="en-ZA"/>
          </w:rPr>
          <w:t>keys_count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packet[</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+ 2] = keys[</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w:t>
        </w:r>
      </w:ins>
    </w:p>
    <w:p w14:paraId="2BB4A8E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09" w:author="Benjamin Pannell" w:date="2014-10-22T19:30:00Z"/>
          <w:rFonts w:ascii="Consolas" w:eastAsia="Times New Roman" w:hAnsi="Consolas" w:cs="Consolas"/>
          <w:color w:val="5C5C5C"/>
          <w:sz w:val="18"/>
          <w:szCs w:val="18"/>
          <w:lang w:eastAsia="en-ZA"/>
        </w:rPr>
      </w:pPr>
      <w:ins w:id="4110" w:author="Benjamin Pannell" w:date="2014-10-22T19:30:00Z">
        <w:r w:rsidRPr="00311E07">
          <w:rPr>
            <w:rFonts w:ascii="Consolas" w:eastAsia="Times New Roman" w:hAnsi="Consolas" w:cs="Consolas"/>
            <w:color w:val="000000"/>
            <w:sz w:val="18"/>
            <w:szCs w:val="18"/>
            <w:bdr w:val="none" w:sz="0" w:space="0" w:color="auto" w:frame="1"/>
            <w:lang w:eastAsia="en-ZA"/>
          </w:rPr>
          <w:t>    packet[0] |= </w:t>
        </w:r>
        <w:proofErr w:type="spellStart"/>
        <w:r w:rsidRPr="00311E07">
          <w:rPr>
            <w:rFonts w:ascii="Consolas" w:eastAsia="Times New Roman" w:hAnsi="Consolas" w:cs="Consolas"/>
            <w:color w:val="000000"/>
            <w:sz w:val="18"/>
            <w:szCs w:val="18"/>
            <w:bdr w:val="none" w:sz="0" w:space="0" w:color="auto" w:frame="1"/>
            <w:lang w:eastAsia="en-ZA"/>
          </w:rPr>
          <w:t>keys_count</w:t>
        </w:r>
        <w:proofErr w:type="spellEnd"/>
        <w:r w:rsidRPr="00311E07">
          <w:rPr>
            <w:rFonts w:ascii="Consolas" w:eastAsia="Times New Roman" w:hAnsi="Consolas" w:cs="Consolas"/>
            <w:color w:val="000000"/>
            <w:sz w:val="18"/>
            <w:szCs w:val="18"/>
            <w:bdr w:val="none" w:sz="0" w:space="0" w:color="auto" w:frame="1"/>
            <w:lang w:eastAsia="en-ZA"/>
          </w:rPr>
          <w:t> + 1;  </w:t>
        </w:r>
      </w:ins>
    </w:p>
    <w:p w14:paraId="4CC035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11" w:author="Benjamin Pannell" w:date="2014-10-22T19:30:00Z"/>
          <w:rFonts w:ascii="Consolas" w:eastAsia="Times New Roman" w:hAnsi="Consolas" w:cs="Consolas"/>
          <w:color w:val="5C5C5C"/>
          <w:sz w:val="18"/>
          <w:szCs w:val="18"/>
          <w:lang w:eastAsia="en-ZA"/>
        </w:rPr>
      </w:pPr>
      <w:ins w:id="411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4C307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13" w:author="Benjamin Pannell" w:date="2014-10-22T19:30:00Z"/>
          <w:rFonts w:ascii="Consolas" w:eastAsia="Times New Roman" w:hAnsi="Consolas" w:cs="Consolas"/>
          <w:color w:val="5C5C5C"/>
          <w:sz w:val="18"/>
          <w:szCs w:val="18"/>
          <w:lang w:eastAsia="en-ZA"/>
        </w:rPr>
      </w:pPr>
      <w:ins w:id="411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isotope_write</w:t>
        </w:r>
        <w:proofErr w:type="spellEnd"/>
        <w:r w:rsidRPr="00311E07">
          <w:rPr>
            <w:rFonts w:ascii="Consolas" w:eastAsia="Times New Roman" w:hAnsi="Consolas" w:cs="Consolas"/>
            <w:color w:val="000000"/>
            <w:sz w:val="18"/>
            <w:szCs w:val="18"/>
            <w:bdr w:val="none" w:sz="0" w:space="0" w:color="auto" w:frame="1"/>
            <w:lang w:eastAsia="en-ZA"/>
          </w:rPr>
          <w:t>(isotope, packet, </w:t>
        </w:r>
        <w:proofErr w:type="spellStart"/>
        <w:r w:rsidRPr="00311E07">
          <w:rPr>
            <w:rFonts w:ascii="Consolas" w:eastAsia="Times New Roman" w:hAnsi="Consolas" w:cs="Consolas"/>
            <w:color w:val="000000"/>
            <w:sz w:val="18"/>
            <w:szCs w:val="18"/>
            <w:bdr w:val="none" w:sz="0" w:space="0" w:color="auto" w:frame="1"/>
            <w:lang w:eastAsia="en-ZA"/>
          </w:rPr>
          <w:t>keys_count</w:t>
        </w:r>
        <w:proofErr w:type="spellEnd"/>
        <w:r w:rsidRPr="00311E07">
          <w:rPr>
            <w:rFonts w:ascii="Consolas" w:eastAsia="Times New Roman" w:hAnsi="Consolas" w:cs="Consolas"/>
            <w:color w:val="000000"/>
            <w:sz w:val="18"/>
            <w:szCs w:val="18"/>
            <w:bdr w:val="none" w:sz="0" w:space="0" w:color="auto" w:frame="1"/>
            <w:lang w:eastAsia="en-ZA"/>
          </w:rPr>
          <w:t> + 2);  </w:t>
        </w:r>
      </w:ins>
    </w:p>
    <w:p w14:paraId="49151B1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15" w:author="Benjamin Pannell" w:date="2014-10-22T19:30:00Z"/>
          <w:rFonts w:ascii="Consolas" w:eastAsia="Times New Roman" w:hAnsi="Consolas" w:cs="Consolas"/>
          <w:color w:val="5C5C5C"/>
          <w:sz w:val="18"/>
          <w:szCs w:val="18"/>
          <w:lang w:eastAsia="en-ZA"/>
        </w:rPr>
      </w:pPr>
      <w:ins w:id="411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49BD40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17" w:author="Benjamin Pannell" w:date="2014-10-22T19:30:00Z"/>
          <w:rFonts w:ascii="Consolas" w:eastAsia="Times New Roman" w:hAnsi="Consolas" w:cs="Consolas"/>
          <w:color w:val="5C5C5C"/>
          <w:sz w:val="18"/>
          <w:szCs w:val="18"/>
          <w:lang w:eastAsia="en-ZA"/>
        </w:rPr>
      </w:pPr>
      <w:ins w:id="411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C5DBE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19" w:author="Benjamin Pannell" w:date="2014-10-22T19:30:00Z"/>
          <w:rFonts w:ascii="Consolas" w:eastAsia="Times New Roman" w:hAnsi="Consolas" w:cs="Consolas"/>
          <w:color w:val="5C5C5C"/>
          <w:sz w:val="18"/>
          <w:szCs w:val="18"/>
          <w:lang w:eastAsia="en-ZA"/>
        </w:rPr>
      </w:pPr>
      <w:ins w:id="4120" w:author="Benjamin Pannell" w:date="2014-10-22T19:30: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isotope_joystick(</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x,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y,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rz,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sliderLeft,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sliderRight,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hat) {  </w:t>
        </w:r>
      </w:ins>
    </w:p>
    <w:p w14:paraId="336464C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21" w:author="Benjamin Pannell" w:date="2014-10-22T19:30:00Z"/>
          <w:rFonts w:ascii="Consolas" w:eastAsia="Times New Roman" w:hAnsi="Consolas" w:cs="Consolas"/>
          <w:color w:val="5C5C5C"/>
          <w:sz w:val="18"/>
          <w:szCs w:val="18"/>
          <w:lang w:eastAsia="en-ZA"/>
        </w:rPr>
      </w:pPr>
      <w:ins w:id="412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packet[14] = { 0x60 | 13 };  </w:t>
        </w:r>
      </w:ins>
    </w:p>
    <w:p w14:paraId="2D7B888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23" w:author="Benjamin Pannell" w:date="2014-10-22T19:30:00Z"/>
          <w:rFonts w:ascii="Consolas" w:eastAsia="Times New Roman" w:hAnsi="Consolas" w:cs="Consolas"/>
          <w:color w:val="5C5C5C"/>
          <w:sz w:val="18"/>
          <w:szCs w:val="18"/>
          <w:lang w:eastAsia="en-ZA"/>
        </w:rPr>
      </w:pPr>
      <w:ins w:id="412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7307E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25" w:author="Benjamin Pannell" w:date="2014-10-22T19:30:00Z"/>
          <w:rFonts w:ascii="Consolas" w:eastAsia="Times New Roman" w:hAnsi="Consolas" w:cs="Consolas"/>
          <w:color w:val="5C5C5C"/>
          <w:sz w:val="18"/>
          <w:szCs w:val="18"/>
          <w:lang w:eastAsia="en-ZA"/>
        </w:rPr>
      </w:pPr>
      <w:ins w:id="4126"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buttons into packet</w:t>
        </w:r>
        <w:r w:rsidRPr="00311E07">
          <w:rPr>
            <w:rFonts w:ascii="Consolas" w:eastAsia="Times New Roman" w:hAnsi="Consolas" w:cs="Consolas"/>
            <w:color w:val="000000"/>
            <w:sz w:val="18"/>
            <w:szCs w:val="18"/>
            <w:bdr w:val="none" w:sz="0" w:space="0" w:color="auto" w:frame="1"/>
            <w:lang w:eastAsia="en-ZA"/>
          </w:rPr>
          <w:t>  </w:t>
        </w:r>
      </w:ins>
    </w:p>
    <w:p w14:paraId="1A77929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27" w:author="Benjamin Pannell" w:date="2014-10-22T19:30:00Z"/>
          <w:rFonts w:ascii="Consolas" w:eastAsia="Times New Roman" w:hAnsi="Consolas" w:cs="Consolas"/>
          <w:color w:val="5C5C5C"/>
          <w:sz w:val="18"/>
          <w:szCs w:val="18"/>
          <w:lang w:eastAsia="en-ZA"/>
        </w:rPr>
      </w:pPr>
      <w:ins w:id="4128"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*)(packet + 1)) = buttons;  </w:t>
        </w:r>
      </w:ins>
    </w:p>
    <w:p w14:paraId="783EFD5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29" w:author="Benjamin Pannell" w:date="2014-10-22T19:30:00Z"/>
          <w:rFonts w:ascii="Consolas" w:eastAsia="Times New Roman" w:hAnsi="Consolas" w:cs="Consolas"/>
          <w:color w:val="5C5C5C"/>
          <w:sz w:val="18"/>
          <w:szCs w:val="18"/>
          <w:lang w:eastAsia="en-ZA"/>
        </w:rPr>
      </w:pPr>
      <w:ins w:id="413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38B1BE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31" w:author="Benjamin Pannell" w:date="2014-10-22T19:30:00Z"/>
          <w:rFonts w:ascii="Consolas" w:eastAsia="Times New Roman" w:hAnsi="Consolas" w:cs="Consolas"/>
          <w:color w:val="5C5C5C"/>
          <w:sz w:val="18"/>
          <w:szCs w:val="18"/>
          <w:lang w:eastAsia="en-ZA"/>
        </w:rPr>
      </w:pPr>
      <w:ins w:id="413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X, Y, Z axis pack into packet</w:t>
        </w:r>
        <w:r w:rsidRPr="00311E07">
          <w:rPr>
            <w:rFonts w:ascii="Consolas" w:eastAsia="Times New Roman" w:hAnsi="Consolas" w:cs="Consolas"/>
            <w:color w:val="000000"/>
            <w:sz w:val="18"/>
            <w:szCs w:val="18"/>
            <w:bdr w:val="none" w:sz="0" w:space="0" w:color="auto" w:frame="1"/>
            <w:lang w:eastAsia="en-ZA"/>
          </w:rPr>
          <w:t>  </w:t>
        </w:r>
      </w:ins>
    </w:p>
    <w:p w14:paraId="2ABA201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33" w:author="Benjamin Pannell" w:date="2014-10-22T19:30:00Z"/>
          <w:rFonts w:ascii="Consolas" w:eastAsia="Times New Roman" w:hAnsi="Consolas" w:cs="Consolas"/>
          <w:color w:val="5C5C5C"/>
          <w:sz w:val="18"/>
          <w:szCs w:val="18"/>
          <w:lang w:eastAsia="en-ZA"/>
        </w:rPr>
      </w:pPr>
      <w:ins w:id="4134"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*)(packet + 5)) = _</w:t>
        </w:r>
        <w:proofErr w:type="spellStart"/>
        <w:r w:rsidRPr="00311E07">
          <w:rPr>
            <w:rFonts w:ascii="Consolas" w:eastAsia="Times New Roman" w:hAnsi="Consolas" w:cs="Consolas"/>
            <w:color w:val="000000"/>
            <w:sz w:val="18"/>
            <w:szCs w:val="18"/>
            <w:bdr w:val="none" w:sz="0" w:space="0" w:color="auto" w:frame="1"/>
            <w:lang w:eastAsia="en-ZA"/>
          </w:rPr>
          <w:t>isotope_pack</w:t>
        </w:r>
        <w:proofErr w:type="spellEnd"/>
        <w:r w:rsidRPr="00311E07">
          <w:rPr>
            <w:rFonts w:ascii="Consolas" w:eastAsia="Times New Roman" w:hAnsi="Consolas" w:cs="Consolas"/>
            <w:color w:val="000000"/>
            <w:sz w:val="18"/>
            <w:szCs w:val="18"/>
            <w:bdr w:val="none" w:sz="0" w:space="0" w:color="auto" w:frame="1"/>
            <w:lang w:eastAsia="en-ZA"/>
          </w:rPr>
          <w:t>(x, y, z);  </w:t>
        </w:r>
      </w:ins>
    </w:p>
    <w:p w14:paraId="416E14E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35" w:author="Benjamin Pannell" w:date="2014-10-22T19:30:00Z"/>
          <w:rFonts w:ascii="Consolas" w:eastAsia="Times New Roman" w:hAnsi="Consolas" w:cs="Consolas"/>
          <w:color w:val="5C5C5C"/>
          <w:sz w:val="18"/>
          <w:szCs w:val="18"/>
          <w:lang w:eastAsia="en-ZA"/>
        </w:rPr>
      </w:pPr>
      <w:ins w:id="413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3723E59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37" w:author="Benjamin Pannell" w:date="2014-10-22T19:30:00Z"/>
          <w:rFonts w:ascii="Consolas" w:eastAsia="Times New Roman" w:hAnsi="Consolas" w:cs="Consolas"/>
          <w:color w:val="5C5C5C"/>
          <w:sz w:val="18"/>
          <w:szCs w:val="18"/>
          <w:lang w:eastAsia="en-ZA"/>
        </w:rPr>
      </w:pPr>
      <w:ins w:id="413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w:t>
        </w:r>
        <w:proofErr w:type="spellStart"/>
        <w:r w:rsidRPr="00311E07">
          <w:rPr>
            <w:rFonts w:ascii="Consolas" w:eastAsia="Times New Roman" w:hAnsi="Consolas" w:cs="Consolas"/>
            <w:color w:val="008200"/>
            <w:sz w:val="18"/>
            <w:szCs w:val="18"/>
            <w:bdr w:val="none" w:sz="0" w:space="0" w:color="auto" w:frame="1"/>
            <w:lang w:eastAsia="en-ZA"/>
          </w:rPr>
          <w:t>rZ</w:t>
        </w:r>
        <w:proofErr w:type="spellEnd"/>
        <w:r w:rsidRPr="00311E07">
          <w:rPr>
            <w:rFonts w:ascii="Consolas" w:eastAsia="Times New Roman" w:hAnsi="Consolas" w:cs="Consolas"/>
            <w:color w:val="008200"/>
            <w:sz w:val="18"/>
            <w:szCs w:val="18"/>
            <w:bdr w:val="none" w:sz="0" w:space="0" w:color="auto" w:frame="1"/>
            <w:lang w:eastAsia="en-ZA"/>
          </w:rPr>
          <w:t>, </w:t>
        </w:r>
        <w:proofErr w:type="spellStart"/>
        <w:r w:rsidRPr="00311E07">
          <w:rPr>
            <w:rFonts w:ascii="Consolas" w:eastAsia="Times New Roman" w:hAnsi="Consolas" w:cs="Consolas"/>
            <w:color w:val="008200"/>
            <w:sz w:val="18"/>
            <w:szCs w:val="18"/>
            <w:bdr w:val="none" w:sz="0" w:space="0" w:color="auto" w:frame="1"/>
            <w:lang w:eastAsia="en-ZA"/>
          </w:rPr>
          <w:t>sL</w:t>
        </w:r>
        <w:proofErr w:type="spellEnd"/>
        <w:r w:rsidRPr="00311E07">
          <w:rPr>
            <w:rFonts w:ascii="Consolas" w:eastAsia="Times New Roman" w:hAnsi="Consolas" w:cs="Consolas"/>
            <w:color w:val="008200"/>
            <w:sz w:val="18"/>
            <w:szCs w:val="18"/>
            <w:bdr w:val="none" w:sz="0" w:space="0" w:color="auto" w:frame="1"/>
            <w:lang w:eastAsia="en-ZA"/>
          </w:rPr>
          <w:t>, </w:t>
        </w:r>
        <w:proofErr w:type="spellStart"/>
        <w:r w:rsidRPr="00311E07">
          <w:rPr>
            <w:rFonts w:ascii="Consolas" w:eastAsia="Times New Roman" w:hAnsi="Consolas" w:cs="Consolas"/>
            <w:color w:val="008200"/>
            <w:sz w:val="18"/>
            <w:szCs w:val="18"/>
            <w:bdr w:val="none" w:sz="0" w:space="0" w:color="auto" w:frame="1"/>
            <w:lang w:eastAsia="en-ZA"/>
          </w:rPr>
          <w:t>sR</w:t>
        </w:r>
        <w:proofErr w:type="spellEnd"/>
        <w:r w:rsidRPr="00311E07">
          <w:rPr>
            <w:rFonts w:ascii="Consolas" w:eastAsia="Times New Roman" w:hAnsi="Consolas" w:cs="Consolas"/>
            <w:color w:val="008200"/>
            <w:sz w:val="18"/>
            <w:szCs w:val="18"/>
            <w:bdr w:val="none" w:sz="0" w:space="0" w:color="auto" w:frame="1"/>
            <w:lang w:eastAsia="en-ZA"/>
          </w:rPr>
          <w:t> axis pack into packet</w:t>
        </w:r>
        <w:r w:rsidRPr="00311E07">
          <w:rPr>
            <w:rFonts w:ascii="Consolas" w:eastAsia="Times New Roman" w:hAnsi="Consolas" w:cs="Consolas"/>
            <w:color w:val="000000"/>
            <w:sz w:val="18"/>
            <w:szCs w:val="18"/>
            <w:bdr w:val="none" w:sz="0" w:space="0" w:color="auto" w:frame="1"/>
            <w:lang w:eastAsia="en-ZA"/>
          </w:rPr>
          <w:t>  </w:t>
        </w:r>
      </w:ins>
    </w:p>
    <w:p w14:paraId="772C84C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39" w:author="Benjamin Pannell" w:date="2014-10-22T19:30:00Z"/>
          <w:rFonts w:ascii="Consolas" w:eastAsia="Times New Roman" w:hAnsi="Consolas" w:cs="Consolas"/>
          <w:color w:val="5C5C5C"/>
          <w:sz w:val="18"/>
          <w:szCs w:val="18"/>
          <w:lang w:eastAsia="en-ZA"/>
        </w:rPr>
      </w:pPr>
      <w:ins w:id="414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+ 9)) = _isotope_pack(rz, sliderLeft, sliderRight);  </w:t>
        </w:r>
      </w:ins>
    </w:p>
    <w:p w14:paraId="01EE06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41" w:author="Benjamin Pannell" w:date="2014-10-22T19:30:00Z"/>
          <w:rFonts w:ascii="Consolas" w:eastAsia="Times New Roman" w:hAnsi="Consolas" w:cs="Consolas"/>
          <w:color w:val="5C5C5C"/>
          <w:sz w:val="18"/>
          <w:szCs w:val="18"/>
          <w:lang w:eastAsia="en-ZA"/>
        </w:rPr>
      </w:pPr>
      <w:ins w:id="414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38312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43" w:author="Benjamin Pannell" w:date="2014-10-22T19:30:00Z"/>
          <w:rFonts w:ascii="Consolas" w:eastAsia="Times New Roman" w:hAnsi="Consolas" w:cs="Consolas"/>
          <w:color w:val="5C5C5C"/>
          <w:sz w:val="18"/>
          <w:szCs w:val="18"/>
          <w:lang w:eastAsia="en-ZA"/>
        </w:rPr>
      </w:pPr>
      <w:ins w:id="414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hat switch position into packet</w:t>
        </w:r>
        <w:r w:rsidRPr="00311E07">
          <w:rPr>
            <w:rFonts w:ascii="Consolas" w:eastAsia="Times New Roman" w:hAnsi="Consolas" w:cs="Consolas"/>
            <w:color w:val="000000"/>
            <w:sz w:val="18"/>
            <w:szCs w:val="18"/>
            <w:bdr w:val="none" w:sz="0" w:space="0" w:color="auto" w:frame="1"/>
            <w:lang w:eastAsia="en-ZA"/>
          </w:rPr>
          <w:t>  </w:t>
        </w:r>
      </w:ins>
    </w:p>
    <w:p w14:paraId="767B215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45" w:author="Benjamin Pannell" w:date="2014-10-22T19:30:00Z"/>
          <w:rFonts w:ascii="Consolas" w:eastAsia="Times New Roman" w:hAnsi="Consolas" w:cs="Consolas"/>
          <w:color w:val="5C5C5C"/>
          <w:sz w:val="18"/>
          <w:szCs w:val="18"/>
          <w:lang w:eastAsia="en-ZA"/>
        </w:rPr>
      </w:pPr>
      <w:ins w:id="4146" w:author="Benjamin Pannell" w:date="2014-10-22T19:30:00Z">
        <w:r w:rsidRPr="00311E07">
          <w:rPr>
            <w:rFonts w:ascii="Consolas" w:eastAsia="Times New Roman" w:hAnsi="Consolas" w:cs="Consolas"/>
            <w:color w:val="000000"/>
            <w:sz w:val="18"/>
            <w:szCs w:val="18"/>
            <w:bdr w:val="none" w:sz="0" w:space="0" w:color="auto" w:frame="1"/>
            <w:lang w:eastAsia="en-ZA"/>
          </w:rPr>
          <w:t>    packet[13] = hat;  </w:t>
        </w:r>
      </w:ins>
    </w:p>
    <w:p w14:paraId="6CBBCD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47" w:author="Benjamin Pannell" w:date="2014-10-22T19:30:00Z"/>
          <w:rFonts w:ascii="Consolas" w:eastAsia="Times New Roman" w:hAnsi="Consolas" w:cs="Consolas"/>
          <w:color w:val="5C5C5C"/>
          <w:sz w:val="18"/>
          <w:szCs w:val="18"/>
          <w:lang w:eastAsia="en-ZA"/>
        </w:rPr>
      </w:pPr>
      <w:ins w:id="4148"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7BD68D4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49" w:author="Benjamin Pannell" w:date="2014-10-22T19:30:00Z"/>
          <w:rFonts w:ascii="Consolas" w:eastAsia="Times New Roman" w:hAnsi="Consolas" w:cs="Consolas"/>
          <w:color w:val="5C5C5C"/>
          <w:sz w:val="18"/>
          <w:szCs w:val="18"/>
          <w:lang w:eastAsia="en-ZA"/>
        </w:rPr>
      </w:pPr>
      <w:ins w:id="4150"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isotope_write</w:t>
        </w:r>
        <w:proofErr w:type="spellEnd"/>
        <w:r w:rsidRPr="00311E07">
          <w:rPr>
            <w:rFonts w:ascii="Consolas" w:eastAsia="Times New Roman" w:hAnsi="Consolas" w:cs="Consolas"/>
            <w:color w:val="000000"/>
            <w:sz w:val="18"/>
            <w:szCs w:val="18"/>
            <w:bdr w:val="none" w:sz="0" w:space="0" w:color="auto" w:frame="1"/>
            <w:lang w:eastAsia="en-ZA"/>
          </w:rPr>
          <w:t>(isotope, packet, 14);  </w:t>
        </w:r>
      </w:ins>
    </w:p>
    <w:p w14:paraId="70F5BFF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51" w:author="Benjamin Pannell" w:date="2014-10-22T19:30:00Z"/>
          <w:rFonts w:ascii="Consolas" w:eastAsia="Times New Roman" w:hAnsi="Consolas" w:cs="Consolas"/>
          <w:color w:val="5C5C5C"/>
          <w:sz w:val="18"/>
          <w:szCs w:val="18"/>
          <w:lang w:eastAsia="en-ZA"/>
        </w:rPr>
      </w:pPr>
      <w:ins w:id="415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1ED2605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53" w:author="Benjamin Pannell" w:date="2014-10-22T19:30:00Z"/>
          <w:rFonts w:ascii="Consolas" w:eastAsia="Times New Roman" w:hAnsi="Consolas" w:cs="Consolas"/>
          <w:color w:val="5C5C5C"/>
          <w:sz w:val="18"/>
          <w:szCs w:val="18"/>
          <w:lang w:eastAsia="en-ZA"/>
        </w:rPr>
      </w:pPr>
      <w:ins w:id="415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7C6BBF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55" w:author="Benjamin Pannell" w:date="2014-10-22T19:30:00Z"/>
          <w:rFonts w:ascii="Consolas" w:eastAsia="Times New Roman" w:hAnsi="Consolas" w:cs="Consolas"/>
          <w:color w:val="5C5C5C"/>
          <w:sz w:val="18"/>
          <w:szCs w:val="18"/>
          <w:lang w:eastAsia="en-ZA"/>
        </w:rPr>
      </w:pPr>
      <w:ins w:id="415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6E254B0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57" w:author="Benjamin Pannell" w:date="2014-10-22T19:30:00Z"/>
          <w:rFonts w:ascii="Consolas" w:eastAsia="Times New Roman" w:hAnsi="Consolas" w:cs="Consolas"/>
          <w:color w:val="5C5C5C"/>
          <w:sz w:val="18"/>
          <w:szCs w:val="18"/>
          <w:lang w:eastAsia="en-ZA"/>
        </w:rPr>
      </w:pPr>
      <w:proofErr w:type="spellStart"/>
      <w:ins w:id="4158" w:author="Benjamin Pannell" w:date="2014-10-22T19:30:00Z">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isotope_immutable</w:t>
        </w:r>
        <w:proofErr w:type="spellEnd"/>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"\n\t "</w:t>
        </w:r>
        <w:r w:rsidRPr="00311E07">
          <w:rPr>
            <w:rFonts w:ascii="Consolas" w:eastAsia="Times New Roman" w:hAnsi="Consolas" w:cs="Consolas"/>
            <w:color w:val="000000"/>
            <w:sz w:val="18"/>
            <w:szCs w:val="18"/>
            <w:bdr w:val="none" w:sz="0" w:space="0" w:color="auto" w:frame="1"/>
            <w:lang w:eastAsia="en-ZA"/>
          </w:rPr>
          <w:t>;  </w:t>
        </w:r>
      </w:ins>
    </w:p>
    <w:p w14:paraId="27BBCE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59" w:author="Benjamin Pannell" w:date="2014-10-22T19:30:00Z"/>
          <w:rFonts w:ascii="Consolas" w:eastAsia="Times New Roman" w:hAnsi="Consolas" w:cs="Consolas"/>
          <w:color w:val="5C5C5C"/>
          <w:sz w:val="18"/>
          <w:szCs w:val="18"/>
          <w:lang w:eastAsia="en-ZA"/>
        </w:rPr>
      </w:pPr>
      <w:proofErr w:type="gramStart"/>
      <w:ins w:id="4160" w:author="Benjamin Pannell" w:date="2014-10-22T19:30:00Z">
        <w:r w:rsidRPr="00311E07">
          <w:rPr>
            <w:rFonts w:ascii="Consolas" w:eastAsia="Times New Roman" w:hAnsi="Consolas" w:cs="Consolas"/>
            <w:b/>
            <w:bCs/>
            <w:color w:val="006699"/>
            <w:sz w:val="18"/>
            <w:szCs w:val="18"/>
            <w:bdr w:val="none" w:sz="0" w:space="0" w:color="auto" w:frame="1"/>
            <w:lang w:eastAsia="en-ZA"/>
          </w:rPr>
          <w:t>const</w:t>
        </w:r>
        <w:proofErr w:type="gram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_isotope_mutable_normal = </w:t>
        </w:r>
        <w:r w:rsidRPr="00311E07">
          <w:rPr>
            <w:rFonts w:ascii="Consolas" w:eastAsia="Times New Roman" w:hAnsi="Consolas" w:cs="Consolas"/>
            <w:color w:val="0000FF"/>
            <w:sz w:val="18"/>
            <w:szCs w:val="18"/>
            <w:bdr w:val="none" w:sz="0" w:space="0" w:color="auto" w:frame="1"/>
            <w:lang w:eastAsia="en-ZA"/>
          </w:rPr>
          <w:t>"abcdefghijklmnopqrstuvwxyz1234567890-=[]\\;'`,./"</w:t>
        </w:r>
        <w:r w:rsidRPr="00311E07">
          <w:rPr>
            <w:rFonts w:ascii="Consolas" w:eastAsia="Times New Roman" w:hAnsi="Consolas" w:cs="Consolas"/>
            <w:color w:val="000000"/>
            <w:sz w:val="18"/>
            <w:szCs w:val="18"/>
            <w:bdr w:val="none" w:sz="0" w:space="0" w:color="auto" w:frame="1"/>
            <w:lang w:eastAsia="en-ZA"/>
          </w:rPr>
          <w:t>;  </w:t>
        </w:r>
      </w:ins>
    </w:p>
    <w:p w14:paraId="6AE6C89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61" w:author="Benjamin Pannell" w:date="2014-10-22T19:30:00Z"/>
          <w:rFonts w:ascii="Consolas" w:eastAsia="Times New Roman" w:hAnsi="Consolas" w:cs="Consolas"/>
          <w:color w:val="5C5C5C"/>
          <w:sz w:val="18"/>
          <w:szCs w:val="18"/>
          <w:lang w:eastAsia="en-ZA"/>
        </w:rPr>
      </w:pPr>
      <w:proofErr w:type="gramStart"/>
      <w:ins w:id="4162" w:author="Benjamin Pannell" w:date="2014-10-22T19:30:00Z">
        <w:r w:rsidRPr="00311E07">
          <w:rPr>
            <w:rFonts w:ascii="Consolas" w:eastAsia="Times New Roman" w:hAnsi="Consolas" w:cs="Consolas"/>
            <w:b/>
            <w:bCs/>
            <w:color w:val="006699"/>
            <w:sz w:val="18"/>
            <w:szCs w:val="18"/>
            <w:bdr w:val="none" w:sz="0" w:space="0" w:color="auto" w:frame="1"/>
            <w:lang w:eastAsia="en-ZA"/>
          </w:rPr>
          <w:t>const</w:t>
        </w:r>
        <w:proofErr w:type="gram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_isotope_mutable_shifted = </w:t>
        </w:r>
        <w:r w:rsidRPr="00311E07">
          <w:rPr>
            <w:rFonts w:ascii="Consolas" w:eastAsia="Times New Roman" w:hAnsi="Consolas" w:cs="Consolas"/>
            <w:color w:val="0000FF"/>
            <w:sz w:val="18"/>
            <w:szCs w:val="18"/>
            <w:bdr w:val="none" w:sz="0" w:space="0" w:color="auto" w:frame="1"/>
            <w:lang w:eastAsia="en-ZA"/>
          </w:rPr>
          <w:t>"ABCDEFGHIJKLMNOPQRSTUVWXYZ!@#$%^&amp;*()_+{}|:\"~&lt;&gt;?"</w:t>
        </w:r>
        <w:r w:rsidRPr="00311E07">
          <w:rPr>
            <w:rFonts w:ascii="Consolas" w:eastAsia="Times New Roman" w:hAnsi="Consolas" w:cs="Consolas"/>
            <w:color w:val="000000"/>
            <w:sz w:val="18"/>
            <w:szCs w:val="18"/>
            <w:bdr w:val="none" w:sz="0" w:space="0" w:color="auto" w:frame="1"/>
            <w:lang w:eastAsia="en-ZA"/>
          </w:rPr>
          <w:t>;  </w:t>
        </w:r>
      </w:ins>
    </w:p>
    <w:p w14:paraId="32AB7BB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63" w:author="Benjamin Pannell" w:date="2014-10-22T19:30:00Z"/>
          <w:rFonts w:ascii="Consolas" w:eastAsia="Times New Roman" w:hAnsi="Consolas" w:cs="Consolas"/>
          <w:color w:val="5C5C5C"/>
          <w:sz w:val="18"/>
          <w:szCs w:val="18"/>
          <w:lang w:eastAsia="en-ZA"/>
        </w:rPr>
      </w:pPr>
      <w:proofErr w:type="spellStart"/>
      <w:ins w:id="4164" w:author="Benjamin Pannell" w:date="2014-10-22T19:30:00Z">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isotope_map_immutable</w:t>
        </w:r>
        <w:proofErr w:type="spellEnd"/>
        <w:r w:rsidRPr="00311E07">
          <w:rPr>
            <w:rFonts w:ascii="Consolas" w:eastAsia="Times New Roman" w:hAnsi="Consolas" w:cs="Consolas"/>
            <w:color w:val="000000"/>
            <w:sz w:val="18"/>
            <w:szCs w:val="18"/>
            <w:bdr w:val="none" w:sz="0" w:space="0" w:color="auto" w:frame="1"/>
            <w:lang w:eastAsia="en-ZA"/>
          </w:rPr>
          <w:t>[] = {40, 43, 44};  </w:t>
        </w:r>
      </w:ins>
    </w:p>
    <w:p w14:paraId="77B6E4C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65" w:author="Benjamin Pannell" w:date="2014-10-22T19:30:00Z"/>
          <w:rFonts w:ascii="Consolas" w:eastAsia="Times New Roman" w:hAnsi="Consolas" w:cs="Consolas"/>
          <w:color w:val="5C5C5C"/>
          <w:sz w:val="18"/>
          <w:szCs w:val="18"/>
          <w:lang w:eastAsia="en-ZA"/>
        </w:rPr>
      </w:pPr>
      <w:proofErr w:type="spellStart"/>
      <w:ins w:id="4166" w:author="Benjamin Pannell" w:date="2014-10-22T19:30:00Z">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w:t>
        </w:r>
        <w:proofErr w:type="spellStart"/>
        <w:r w:rsidRPr="00311E07">
          <w:rPr>
            <w:rFonts w:ascii="Consolas" w:eastAsia="Times New Roman" w:hAnsi="Consolas" w:cs="Consolas"/>
            <w:color w:val="000000"/>
            <w:sz w:val="18"/>
            <w:szCs w:val="18"/>
            <w:bdr w:val="none" w:sz="0" w:space="0" w:color="auto" w:frame="1"/>
            <w:lang w:eastAsia="en-ZA"/>
          </w:rPr>
          <w:t>isotope_map_mutable</w:t>
        </w:r>
        <w:proofErr w:type="spellEnd"/>
        <w:r w:rsidRPr="00311E07">
          <w:rPr>
            <w:rFonts w:ascii="Consolas" w:eastAsia="Times New Roman" w:hAnsi="Consolas" w:cs="Consolas"/>
            <w:color w:val="000000"/>
            <w:sz w:val="18"/>
            <w:szCs w:val="18"/>
            <w:bdr w:val="none" w:sz="0" w:space="0" w:color="auto" w:frame="1"/>
            <w:lang w:eastAsia="en-ZA"/>
          </w:rPr>
          <w:t>[] = {  </w:t>
        </w:r>
      </w:ins>
    </w:p>
    <w:p w14:paraId="3E73FF2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67" w:author="Benjamin Pannell" w:date="2014-10-22T19:30:00Z"/>
          <w:rFonts w:ascii="Consolas" w:eastAsia="Times New Roman" w:hAnsi="Consolas" w:cs="Consolas"/>
          <w:color w:val="5C5C5C"/>
          <w:sz w:val="18"/>
          <w:szCs w:val="18"/>
          <w:lang w:eastAsia="en-ZA"/>
        </w:rPr>
      </w:pPr>
      <w:ins w:id="4168" w:author="Benjamin Pannell" w:date="2014-10-22T19:30:00Z">
        <w:r w:rsidRPr="00311E07">
          <w:rPr>
            <w:rFonts w:ascii="Consolas" w:eastAsia="Times New Roman" w:hAnsi="Consolas" w:cs="Consolas"/>
            <w:color w:val="000000"/>
            <w:sz w:val="18"/>
            <w:szCs w:val="18"/>
            <w:bdr w:val="none" w:sz="0" w:space="0" w:color="auto" w:frame="1"/>
            <w:lang w:eastAsia="en-ZA"/>
          </w:rPr>
          <w:t>    4,5,6,7,8,9,10,11,12,13,14,15,16,17,18,19,20,21,22,23,24,25,26,27,28,29,  </w:t>
        </w:r>
      </w:ins>
    </w:p>
    <w:p w14:paraId="030FAE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69" w:author="Benjamin Pannell" w:date="2014-10-22T19:30:00Z"/>
          <w:rFonts w:ascii="Consolas" w:eastAsia="Times New Roman" w:hAnsi="Consolas" w:cs="Consolas"/>
          <w:color w:val="5C5C5C"/>
          <w:sz w:val="18"/>
          <w:szCs w:val="18"/>
          <w:lang w:eastAsia="en-ZA"/>
        </w:rPr>
      </w:pPr>
      <w:ins w:id="4170" w:author="Benjamin Pannell" w:date="2014-10-22T19:30:00Z">
        <w:r w:rsidRPr="00311E07">
          <w:rPr>
            <w:rFonts w:ascii="Consolas" w:eastAsia="Times New Roman" w:hAnsi="Consolas" w:cs="Consolas"/>
            <w:color w:val="000000"/>
            <w:sz w:val="18"/>
            <w:szCs w:val="18"/>
            <w:bdr w:val="none" w:sz="0" w:space="0" w:color="auto" w:frame="1"/>
            <w:lang w:eastAsia="en-ZA"/>
          </w:rPr>
          <w:t>    30,31,32,33,34,35,36,37,38,39,  </w:t>
        </w:r>
      </w:ins>
    </w:p>
    <w:p w14:paraId="0BB81DF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71" w:author="Benjamin Pannell" w:date="2014-10-22T19:30:00Z"/>
          <w:rFonts w:ascii="Consolas" w:eastAsia="Times New Roman" w:hAnsi="Consolas" w:cs="Consolas"/>
          <w:color w:val="5C5C5C"/>
          <w:sz w:val="18"/>
          <w:szCs w:val="18"/>
          <w:lang w:eastAsia="en-ZA"/>
        </w:rPr>
      </w:pPr>
      <w:ins w:id="4172" w:author="Benjamin Pannell" w:date="2014-10-22T19:30:00Z">
        <w:r w:rsidRPr="00311E07">
          <w:rPr>
            <w:rFonts w:ascii="Consolas" w:eastAsia="Times New Roman" w:hAnsi="Consolas" w:cs="Consolas"/>
            <w:color w:val="000000"/>
            <w:sz w:val="18"/>
            <w:szCs w:val="18"/>
            <w:bdr w:val="none" w:sz="0" w:space="0" w:color="auto" w:frame="1"/>
            <w:lang w:eastAsia="en-ZA"/>
          </w:rPr>
          <w:lastRenderedPageBreak/>
          <w:t>    45,46,47,48,49,51,52,53,54,55,56  </w:t>
        </w:r>
      </w:ins>
    </w:p>
    <w:p w14:paraId="316327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73" w:author="Benjamin Pannell" w:date="2014-10-22T19:30:00Z"/>
          <w:rFonts w:ascii="Consolas" w:eastAsia="Times New Roman" w:hAnsi="Consolas" w:cs="Consolas"/>
          <w:color w:val="5C5C5C"/>
          <w:sz w:val="18"/>
          <w:szCs w:val="18"/>
          <w:lang w:eastAsia="en-ZA"/>
        </w:rPr>
      </w:pPr>
      <w:ins w:id="417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43F84A4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75" w:author="Benjamin Pannell" w:date="2014-10-22T19:30:00Z"/>
          <w:rFonts w:ascii="Consolas" w:eastAsia="Times New Roman" w:hAnsi="Consolas" w:cs="Consolas"/>
          <w:color w:val="5C5C5C"/>
          <w:sz w:val="18"/>
          <w:szCs w:val="18"/>
          <w:lang w:eastAsia="en-ZA"/>
        </w:rPr>
      </w:pPr>
      <w:ins w:id="417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74755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77" w:author="Benjamin Pannell" w:date="2014-10-22T19:30:00Z"/>
          <w:rFonts w:ascii="Consolas" w:eastAsia="Times New Roman" w:hAnsi="Consolas" w:cs="Consolas"/>
          <w:color w:val="5C5C5C"/>
          <w:sz w:val="18"/>
          <w:szCs w:val="18"/>
          <w:lang w:eastAsia="en-ZA"/>
        </w:rPr>
      </w:pPr>
      <w:proofErr w:type="spellStart"/>
      <w:ins w:id="4178" w:author="Benjamin Pannell" w:date="2014-10-22T19:30: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isotope_text</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isotope,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  </w:t>
        </w:r>
      </w:ins>
    </w:p>
    <w:p w14:paraId="76B9826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79" w:author="Benjamin Pannell" w:date="2014-10-22T19:30:00Z"/>
          <w:rFonts w:ascii="Consolas" w:eastAsia="Times New Roman" w:hAnsi="Consolas" w:cs="Consolas"/>
          <w:color w:val="5C5C5C"/>
          <w:sz w:val="18"/>
          <w:szCs w:val="18"/>
          <w:lang w:eastAsia="en-ZA"/>
        </w:rPr>
      </w:pPr>
      <w:ins w:id="4180" w:author="Benjamin Pannell" w:date="2014-10-22T19:30: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written = 0;  </w:t>
        </w:r>
      </w:ins>
    </w:p>
    <w:p w14:paraId="45CC808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81" w:author="Benjamin Pannell" w:date="2014-10-22T19:30:00Z"/>
          <w:rFonts w:ascii="Consolas" w:eastAsia="Times New Roman" w:hAnsi="Consolas" w:cs="Consolas"/>
          <w:color w:val="5C5C5C"/>
          <w:sz w:val="18"/>
          <w:szCs w:val="18"/>
          <w:lang w:eastAsia="en-ZA"/>
        </w:rPr>
      </w:pPr>
      <w:ins w:id="418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current, *index;  </w:t>
        </w:r>
      </w:ins>
    </w:p>
    <w:p w14:paraId="516CD16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83" w:author="Benjamin Pannell" w:date="2014-10-22T19:30:00Z"/>
          <w:rFonts w:ascii="Consolas" w:eastAsia="Times New Roman" w:hAnsi="Consolas" w:cs="Consolas"/>
          <w:color w:val="5C5C5C"/>
          <w:sz w:val="18"/>
          <w:szCs w:val="18"/>
          <w:lang w:eastAsia="en-ZA"/>
        </w:rPr>
      </w:pPr>
      <w:ins w:id="418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 0, modifiers = 0;  </w:t>
        </w:r>
      </w:ins>
    </w:p>
    <w:p w14:paraId="56A951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85" w:author="Benjamin Pannell" w:date="2014-10-22T19:30:00Z"/>
          <w:rFonts w:ascii="Consolas" w:eastAsia="Times New Roman" w:hAnsi="Consolas" w:cs="Consolas"/>
          <w:color w:val="5C5C5C"/>
          <w:sz w:val="18"/>
          <w:szCs w:val="18"/>
          <w:lang w:eastAsia="en-ZA"/>
        </w:rPr>
      </w:pPr>
      <w:ins w:id="418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38A87E7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87" w:author="Benjamin Pannell" w:date="2014-10-22T19:30:00Z"/>
          <w:rFonts w:ascii="Consolas" w:eastAsia="Times New Roman" w:hAnsi="Consolas" w:cs="Consolas"/>
          <w:color w:val="5C5C5C"/>
          <w:sz w:val="18"/>
          <w:szCs w:val="18"/>
          <w:lang w:eastAsia="en-ZA"/>
        </w:rPr>
      </w:pPr>
      <w:ins w:id="418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(current = *text++) {  </w:t>
        </w:r>
      </w:ins>
    </w:p>
    <w:p w14:paraId="33090C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89" w:author="Benjamin Pannell" w:date="2014-10-22T19:30:00Z"/>
          <w:rFonts w:ascii="Consolas" w:eastAsia="Times New Roman" w:hAnsi="Consolas" w:cs="Consolas"/>
          <w:color w:val="5C5C5C"/>
          <w:sz w:val="18"/>
          <w:szCs w:val="18"/>
          <w:lang w:eastAsia="en-ZA"/>
        </w:rPr>
      </w:pPr>
      <w:ins w:id="4190" w:author="Benjamin Pannell" w:date="2014-10-22T19:30:00Z">
        <w:r w:rsidRPr="00311E07">
          <w:rPr>
            <w:rFonts w:ascii="Consolas" w:eastAsia="Times New Roman" w:hAnsi="Consolas" w:cs="Consolas"/>
            <w:color w:val="000000"/>
            <w:sz w:val="18"/>
            <w:szCs w:val="18"/>
            <w:bdr w:val="none" w:sz="0" w:space="0" w:color="auto" w:frame="1"/>
            <w:lang w:eastAsia="en-ZA"/>
          </w:rPr>
          <w:t>        modifiers = 0;  </w:t>
        </w:r>
      </w:ins>
    </w:p>
    <w:p w14:paraId="7D315FD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91" w:author="Benjamin Pannell" w:date="2014-10-22T19:30:00Z"/>
          <w:rFonts w:ascii="Consolas" w:eastAsia="Times New Roman" w:hAnsi="Consolas" w:cs="Consolas"/>
          <w:color w:val="5C5C5C"/>
          <w:sz w:val="18"/>
          <w:szCs w:val="18"/>
          <w:lang w:eastAsia="en-ZA"/>
        </w:rPr>
      </w:pPr>
      <w:ins w:id="4192" w:author="Benjamin Pannell" w:date="2014-10-22T19:30:00Z">
        <w:r w:rsidRPr="00311E07">
          <w:rPr>
            <w:rFonts w:ascii="Consolas" w:eastAsia="Times New Roman" w:hAnsi="Consolas" w:cs="Consolas"/>
            <w:color w:val="000000"/>
            <w:sz w:val="18"/>
            <w:szCs w:val="18"/>
            <w:bdr w:val="none" w:sz="0" w:space="0" w:color="auto" w:frame="1"/>
            <w:lang w:eastAsia="en-ZA"/>
          </w:rPr>
          <w:t>        key = 0;  </w:t>
        </w:r>
      </w:ins>
    </w:p>
    <w:p w14:paraId="6A36B7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93" w:author="Benjamin Pannell" w:date="2014-10-22T19:30:00Z"/>
          <w:rFonts w:ascii="Consolas" w:eastAsia="Times New Roman" w:hAnsi="Consolas" w:cs="Consolas"/>
          <w:color w:val="5C5C5C"/>
          <w:sz w:val="18"/>
          <w:szCs w:val="18"/>
          <w:lang w:eastAsia="en-ZA"/>
        </w:rPr>
      </w:pPr>
      <w:ins w:id="4194"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w:t>
        </w:r>
        <w:proofErr w:type="spellStart"/>
        <w:r w:rsidRPr="00311E07">
          <w:rPr>
            <w:rFonts w:ascii="Consolas" w:eastAsia="Times New Roman" w:hAnsi="Consolas" w:cs="Consolas"/>
            <w:color w:val="000000"/>
            <w:sz w:val="18"/>
            <w:szCs w:val="18"/>
            <w:bdr w:val="none" w:sz="0" w:space="0" w:color="auto" w:frame="1"/>
            <w:lang w:eastAsia="en-ZA"/>
          </w:rPr>
          <w:t>strchr</w:t>
        </w:r>
        <w:proofErr w:type="spellEnd"/>
        <w:r w:rsidRPr="00311E07">
          <w:rPr>
            <w:rFonts w:ascii="Consolas" w:eastAsia="Times New Roman" w:hAnsi="Consolas" w:cs="Consolas"/>
            <w:color w:val="000000"/>
            <w:sz w:val="18"/>
            <w:szCs w:val="18"/>
            <w:bdr w:val="none" w:sz="0" w:space="0" w:color="auto" w:frame="1"/>
            <w:lang w:eastAsia="en-ZA"/>
          </w:rPr>
          <w:t>(_</w:t>
        </w:r>
        <w:proofErr w:type="spellStart"/>
        <w:r w:rsidRPr="00311E07">
          <w:rPr>
            <w:rFonts w:ascii="Consolas" w:eastAsia="Times New Roman" w:hAnsi="Consolas" w:cs="Consolas"/>
            <w:color w:val="000000"/>
            <w:sz w:val="18"/>
            <w:szCs w:val="18"/>
            <w:bdr w:val="none" w:sz="0" w:space="0" w:color="auto" w:frame="1"/>
            <w:lang w:eastAsia="en-ZA"/>
          </w:rPr>
          <w:t>isotope_immutable</w:t>
        </w:r>
        <w:proofErr w:type="spellEnd"/>
        <w:r w:rsidRPr="00311E07">
          <w:rPr>
            <w:rFonts w:ascii="Consolas" w:eastAsia="Times New Roman" w:hAnsi="Consolas" w:cs="Consolas"/>
            <w:color w:val="000000"/>
            <w:sz w:val="18"/>
            <w:szCs w:val="18"/>
            <w:bdr w:val="none" w:sz="0" w:space="0" w:color="auto" w:frame="1"/>
            <w:lang w:eastAsia="en-ZA"/>
          </w:rPr>
          <w:t>, current))  </w:t>
        </w:r>
      </w:ins>
    </w:p>
    <w:p w14:paraId="5018BE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95" w:author="Benjamin Pannell" w:date="2014-10-22T19:30:00Z"/>
          <w:rFonts w:ascii="Consolas" w:eastAsia="Times New Roman" w:hAnsi="Consolas" w:cs="Consolas"/>
          <w:color w:val="5C5C5C"/>
          <w:sz w:val="18"/>
          <w:szCs w:val="18"/>
          <w:lang w:eastAsia="en-ZA"/>
        </w:rPr>
      </w:pPr>
      <w:ins w:id="4196" w:author="Benjamin Pannell" w:date="2014-10-22T19:30:00Z">
        <w:r w:rsidRPr="00311E07">
          <w:rPr>
            <w:rFonts w:ascii="Consolas" w:eastAsia="Times New Roman" w:hAnsi="Consolas" w:cs="Consolas"/>
            <w:color w:val="000000"/>
            <w:sz w:val="18"/>
            <w:szCs w:val="18"/>
            <w:bdr w:val="none" w:sz="0" w:space="0" w:color="auto" w:frame="1"/>
            <w:lang w:eastAsia="en-ZA"/>
          </w:rPr>
          <w:t>            key = _isotope_map_immutable[index - _isotope_immutable];  </w:t>
        </w:r>
      </w:ins>
    </w:p>
    <w:p w14:paraId="60601C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197" w:author="Benjamin Pannell" w:date="2014-10-22T19:30:00Z"/>
          <w:rFonts w:ascii="Consolas" w:eastAsia="Times New Roman" w:hAnsi="Consolas" w:cs="Consolas"/>
          <w:color w:val="5C5C5C"/>
          <w:sz w:val="18"/>
          <w:szCs w:val="18"/>
          <w:lang w:eastAsia="en-ZA"/>
        </w:rPr>
      </w:pPr>
      <w:ins w:id="4198"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strchr(_isotope_mutable_normal, current))  </w:t>
        </w:r>
      </w:ins>
    </w:p>
    <w:p w14:paraId="6240945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199" w:author="Benjamin Pannell" w:date="2014-10-22T19:30:00Z"/>
          <w:rFonts w:ascii="Consolas" w:eastAsia="Times New Roman" w:hAnsi="Consolas" w:cs="Consolas"/>
          <w:color w:val="5C5C5C"/>
          <w:sz w:val="18"/>
          <w:szCs w:val="18"/>
          <w:lang w:eastAsia="en-ZA"/>
        </w:rPr>
      </w:pPr>
      <w:ins w:id="4200" w:author="Benjamin Pannell" w:date="2014-10-22T19:30:00Z">
        <w:r w:rsidRPr="00311E07">
          <w:rPr>
            <w:rFonts w:ascii="Consolas" w:eastAsia="Times New Roman" w:hAnsi="Consolas" w:cs="Consolas"/>
            <w:color w:val="000000"/>
            <w:sz w:val="18"/>
            <w:szCs w:val="18"/>
            <w:bdr w:val="none" w:sz="0" w:space="0" w:color="auto" w:frame="1"/>
            <w:lang w:eastAsia="en-ZA"/>
          </w:rPr>
          <w:t>            key = _isotope_map_mutable[index - _isotope_mutable_normal];  </w:t>
        </w:r>
      </w:ins>
    </w:p>
    <w:p w14:paraId="6288AF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01" w:author="Benjamin Pannell" w:date="2014-10-22T19:30:00Z"/>
          <w:rFonts w:ascii="Consolas" w:eastAsia="Times New Roman" w:hAnsi="Consolas" w:cs="Consolas"/>
          <w:color w:val="5C5C5C"/>
          <w:sz w:val="18"/>
          <w:szCs w:val="18"/>
          <w:lang w:eastAsia="en-ZA"/>
        </w:rPr>
      </w:pPr>
      <w:ins w:id="420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strchr(_isotope_mutable_shifted, current)) {  </w:t>
        </w:r>
      </w:ins>
    </w:p>
    <w:p w14:paraId="30C42A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03" w:author="Benjamin Pannell" w:date="2014-10-22T19:30:00Z"/>
          <w:rFonts w:ascii="Consolas" w:eastAsia="Times New Roman" w:hAnsi="Consolas" w:cs="Consolas"/>
          <w:color w:val="5C5C5C"/>
          <w:sz w:val="18"/>
          <w:szCs w:val="18"/>
          <w:lang w:eastAsia="en-ZA"/>
        </w:rPr>
      </w:pPr>
      <w:ins w:id="4204" w:author="Benjamin Pannell" w:date="2014-10-22T19:30:00Z">
        <w:r w:rsidRPr="00311E07">
          <w:rPr>
            <w:rFonts w:ascii="Consolas" w:eastAsia="Times New Roman" w:hAnsi="Consolas" w:cs="Consolas"/>
            <w:color w:val="000000"/>
            <w:sz w:val="18"/>
            <w:szCs w:val="18"/>
            <w:bdr w:val="none" w:sz="0" w:space="0" w:color="auto" w:frame="1"/>
            <w:lang w:eastAsia="en-ZA"/>
          </w:rPr>
          <w:t>            key = _isotope_map_mutable[index - _isotope_mutable_shifted];  </w:t>
        </w:r>
      </w:ins>
    </w:p>
    <w:p w14:paraId="70943FF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05" w:author="Benjamin Pannell" w:date="2014-10-22T19:30:00Z"/>
          <w:rFonts w:ascii="Consolas" w:eastAsia="Times New Roman" w:hAnsi="Consolas" w:cs="Consolas"/>
          <w:color w:val="5C5C5C"/>
          <w:sz w:val="18"/>
          <w:szCs w:val="18"/>
          <w:lang w:eastAsia="en-ZA"/>
        </w:rPr>
      </w:pPr>
      <w:ins w:id="4206" w:author="Benjamin Pannell" w:date="2014-10-22T19:30:00Z">
        <w:r w:rsidRPr="00311E07">
          <w:rPr>
            <w:rFonts w:ascii="Consolas" w:eastAsia="Times New Roman" w:hAnsi="Consolas" w:cs="Consolas"/>
            <w:color w:val="000000"/>
            <w:sz w:val="18"/>
            <w:szCs w:val="18"/>
            <w:bdr w:val="none" w:sz="0" w:space="0" w:color="auto" w:frame="1"/>
            <w:lang w:eastAsia="en-ZA"/>
          </w:rPr>
          <w:t>            modifiers = MODIFIERKEY_SHIFT;  </w:t>
        </w:r>
      </w:ins>
    </w:p>
    <w:p w14:paraId="0266EB9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07" w:author="Benjamin Pannell" w:date="2014-10-22T19:30:00Z"/>
          <w:rFonts w:ascii="Consolas" w:eastAsia="Times New Roman" w:hAnsi="Consolas" w:cs="Consolas"/>
          <w:color w:val="5C5C5C"/>
          <w:sz w:val="18"/>
          <w:szCs w:val="18"/>
          <w:lang w:eastAsia="en-ZA"/>
        </w:rPr>
      </w:pPr>
      <w:ins w:id="4208" w:author="Benjamin Pannell" w:date="2014-10-22T19:30: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continue</w:t>
        </w:r>
        <w:r w:rsidRPr="00311E07">
          <w:rPr>
            <w:rFonts w:ascii="Consolas" w:eastAsia="Times New Roman" w:hAnsi="Consolas" w:cs="Consolas"/>
            <w:color w:val="000000"/>
            <w:sz w:val="18"/>
            <w:szCs w:val="18"/>
            <w:bdr w:val="none" w:sz="0" w:space="0" w:color="auto" w:frame="1"/>
            <w:lang w:eastAsia="en-ZA"/>
          </w:rPr>
          <w:t>;  </w:t>
        </w:r>
      </w:ins>
    </w:p>
    <w:p w14:paraId="4168688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09" w:author="Benjamin Pannell" w:date="2014-10-22T19:30:00Z"/>
          <w:rFonts w:ascii="Consolas" w:eastAsia="Times New Roman" w:hAnsi="Consolas" w:cs="Consolas"/>
          <w:color w:val="5C5C5C"/>
          <w:sz w:val="18"/>
          <w:szCs w:val="18"/>
          <w:lang w:eastAsia="en-ZA"/>
        </w:rPr>
      </w:pPr>
      <w:ins w:id="4210"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5D7FD6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11" w:author="Benjamin Pannell" w:date="2014-10-22T19:30:00Z"/>
          <w:rFonts w:ascii="Consolas" w:eastAsia="Times New Roman" w:hAnsi="Consolas" w:cs="Consolas"/>
          <w:color w:val="5C5C5C"/>
          <w:sz w:val="18"/>
          <w:szCs w:val="18"/>
          <w:lang w:eastAsia="en-ZA"/>
        </w:rPr>
      </w:pPr>
      <w:ins w:id="4212"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0C5963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13" w:author="Benjamin Pannell" w:date="2014-10-22T19:30:00Z"/>
          <w:rFonts w:ascii="Consolas" w:eastAsia="Times New Roman" w:hAnsi="Consolas" w:cs="Consolas"/>
          <w:color w:val="5C5C5C"/>
          <w:sz w:val="18"/>
          <w:szCs w:val="18"/>
          <w:lang w:eastAsia="en-ZA"/>
        </w:rPr>
      </w:pPr>
      <w:ins w:id="4214" w:author="Benjamin Pannell" w:date="2014-10-22T19:30:00Z">
        <w:r w:rsidRPr="00311E07">
          <w:rPr>
            <w:rFonts w:ascii="Consolas" w:eastAsia="Times New Roman" w:hAnsi="Consolas" w:cs="Consolas"/>
            <w:color w:val="000000"/>
            <w:sz w:val="18"/>
            <w:szCs w:val="18"/>
            <w:bdr w:val="none" w:sz="0" w:space="0" w:color="auto" w:frame="1"/>
            <w:lang w:eastAsia="en-ZA"/>
          </w:rPr>
          <w:t>        written += isotope_keyboard(isotope, modifiers, &amp;key, 1);  </w:t>
        </w:r>
      </w:ins>
    </w:p>
    <w:p w14:paraId="5C53F23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15" w:author="Benjamin Pannell" w:date="2014-10-22T19:30:00Z"/>
          <w:rFonts w:ascii="Consolas" w:eastAsia="Times New Roman" w:hAnsi="Consolas" w:cs="Consolas"/>
          <w:color w:val="5C5C5C"/>
          <w:sz w:val="18"/>
          <w:szCs w:val="18"/>
          <w:lang w:eastAsia="en-ZA"/>
        </w:rPr>
      </w:pPr>
      <w:ins w:id="4216" w:author="Benjamin Pannell" w:date="2014-10-22T19:30:00Z">
        <w:r w:rsidRPr="00311E07">
          <w:rPr>
            <w:rFonts w:ascii="Consolas" w:eastAsia="Times New Roman" w:hAnsi="Consolas" w:cs="Consolas"/>
            <w:color w:val="000000"/>
            <w:sz w:val="18"/>
            <w:szCs w:val="18"/>
            <w:bdr w:val="none" w:sz="0" w:space="0" w:color="auto" w:frame="1"/>
            <w:lang w:eastAsia="en-ZA"/>
          </w:rPr>
          <w:t>        written += </w:t>
        </w:r>
        <w:proofErr w:type="spellStart"/>
        <w:r w:rsidRPr="00311E07">
          <w:rPr>
            <w:rFonts w:ascii="Consolas" w:eastAsia="Times New Roman" w:hAnsi="Consolas" w:cs="Consolas"/>
            <w:color w:val="000000"/>
            <w:sz w:val="18"/>
            <w:szCs w:val="18"/>
            <w:bdr w:val="none" w:sz="0" w:space="0" w:color="auto" w:frame="1"/>
            <w:lang w:eastAsia="en-ZA"/>
          </w:rPr>
          <w:t>isotope_keyboard</w:t>
        </w:r>
        <w:proofErr w:type="spellEnd"/>
        <w:r w:rsidRPr="00311E07">
          <w:rPr>
            <w:rFonts w:ascii="Consolas" w:eastAsia="Times New Roman" w:hAnsi="Consolas" w:cs="Consolas"/>
            <w:color w:val="000000"/>
            <w:sz w:val="18"/>
            <w:szCs w:val="18"/>
            <w:bdr w:val="none" w:sz="0" w:space="0" w:color="auto" w:frame="1"/>
            <w:lang w:eastAsia="en-ZA"/>
          </w:rPr>
          <w:t>(isotope, 0, 0, 0);  </w:t>
        </w:r>
      </w:ins>
    </w:p>
    <w:p w14:paraId="1B7F4C4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17" w:author="Benjamin Pannell" w:date="2014-10-22T19:30:00Z"/>
          <w:rFonts w:ascii="Consolas" w:eastAsia="Times New Roman" w:hAnsi="Consolas" w:cs="Consolas"/>
          <w:color w:val="5C5C5C"/>
          <w:sz w:val="18"/>
          <w:szCs w:val="18"/>
          <w:lang w:eastAsia="en-ZA"/>
        </w:rPr>
      </w:pPr>
      <w:ins w:id="4218" w:author="Benjamin Pannell" w:date="2014-10-22T19:30:00Z">
        <w:r w:rsidRPr="00311E07">
          <w:rPr>
            <w:rFonts w:ascii="Consolas" w:eastAsia="Times New Roman" w:hAnsi="Consolas" w:cs="Consolas"/>
            <w:color w:val="000000"/>
            <w:sz w:val="18"/>
            <w:szCs w:val="18"/>
            <w:bdr w:val="none" w:sz="0" w:space="0" w:color="auto" w:frame="1"/>
            <w:lang w:eastAsia="en-ZA"/>
          </w:rPr>
          <w:t>    }  </w:t>
        </w:r>
      </w:ins>
    </w:p>
    <w:p w14:paraId="7D9DC05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19" w:author="Benjamin Pannell" w:date="2014-10-22T19:30:00Z"/>
          <w:rFonts w:ascii="Consolas" w:eastAsia="Times New Roman" w:hAnsi="Consolas" w:cs="Consolas"/>
          <w:color w:val="5C5C5C"/>
          <w:sz w:val="18"/>
          <w:szCs w:val="18"/>
          <w:lang w:eastAsia="en-ZA"/>
        </w:rPr>
      </w:pPr>
      <w:ins w:id="4220" w:author="Benjamin Pannell" w:date="2014-10-22T19:30:00Z">
        <w:r w:rsidRPr="00311E07">
          <w:rPr>
            <w:rFonts w:ascii="Consolas" w:eastAsia="Times New Roman" w:hAnsi="Consolas" w:cs="Consolas"/>
            <w:color w:val="000000"/>
            <w:sz w:val="18"/>
            <w:szCs w:val="18"/>
            <w:bdr w:val="none" w:sz="0" w:space="0" w:color="auto" w:frame="1"/>
            <w:lang w:eastAsia="en-ZA"/>
          </w:rPr>
          <w:t>    written += </w:t>
        </w:r>
        <w:proofErr w:type="spellStart"/>
        <w:r w:rsidRPr="00311E07">
          <w:rPr>
            <w:rFonts w:ascii="Consolas" w:eastAsia="Times New Roman" w:hAnsi="Consolas" w:cs="Consolas"/>
            <w:color w:val="000000"/>
            <w:sz w:val="18"/>
            <w:szCs w:val="18"/>
            <w:bdr w:val="none" w:sz="0" w:space="0" w:color="auto" w:frame="1"/>
            <w:lang w:eastAsia="en-ZA"/>
          </w:rPr>
          <w:t>isotope_keyboard</w:t>
        </w:r>
        <w:proofErr w:type="spellEnd"/>
        <w:r w:rsidRPr="00311E07">
          <w:rPr>
            <w:rFonts w:ascii="Consolas" w:eastAsia="Times New Roman" w:hAnsi="Consolas" w:cs="Consolas"/>
            <w:color w:val="000000"/>
            <w:sz w:val="18"/>
            <w:szCs w:val="18"/>
            <w:bdr w:val="none" w:sz="0" w:space="0" w:color="auto" w:frame="1"/>
            <w:lang w:eastAsia="en-ZA"/>
          </w:rPr>
          <w:t>(isotope, 0, 0, 0);  </w:t>
        </w:r>
      </w:ins>
    </w:p>
    <w:p w14:paraId="27E7C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21" w:author="Benjamin Pannell" w:date="2014-10-22T19:30:00Z"/>
          <w:rFonts w:ascii="Consolas" w:eastAsia="Times New Roman" w:hAnsi="Consolas" w:cs="Consolas"/>
          <w:color w:val="5C5C5C"/>
          <w:sz w:val="18"/>
          <w:szCs w:val="18"/>
          <w:lang w:eastAsia="en-ZA"/>
        </w:rPr>
      </w:pPr>
      <w:ins w:id="4222" w:author="Benjamin Pannell" w:date="2014-10-22T19:30: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written;  </w:t>
        </w:r>
      </w:ins>
    </w:p>
    <w:p w14:paraId="01E439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ins w:id="4223" w:author="Benjamin Pannell" w:date="2014-10-22T19:30:00Z"/>
          <w:rFonts w:ascii="Consolas" w:eastAsia="Times New Roman" w:hAnsi="Consolas" w:cs="Consolas"/>
          <w:color w:val="5C5C5C"/>
          <w:sz w:val="18"/>
          <w:szCs w:val="18"/>
          <w:lang w:eastAsia="en-ZA"/>
        </w:rPr>
      </w:pPr>
      <w:ins w:id="4224"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2B8099C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ins w:id="4225" w:author="Benjamin Pannell" w:date="2014-10-22T19:30:00Z"/>
          <w:rFonts w:ascii="Consolas" w:eastAsia="Times New Roman" w:hAnsi="Consolas" w:cs="Consolas"/>
          <w:color w:val="5C5C5C"/>
          <w:sz w:val="18"/>
          <w:szCs w:val="18"/>
          <w:lang w:eastAsia="en-ZA"/>
        </w:rPr>
      </w:pPr>
      <w:ins w:id="4226" w:author="Benjamin Pannell" w:date="2014-10-22T19:30:00Z">
        <w:r w:rsidRPr="00311E07">
          <w:rPr>
            <w:rFonts w:ascii="Consolas" w:eastAsia="Times New Roman" w:hAnsi="Consolas" w:cs="Consolas"/>
            <w:color w:val="000000"/>
            <w:sz w:val="18"/>
            <w:szCs w:val="18"/>
            <w:bdr w:val="none" w:sz="0" w:space="0" w:color="auto" w:frame="1"/>
            <w:lang w:eastAsia="en-ZA"/>
          </w:rPr>
          <w:t>  </w:t>
        </w:r>
      </w:ins>
    </w:p>
    <w:p w14:paraId="5F22861F" w14:textId="247FAF59" w:rsidR="00F94075" w:rsidRPr="00311E07" w:rsidRDefault="00311E07" w:rsidP="00311E07">
      <w:pPr>
        <w:numPr>
          <w:ilvl w:val="0"/>
          <w:numId w:val="23"/>
        </w:numPr>
        <w:pBdr>
          <w:left w:val="single" w:sz="18" w:space="0" w:color="6CE26C"/>
        </w:pBdr>
        <w:shd w:val="clear" w:color="auto" w:fill="FFFFFF"/>
        <w:spacing w:line="210" w:lineRule="atLeast"/>
        <w:ind w:left="675"/>
        <w:rPr>
          <w:ins w:id="4227" w:author="Benjamin Pannell" w:date="2014-10-20T13:33:00Z"/>
          <w:rFonts w:ascii="Consolas" w:eastAsia="Times New Roman" w:hAnsi="Consolas" w:cs="Consolas"/>
          <w:color w:val="5C5C5C"/>
          <w:sz w:val="18"/>
          <w:szCs w:val="18"/>
          <w:lang w:eastAsia="en-ZA"/>
          <w:rPrChange w:id="4228" w:author="Benjamin Pannell" w:date="2014-10-22T19:30:00Z">
            <w:rPr>
              <w:ins w:id="4229" w:author="Benjamin Pannell" w:date="2014-10-20T13:33:00Z"/>
            </w:rPr>
          </w:rPrChange>
        </w:rPr>
        <w:pPrChange w:id="4230" w:author="Benjamin Pannell" w:date="2014-10-22T19:30:00Z">
          <w:pPr/>
        </w:pPrChange>
      </w:pPr>
      <w:ins w:id="4231" w:author="Benjamin Pannell" w:date="2014-10-22T19:30:00Z">
        <w:r w:rsidRPr="00311E07">
          <w:rPr>
            <w:rFonts w:ascii="Consolas" w:eastAsia="Times New Roman" w:hAnsi="Consolas" w:cs="Consolas"/>
            <w:color w:val="808080"/>
            <w:sz w:val="18"/>
            <w:szCs w:val="18"/>
            <w:bdr w:val="none" w:sz="0" w:space="0" w:color="auto" w:frame="1"/>
            <w:lang w:eastAsia="en-ZA"/>
          </w:rPr>
          <w:t>#</w:t>
        </w:r>
        <w:proofErr w:type="spellStart"/>
        <w:r w:rsidRPr="00311E07">
          <w:rPr>
            <w:rFonts w:ascii="Consolas" w:eastAsia="Times New Roman" w:hAnsi="Consolas" w:cs="Consolas"/>
            <w:color w:val="808080"/>
            <w:sz w:val="18"/>
            <w:szCs w:val="18"/>
            <w:bdr w:val="none" w:sz="0" w:space="0" w:color="auto" w:frame="1"/>
            <w:lang w:eastAsia="en-ZA"/>
          </w:rPr>
          <w:t>endif</w:t>
        </w:r>
        <w:proofErr w:type="spellEnd"/>
        <w:r w:rsidRPr="00311E07">
          <w:rPr>
            <w:rFonts w:ascii="Consolas" w:eastAsia="Times New Roman" w:hAnsi="Consolas" w:cs="Consolas"/>
            <w:color w:val="000000"/>
            <w:sz w:val="18"/>
            <w:szCs w:val="18"/>
            <w:bdr w:val="none" w:sz="0" w:space="0" w:color="auto" w:frame="1"/>
            <w:lang w:eastAsia="en-ZA"/>
          </w:rPr>
          <w:t>  </w:t>
        </w:r>
      </w:ins>
      <w:ins w:id="4232" w:author="Benjamin Pannell" w:date="2014-10-20T13:33:00Z">
        <w:r w:rsidR="00F94075">
          <w:br w:type="page"/>
        </w:r>
      </w:ins>
    </w:p>
    <w:p w14:paraId="0477AA9B" w14:textId="125D78B4" w:rsidR="00F94075" w:rsidRDefault="00F94075" w:rsidP="005C482F">
      <w:pPr>
        <w:pStyle w:val="Heading1"/>
        <w:rPr>
          <w:ins w:id="4233" w:author="Benjamin Pannell" w:date="2014-10-20T13:37:00Z"/>
        </w:rPr>
      </w:pPr>
      <w:bookmarkStart w:id="4234" w:name="_Toc401771013"/>
      <w:ins w:id="4235" w:author="Benjamin Pannell" w:date="2014-10-20T13:33:00Z">
        <w:r>
          <w:lastRenderedPageBreak/>
          <w:t xml:space="preserve">Appendix </w:t>
        </w:r>
      </w:ins>
      <w:ins w:id="4236" w:author="Benjamin Pannell" w:date="2014-10-22T19:37:00Z">
        <w:r w:rsidR="00DB3031">
          <w:t>G</w:t>
        </w:r>
      </w:ins>
      <w:ins w:id="4237" w:author="Benjamin Pannell" w:date="2014-10-20T13:33:00Z">
        <w:r>
          <w:t>: Teensy Firmware Source Code</w:t>
        </w:r>
      </w:ins>
      <w:bookmarkEnd w:id="4234"/>
    </w:p>
    <w:p w14:paraId="7A54DB2F" w14:textId="5EFFA436" w:rsidR="00F94075" w:rsidRPr="005C482F" w:rsidRDefault="00F94075">
      <w:pPr>
        <w:rPr>
          <w:ins w:id="4238" w:author="Benjamin Pannell" w:date="2014-10-20T13:33:00Z"/>
        </w:rPr>
        <w:pPrChange w:id="4239" w:author="Benjamin Pannell" w:date="2014-10-20T13:37:00Z">
          <w:pPr>
            <w:pStyle w:val="Heading1"/>
          </w:pPr>
        </w:pPrChange>
      </w:pPr>
      <w:ins w:id="4240" w:author="Benjamin Pannell" w:date="2014-10-20T13:37:00Z">
        <w:r>
          <w:t>The following represents the latest Teensy 2.0 firmware for use with Isotope, it includes support for Keyboard, Mouse and Joystick emulation</w:t>
        </w:r>
      </w:ins>
      <w:ins w:id="4241" w:author="Benjamin Pannell" w:date="2014-10-20T13:38:00Z">
        <w:r>
          <w:t xml:space="preserve"> and will flash the LED whenever a command is received.</w:t>
        </w:r>
      </w:ins>
    </w:p>
    <w:p w14:paraId="64D3D01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42" w:author="Benjamin Pannell" w:date="2014-10-20T13:37:00Z"/>
          <w:rFonts w:ascii="Consolas" w:eastAsia="Times New Roman" w:hAnsi="Consolas" w:cs="Consolas"/>
          <w:color w:val="5C5C5C"/>
          <w:sz w:val="18"/>
          <w:szCs w:val="18"/>
          <w:lang w:eastAsia="en-ZA"/>
        </w:rPr>
      </w:pPr>
      <w:ins w:id="4243" w:author="Benjamin Pannell" w:date="2014-10-20T13:37:00Z">
        <w:r w:rsidRPr="00F94075">
          <w:rPr>
            <w:rFonts w:ascii="Consolas" w:eastAsia="Times New Roman" w:hAnsi="Consolas" w:cs="Consolas"/>
            <w:color w:val="808080"/>
            <w:sz w:val="18"/>
            <w:szCs w:val="18"/>
            <w:bdr w:val="none" w:sz="0" w:space="0" w:color="auto" w:frame="1"/>
            <w:lang w:eastAsia="en-ZA"/>
          </w:rPr>
          <w:t>#define READ_TIMEOUT 500</w:t>
        </w:r>
        <w:r w:rsidRPr="00F94075">
          <w:rPr>
            <w:rFonts w:ascii="Consolas" w:eastAsia="Times New Roman" w:hAnsi="Consolas" w:cs="Consolas"/>
            <w:color w:val="000000"/>
            <w:sz w:val="18"/>
            <w:szCs w:val="18"/>
            <w:bdr w:val="none" w:sz="0" w:space="0" w:color="auto" w:frame="1"/>
            <w:lang w:eastAsia="en-ZA"/>
          </w:rPr>
          <w:t>  </w:t>
        </w:r>
      </w:ins>
    </w:p>
    <w:p w14:paraId="2CE1FDA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44" w:author="Benjamin Pannell" w:date="2014-10-20T13:37:00Z"/>
          <w:rFonts w:ascii="Consolas" w:eastAsia="Times New Roman" w:hAnsi="Consolas" w:cs="Consolas"/>
          <w:color w:val="5C5C5C"/>
          <w:sz w:val="18"/>
          <w:szCs w:val="18"/>
          <w:lang w:eastAsia="en-ZA"/>
        </w:rPr>
      </w:pPr>
      <w:ins w:id="424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4CCFBE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46" w:author="Benjamin Pannell" w:date="2014-10-20T13:37:00Z"/>
          <w:rFonts w:ascii="Consolas" w:eastAsia="Times New Roman" w:hAnsi="Consolas" w:cs="Consolas"/>
          <w:color w:val="5C5C5C"/>
          <w:sz w:val="18"/>
          <w:szCs w:val="18"/>
          <w:lang w:eastAsia="en-ZA"/>
        </w:rPr>
      </w:pPr>
      <w:ins w:id="4247" w:author="Benjamin Pannell" w:date="2014-10-20T13:37:00Z">
        <w:r w:rsidRPr="00F94075">
          <w:rPr>
            <w:rFonts w:ascii="Consolas" w:eastAsia="Times New Roman" w:hAnsi="Consolas" w:cs="Consolas"/>
            <w:color w:val="808080"/>
            <w:sz w:val="18"/>
            <w:szCs w:val="18"/>
            <w:bdr w:val="none" w:sz="0" w:space="0" w:color="auto" w:frame="1"/>
            <w:lang w:eastAsia="en-ZA"/>
          </w:rPr>
          <w:t>#define OP_CUSTOM 0x00</w:t>
        </w:r>
        <w:r w:rsidRPr="00F94075">
          <w:rPr>
            <w:rFonts w:ascii="Consolas" w:eastAsia="Times New Roman" w:hAnsi="Consolas" w:cs="Consolas"/>
            <w:color w:val="000000"/>
            <w:sz w:val="18"/>
            <w:szCs w:val="18"/>
            <w:bdr w:val="none" w:sz="0" w:space="0" w:color="auto" w:frame="1"/>
            <w:lang w:eastAsia="en-ZA"/>
          </w:rPr>
          <w:t>  </w:t>
        </w:r>
      </w:ins>
    </w:p>
    <w:p w14:paraId="76E9DAD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48" w:author="Benjamin Pannell" w:date="2014-10-20T13:37:00Z"/>
          <w:rFonts w:ascii="Consolas" w:eastAsia="Times New Roman" w:hAnsi="Consolas" w:cs="Consolas"/>
          <w:color w:val="5C5C5C"/>
          <w:sz w:val="18"/>
          <w:szCs w:val="18"/>
          <w:lang w:eastAsia="en-ZA"/>
        </w:rPr>
      </w:pPr>
      <w:ins w:id="4249" w:author="Benjamin Pannell" w:date="2014-10-20T13:37:00Z">
        <w:r w:rsidRPr="00F94075">
          <w:rPr>
            <w:rFonts w:ascii="Consolas" w:eastAsia="Times New Roman" w:hAnsi="Consolas" w:cs="Consolas"/>
            <w:color w:val="808080"/>
            <w:sz w:val="18"/>
            <w:szCs w:val="18"/>
            <w:bdr w:val="none" w:sz="0" w:space="0" w:color="auto" w:frame="1"/>
            <w:lang w:eastAsia="en-ZA"/>
          </w:rPr>
          <w:t>#define OP_KEYBOARD 0x1</w:t>
        </w:r>
        <w:r w:rsidRPr="00F94075">
          <w:rPr>
            <w:rFonts w:ascii="Consolas" w:eastAsia="Times New Roman" w:hAnsi="Consolas" w:cs="Consolas"/>
            <w:color w:val="000000"/>
            <w:sz w:val="18"/>
            <w:szCs w:val="18"/>
            <w:bdr w:val="none" w:sz="0" w:space="0" w:color="auto" w:frame="1"/>
            <w:lang w:eastAsia="en-ZA"/>
          </w:rPr>
          <w:t>  </w:t>
        </w:r>
      </w:ins>
    </w:p>
    <w:p w14:paraId="047E1E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50" w:author="Benjamin Pannell" w:date="2014-10-20T13:37:00Z"/>
          <w:rFonts w:ascii="Consolas" w:eastAsia="Times New Roman" w:hAnsi="Consolas" w:cs="Consolas"/>
          <w:color w:val="5C5C5C"/>
          <w:sz w:val="18"/>
          <w:szCs w:val="18"/>
          <w:lang w:eastAsia="en-ZA"/>
        </w:rPr>
      </w:pPr>
      <w:ins w:id="4251" w:author="Benjamin Pannell" w:date="2014-10-20T13:37:00Z">
        <w:r w:rsidRPr="00F94075">
          <w:rPr>
            <w:rFonts w:ascii="Consolas" w:eastAsia="Times New Roman" w:hAnsi="Consolas" w:cs="Consolas"/>
            <w:color w:val="808080"/>
            <w:sz w:val="18"/>
            <w:szCs w:val="18"/>
            <w:bdr w:val="none" w:sz="0" w:space="0" w:color="auto" w:frame="1"/>
            <w:lang w:eastAsia="en-ZA"/>
          </w:rPr>
          <w:t>#define OP_MOUSE 0x2</w:t>
        </w:r>
        <w:r w:rsidRPr="00F94075">
          <w:rPr>
            <w:rFonts w:ascii="Consolas" w:eastAsia="Times New Roman" w:hAnsi="Consolas" w:cs="Consolas"/>
            <w:color w:val="000000"/>
            <w:sz w:val="18"/>
            <w:szCs w:val="18"/>
            <w:bdr w:val="none" w:sz="0" w:space="0" w:color="auto" w:frame="1"/>
            <w:lang w:eastAsia="en-ZA"/>
          </w:rPr>
          <w:t>  </w:t>
        </w:r>
      </w:ins>
    </w:p>
    <w:p w14:paraId="7562738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52" w:author="Benjamin Pannell" w:date="2014-10-20T13:37:00Z"/>
          <w:rFonts w:ascii="Consolas" w:eastAsia="Times New Roman" w:hAnsi="Consolas" w:cs="Consolas"/>
          <w:color w:val="5C5C5C"/>
          <w:sz w:val="18"/>
          <w:szCs w:val="18"/>
          <w:lang w:eastAsia="en-ZA"/>
        </w:rPr>
      </w:pPr>
      <w:ins w:id="4253" w:author="Benjamin Pannell" w:date="2014-10-20T13:37:00Z">
        <w:r w:rsidRPr="00F94075">
          <w:rPr>
            <w:rFonts w:ascii="Consolas" w:eastAsia="Times New Roman" w:hAnsi="Consolas" w:cs="Consolas"/>
            <w:color w:val="808080"/>
            <w:sz w:val="18"/>
            <w:szCs w:val="18"/>
            <w:bdr w:val="none" w:sz="0" w:space="0" w:color="auto" w:frame="1"/>
            <w:lang w:eastAsia="en-ZA"/>
          </w:rPr>
          <w:t>#define OP_JOYSTICK 0x3</w:t>
        </w:r>
        <w:r w:rsidRPr="00F94075">
          <w:rPr>
            <w:rFonts w:ascii="Consolas" w:eastAsia="Times New Roman" w:hAnsi="Consolas" w:cs="Consolas"/>
            <w:color w:val="000000"/>
            <w:sz w:val="18"/>
            <w:szCs w:val="18"/>
            <w:bdr w:val="none" w:sz="0" w:space="0" w:color="auto" w:frame="1"/>
            <w:lang w:eastAsia="en-ZA"/>
          </w:rPr>
          <w:t>  </w:t>
        </w:r>
      </w:ins>
    </w:p>
    <w:p w14:paraId="5CF798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54" w:author="Benjamin Pannell" w:date="2014-10-20T13:37:00Z"/>
          <w:rFonts w:ascii="Consolas" w:eastAsia="Times New Roman" w:hAnsi="Consolas" w:cs="Consolas"/>
          <w:color w:val="5C5C5C"/>
          <w:sz w:val="18"/>
          <w:szCs w:val="18"/>
          <w:lang w:eastAsia="en-ZA"/>
        </w:rPr>
      </w:pPr>
      <w:ins w:id="425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1B298A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56" w:author="Benjamin Pannell" w:date="2014-10-20T13:37:00Z"/>
          <w:rFonts w:ascii="Consolas" w:eastAsia="Times New Roman" w:hAnsi="Consolas" w:cs="Consolas"/>
          <w:color w:val="5C5C5C"/>
          <w:sz w:val="18"/>
          <w:szCs w:val="18"/>
          <w:lang w:eastAsia="en-ZA"/>
        </w:rPr>
      </w:pPr>
      <w:ins w:id="4257"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[32] = {0};  </w:t>
        </w:r>
      </w:ins>
    </w:p>
    <w:p w14:paraId="5B96653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58" w:author="Benjamin Pannell" w:date="2014-10-20T13:37:00Z"/>
          <w:rFonts w:ascii="Consolas" w:eastAsia="Times New Roman" w:hAnsi="Consolas" w:cs="Consolas"/>
          <w:color w:val="5C5C5C"/>
          <w:sz w:val="18"/>
          <w:szCs w:val="18"/>
          <w:lang w:eastAsia="en-ZA"/>
        </w:rPr>
      </w:pPr>
      <w:ins w:id="425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33B55A6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60" w:author="Benjamin Pannell" w:date="2014-10-20T13:37:00Z"/>
          <w:rFonts w:ascii="Consolas" w:eastAsia="Times New Roman" w:hAnsi="Consolas" w:cs="Consolas"/>
          <w:color w:val="5C5C5C"/>
          <w:sz w:val="18"/>
          <w:szCs w:val="18"/>
          <w:lang w:eastAsia="en-ZA"/>
        </w:rPr>
      </w:pPr>
      <w:ins w:id="4261" w:author="Benjamin Pannell" w:date="2014-10-20T13:37:00Z">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ins>
    </w:p>
    <w:p w14:paraId="4F58F09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62" w:author="Benjamin Pannell" w:date="2014-10-20T13:37:00Z"/>
          <w:rFonts w:ascii="Consolas" w:eastAsia="Times New Roman" w:hAnsi="Consolas" w:cs="Consolas"/>
          <w:color w:val="5C5C5C"/>
          <w:sz w:val="18"/>
          <w:szCs w:val="18"/>
          <w:lang w:eastAsia="en-ZA"/>
        </w:rPr>
      </w:pPr>
      <w:ins w:id="4263"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on_custom</w:t>
        </w:r>
        <w:proofErr w:type="spellEnd"/>
        <w:r w:rsidRPr="00F94075">
          <w:rPr>
            <w:rFonts w:ascii="Consolas" w:eastAsia="Times New Roman" w:hAnsi="Consolas" w:cs="Consolas"/>
            <w:color w:val="000000"/>
            <w:sz w:val="18"/>
            <w:szCs w:val="18"/>
            <w:bdr w:val="none" w:sz="0" w:space="0" w:color="auto" w:frame="1"/>
            <w:lang w:eastAsia="en-ZA"/>
          </w:rPr>
          <w:t>();  </w:t>
        </w:r>
      </w:ins>
    </w:p>
    <w:p w14:paraId="221290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64" w:author="Benjamin Pannell" w:date="2014-10-20T13:37:00Z"/>
          <w:rFonts w:ascii="Consolas" w:eastAsia="Times New Roman" w:hAnsi="Consolas" w:cs="Consolas"/>
          <w:color w:val="5C5C5C"/>
          <w:sz w:val="18"/>
          <w:szCs w:val="18"/>
          <w:lang w:eastAsia="en-ZA"/>
        </w:rPr>
      </w:pPr>
      <w:ins w:id="4265"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on_keyboard</w:t>
        </w:r>
        <w:proofErr w:type="spellEnd"/>
        <w:r w:rsidRPr="00F94075">
          <w:rPr>
            <w:rFonts w:ascii="Consolas" w:eastAsia="Times New Roman" w:hAnsi="Consolas" w:cs="Consolas"/>
            <w:color w:val="000000"/>
            <w:sz w:val="18"/>
            <w:szCs w:val="18"/>
            <w:bdr w:val="none" w:sz="0" w:space="0" w:color="auto" w:frame="1"/>
            <w:lang w:eastAsia="en-ZA"/>
          </w:rPr>
          <w:t>();  </w:t>
        </w:r>
      </w:ins>
    </w:p>
    <w:p w14:paraId="3D4E6CD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66" w:author="Benjamin Pannell" w:date="2014-10-20T13:37:00Z"/>
          <w:rFonts w:ascii="Consolas" w:eastAsia="Times New Roman" w:hAnsi="Consolas" w:cs="Consolas"/>
          <w:color w:val="5C5C5C"/>
          <w:sz w:val="18"/>
          <w:szCs w:val="18"/>
          <w:lang w:eastAsia="en-ZA"/>
        </w:rPr>
      </w:pPr>
      <w:ins w:id="4267"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on_mouse</w:t>
        </w:r>
        <w:proofErr w:type="spellEnd"/>
        <w:r w:rsidRPr="00F94075">
          <w:rPr>
            <w:rFonts w:ascii="Consolas" w:eastAsia="Times New Roman" w:hAnsi="Consolas" w:cs="Consolas"/>
            <w:color w:val="000000"/>
            <w:sz w:val="18"/>
            <w:szCs w:val="18"/>
            <w:bdr w:val="none" w:sz="0" w:space="0" w:color="auto" w:frame="1"/>
            <w:lang w:eastAsia="en-ZA"/>
          </w:rPr>
          <w:t>();  </w:t>
        </w:r>
      </w:ins>
    </w:p>
    <w:p w14:paraId="04B1B2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68" w:author="Benjamin Pannell" w:date="2014-10-20T13:37:00Z"/>
          <w:rFonts w:ascii="Consolas" w:eastAsia="Times New Roman" w:hAnsi="Consolas" w:cs="Consolas"/>
          <w:color w:val="5C5C5C"/>
          <w:sz w:val="18"/>
          <w:szCs w:val="18"/>
          <w:lang w:eastAsia="en-ZA"/>
        </w:rPr>
      </w:pPr>
      <w:ins w:id="4269"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on_joystick</w:t>
        </w:r>
        <w:proofErr w:type="spellEnd"/>
        <w:r w:rsidRPr="00F94075">
          <w:rPr>
            <w:rFonts w:ascii="Consolas" w:eastAsia="Times New Roman" w:hAnsi="Consolas" w:cs="Consolas"/>
            <w:color w:val="000000"/>
            <w:sz w:val="18"/>
            <w:szCs w:val="18"/>
            <w:bdr w:val="none" w:sz="0" w:space="0" w:color="auto" w:frame="1"/>
            <w:lang w:eastAsia="en-ZA"/>
          </w:rPr>
          <w:t>();  </w:t>
        </w:r>
      </w:ins>
    </w:p>
    <w:p w14:paraId="300FDB5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70" w:author="Benjamin Pannell" w:date="2014-10-20T13:37:00Z"/>
          <w:rFonts w:ascii="Consolas" w:eastAsia="Times New Roman" w:hAnsi="Consolas" w:cs="Consolas"/>
          <w:color w:val="5C5C5C"/>
          <w:sz w:val="18"/>
          <w:szCs w:val="18"/>
          <w:lang w:eastAsia="en-ZA"/>
        </w:rPr>
      </w:pPr>
      <w:ins w:id="427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B5DE11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72" w:author="Benjamin Pannell" w:date="2014-10-20T13:37:00Z"/>
          <w:rFonts w:ascii="Consolas" w:eastAsia="Times New Roman" w:hAnsi="Consolas" w:cs="Consolas"/>
          <w:color w:val="5C5C5C"/>
          <w:sz w:val="18"/>
          <w:szCs w:val="18"/>
          <w:lang w:eastAsia="en-ZA"/>
        </w:rPr>
      </w:pPr>
      <w:ins w:id="4273" w:author="Benjamin Pannell" w:date="2014-10-20T13:37:00Z">
        <w:r w:rsidRPr="00F94075">
          <w:rPr>
            <w:rFonts w:ascii="Consolas" w:eastAsia="Times New Roman" w:hAnsi="Consolas" w:cs="Consolas"/>
            <w:color w:val="008200"/>
            <w:sz w:val="18"/>
            <w:szCs w:val="18"/>
            <w:bdr w:val="none" w:sz="0" w:space="0" w:color="auto" w:frame="1"/>
            <w:lang w:eastAsia="en-ZA"/>
          </w:rPr>
          <w:t>// Protocol utility functions</w:t>
        </w:r>
        <w:r w:rsidRPr="00F94075">
          <w:rPr>
            <w:rFonts w:ascii="Consolas" w:eastAsia="Times New Roman" w:hAnsi="Consolas" w:cs="Consolas"/>
            <w:color w:val="000000"/>
            <w:sz w:val="18"/>
            <w:szCs w:val="18"/>
            <w:bdr w:val="none" w:sz="0" w:space="0" w:color="auto" w:frame="1"/>
            <w:lang w:eastAsia="en-ZA"/>
          </w:rPr>
          <w:t>  </w:t>
        </w:r>
      </w:ins>
    </w:p>
    <w:p w14:paraId="0B90CBF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74" w:author="Benjamin Pannell" w:date="2014-10-20T13:37:00Z"/>
          <w:rFonts w:ascii="Consolas" w:eastAsia="Times New Roman" w:hAnsi="Consolas" w:cs="Consolas"/>
          <w:color w:val="5C5C5C"/>
          <w:sz w:val="18"/>
          <w:szCs w:val="18"/>
          <w:lang w:eastAsia="en-ZA"/>
        </w:rPr>
      </w:pPr>
      <w:ins w:id="4275"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read_blocking</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proofErr w:type="spellStart"/>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max_attempts</w:t>
        </w:r>
        <w:proofErr w:type="spellEnd"/>
        <w:r w:rsidRPr="00F94075">
          <w:rPr>
            <w:rFonts w:ascii="Consolas" w:eastAsia="Times New Roman" w:hAnsi="Consolas" w:cs="Consolas"/>
            <w:color w:val="000000"/>
            <w:sz w:val="18"/>
            <w:szCs w:val="18"/>
            <w:bdr w:val="none" w:sz="0" w:space="0" w:color="auto" w:frame="1"/>
            <w:lang w:eastAsia="en-ZA"/>
          </w:rPr>
          <w:t>);  </w:t>
        </w:r>
      </w:ins>
    </w:p>
    <w:p w14:paraId="4CEE1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76" w:author="Benjamin Pannell" w:date="2014-10-20T13:37:00Z"/>
          <w:rFonts w:ascii="Consolas" w:eastAsia="Times New Roman" w:hAnsi="Consolas" w:cs="Consolas"/>
          <w:color w:val="5C5C5C"/>
          <w:sz w:val="18"/>
          <w:szCs w:val="18"/>
          <w:lang w:eastAsia="en-ZA"/>
        </w:rPr>
      </w:pPr>
      <w:ins w:id="4277"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proto_opcode</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ins>
    </w:p>
    <w:p w14:paraId="661A7E3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78" w:author="Benjamin Pannell" w:date="2014-10-20T13:37:00Z"/>
          <w:rFonts w:ascii="Consolas" w:eastAsia="Times New Roman" w:hAnsi="Consolas" w:cs="Consolas"/>
          <w:color w:val="5C5C5C"/>
          <w:sz w:val="18"/>
          <w:szCs w:val="18"/>
          <w:lang w:eastAsia="en-ZA"/>
        </w:rPr>
      </w:pPr>
      <w:ins w:id="4279"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proto_args</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ins>
    </w:p>
    <w:p w14:paraId="216857B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80" w:author="Benjamin Pannell" w:date="2014-10-20T13:37:00Z"/>
          <w:rFonts w:ascii="Consolas" w:eastAsia="Times New Roman" w:hAnsi="Consolas" w:cs="Consolas"/>
          <w:color w:val="5C5C5C"/>
          <w:sz w:val="18"/>
          <w:szCs w:val="18"/>
          <w:lang w:eastAsia="en-ZA"/>
        </w:rPr>
      </w:pPr>
      <w:ins w:id="4281" w:author="Benjamin Pannell" w:date="2014-10-20T13:37:00Z">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proto_short</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ins>
    </w:p>
    <w:p w14:paraId="3AF93A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82" w:author="Benjamin Pannell" w:date="2014-10-20T13:37:00Z"/>
          <w:rFonts w:ascii="Consolas" w:eastAsia="Times New Roman" w:hAnsi="Consolas" w:cs="Consolas"/>
          <w:color w:val="5C5C5C"/>
          <w:sz w:val="18"/>
          <w:szCs w:val="18"/>
          <w:lang w:eastAsia="en-ZA"/>
        </w:rPr>
      </w:pPr>
      <w:proofErr w:type="spellStart"/>
      <w:ins w:id="4283" w:author="Benjamin Pannell" w:date="2014-10-20T13:37:00Z">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proto_int</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ins>
    </w:p>
    <w:p w14:paraId="0644587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84" w:author="Benjamin Pannell" w:date="2014-10-20T13:37:00Z"/>
          <w:rFonts w:ascii="Consolas" w:eastAsia="Times New Roman" w:hAnsi="Consolas" w:cs="Consolas"/>
          <w:color w:val="5C5C5C"/>
          <w:sz w:val="18"/>
          <w:szCs w:val="18"/>
          <w:lang w:eastAsia="en-ZA"/>
        </w:rPr>
      </w:pPr>
      <w:ins w:id="428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702D5C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86" w:author="Benjamin Pannell" w:date="2014-10-20T13:37:00Z"/>
          <w:rFonts w:ascii="Consolas" w:eastAsia="Times New Roman" w:hAnsi="Consolas" w:cs="Consolas"/>
          <w:color w:val="5C5C5C"/>
          <w:sz w:val="18"/>
          <w:szCs w:val="18"/>
          <w:lang w:eastAsia="en-ZA"/>
        </w:rPr>
      </w:pPr>
      <w:ins w:id="4287"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setup() {  </w:t>
        </w:r>
      </w:ins>
    </w:p>
    <w:p w14:paraId="12CEF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88" w:author="Benjamin Pannell" w:date="2014-10-20T13:37:00Z"/>
          <w:rFonts w:ascii="Consolas" w:eastAsia="Times New Roman" w:hAnsi="Consolas" w:cs="Consolas"/>
          <w:color w:val="5C5C5C"/>
          <w:sz w:val="18"/>
          <w:szCs w:val="18"/>
          <w:lang w:eastAsia="en-ZA"/>
        </w:rPr>
      </w:pPr>
      <w:ins w:id="4289"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Initialize the UART</w:t>
        </w:r>
        <w:r w:rsidRPr="00F94075">
          <w:rPr>
            <w:rFonts w:ascii="Consolas" w:eastAsia="Times New Roman" w:hAnsi="Consolas" w:cs="Consolas"/>
            <w:color w:val="000000"/>
            <w:sz w:val="18"/>
            <w:szCs w:val="18"/>
            <w:bdr w:val="none" w:sz="0" w:space="0" w:color="auto" w:frame="1"/>
            <w:lang w:eastAsia="en-ZA"/>
          </w:rPr>
          <w:t>  </w:t>
        </w:r>
      </w:ins>
    </w:p>
    <w:p w14:paraId="2A0BB5E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90" w:author="Benjamin Pannell" w:date="2014-10-20T13:37:00Z"/>
          <w:rFonts w:ascii="Consolas" w:eastAsia="Times New Roman" w:hAnsi="Consolas" w:cs="Consolas"/>
          <w:color w:val="5C5C5C"/>
          <w:sz w:val="18"/>
          <w:szCs w:val="18"/>
          <w:lang w:eastAsia="en-ZA"/>
        </w:rPr>
      </w:pPr>
      <w:ins w:id="4291" w:author="Benjamin Pannell" w:date="2014-10-20T13:37:00Z">
        <w:r w:rsidRPr="00F94075">
          <w:rPr>
            <w:rFonts w:ascii="Consolas" w:eastAsia="Times New Roman" w:hAnsi="Consolas" w:cs="Consolas"/>
            <w:color w:val="000000"/>
            <w:sz w:val="18"/>
            <w:szCs w:val="18"/>
            <w:bdr w:val="none" w:sz="0" w:space="0" w:color="auto" w:frame="1"/>
            <w:lang w:eastAsia="en-ZA"/>
          </w:rPr>
          <w:t>  Serial1.begin(38400);  </w:t>
        </w:r>
      </w:ins>
    </w:p>
    <w:p w14:paraId="1E4DBD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92" w:author="Benjamin Pannell" w:date="2014-10-20T13:37:00Z"/>
          <w:rFonts w:ascii="Consolas" w:eastAsia="Times New Roman" w:hAnsi="Consolas" w:cs="Consolas"/>
          <w:color w:val="5C5C5C"/>
          <w:sz w:val="18"/>
          <w:szCs w:val="18"/>
          <w:lang w:eastAsia="en-ZA"/>
        </w:rPr>
      </w:pPr>
      <w:ins w:id="4293"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763114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94" w:author="Benjamin Pannell" w:date="2014-10-20T13:37:00Z"/>
          <w:rFonts w:ascii="Consolas" w:eastAsia="Times New Roman" w:hAnsi="Consolas" w:cs="Consolas"/>
          <w:color w:val="5C5C5C"/>
          <w:sz w:val="18"/>
          <w:szCs w:val="18"/>
          <w:lang w:eastAsia="en-ZA"/>
        </w:rPr>
      </w:pPr>
      <w:ins w:id="429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Enable manual mode for Joystick timing</w:t>
        </w:r>
        <w:r w:rsidRPr="00F94075">
          <w:rPr>
            <w:rFonts w:ascii="Consolas" w:eastAsia="Times New Roman" w:hAnsi="Consolas" w:cs="Consolas"/>
            <w:color w:val="000000"/>
            <w:sz w:val="18"/>
            <w:szCs w:val="18"/>
            <w:bdr w:val="none" w:sz="0" w:space="0" w:color="auto" w:frame="1"/>
            <w:lang w:eastAsia="en-ZA"/>
          </w:rPr>
          <w:t>  </w:t>
        </w:r>
      </w:ins>
    </w:p>
    <w:p w14:paraId="1E9AAB6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296" w:author="Benjamin Pannell" w:date="2014-10-20T13:37:00Z"/>
          <w:rFonts w:ascii="Consolas" w:eastAsia="Times New Roman" w:hAnsi="Consolas" w:cs="Consolas"/>
          <w:color w:val="5C5C5C"/>
          <w:sz w:val="18"/>
          <w:szCs w:val="18"/>
          <w:lang w:eastAsia="en-ZA"/>
        </w:rPr>
      </w:pPr>
      <w:ins w:id="4297"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Joystick.useManualSend</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006699"/>
            <w:sz w:val="18"/>
            <w:szCs w:val="18"/>
            <w:bdr w:val="none" w:sz="0" w:space="0" w:color="auto" w:frame="1"/>
            <w:lang w:eastAsia="en-ZA"/>
          </w:rPr>
          <w:t>true</w:t>
        </w:r>
        <w:r w:rsidRPr="00F94075">
          <w:rPr>
            <w:rFonts w:ascii="Consolas" w:eastAsia="Times New Roman" w:hAnsi="Consolas" w:cs="Consolas"/>
            <w:color w:val="000000"/>
            <w:sz w:val="18"/>
            <w:szCs w:val="18"/>
            <w:bdr w:val="none" w:sz="0" w:space="0" w:color="auto" w:frame="1"/>
            <w:lang w:eastAsia="en-ZA"/>
          </w:rPr>
          <w:t>);  </w:t>
        </w:r>
      </w:ins>
    </w:p>
    <w:p w14:paraId="2EAD993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298" w:author="Benjamin Pannell" w:date="2014-10-20T13:37:00Z"/>
          <w:rFonts w:ascii="Consolas" w:eastAsia="Times New Roman" w:hAnsi="Consolas" w:cs="Consolas"/>
          <w:color w:val="5C5C5C"/>
          <w:sz w:val="18"/>
          <w:szCs w:val="18"/>
          <w:lang w:eastAsia="en-ZA"/>
        </w:rPr>
      </w:pPr>
      <w:ins w:id="429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4DC42F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00" w:author="Benjamin Pannell" w:date="2014-10-20T13:37:00Z"/>
          <w:rFonts w:ascii="Consolas" w:eastAsia="Times New Roman" w:hAnsi="Consolas" w:cs="Consolas"/>
          <w:color w:val="5C5C5C"/>
          <w:sz w:val="18"/>
          <w:szCs w:val="18"/>
          <w:lang w:eastAsia="en-ZA"/>
        </w:rPr>
      </w:pPr>
      <w:ins w:id="430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Turn on the LED</w:t>
        </w:r>
        <w:r w:rsidRPr="00F94075">
          <w:rPr>
            <w:rFonts w:ascii="Consolas" w:eastAsia="Times New Roman" w:hAnsi="Consolas" w:cs="Consolas"/>
            <w:color w:val="000000"/>
            <w:sz w:val="18"/>
            <w:szCs w:val="18"/>
            <w:bdr w:val="none" w:sz="0" w:space="0" w:color="auto" w:frame="1"/>
            <w:lang w:eastAsia="en-ZA"/>
          </w:rPr>
          <w:t>  </w:t>
        </w:r>
      </w:ins>
    </w:p>
    <w:p w14:paraId="210242C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02" w:author="Benjamin Pannell" w:date="2014-10-20T13:37:00Z"/>
          <w:rFonts w:ascii="Consolas" w:eastAsia="Times New Roman" w:hAnsi="Consolas" w:cs="Consolas"/>
          <w:color w:val="5C5C5C"/>
          <w:sz w:val="18"/>
          <w:szCs w:val="18"/>
          <w:lang w:eastAsia="en-ZA"/>
        </w:rPr>
      </w:pPr>
      <w:ins w:id="430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pinMode</w:t>
        </w:r>
        <w:proofErr w:type="spellEnd"/>
        <w:r w:rsidRPr="00F94075">
          <w:rPr>
            <w:rFonts w:ascii="Consolas" w:eastAsia="Times New Roman" w:hAnsi="Consolas" w:cs="Consolas"/>
            <w:color w:val="000000"/>
            <w:sz w:val="18"/>
            <w:szCs w:val="18"/>
            <w:bdr w:val="none" w:sz="0" w:space="0" w:color="auto" w:frame="1"/>
            <w:lang w:eastAsia="en-ZA"/>
          </w:rPr>
          <w:t>(11, OUTPUT);  </w:t>
        </w:r>
      </w:ins>
    </w:p>
    <w:p w14:paraId="6EC934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04" w:author="Benjamin Pannell" w:date="2014-10-20T13:37:00Z"/>
          <w:rFonts w:ascii="Consolas" w:eastAsia="Times New Roman" w:hAnsi="Consolas" w:cs="Consolas"/>
          <w:color w:val="5C5C5C"/>
          <w:sz w:val="18"/>
          <w:szCs w:val="18"/>
          <w:lang w:eastAsia="en-ZA"/>
        </w:rPr>
      </w:pPr>
      <w:ins w:id="430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digitalWrite</w:t>
        </w:r>
        <w:proofErr w:type="spellEnd"/>
        <w:r w:rsidRPr="00F94075">
          <w:rPr>
            <w:rFonts w:ascii="Consolas" w:eastAsia="Times New Roman" w:hAnsi="Consolas" w:cs="Consolas"/>
            <w:color w:val="000000"/>
            <w:sz w:val="18"/>
            <w:szCs w:val="18"/>
            <w:bdr w:val="none" w:sz="0" w:space="0" w:color="auto" w:frame="1"/>
            <w:lang w:eastAsia="en-ZA"/>
          </w:rPr>
          <w:t>(11, LOW);  </w:t>
        </w:r>
      </w:ins>
    </w:p>
    <w:p w14:paraId="37F5820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06" w:author="Benjamin Pannell" w:date="2014-10-20T13:37:00Z"/>
          <w:rFonts w:ascii="Consolas" w:eastAsia="Times New Roman" w:hAnsi="Consolas" w:cs="Consolas"/>
          <w:color w:val="5C5C5C"/>
          <w:sz w:val="18"/>
          <w:szCs w:val="18"/>
          <w:lang w:eastAsia="en-ZA"/>
        </w:rPr>
      </w:pPr>
      <w:ins w:id="430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08AD39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08" w:author="Benjamin Pannell" w:date="2014-10-20T13:37:00Z"/>
          <w:rFonts w:ascii="Consolas" w:eastAsia="Times New Roman" w:hAnsi="Consolas" w:cs="Consolas"/>
          <w:color w:val="5C5C5C"/>
          <w:sz w:val="18"/>
          <w:szCs w:val="18"/>
          <w:lang w:eastAsia="en-ZA"/>
        </w:rPr>
      </w:pPr>
      <w:ins w:id="430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48E4EB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10" w:author="Benjamin Pannell" w:date="2014-10-20T13:37:00Z"/>
          <w:rFonts w:ascii="Consolas" w:eastAsia="Times New Roman" w:hAnsi="Consolas" w:cs="Consolas"/>
          <w:color w:val="5C5C5C"/>
          <w:sz w:val="18"/>
          <w:szCs w:val="18"/>
          <w:lang w:eastAsia="en-ZA"/>
        </w:rPr>
      </w:pPr>
      <w:ins w:id="4311"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loop() {    </w:t>
        </w:r>
      </w:ins>
    </w:p>
    <w:p w14:paraId="113BBE4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12" w:author="Benjamin Pannell" w:date="2014-10-20T13:37:00Z"/>
          <w:rFonts w:ascii="Consolas" w:eastAsia="Times New Roman" w:hAnsi="Consolas" w:cs="Consolas"/>
          <w:color w:val="5C5C5C"/>
          <w:sz w:val="18"/>
          <w:szCs w:val="18"/>
          <w:lang w:eastAsia="en-ZA"/>
        </w:rPr>
      </w:pPr>
      <w:ins w:id="431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opcode</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args</w:t>
        </w:r>
        <w:proofErr w:type="spellEnd"/>
        <w:r w:rsidRPr="00F94075">
          <w:rPr>
            <w:rFonts w:ascii="Consolas" w:eastAsia="Times New Roman" w:hAnsi="Consolas" w:cs="Consolas"/>
            <w:color w:val="000000"/>
            <w:sz w:val="18"/>
            <w:szCs w:val="18"/>
            <w:bdr w:val="none" w:sz="0" w:space="0" w:color="auto" w:frame="1"/>
            <w:lang w:eastAsia="en-ZA"/>
          </w:rPr>
          <w:t>;  </w:t>
        </w:r>
      </w:ins>
    </w:p>
    <w:p w14:paraId="3BFFD28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14" w:author="Benjamin Pannell" w:date="2014-10-20T13:37:00Z"/>
          <w:rFonts w:ascii="Consolas" w:eastAsia="Times New Roman" w:hAnsi="Consolas" w:cs="Consolas"/>
          <w:color w:val="5C5C5C"/>
          <w:sz w:val="18"/>
          <w:szCs w:val="18"/>
          <w:lang w:eastAsia="en-ZA"/>
        </w:rPr>
      </w:pPr>
      <w:ins w:id="431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03C875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16" w:author="Benjamin Pannell" w:date="2014-10-20T13:37:00Z"/>
          <w:rFonts w:ascii="Consolas" w:eastAsia="Times New Roman" w:hAnsi="Consolas" w:cs="Consolas"/>
          <w:color w:val="5C5C5C"/>
          <w:sz w:val="18"/>
          <w:szCs w:val="18"/>
          <w:lang w:eastAsia="en-ZA"/>
        </w:rPr>
      </w:pPr>
      <w:ins w:id="431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ins>
    </w:p>
    <w:p w14:paraId="0D210FF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18" w:author="Benjamin Pannell" w:date="2014-10-20T13:37:00Z"/>
          <w:rFonts w:ascii="Consolas" w:eastAsia="Times New Roman" w:hAnsi="Consolas" w:cs="Consolas"/>
          <w:color w:val="5C5C5C"/>
          <w:sz w:val="18"/>
          <w:szCs w:val="18"/>
          <w:lang w:eastAsia="en-ZA"/>
        </w:rPr>
      </w:pPr>
      <w:ins w:id="431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486D43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20" w:author="Benjamin Pannell" w:date="2014-10-20T13:37:00Z"/>
          <w:rFonts w:ascii="Consolas" w:eastAsia="Times New Roman" w:hAnsi="Consolas" w:cs="Consolas"/>
          <w:color w:val="5C5C5C"/>
          <w:sz w:val="18"/>
          <w:szCs w:val="18"/>
          <w:lang w:eastAsia="en-ZA"/>
        </w:rPr>
      </w:pPr>
      <w:ins w:id="4321"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digitalWrite</w:t>
        </w:r>
        <w:proofErr w:type="spellEnd"/>
        <w:r w:rsidRPr="00F94075">
          <w:rPr>
            <w:rFonts w:ascii="Consolas" w:eastAsia="Times New Roman" w:hAnsi="Consolas" w:cs="Consolas"/>
            <w:color w:val="000000"/>
            <w:sz w:val="18"/>
            <w:szCs w:val="18"/>
            <w:bdr w:val="none" w:sz="0" w:space="0" w:color="auto" w:frame="1"/>
            <w:lang w:eastAsia="en-ZA"/>
          </w:rPr>
          <w:t>(11, HIGH);  </w:t>
        </w:r>
      </w:ins>
    </w:p>
    <w:p w14:paraId="22BAD38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22" w:author="Benjamin Pannell" w:date="2014-10-20T13:37:00Z"/>
          <w:rFonts w:ascii="Consolas" w:eastAsia="Times New Roman" w:hAnsi="Consolas" w:cs="Consolas"/>
          <w:color w:val="5C5C5C"/>
          <w:sz w:val="18"/>
          <w:szCs w:val="18"/>
          <w:lang w:eastAsia="en-ZA"/>
        </w:rPr>
      </w:pPr>
      <w:ins w:id="4323"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450FE7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24" w:author="Benjamin Pannell" w:date="2014-10-20T13:37:00Z"/>
          <w:rFonts w:ascii="Consolas" w:eastAsia="Times New Roman" w:hAnsi="Consolas" w:cs="Consolas"/>
          <w:color w:val="5C5C5C"/>
          <w:sz w:val="18"/>
          <w:szCs w:val="18"/>
          <w:lang w:eastAsia="en-ZA"/>
        </w:rPr>
      </w:pPr>
      <w:ins w:id="432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Reset the buffer</w:t>
        </w:r>
        <w:r w:rsidRPr="00F94075">
          <w:rPr>
            <w:rFonts w:ascii="Consolas" w:eastAsia="Times New Roman" w:hAnsi="Consolas" w:cs="Consolas"/>
            <w:color w:val="000000"/>
            <w:sz w:val="18"/>
            <w:szCs w:val="18"/>
            <w:bdr w:val="none" w:sz="0" w:space="0" w:color="auto" w:frame="1"/>
            <w:lang w:eastAsia="en-ZA"/>
          </w:rPr>
          <w:t>  </w:t>
        </w:r>
      </w:ins>
    </w:p>
    <w:p w14:paraId="623EE5B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26" w:author="Benjamin Pannell" w:date="2014-10-20T13:37:00Z"/>
          <w:rFonts w:ascii="Consolas" w:eastAsia="Times New Roman" w:hAnsi="Consolas" w:cs="Consolas"/>
          <w:color w:val="5C5C5C"/>
          <w:sz w:val="18"/>
          <w:szCs w:val="18"/>
          <w:lang w:eastAsia="en-ZA"/>
        </w:rPr>
      </w:pPr>
      <w:ins w:id="432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 0;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&lt; 32;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 0;  </w:t>
        </w:r>
      </w:ins>
    </w:p>
    <w:p w14:paraId="21FF3FE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28" w:author="Benjamin Pannell" w:date="2014-10-20T13:37:00Z"/>
          <w:rFonts w:ascii="Consolas" w:eastAsia="Times New Roman" w:hAnsi="Consolas" w:cs="Consolas"/>
          <w:color w:val="5C5C5C"/>
          <w:sz w:val="18"/>
          <w:szCs w:val="18"/>
          <w:lang w:eastAsia="en-ZA"/>
        </w:rPr>
      </w:pPr>
      <w:ins w:id="432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842362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30" w:author="Benjamin Pannell" w:date="2014-10-20T13:37:00Z"/>
          <w:rFonts w:ascii="Consolas" w:eastAsia="Times New Roman" w:hAnsi="Consolas" w:cs="Consolas"/>
          <w:color w:val="5C5C5C"/>
          <w:sz w:val="18"/>
          <w:szCs w:val="18"/>
          <w:lang w:eastAsia="en-ZA"/>
        </w:rPr>
      </w:pPr>
      <w:ins w:id="433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header</w:t>
        </w:r>
        <w:r w:rsidRPr="00F94075">
          <w:rPr>
            <w:rFonts w:ascii="Consolas" w:eastAsia="Times New Roman" w:hAnsi="Consolas" w:cs="Consolas"/>
            <w:color w:val="000000"/>
            <w:sz w:val="18"/>
            <w:szCs w:val="18"/>
            <w:bdr w:val="none" w:sz="0" w:space="0" w:color="auto" w:frame="1"/>
            <w:lang w:eastAsia="en-ZA"/>
          </w:rPr>
          <w:t>  </w:t>
        </w:r>
      </w:ins>
    </w:p>
    <w:p w14:paraId="7F24AF2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32" w:author="Benjamin Pannell" w:date="2014-10-20T13:37:00Z"/>
          <w:rFonts w:ascii="Consolas" w:eastAsia="Times New Roman" w:hAnsi="Consolas" w:cs="Consolas"/>
          <w:color w:val="5C5C5C"/>
          <w:sz w:val="18"/>
          <w:szCs w:val="18"/>
          <w:lang w:eastAsia="en-ZA"/>
        </w:rPr>
      </w:pPr>
      <w:ins w:id="433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read_blocking</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 READ_TIMEOUT)) {  </w:t>
        </w:r>
      </w:ins>
    </w:p>
    <w:p w14:paraId="3D60CA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34" w:author="Benjamin Pannell" w:date="2014-10-20T13:37:00Z"/>
          <w:rFonts w:ascii="Consolas" w:eastAsia="Times New Roman" w:hAnsi="Consolas" w:cs="Consolas"/>
          <w:color w:val="5C5C5C"/>
          <w:sz w:val="18"/>
          <w:szCs w:val="18"/>
          <w:lang w:eastAsia="en-ZA"/>
        </w:rPr>
      </w:pPr>
      <w:ins w:id="433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digitalWrite</w:t>
        </w:r>
        <w:proofErr w:type="spellEnd"/>
        <w:r w:rsidRPr="00F94075">
          <w:rPr>
            <w:rFonts w:ascii="Consolas" w:eastAsia="Times New Roman" w:hAnsi="Consolas" w:cs="Consolas"/>
            <w:color w:val="000000"/>
            <w:sz w:val="18"/>
            <w:szCs w:val="18"/>
            <w:bdr w:val="none" w:sz="0" w:space="0" w:color="auto" w:frame="1"/>
            <w:lang w:eastAsia="en-ZA"/>
          </w:rPr>
          <w:t>(11, LOW);  </w:t>
        </w:r>
      </w:ins>
    </w:p>
    <w:p w14:paraId="453829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36" w:author="Benjamin Pannell" w:date="2014-10-20T13:37:00Z"/>
          <w:rFonts w:ascii="Consolas" w:eastAsia="Times New Roman" w:hAnsi="Consolas" w:cs="Consolas"/>
          <w:color w:val="5C5C5C"/>
          <w:sz w:val="18"/>
          <w:szCs w:val="18"/>
          <w:lang w:eastAsia="en-ZA"/>
        </w:rPr>
      </w:pPr>
      <w:ins w:id="433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ins>
    </w:p>
    <w:p w14:paraId="16A03D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38" w:author="Benjamin Pannell" w:date="2014-10-20T13:37:00Z"/>
          <w:rFonts w:ascii="Consolas" w:eastAsia="Times New Roman" w:hAnsi="Consolas" w:cs="Consolas"/>
          <w:color w:val="5C5C5C"/>
          <w:sz w:val="18"/>
          <w:szCs w:val="18"/>
          <w:lang w:eastAsia="en-ZA"/>
        </w:rPr>
      </w:pPr>
      <w:ins w:id="4339" w:author="Benjamin Pannell" w:date="2014-10-20T13:37:00Z">
        <w:r w:rsidRPr="00F94075">
          <w:rPr>
            <w:rFonts w:ascii="Consolas" w:eastAsia="Times New Roman" w:hAnsi="Consolas" w:cs="Consolas"/>
            <w:color w:val="000000"/>
            <w:sz w:val="18"/>
            <w:szCs w:val="18"/>
            <w:bdr w:val="none" w:sz="0" w:space="0" w:color="auto" w:frame="1"/>
            <w:lang w:eastAsia="en-ZA"/>
          </w:rPr>
          <w:t>  }  </w:t>
        </w:r>
      </w:ins>
    </w:p>
    <w:p w14:paraId="1C56DCF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40" w:author="Benjamin Pannell" w:date="2014-10-20T13:37:00Z"/>
          <w:rFonts w:ascii="Consolas" w:eastAsia="Times New Roman" w:hAnsi="Consolas" w:cs="Consolas"/>
          <w:color w:val="5C5C5C"/>
          <w:sz w:val="18"/>
          <w:szCs w:val="18"/>
          <w:lang w:eastAsia="en-ZA"/>
        </w:rPr>
      </w:pPr>
      <w:ins w:id="434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4B676A0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42" w:author="Benjamin Pannell" w:date="2014-10-20T13:37:00Z"/>
          <w:rFonts w:ascii="Consolas" w:eastAsia="Times New Roman" w:hAnsi="Consolas" w:cs="Consolas"/>
          <w:color w:val="5C5C5C"/>
          <w:sz w:val="18"/>
          <w:szCs w:val="18"/>
          <w:lang w:eastAsia="en-ZA"/>
        </w:rPr>
      </w:pPr>
      <w:ins w:id="4343"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95BBC9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44" w:author="Benjamin Pannell" w:date="2014-10-20T13:37:00Z"/>
          <w:rFonts w:ascii="Consolas" w:eastAsia="Times New Roman" w:hAnsi="Consolas" w:cs="Consolas"/>
          <w:color w:val="5C5C5C"/>
          <w:sz w:val="18"/>
          <w:szCs w:val="18"/>
          <w:lang w:eastAsia="en-ZA"/>
        </w:rPr>
      </w:pPr>
      <w:ins w:id="434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Process the header values and store their outputs</w:t>
        </w:r>
        <w:r w:rsidRPr="00F94075">
          <w:rPr>
            <w:rFonts w:ascii="Consolas" w:eastAsia="Times New Roman" w:hAnsi="Consolas" w:cs="Consolas"/>
            <w:color w:val="000000"/>
            <w:sz w:val="18"/>
            <w:szCs w:val="18"/>
            <w:bdr w:val="none" w:sz="0" w:space="0" w:color="auto" w:frame="1"/>
            <w:lang w:eastAsia="en-ZA"/>
          </w:rPr>
          <w:t>  </w:t>
        </w:r>
      </w:ins>
    </w:p>
    <w:p w14:paraId="2F5F37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46" w:author="Benjamin Pannell" w:date="2014-10-20T13:37:00Z"/>
          <w:rFonts w:ascii="Consolas" w:eastAsia="Times New Roman" w:hAnsi="Consolas" w:cs="Consolas"/>
          <w:color w:val="5C5C5C"/>
          <w:sz w:val="18"/>
          <w:szCs w:val="18"/>
          <w:lang w:eastAsia="en-ZA"/>
        </w:rPr>
      </w:pPr>
      <w:ins w:id="4347"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opcode</w:t>
        </w:r>
        <w:proofErr w:type="spellEnd"/>
        <w:r w:rsidRPr="00F94075">
          <w:rPr>
            <w:rFonts w:ascii="Consolas" w:eastAsia="Times New Roman" w:hAnsi="Consolas" w:cs="Consolas"/>
            <w:color w:val="000000"/>
            <w:sz w:val="18"/>
            <w:szCs w:val="18"/>
            <w:bdr w:val="none" w:sz="0" w:space="0" w:color="auto" w:frame="1"/>
            <w:lang w:eastAsia="en-ZA"/>
          </w:rPr>
          <w:t> = </w:t>
        </w:r>
        <w:proofErr w:type="spellStart"/>
        <w:r w:rsidRPr="00F94075">
          <w:rPr>
            <w:rFonts w:ascii="Consolas" w:eastAsia="Times New Roman" w:hAnsi="Consolas" w:cs="Consolas"/>
            <w:color w:val="000000"/>
            <w:sz w:val="18"/>
            <w:szCs w:val="18"/>
            <w:bdr w:val="none" w:sz="0" w:space="0" w:color="auto" w:frame="1"/>
            <w:lang w:eastAsia="en-ZA"/>
          </w:rPr>
          <w:t>proto_opcode</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[0]);  </w:t>
        </w:r>
      </w:ins>
    </w:p>
    <w:p w14:paraId="72F0C8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48" w:author="Benjamin Pannell" w:date="2014-10-20T13:37:00Z"/>
          <w:rFonts w:ascii="Consolas" w:eastAsia="Times New Roman" w:hAnsi="Consolas" w:cs="Consolas"/>
          <w:color w:val="5C5C5C"/>
          <w:sz w:val="18"/>
          <w:szCs w:val="18"/>
          <w:lang w:eastAsia="en-ZA"/>
        </w:rPr>
      </w:pPr>
      <w:ins w:id="434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args</w:t>
        </w:r>
        <w:proofErr w:type="spellEnd"/>
        <w:r w:rsidRPr="00F94075">
          <w:rPr>
            <w:rFonts w:ascii="Consolas" w:eastAsia="Times New Roman" w:hAnsi="Consolas" w:cs="Consolas"/>
            <w:color w:val="000000"/>
            <w:sz w:val="18"/>
            <w:szCs w:val="18"/>
            <w:bdr w:val="none" w:sz="0" w:space="0" w:color="auto" w:frame="1"/>
            <w:lang w:eastAsia="en-ZA"/>
          </w:rPr>
          <w:t> = </w:t>
        </w:r>
        <w:proofErr w:type="spellStart"/>
        <w:r w:rsidRPr="00F94075">
          <w:rPr>
            <w:rFonts w:ascii="Consolas" w:eastAsia="Times New Roman" w:hAnsi="Consolas" w:cs="Consolas"/>
            <w:color w:val="000000"/>
            <w:sz w:val="18"/>
            <w:szCs w:val="18"/>
            <w:bdr w:val="none" w:sz="0" w:space="0" w:color="auto" w:frame="1"/>
            <w:lang w:eastAsia="en-ZA"/>
          </w:rPr>
          <w:t>proto_args</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[0]);  </w:t>
        </w:r>
      </w:ins>
    </w:p>
    <w:p w14:paraId="1A58F96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50" w:author="Benjamin Pannell" w:date="2014-10-20T13:37:00Z"/>
          <w:rFonts w:ascii="Consolas" w:eastAsia="Times New Roman" w:hAnsi="Consolas" w:cs="Consolas"/>
          <w:color w:val="5C5C5C"/>
          <w:sz w:val="18"/>
          <w:szCs w:val="18"/>
          <w:lang w:eastAsia="en-ZA"/>
        </w:rPr>
      </w:pPr>
      <w:ins w:id="435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2658F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52" w:author="Benjamin Pannell" w:date="2014-10-20T13:37:00Z"/>
          <w:rFonts w:ascii="Consolas" w:eastAsia="Times New Roman" w:hAnsi="Consolas" w:cs="Consolas"/>
          <w:color w:val="5C5C5C"/>
          <w:sz w:val="18"/>
          <w:szCs w:val="18"/>
          <w:lang w:eastAsia="en-ZA"/>
        </w:rPr>
      </w:pPr>
      <w:ins w:id="435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arguments</w:t>
        </w:r>
        <w:r w:rsidRPr="00F94075">
          <w:rPr>
            <w:rFonts w:ascii="Consolas" w:eastAsia="Times New Roman" w:hAnsi="Consolas" w:cs="Consolas"/>
            <w:color w:val="000000"/>
            <w:sz w:val="18"/>
            <w:szCs w:val="18"/>
            <w:bdr w:val="none" w:sz="0" w:space="0" w:color="auto" w:frame="1"/>
            <w:lang w:eastAsia="en-ZA"/>
          </w:rPr>
          <w:t>  </w:t>
        </w:r>
      </w:ins>
    </w:p>
    <w:p w14:paraId="6D3D52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54" w:author="Benjamin Pannell" w:date="2014-10-20T13:37:00Z"/>
          <w:rFonts w:ascii="Consolas" w:eastAsia="Times New Roman" w:hAnsi="Consolas" w:cs="Consolas"/>
          <w:color w:val="5C5C5C"/>
          <w:sz w:val="18"/>
          <w:szCs w:val="18"/>
          <w:lang w:eastAsia="en-ZA"/>
        </w:rPr>
      </w:pPr>
      <w:ins w:id="435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 1;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&lt;= </w:t>
        </w:r>
        <w:proofErr w:type="spellStart"/>
        <w:r w:rsidRPr="00F94075">
          <w:rPr>
            <w:rFonts w:ascii="Consolas" w:eastAsia="Times New Roman" w:hAnsi="Consolas" w:cs="Consolas"/>
            <w:color w:val="000000"/>
            <w:sz w:val="18"/>
            <w:szCs w:val="18"/>
            <w:bdr w:val="none" w:sz="0" w:space="0" w:color="auto" w:frame="1"/>
            <w:lang w:eastAsia="en-ZA"/>
          </w:rPr>
          <w:t>args</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w:t>
        </w:r>
      </w:ins>
    </w:p>
    <w:p w14:paraId="6495876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56" w:author="Benjamin Pannell" w:date="2014-10-20T13:37:00Z"/>
          <w:rFonts w:ascii="Consolas" w:eastAsia="Times New Roman" w:hAnsi="Consolas" w:cs="Consolas"/>
          <w:color w:val="5C5C5C"/>
          <w:sz w:val="18"/>
          <w:szCs w:val="18"/>
          <w:lang w:eastAsia="en-ZA"/>
        </w:rPr>
      </w:pPr>
      <w:ins w:id="435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read_blocking</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 +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READ_TIMEOUT)) {  </w:t>
        </w:r>
      </w:ins>
    </w:p>
    <w:p w14:paraId="5779391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58" w:author="Benjamin Pannell" w:date="2014-10-20T13:37:00Z"/>
          <w:rFonts w:ascii="Consolas" w:eastAsia="Times New Roman" w:hAnsi="Consolas" w:cs="Consolas"/>
          <w:color w:val="5C5C5C"/>
          <w:sz w:val="18"/>
          <w:szCs w:val="18"/>
          <w:lang w:eastAsia="en-ZA"/>
        </w:rPr>
      </w:pPr>
      <w:ins w:id="435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digitalWrite</w:t>
        </w:r>
        <w:proofErr w:type="spellEnd"/>
        <w:r w:rsidRPr="00F94075">
          <w:rPr>
            <w:rFonts w:ascii="Consolas" w:eastAsia="Times New Roman" w:hAnsi="Consolas" w:cs="Consolas"/>
            <w:color w:val="000000"/>
            <w:sz w:val="18"/>
            <w:szCs w:val="18"/>
            <w:bdr w:val="none" w:sz="0" w:space="0" w:color="auto" w:frame="1"/>
            <w:lang w:eastAsia="en-ZA"/>
          </w:rPr>
          <w:t>(11, LOW);  </w:t>
        </w:r>
      </w:ins>
    </w:p>
    <w:p w14:paraId="608FEE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60" w:author="Benjamin Pannell" w:date="2014-10-20T13:37:00Z"/>
          <w:rFonts w:ascii="Consolas" w:eastAsia="Times New Roman" w:hAnsi="Consolas" w:cs="Consolas"/>
          <w:color w:val="5C5C5C"/>
          <w:sz w:val="18"/>
          <w:szCs w:val="18"/>
          <w:lang w:eastAsia="en-ZA"/>
        </w:rPr>
      </w:pPr>
      <w:ins w:id="4361" w:author="Benjamin Pannell" w:date="2014-10-20T13:37:00Z">
        <w:r w:rsidRPr="00F94075">
          <w:rPr>
            <w:rFonts w:ascii="Consolas" w:eastAsia="Times New Roman" w:hAnsi="Consolas" w:cs="Consolas"/>
            <w:color w:val="000000"/>
            <w:sz w:val="18"/>
            <w:szCs w:val="18"/>
            <w:bdr w:val="none" w:sz="0" w:space="0" w:color="auto" w:frame="1"/>
            <w:lang w:eastAsia="en-ZA"/>
          </w:rPr>
          <w:lastRenderedPageBreak/>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ins>
    </w:p>
    <w:p w14:paraId="0CC4ACC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62" w:author="Benjamin Pannell" w:date="2014-10-20T13:37:00Z"/>
          <w:rFonts w:ascii="Consolas" w:eastAsia="Times New Roman" w:hAnsi="Consolas" w:cs="Consolas"/>
          <w:color w:val="5C5C5C"/>
          <w:sz w:val="18"/>
          <w:szCs w:val="18"/>
          <w:lang w:eastAsia="en-ZA"/>
        </w:rPr>
      </w:pPr>
      <w:ins w:id="4363" w:author="Benjamin Pannell" w:date="2014-10-20T13:37:00Z">
        <w:r w:rsidRPr="00F94075">
          <w:rPr>
            <w:rFonts w:ascii="Consolas" w:eastAsia="Times New Roman" w:hAnsi="Consolas" w:cs="Consolas"/>
            <w:color w:val="000000"/>
            <w:sz w:val="18"/>
            <w:szCs w:val="18"/>
            <w:bdr w:val="none" w:sz="0" w:space="0" w:color="auto" w:frame="1"/>
            <w:lang w:eastAsia="en-ZA"/>
          </w:rPr>
          <w:t>    }  </w:t>
        </w:r>
      </w:ins>
    </w:p>
    <w:p w14:paraId="70253C2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64" w:author="Benjamin Pannell" w:date="2014-10-20T13:37:00Z"/>
          <w:rFonts w:ascii="Consolas" w:eastAsia="Times New Roman" w:hAnsi="Consolas" w:cs="Consolas"/>
          <w:color w:val="5C5C5C"/>
          <w:sz w:val="18"/>
          <w:szCs w:val="18"/>
          <w:lang w:eastAsia="en-ZA"/>
        </w:rPr>
      </w:pPr>
      <w:ins w:id="436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F80EF7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66" w:author="Benjamin Pannell" w:date="2014-10-20T13:37:00Z"/>
          <w:rFonts w:ascii="Consolas" w:eastAsia="Times New Roman" w:hAnsi="Consolas" w:cs="Consolas"/>
          <w:color w:val="5C5C5C"/>
          <w:sz w:val="18"/>
          <w:szCs w:val="18"/>
          <w:lang w:eastAsia="en-ZA"/>
        </w:rPr>
      </w:pPr>
      <w:ins w:id="436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Call the function responsible for the relevant op-code</w:t>
        </w:r>
        <w:r w:rsidRPr="00F94075">
          <w:rPr>
            <w:rFonts w:ascii="Consolas" w:eastAsia="Times New Roman" w:hAnsi="Consolas" w:cs="Consolas"/>
            <w:color w:val="000000"/>
            <w:sz w:val="18"/>
            <w:szCs w:val="18"/>
            <w:bdr w:val="none" w:sz="0" w:space="0" w:color="auto" w:frame="1"/>
            <w:lang w:eastAsia="en-ZA"/>
          </w:rPr>
          <w:t>  </w:t>
        </w:r>
      </w:ins>
    </w:p>
    <w:p w14:paraId="70709A7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68" w:author="Benjamin Pannell" w:date="2014-10-20T13:37:00Z"/>
          <w:rFonts w:ascii="Consolas" w:eastAsia="Times New Roman" w:hAnsi="Consolas" w:cs="Consolas"/>
          <w:color w:val="5C5C5C"/>
          <w:sz w:val="18"/>
          <w:szCs w:val="18"/>
          <w:lang w:eastAsia="en-ZA"/>
        </w:rPr>
      </w:pPr>
      <w:ins w:id="4369"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switch</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opcode</w:t>
        </w:r>
        <w:proofErr w:type="spellEnd"/>
        <w:r w:rsidRPr="00F94075">
          <w:rPr>
            <w:rFonts w:ascii="Consolas" w:eastAsia="Times New Roman" w:hAnsi="Consolas" w:cs="Consolas"/>
            <w:color w:val="000000"/>
            <w:sz w:val="18"/>
            <w:szCs w:val="18"/>
            <w:bdr w:val="none" w:sz="0" w:space="0" w:color="auto" w:frame="1"/>
            <w:lang w:eastAsia="en-ZA"/>
          </w:rPr>
          <w:t>) {  </w:t>
        </w:r>
      </w:ins>
    </w:p>
    <w:p w14:paraId="2AE21A4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70" w:author="Benjamin Pannell" w:date="2014-10-20T13:37:00Z"/>
          <w:rFonts w:ascii="Consolas" w:eastAsia="Times New Roman" w:hAnsi="Consolas" w:cs="Consolas"/>
          <w:color w:val="5C5C5C"/>
          <w:sz w:val="18"/>
          <w:szCs w:val="18"/>
          <w:lang w:eastAsia="en-ZA"/>
        </w:rPr>
      </w:pPr>
      <w:ins w:id="437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OP_CUSTOM:  </w:t>
        </w:r>
      </w:ins>
    </w:p>
    <w:p w14:paraId="3F16C9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72" w:author="Benjamin Pannell" w:date="2014-10-20T13:37:00Z"/>
          <w:rFonts w:ascii="Consolas" w:eastAsia="Times New Roman" w:hAnsi="Consolas" w:cs="Consolas"/>
          <w:color w:val="5C5C5C"/>
          <w:sz w:val="18"/>
          <w:szCs w:val="18"/>
          <w:lang w:eastAsia="en-ZA"/>
        </w:rPr>
      </w:pPr>
      <w:ins w:id="437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on_custom</w:t>
        </w:r>
        <w:proofErr w:type="spellEnd"/>
        <w:r w:rsidRPr="00F94075">
          <w:rPr>
            <w:rFonts w:ascii="Consolas" w:eastAsia="Times New Roman" w:hAnsi="Consolas" w:cs="Consolas"/>
            <w:color w:val="000000"/>
            <w:sz w:val="18"/>
            <w:szCs w:val="18"/>
            <w:bdr w:val="none" w:sz="0" w:space="0" w:color="auto" w:frame="1"/>
            <w:lang w:eastAsia="en-ZA"/>
          </w:rPr>
          <w:t>();  </w:t>
        </w:r>
      </w:ins>
    </w:p>
    <w:p w14:paraId="684B2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74" w:author="Benjamin Pannell" w:date="2014-10-20T13:37:00Z"/>
          <w:rFonts w:ascii="Consolas" w:eastAsia="Times New Roman" w:hAnsi="Consolas" w:cs="Consolas"/>
          <w:color w:val="5C5C5C"/>
          <w:sz w:val="18"/>
          <w:szCs w:val="18"/>
          <w:lang w:eastAsia="en-ZA"/>
        </w:rPr>
      </w:pPr>
      <w:ins w:id="437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ins>
    </w:p>
    <w:p w14:paraId="26FED42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76" w:author="Benjamin Pannell" w:date="2014-10-20T13:37:00Z"/>
          <w:rFonts w:ascii="Consolas" w:eastAsia="Times New Roman" w:hAnsi="Consolas" w:cs="Consolas"/>
          <w:color w:val="5C5C5C"/>
          <w:sz w:val="18"/>
          <w:szCs w:val="18"/>
          <w:lang w:eastAsia="en-ZA"/>
        </w:rPr>
      </w:pPr>
      <w:ins w:id="437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OP_KEYBOARD:  </w:t>
        </w:r>
      </w:ins>
    </w:p>
    <w:p w14:paraId="191E939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78" w:author="Benjamin Pannell" w:date="2014-10-20T13:37:00Z"/>
          <w:rFonts w:ascii="Consolas" w:eastAsia="Times New Roman" w:hAnsi="Consolas" w:cs="Consolas"/>
          <w:color w:val="5C5C5C"/>
          <w:sz w:val="18"/>
          <w:szCs w:val="18"/>
          <w:lang w:eastAsia="en-ZA"/>
        </w:rPr>
      </w:pPr>
      <w:ins w:id="437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on_keyboard</w:t>
        </w:r>
        <w:proofErr w:type="spellEnd"/>
        <w:r w:rsidRPr="00F94075">
          <w:rPr>
            <w:rFonts w:ascii="Consolas" w:eastAsia="Times New Roman" w:hAnsi="Consolas" w:cs="Consolas"/>
            <w:color w:val="000000"/>
            <w:sz w:val="18"/>
            <w:szCs w:val="18"/>
            <w:bdr w:val="none" w:sz="0" w:space="0" w:color="auto" w:frame="1"/>
            <w:lang w:eastAsia="en-ZA"/>
          </w:rPr>
          <w:t>();  </w:t>
        </w:r>
      </w:ins>
    </w:p>
    <w:p w14:paraId="45101DF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80" w:author="Benjamin Pannell" w:date="2014-10-20T13:37:00Z"/>
          <w:rFonts w:ascii="Consolas" w:eastAsia="Times New Roman" w:hAnsi="Consolas" w:cs="Consolas"/>
          <w:color w:val="5C5C5C"/>
          <w:sz w:val="18"/>
          <w:szCs w:val="18"/>
          <w:lang w:eastAsia="en-ZA"/>
        </w:rPr>
      </w:pPr>
      <w:ins w:id="438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ins>
    </w:p>
    <w:p w14:paraId="165B0D2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82" w:author="Benjamin Pannell" w:date="2014-10-20T13:37:00Z"/>
          <w:rFonts w:ascii="Consolas" w:eastAsia="Times New Roman" w:hAnsi="Consolas" w:cs="Consolas"/>
          <w:color w:val="5C5C5C"/>
          <w:sz w:val="18"/>
          <w:szCs w:val="18"/>
          <w:lang w:eastAsia="en-ZA"/>
        </w:rPr>
      </w:pPr>
      <w:ins w:id="438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OP_MOUSE:  </w:t>
        </w:r>
      </w:ins>
    </w:p>
    <w:p w14:paraId="3E13C13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84" w:author="Benjamin Pannell" w:date="2014-10-20T13:37:00Z"/>
          <w:rFonts w:ascii="Consolas" w:eastAsia="Times New Roman" w:hAnsi="Consolas" w:cs="Consolas"/>
          <w:color w:val="5C5C5C"/>
          <w:sz w:val="18"/>
          <w:szCs w:val="18"/>
          <w:lang w:eastAsia="en-ZA"/>
        </w:rPr>
      </w:pPr>
      <w:ins w:id="438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on_mouse</w:t>
        </w:r>
        <w:proofErr w:type="spellEnd"/>
        <w:r w:rsidRPr="00F94075">
          <w:rPr>
            <w:rFonts w:ascii="Consolas" w:eastAsia="Times New Roman" w:hAnsi="Consolas" w:cs="Consolas"/>
            <w:color w:val="000000"/>
            <w:sz w:val="18"/>
            <w:szCs w:val="18"/>
            <w:bdr w:val="none" w:sz="0" w:space="0" w:color="auto" w:frame="1"/>
            <w:lang w:eastAsia="en-ZA"/>
          </w:rPr>
          <w:t>();  </w:t>
        </w:r>
      </w:ins>
    </w:p>
    <w:p w14:paraId="16E862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86" w:author="Benjamin Pannell" w:date="2014-10-20T13:37:00Z"/>
          <w:rFonts w:ascii="Consolas" w:eastAsia="Times New Roman" w:hAnsi="Consolas" w:cs="Consolas"/>
          <w:color w:val="5C5C5C"/>
          <w:sz w:val="18"/>
          <w:szCs w:val="18"/>
          <w:lang w:eastAsia="en-ZA"/>
        </w:rPr>
      </w:pPr>
      <w:ins w:id="438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ins>
    </w:p>
    <w:p w14:paraId="6C15BF3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88" w:author="Benjamin Pannell" w:date="2014-10-20T13:37:00Z"/>
          <w:rFonts w:ascii="Consolas" w:eastAsia="Times New Roman" w:hAnsi="Consolas" w:cs="Consolas"/>
          <w:color w:val="5C5C5C"/>
          <w:sz w:val="18"/>
          <w:szCs w:val="18"/>
          <w:lang w:eastAsia="en-ZA"/>
        </w:rPr>
      </w:pPr>
      <w:ins w:id="4389"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OP_JOYSTICK:  </w:t>
        </w:r>
      </w:ins>
    </w:p>
    <w:p w14:paraId="1954F72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90" w:author="Benjamin Pannell" w:date="2014-10-20T13:37:00Z"/>
          <w:rFonts w:ascii="Consolas" w:eastAsia="Times New Roman" w:hAnsi="Consolas" w:cs="Consolas"/>
          <w:color w:val="5C5C5C"/>
          <w:sz w:val="18"/>
          <w:szCs w:val="18"/>
          <w:lang w:eastAsia="en-ZA"/>
        </w:rPr>
      </w:pPr>
      <w:ins w:id="4391"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on_joystick</w:t>
        </w:r>
        <w:proofErr w:type="spellEnd"/>
        <w:r w:rsidRPr="00F94075">
          <w:rPr>
            <w:rFonts w:ascii="Consolas" w:eastAsia="Times New Roman" w:hAnsi="Consolas" w:cs="Consolas"/>
            <w:color w:val="000000"/>
            <w:sz w:val="18"/>
            <w:szCs w:val="18"/>
            <w:bdr w:val="none" w:sz="0" w:space="0" w:color="auto" w:frame="1"/>
            <w:lang w:eastAsia="en-ZA"/>
          </w:rPr>
          <w:t>();  </w:t>
        </w:r>
      </w:ins>
    </w:p>
    <w:p w14:paraId="6B9B1F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92" w:author="Benjamin Pannell" w:date="2014-10-20T13:37:00Z"/>
          <w:rFonts w:ascii="Consolas" w:eastAsia="Times New Roman" w:hAnsi="Consolas" w:cs="Consolas"/>
          <w:color w:val="5C5C5C"/>
          <w:sz w:val="18"/>
          <w:szCs w:val="18"/>
          <w:lang w:eastAsia="en-ZA"/>
        </w:rPr>
      </w:pPr>
      <w:ins w:id="439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ins>
    </w:p>
    <w:p w14:paraId="390E039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94" w:author="Benjamin Pannell" w:date="2014-10-20T13:37:00Z"/>
          <w:rFonts w:ascii="Consolas" w:eastAsia="Times New Roman" w:hAnsi="Consolas" w:cs="Consolas"/>
          <w:color w:val="5C5C5C"/>
          <w:sz w:val="18"/>
          <w:szCs w:val="18"/>
          <w:lang w:eastAsia="en-ZA"/>
        </w:rPr>
      </w:pPr>
      <w:ins w:id="439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default</w:t>
        </w:r>
        <w:r w:rsidRPr="00F94075">
          <w:rPr>
            <w:rFonts w:ascii="Consolas" w:eastAsia="Times New Roman" w:hAnsi="Consolas" w:cs="Consolas"/>
            <w:color w:val="000000"/>
            <w:sz w:val="18"/>
            <w:szCs w:val="18"/>
            <w:bdr w:val="none" w:sz="0" w:space="0" w:color="auto" w:frame="1"/>
            <w:lang w:eastAsia="en-ZA"/>
          </w:rPr>
          <w:t>:  </w:t>
        </w:r>
      </w:ins>
    </w:p>
    <w:p w14:paraId="69AD115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396" w:author="Benjamin Pannell" w:date="2014-10-20T13:37:00Z"/>
          <w:rFonts w:ascii="Consolas" w:eastAsia="Times New Roman" w:hAnsi="Consolas" w:cs="Consolas"/>
          <w:color w:val="5C5C5C"/>
          <w:sz w:val="18"/>
          <w:szCs w:val="18"/>
          <w:lang w:eastAsia="en-ZA"/>
        </w:rPr>
      </w:pPr>
      <w:ins w:id="439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ins>
    </w:p>
    <w:p w14:paraId="2F804E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398" w:author="Benjamin Pannell" w:date="2014-10-20T13:37:00Z"/>
          <w:rFonts w:ascii="Consolas" w:eastAsia="Times New Roman" w:hAnsi="Consolas" w:cs="Consolas"/>
          <w:color w:val="5C5C5C"/>
          <w:sz w:val="18"/>
          <w:szCs w:val="18"/>
          <w:lang w:eastAsia="en-ZA"/>
        </w:rPr>
      </w:pPr>
      <w:ins w:id="4399" w:author="Benjamin Pannell" w:date="2014-10-20T13:37:00Z">
        <w:r w:rsidRPr="00F94075">
          <w:rPr>
            <w:rFonts w:ascii="Consolas" w:eastAsia="Times New Roman" w:hAnsi="Consolas" w:cs="Consolas"/>
            <w:color w:val="000000"/>
            <w:sz w:val="18"/>
            <w:szCs w:val="18"/>
            <w:bdr w:val="none" w:sz="0" w:space="0" w:color="auto" w:frame="1"/>
            <w:lang w:eastAsia="en-ZA"/>
          </w:rPr>
          <w:t>  }  </w:t>
        </w:r>
      </w:ins>
    </w:p>
    <w:p w14:paraId="686231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00" w:author="Benjamin Pannell" w:date="2014-10-20T13:37:00Z"/>
          <w:rFonts w:ascii="Consolas" w:eastAsia="Times New Roman" w:hAnsi="Consolas" w:cs="Consolas"/>
          <w:color w:val="5C5C5C"/>
          <w:sz w:val="18"/>
          <w:szCs w:val="18"/>
          <w:lang w:eastAsia="en-ZA"/>
        </w:rPr>
      </w:pPr>
      <w:ins w:id="440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A0AFD9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02" w:author="Benjamin Pannell" w:date="2014-10-20T13:37:00Z"/>
          <w:rFonts w:ascii="Consolas" w:eastAsia="Times New Roman" w:hAnsi="Consolas" w:cs="Consolas"/>
          <w:color w:val="5C5C5C"/>
          <w:sz w:val="18"/>
          <w:szCs w:val="18"/>
          <w:lang w:eastAsia="en-ZA"/>
        </w:rPr>
      </w:pPr>
      <w:ins w:id="440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digitalWrite</w:t>
        </w:r>
        <w:proofErr w:type="spellEnd"/>
        <w:r w:rsidRPr="00F94075">
          <w:rPr>
            <w:rFonts w:ascii="Consolas" w:eastAsia="Times New Roman" w:hAnsi="Consolas" w:cs="Consolas"/>
            <w:color w:val="000000"/>
            <w:sz w:val="18"/>
            <w:szCs w:val="18"/>
            <w:bdr w:val="none" w:sz="0" w:space="0" w:color="auto" w:frame="1"/>
            <w:lang w:eastAsia="en-ZA"/>
          </w:rPr>
          <w:t>(11, LOW);  </w:t>
        </w:r>
      </w:ins>
    </w:p>
    <w:p w14:paraId="32AF6BC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04" w:author="Benjamin Pannell" w:date="2014-10-20T13:37:00Z"/>
          <w:rFonts w:ascii="Consolas" w:eastAsia="Times New Roman" w:hAnsi="Consolas" w:cs="Consolas"/>
          <w:color w:val="5C5C5C"/>
          <w:sz w:val="18"/>
          <w:szCs w:val="18"/>
          <w:lang w:eastAsia="en-ZA"/>
        </w:rPr>
      </w:pPr>
      <w:ins w:id="440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EC6E75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06" w:author="Benjamin Pannell" w:date="2014-10-20T13:37:00Z"/>
          <w:rFonts w:ascii="Consolas" w:eastAsia="Times New Roman" w:hAnsi="Consolas" w:cs="Consolas"/>
          <w:color w:val="5C5C5C"/>
          <w:sz w:val="18"/>
          <w:szCs w:val="18"/>
          <w:lang w:eastAsia="en-ZA"/>
        </w:rPr>
      </w:pPr>
      <w:ins w:id="440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FA6E9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08" w:author="Benjamin Pannell" w:date="2014-10-20T13:37:00Z"/>
          <w:rFonts w:ascii="Consolas" w:eastAsia="Times New Roman" w:hAnsi="Consolas" w:cs="Consolas"/>
          <w:color w:val="5C5C5C"/>
          <w:sz w:val="18"/>
          <w:szCs w:val="18"/>
          <w:lang w:eastAsia="en-ZA"/>
        </w:rPr>
      </w:pPr>
      <w:ins w:id="4409" w:author="Benjamin Pannell" w:date="2014-10-20T13:37:00Z">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ins>
    </w:p>
    <w:p w14:paraId="416513F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10" w:author="Benjamin Pannell" w:date="2014-10-20T13:37:00Z"/>
          <w:rFonts w:ascii="Consolas" w:eastAsia="Times New Roman" w:hAnsi="Consolas" w:cs="Consolas"/>
          <w:color w:val="5C5C5C"/>
          <w:sz w:val="18"/>
          <w:szCs w:val="18"/>
          <w:lang w:eastAsia="en-ZA"/>
        </w:rPr>
      </w:pPr>
      <w:ins w:id="4411"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on_custom</w:t>
        </w:r>
        <w:proofErr w:type="spellEnd"/>
        <w:r w:rsidRPr="00F94075">
          <w:rPr>
            <w:rFonts w:ascii="Consolas" w:eastAsia="Times New Roman" w:hAnsi="Consolas" w:cs="Consolas"/>
            <w:color w:val="000000"/>
            <w:sz w:val="18"/>
            <w:szCs w:val="18"/>
            <w:bdr w:val="none" w:sz="0" w:space="0" w:color="auto" w:frame="1"/>
            <w:lang w:eastAsia="en-ZA"/>
          </w:rPr>
          <w:t>() {  </w:t>
        </w:r>
      </w:ins>
    </w:p>
    <w:p w14:paraId="5DBC2C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12" w:author="Benjamin Pannell" w:date="2014-10-20T13:37:00Z"/>
          <w:rFonts w:ascii="Consolas" w:eastAsia="Times New Roman" w:hAnsi="Consolas" w:cs="Consolas"/>
          <w:color w:val="5C5C5C"/>
          <w:sz w:val="18"/>
          <w:szCs w:val="18"/>
          <w:lang w:eastAsia="en-ZA"/>
        </w:rPr>
      </w:pPr>
      <w:ins w:id="4413"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71232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14" w:author="Benjamin Pannell" w:date="2014-10-20T13:37:00Z"/>
          <w:rFonts w:ascii="Consolas" w:eastAsia="Times New Roman" w:hAnsi="Consolas" w:cs="Consolas"/>
          <w:color w:val="5C5C5C"/>
          <w:sz w:val="18"/>
          <w:szCs w:val="18"/>
          <w:lang w:eastAsia="en-ZA"/>
        </w:rPr>
      </w:pPr>
      <w:ins w:id="441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302F755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16" w:author="Benjamin Pannell" w:date="2014-10-20T13:37:00Z"/>
          <w:rFonts w:ascii="Consolas" w:eastAsia="Times New Roman" w:hAnsi="Consolas" w:cs="Consolas"/>
          <w:color w:val="5C5C5C"/>
          <w:sz w:val="18"/>
          <w:szCs w:val="18"/>
          <w:lang w:eastAsia="en-ZA"/>
        </w:rPr>
      </w:pPr>
      <w:ins w:id="4417"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on_keyboard</w:t>
        </w:r>
        <w:proofErr w:type="spellEnd"/>
        <w:r w:rsidRPr="00F94075">
          <w:rPr>
            <w:rFonts w:ascii="Consolas" w:eastAsia="Times New Roman" w:hAnsi="Consolas" w:cs="Consolas"/>
            <w:color w:val="000000"/>
            <w:sz w:val="18"/>
            <w:szCs w:val="18"/>
            <w:bdr w:val="none" w:sz="0" w:space="0" w:color="auto" w:frame="1"/>
            <w:lang w:eastAsia="en-ZA"/>
          </w:rPr>
          <w:t>() {  </w:t>
        </w:r>
      </w:ins>
    </w:p>
    <w:p w14:paraId="27B43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18" w:author="Benjamin Pannell" w:date="2014-10-20T13:37:00Z"/>
          <w:rFonts w:ascii="Consolas" w:eastAsia="Times New Roman" w:hAnsi="Consolas" w:cs="Consolas"/>
          <w:color w:val="5C5C5C"/>
          <w:sz w:val="18"/>
          <w:szCs w:val="18"/>
          <w:lang w:eastAsia="en-ZA"/>
        </w:rPr>
      </w:pPr>
      <w:ins w:id="441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Keyboard.set_modifier</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[1]);  </w:t>
        </w:r>
      </w:ins>
    </w:p>
    <w:p w14:paraId="4889998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20" w:author="Benjamin Pannell" w:date="2014-10-20T13:37:00Z"/>
          <w:rFonts w:ascii="Consolas" w:eastAsia="Times New Roman" w:hAnsi="Consolas" w:cs="Consolas"/>
          <w:color w:val="5C5C5C"/>
          <w:sz w:val="18"/>
          <w:szCs w:val="18"/>
          <w:lang w:eastAsia="en-ZA"/>
        </w:rPr>
      </w:pPr>
      <w:ins w:id="4421" w:author="Benjamin Pannell" w:date="2014-10-20T13:37:00Z">
        <w:r w:rsidRPr="00F94075">
          <w:rPr>
            <w:rFonts w:ascii="Consolas" w:eastAsia="Times New Roman" w:hAnsi="Consolas" w:cs="Consolas"/>
            <w:color w:val="000000"/>
            <w:sz w:val="18"/>
            <w:szCs w:val="18"/>
            <w:bdr w:val="none" w:sz="0" w:space="0" w:color="auto" w:frame="1"/>
            <w:lang w:eastAsia="en-ZA"/>
          </w:rPr>
          <w:t>  Keyboard.set_key1(</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[2]);  </w:t>
        </w:r>
      </w:ins>
    </w:p>
    <w:p w14:paraId="61D3F5E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22" w:author="Benjamin Pannell" w:date="2014-10-20T13:37:00Z"/>
          <w:rFonts w:ascii="Consolas" w:eastAsia="Times New Roman" w:hAnsi="Consolas" w:cs="Consolas"/>
          <w:color w:val="5C5C5C"/>
          <w:sz w:val="18"/>
          <w:szCs w:val="18"/>
          <w:lang w:eastAsia="en-ZA"/>
        </w:rPr>
      </w:pPr>
      <w:ins w:id="4423" w:author="Benjamin Pannell" w:date="2014-10-20T13:37:00Z">
        <w:r w:rsidRPr="00F94075">
          <w:rPr>
            <w:rFonts w:ascii="Consolas" w:eastAsia="Times New Roman" w:hAnsi="Consolas" w:cs="Consolas"/>
            <w:color w:val="000000"/>
            <w:sz w:val="18"/>
            <w:szCs w:val="18"/>
            <w:bdr w:val="none" w:sz="0" w:space="0" w:color="auto" w:frame="1"/>
            <w:lang w:eastAsia="en-ZA"/>
          </w:rPr>
          <w:t>  Keyboard.set_key2(</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[3]);  </w:t>
        </w:r>
      </w:ins>
    </w:p>
    <w:p w14:paraId="1B8EB18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24" w:author="Benjamin Pannell" w:date="2014-10-20T13:37:00Z"/>
          <w:rFonts w:ascii="Consolas" w:eastAsia="Times New Roman" w:hAnsi="Consolas" w:cs="Consolas"/>
          <w:color w:val="5C5C5C"/>
          <w:sz w:val="18"/>
          <w:szCs w:val="18"/>
          <w:lang w:eastAsia="en-ZA"/>
        </w:rPr>
      </w:pPr>
      <w:ins w:id="4425" w:author="Benjamin Pannell" w:date="2014-10-20T13:37:00Z">
        <w:r w:rsidRPr="00F94075">
          <w:rPr>
            <w:rFonts w:ascii="Consolas" w:eastAsia="Times New Roman" w:hAnsi="Consolas" w:cs="Consolas"/>
            <w:color w:val="000000"/>
            <w:sz w:val="18"/>
            <w:szCs w:val="18"/>
            <w:bdr w:val="none" w:sz="0" w:space="0" w:color="auto" w:frame="1"/>
            <w:lang w:eastAsia="en-ZA"/>
          </w:rPr>
          <w:t>  Keyboard.set_key3(</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[4]);  </w:t>
        </w:r>
      </w:ins>
    </w:p>
    <w:p w14:paraId="4C3CA05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26" w:author="Benjamin Pannell" w:date="2014-10-20T13:37:00Z"/>
          <w:rFonts w:ascii="Consolas" w:eastAsia="Times New Roman" w:hAnsi="Consolas" w:cs="Consolas"/>
          <w:color w:val="5C5C5C"/>
          <w:sz w:val="18"/>
          <w:szCs w:val="18"/>
          <w:lang w:eastAsia="en-ZA"/>
        </w:rPr>
      </w:pPr>
      <w:ins w:id="4427" w:author="Benjamin Pannell" w:date="2014-10-20T13:37:00Z">
        <w:r w:rsidRPr="00F94075">
          <w:rPr>
            <w:rFonts w:ascii="Consolas" w:eastAsia="Times New Roman" w:hAnsi="Consolas" w:cs="Consolas"/>
            <w:color w:val="000000"/>
            <w:sz w:val="18"/>
            <w:szCs w:val="18"/>
            <w:bdr w:val="none" w:sz="0" w:space="0" w:color="auto" w:frame="1"/>
            <w:lang w:eastAsia="en-ZA"/>
          </w:rPr>
          <w:t>  Keyboard.set_key4(</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[5]);  </w:t>
        </w:r>
      </w:ins>
    </w:p>
    <w:p w14:paraId="4CE01A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28" w:author="Benjamin Pannell" w:date="2014-10-20T13:37:00Z"/>
          <w:rFonts w:ascii="Consolas" w:eastAsia="Times New Roman" w:hAnsi="Consolas" w:cs="Consolas"/>
          <w:color w:val="5C5C5C"/>
          <w:sz w:val="18"/>
          <w:szCs w:val="18"/>
          <w:lang w:eastAsia="en-ZA"/>
        </w:rPr>
      </w:pPr>
      <w:ins w:id="4429" w:author="Benjamin Pannell" w:date="2014-10-20T13:37:00Z">
        <w:r w:rsidRPr="00F94075">
          <w:rPr>
            <w:rFonts w:ascii="Consolas" w:eastAsia="Times New Roman" w:hAnsi="Consolas" w:cs="Consolas"/>
            <w:color w:val="000000"/>
            <w:sz w:val="18"/>
            <w:szCs w:val="18"/>
            <w:bdr w:val="none" w:sz="0" w:space="0" w:color="auto" w:frame="1"/>
            <w:lang w:eastAsia="en-ZA"/>
          </w:rPr>
          <w:t>  Keyboard.set_key5(</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[6]);  </w:t>
        </w:r>
      </w:ins>
    </w:p>
    <w:p w14:paraId="4C71D5B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30" w:author="Benjamin Pannell" w:date="2014-10-20T13:37:00Z"/>
          <w:rFonts w:ascii="Consolas" w:eastAsia="Times New Roman" w:hAnsi="Consolas" w:cs="Consolas"/>
          <w:color w:val="5C5C5C"/>
          <w:sz w:val="18"/>
          <w:szCs w:val="18"/>
          <w:lang w:eastAsia="en-ZA"/>
        </w:rPr>
      </w:pPr>
      <w:ins w:id="4431" w:author="Benjamin Pannell" w:date="2014-10-20T13:37:00Z">
        <w:r w:rsidRPr="00F94075">
          <w:rPr>
            <w:rFonts w:ascii="Consolas" w:eastAsia="Times New Roman" w:hAnsi="Consolas" w:cs="Consolas"/>
            <w:color w:val="000000"/>
            <w:sz w:val="18"/>
            <w:szCs w:val="18"/>
            <w:bdr w:val="none" w:sz="0" w:space="0" w:color="auto" w:frame="1"/>
            <w:lang w:eastAsia="en-ZA"/>
          </w:rPr>
          <w:t>  Keyboard.set_key6(</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[7]);  </w:t>
        </w:r>
      </w:ins>
    </w:p>
    <w:p w14:paraId="462179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32" w:author="Benjamin Pannell" w:date="2014-10-20T13:37:00Z"/>
          <w:rFonts w:ascii="Consolas" w:eastAsia="Times New Roman" w:hAnsi="Consolas" w:cs="Consolas"/>
          <w:color w:val="5C5C5C"/>
          <w:sz w:val="18"/>
          <w:szCs w:val="18"/>
          <w:lang w:eastAsia="en-ZA"/>
        </w:rPr>
      </w:pPr>
      <w:ins w:id="443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Keyboard.send_now</w:t>
        </w:r>
        <w:proofErr w:type="spellEnd"/>
        <w:r w:rsidRPr="00F94075">
          <w:rPr>
            <w:rFonts w:ascii="Consolas" w:eastAsia="Times New Roman" w:hAnsi="Consolas" w:cs="Consolas"/>
            <w:color w:val="000000"/>
            <w:sz w:val="18"/>
            <w:szCs w:val="18"/>
            <w:bdr w:val="none" w:sz="0" w:space="0" w:color="auto" w:frame="1"/>
            <w:lang w:eastAsia="en-ZA"/>
          </w:rPr>
          <w:t>();  </w:t>
        </w:r>
      </w:ins>
    </w:p>
    <w:p w14:paraId="0D361C1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34" w:author="Benjamin Pannell" w:date="2014-10-20T13:37:00Z"/>
          <w:rFonts w:ascii="Consolas" w:eastAsia="Times New Roman" w:hAnsi="Consolas" w:cs="Consolas"/>
          <w:color w:val="5C5C5C"/>
          <w:sz w:val="18"/>
          <w:szCs w:val="18"/>
          <w:lang w:eastAsia="en-ZA"/>
        </w:rPr>
      </w:pPr>
      <w:ins w:id="443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FE077E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36" w:author="Benjamin Pannell" w:date="2014-10-20T13:37:00Z"/>
          <w:rFonts w:ascii="Consolas" w:eastAsia="Times New Roman" w:hAnsi="Consolas" w:cs="Consolas"/>
          <w:color w:val="5C5C5C"/>
          <w:sz w:val="18"/>
          <w:szCs w:val="18"/>
          <w:lang w:eastAsia="en-ZA"/>
        </w:rPr>
      </w:pPr>
      <w:ins w:id="443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164685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38" w:author="Benjamin Pannell" w:date="2014-10-20T13:37:00Z"/>
          <w:rFonts w:ascii="Consolas" w:eastAsia="Times New Roman" w:hAnsi="Consolas" w:cs="Consolas"/>
          <w:color w:val="5C5C5C"/>
          <w:sz w:val="18"/>
          <w:szCs w:val="18"/>
          <w:lang w:eastAsia="en-ZA"/>
        </w:rPr>
      </w:pPr>
      <w:ins w:id="4439"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on_mouse</w:t>
        </w:r>
        <w:proofErr w:type="spellEnd"/>
        <w:r w:rsidRPr="00F94075">
          <w:rPr>
            <w:rFonts w:ascii="Consolas" w:eastAsia="Times New Roman" w:hAnsi="Consolas" w:cs="Consolas"/>
            <w:color w:val="000000"/>
            <w:sz w:val="18"/>
            <w:szCs w:val="18"/>
            <w:bdr w:val="none" w:sz="0" w:space="0" w:color="auto" w:frame="1"/>
            <w:lang w:eastAsia="en-ZA"/>
          </w:rPr>
          <w:t>() {  </w:t>
        </w:r>
      </w:ins>
    </w:p>
    <w:p w14:paraId="54042EB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40" w:author="Benjamin Pannell" w:date="2014-10-20T13:37:00Z"/>
          <w:rFonts w:ascii="Consolas" w:eastAsia="Times New Roman" w:hAnsi="Consolas" w:cs="Consolas"/>
          <w:color w:val="5C5C5C"/>
          <w:sz w:val="18"/>
          <w:szCs w:val="18"/>
          <w:lang w:eastAsia="en-ZA"/>
        </w:rPr>
      </w:pPr>
      <w:ins w:id="4441" w:author="Benjamin Pannell" w:date="2014-10-20T13:37:00Z">
        <w:r w:rsidRPr="00F94075">
          <w:rPr>
            <w:rFonts w:ascii="Consolas" w:eastAsia="Times New Roman" w:hAnsi="Consolas" w:cs="Consolas"/>
            <w:color w:val="000000"/>
            <w:sz w:val="18"/>
            <w:szCs w:val="18"/>
            <w:bdr w:val="none" w:sz="0" w:space="0" w:color="auto" w:frame="1"/>
            <w:lang w:eastAsia="en-ZA"/>
          </w:rPr>
          <w:t>  Mouse.set_</w:t>
        </w:r>
        <w:proofErr w:type="gramStart"/>
        <w:r w:rsidRPr="00F94075">
          <w:rPr>
            <w:rFonts w:ascii="Consolas" w:eastAsia="Times New Roman" w:hAnsi="Consolas" w:cs="Consolas"/>
            <w:color w:val="000000"/>
            <w:sz w:val="18"/>
            <w:szCs w:val="18"/>
            <w:bdr w:val="none" w:sz="0" w:space="0" w:color="auto" w:frame="1"/>
            <w:lang w:eastAsia="en-ZA"/>
          </w:rPr>
          <w:t>buttons(</w:t>
        </w:r>
        <w:proofErr w:type="gramEnd"/>
        <w:r w:rsidRPr="00F94075">
          <w:rPr>
            <w:rFonts w:ascii="Consolas" w:eastAsia="Times New Roman" w:hAnsi="Consolas" w:cs="Consolas"/>
            <w:color w:val="000000"/>
            <w:sz w:val="18"/>
            <w:szCs w:val="18"/>
            <w:bdr w:val="none" w:sz="0" w:space="0" w:color="auto" w:frame="1"/>
            <w:lang w:eastAsia="en-ZA"/>
          </w:rPr>
          <w:t>!!(rx_</w:t>
        </w:r>
        <w:proofErr w:type="gramStart"/>
        <w:r w:rsidRPr="00F94075">
          <w:rPr>
            <w:rFonts w:ascii="Consolas" w:eastAsia="Times New Roman" w:hAnsi="Consolas" w:cs="Consolas"/>
            <w:color w:val="000000"/>
            <w:sz w:val="18"/>
            <w:szCs w:val="18"/>
            <w:bdr w:val="none" w:sz="0" w:space="0" w:color="auto" w:frame="1"/>
            <w:lang w:eastAsia="en-ZA"/>
          </w:rPr>
          <w:t>buffer[</w:t>
        </w:r>
        <w:proofErr w:type="gramEnd"/>
        <w:r w:rsidRPr="00F94075">
          <w:rPr>
            <w:rFonts w:ascii="Consolas" w:eastAsia="Times New Roman" w:hAnsi="Consolas" w:cs="Consolas"/>
            <w:color w:val="000000"/>
            <w:sz w:val="18"/>
            <w:szCs w:val="18"/>
            <w:bdr w:val="none" w:sz="0" w:space="0" w:color="auto" w:frame="1"/>
            <w:lang w:eastAsia="en-ZA"/>
          </w:rPr>
          <w:t>1] &amp; 0x1), !!(rx_</w:t>
        </w:r>
        <w:proofErr w:type="gramStart"/>
        <w:r w:rsidRPr="00F94075">
          <w:rPr>
            <w:rFonts w:ascii="Consolas" w:eastAsia="Times New Roman" w:hAnsi="Consolas" w:cs="Consolas"/>
            <w:color w:val="000000"/>
            <w:sz w:val="18"/>
            <w:szCs w:val="18"/>
            <w:bdr w:val="none" w:sz="0" w:space="0" w:color="auto" w:frame="1"/>
            <w:lang w:eastAsia="en-ZA"/>
          </w:rPr>
          <w:t>buffer[</w:t>
        </w:r>
        <w:proofErr w:type="gramEnd"/>
        <w:r w:rsidRPr="00F94075">
          <w:rPr>
            <w:rFonts w:ascii="Consolas" w:eastAsia="Times New Roman" w:hAnsi="Consolas" w:cs="Consolas"/>
            <w:color w:val="000000"/>
            <w:sz w:val="18"/>
            <w:szCs w:val="18"/>
            <w:bdr w:val="none" w:sz="0" w:space="0" w:color="auto" w:frame="1"/>
            <w:lang w:eastAsia="en-ZA"/>
          </w:rPr>
          <w:t>1] &amp; 0x2), !!(rx_buffer[1] &amp; 0x4));  </w:t>
        </w:r>
      </w:ins>
    </w:p>
    <w:p w14:paraId="3F81238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42" w:author="Benjamin Pannell" w:date="2014-10-20T13:37:00Z"/>
          <w:rFonts w:ascii="Consolas" w:eastAsia="Times New Roman" w:hAnsi="Consolas" w:cs="Consolas"/>
          <w:color w:val="5C5C5C"/>
          <w:sz w:val="18"/>
          <w:szCs w:val="18"/>
          <w:lang w:eastAsia="en-ZA"/>
        </w:rPr>
      </w:pPr>
      <w:ins w:id="444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Mouse.move</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[2], </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[3], </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[4]);  </w:t>
        </w:r>
      </w:ins>
    </w:p>
    <w:p w14:paraId="583C03D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44" w:author="Benjamin Pannell" w:date="2014-10-20T13:37:00Z"/>
          <w:rFonts w:ascii="Consolas" w:eastAsia="Times New Roman" w:hAnsi="Consolas" w:cs="Consolas"/>
          <w:color w:val="5C5C5C"/>
          <w:sz w:val="18"/>
          <w:szCs w:val="18"/>
          <w:lang w:eastAsia="en-ZA"/>
        </w:rPr>
      </w:pPr>
      <w:ins w:id="444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16B881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46" w:author="Benjamin Pannell" w:date="2014-10-20T13:37:00Z"/>
          <w:rFonts w:ascii="Consolas" w:eastAsia="Times New Roman" w:hAnsi="Consolas" w:cs="Consolas"/>
          <w:color w:val="5C5C5C"/>
          <w:sz w:val="18"/>
          <w:szCs w:val="18"/>
          <w:lang w:eastAsia="en-ZA"/>
        </w:rPr>
      </w:pPr>
      <w:ins w:id="444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55013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48" w:author="Benjamin Pannell" w:date="2014-10-20T13:37:00Z"/>
          <w:rFonts w:ascii="Consolas" w:eastAsia="Times New Roman" w:hAnsi="Consolas" w:cs="Consolas"/>
          <w:color w:val="5C5C5C"/>
          <w:sz w:val="18"/>
          <w:szCs w:val="18"/>
          <w:lang w:eastAsia="en-ZA"/>
        </w:rPr>
      </w:pPr>
      <w:ins w:id="4449" w:author="Benjamin Pannell" w:date="2014-10-20T13:37:00Z">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on_joystick</w:t>
        </w:r>
        <w:proofErr w:type="spellEnd"/>
        <w:r w:rsidRPr="00F94075">
          <w:rPr>
            <w:rFonts w:ascii="Consolas" w:eastAsia="Times New Roman" w:hAnsi="Consolas" w:cs="Consolas"/>
            <w:color w:val="000000"/>
            <w:sz w:val="18"/>
            <w:szCs w:val="18"/>
            <w:bdr w:val="none" w:sz="0" w:space="0" w:color="auto" w:frame="1"/>
            <w:lang w:eastAsia="en-ZA"/>
          </w:rPr>
          <w:t>() {  </w:t>
        </w:r>
      </w:ins>
    </w:p>
    <w:p w14:paraId="4BFF49A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50" w:author="Benjamin Pannell" w:date="2014-10-20T13:37:00Z"/>
          <w:rFonts w:ascii="Consolas" w:eastAsia="Times New Roman" w:hAnsi="Consolas" w:cs="Consolas"/>
          <w:color w:val="5C5C5C"/>
          <w:sz w:val="18"/>
          <w:szCs w:val="18"/>
          <w:lang w:eastAsia="en-ZA"/>
        </w:rPr>
      </w:pPr>
      <w:ins w:id="445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w:t>
        </w:r>
      </w:ins>
    </w:p>
    <w:p w14:paraId="1BB874F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52" w:author="Benjamin Pannell" w:date="2014-10-20T13:37:00Z"/>
          <w:rFonts w:ascii="Consolas" w:eastAsia="Times New Roman" w:hAnsi="Consolas" w:cs="Consolas"/>
          <w:color w:val="5C5C5C"/>
          <w:sz w:val="18"/>
          <w:szCs w:val="18"/>
          <w:lang w:eastAsia="en-ZA"/>
        </w:rPr>
      </w:pPr>
      <w:ins w:id="445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 pack;  </w:t>
        </w:r>
      </w:ins>
    </w:p>
    <w:p w14:paraId="0E6CDD0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54" w:author="Benjamin Pannell" w:date="2014-10-20T13:37:00Z"/>
          <w:rFonts w:ascii="Consolas" w:eastAsia="Times New Roman" w:hAnsi="Consolas" w:cs="Consolas"/>
          <w:color w:val="5C5C5C"/>
          <w:sz w:val="18"/>
          <w:szCs w:val="18"/>
          <w:lang w:eastAsia="en-ZA"/>
        </w:rPr>
      </w:pPr>
      <w:ins w:id="445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16874E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56" w:author="Benjamin Pannell" w:date="2014-10-20T13:37:00Z"/>
          <w:rFonts w:ascii="Consolas" w:eastAsia="Times New Roman" w:hAnsi="Consolas" w:cs="Consolas"/>
          <w:color w:val="5C5C5C"/>
          <w:sz w:val="18"/>
          <w:szCs w:val="18"/>
          <w:lang w:eastAsia="en-ZA"/>
        </w:rPr>
      </w:pPr>
      <w:ins w:id="445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F5A1C4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58" w:author="Benjamin Pannell" w:date="2014-10-20T13:37:00Z"/>
          <w:rFonts w:ascii="Consolas" w:eastAsia="Times New Roman" w:hAnsi="Consolas" w:cs="Consolas"/>
          <w:color w:val="5C5C5C"/>
          <w:sz w:val="18"/>
          <w:szCs w:val="18"/>
          <w:lang w:eastAsia="en-ZA"/>
        </w:rPr>
      </w:pPr>
      <w:ins w:id="4459"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Load the buttons</w:t>
        </w:r>
        <w:r w:rsidRPr="00F94075">
          <w:rPr>
            <w:rFonts w:ascii="Consolas" w:eastAsia="Times New Roman" w:hAnsi="Consolas" w:cs="Consolas"/>
            <w:color w:val="000000"/>
            <w:sz w:val="18"/>
            <w:szCs w:val="18"/>
            <w:bdr w:val="none" w:sz="0" w:space="0" w:color="auto" w:frame="1"/>
            <w:lang w:eastAsia="en-ZA"/>
          </w:rPr>
          <w:t>  </w:t>
        </w:r>
      </w:ins>
    </w:p>
    <w:p w14:paraId="5EFAF55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60" w:author="Benjamin Pannell" w:date="2014-10-20T13:37:00Z"/>
          <w:rFonts w:ascii="Consolas" w:eastAsia="Times New Roman" w:hAnsi="Consolas" w:cs="Consolas"/>
          <w:color w:val="5C5C5C"/>
          <w:sz w:val="18"/>
          <w:szCs w:val="18"/>
          <w:lang w:eastAsia="en-ZA"/>
        </w:rPr>
      </w:pPr>
      <w:ins w:id="4461" w:author="Benjamin Pannell" w:date="2014-10-20T13:37:00Z">
        <w:r w:rsidRPr="00F94075">
          <w:rPr>
            <w:rFonts w:ascii="Consolas" w:eastAsia="Times New Roman" w:hAnsi="Consolas" w:cs="Consolas"/>
            <w:color w:val="000000"/>
            <w:sz w:val="18"/>
            <w:szCs w:val="18"/>
            <w:bdr w:val="none" w:sz="0" w:space="0" w:color="auto" w:frame="1"/>
            <w:lang w:eastAsia="en-ZA"/>
          </w:rPr>
          <w:t>  pack = </w:t>
        </w:r>
        <w:proofErr w:type="spellStart"/>
        <w:r w:rsidRPr="00F94075">
          <w:rPr>
            <w:rFonts w:ascii="Consolas" w:eastAsia="Times New Roman" w:hAnsi="Consolas" w:cs="Consolas"/>
            <w:color w:val="000000"/>
            <w:sz w:val="18"/>
            <w:szCs w:val="18"/>
            <w:bdr w:val="none" w:sz="0" w:space="0" w:color="auto" w:frame="1"/>
            <w:lang w:eastAsia="en-ZA"/>
          </w:rPr>
          <w:t>proto_int</w:t>
        </w:r>
        <w:proofErr w:type="spellEnd"/>
        <w:r w:rsidRPr="00F94075">
          <w:rPr>
            <w:rFonts w:ascii="Consolas" w:eastAsia="Times New Roman" w:hAnsi="Consolas" w:cs="Consolas"/>
            <w:color w:val="000000"/>
            <w:sz w:val="18"/>
            <w:szCs w:val="18"/>
            <w:bdr w:val="none" w:sz="0" w:space="0" w:color="auto" w:frame="1"/>
            <w:lang w:eastAsia="en-ZA"/>
          </w:rPr>
          <w:t>(1);  </w:t>
        </w:r>
      </w:ins>
    </w:p>
    <w:p w14:paraId="5CA3802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62" w:author="Benjamin Pannell" w:date="2014-10-20T13:37:00Z"/>
          <w:rFonts w:ascii="Consolas" w:eastAsia="Times New Roman" w:hAnsi="Consolas" w:cs="Consolas"/>
          <w:color w:val="5C5C5C"/>
          <w:sz w:val="18"/>
          <w:szCs w:val="18"/>
          <w:lang w:eastAsia="en-ZA"/>
        </w:rPr>
      </w:pPr>
      <w:ins w:id="4463"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gramStart"/>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w:t>
        </w:r>
        <w:proofErr w:type="gramEnd"/>
        <w:r w:rsidRPr="00F94075">
          <w:rPr>
            <w:rFonts w:ascii="Consolas" w:eastAsia="Times New Roman" w:hAnsi="Consolas" w:cs="Consolas"/>
            <w:color w:val="000000"/>
            <w:sz w:val="18"/>
            <w:szCs w:val="18"/>
            <w:bdr w:val="none" w:sz="0" w:space="0" w:color="auto" w:frame="1"/>
            <w:lang w:eastAsia="en-ZA"/>
          </w:rPr>
          <w:t>i = 0; i &lt; 32; i++) Joystick.button(i, !!(pack &amp; (0x00000001 &lt;&lt; i)));  </w:t>
        </w:r>
      </w:ins>
    </w:p>
    <w:p w14:paraId="07795E4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64" w:author="Benjamin Pannell" w:date="2014-10-20T13:37:00Z"/>
          <w:rFonts w:ascii="Consolas" w:eastAsia="Times New Roman" w:hAnsi="Consolas" w:cs="Consolas"/>
          <w:color w:val="5C5C5C"/>
          <w:sz w:val="18"/>
          <w:szCs w:val="18"/>
          <w:lang w:eastAsia="en-ZA"/>
        </w:rPr>
      </w:pPr>
      <w:ins w:id="446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621623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66" w:author="Benjamin Pannell" w:date="2014-10-20T13:37:00Z"/>
          <w:rFonts w:ascii="Consolas" w:eastAsia="Times New Roman" w:hAnsi="Consolas" w:cs="Consolas"/>
          <w:color w:val="5C5C5C"/>
          <w:sz w:val="18"/>
          <w:szCs w:val="18"/>
          <w:lang w:eastAsia="en-ZA"/>
        </w:rPr>
      </w:pPr>
      <w:ins w:id="446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X, Y, Z</w:t>
        </w:r>
        <w:r w:rsidRPr="00F94075">
          <w:rPr>
            <w:rFonts w:ascii="Consolas" w:eastAsia="Times New Roman" w:hAnsi="Consolas" w:cs="Consolas"/>
            <w:color w:val="000000"/>
            <w:sz w:val="18"/>
            <w:szCs w:val="18"/>
            <w:bdr w:val="none" w:sz="0" w:space="0" w:color="auto" w:frame="1"/>
            <w:lang w:eastAsia="en-ZA"/>
          </w:rPr>
          <w:t>  </w:t>
        </w:r>
      </w:ins>
    </w:p>
    <w:p w14:paraId="59C0BA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68" w:author="Benjamin Pannell" w:date="2014-10-20T13:37:00Z"/>
          <w:rFonts w:ascii="Consolas" w:eastAsia="Times New Roman" w:hAnsi="Consolas" w:cs="Consolas"/>
          <w:color w:val="5C5C5C"/>
          <w:sz w:val="18"/>
          <w:szCs w:val="18"/>
          <w:lang w:eastAsia="en-ZA"/>
        </w:rPr>
      </w:pPr>
      <w:ins w:id="4469" w:author="Benjamin Pannell" w:date="2014-10-20T13:37:00Z">
        <w:r w:rsidRPr="00F94075">
          <w:rPr>
            <w:rFonts w:ascii="Consolas" w:eastAsia="Times New Roman" w:hAnsi="Consolas" w:cs="Consolas"/>
            <w:color w:val="000000"/>
            <w:sz w:val="18"/>
            <w:szCs w:val="18"/>
            <w:bdr w:val="none" w:sz="0" w:space="0" w:color="auto" w:frame="1"/>
            <w:lang w:eastAsia="en-ZA"/>
          </w:rPr>
          <w:t>  pack = </w:t>
        </w:r>
        <w:proofErr w:type="spellStart"/>
        <w:r w:rsidRPr="00F94075">
          <w:rPr>
            <w:rFonts w:ascii="Consolas" w:eastAsia="Times New Roman" w:hAnsi="Consolas" w:cs="Consolas"/>
            <w:color w:val="000000"/>
            <w:sz w:val="18"/>
            <w:szCs w:val="18"/>
            <w:bdr w:val="none" w:sz="0" w:space="0" w:color="auto" w:frame="1"/>
            <w:lang w:eastAsia="en-ZA"/>
          </w:rPr>
          <w:t>proto_int</w:t>
        </w:r>
        <w:proofErr w:type="spellEnd"/>
        <w:r w:rsidRPr="00F94075">
          <w:rPr>
            <w:rFonts w:ascii="Consolas" w:eastAsia="Times New Roman" w:hAnsi="Consolas" w:cs="Consolas"/>
            <w:color w:val="000000"/>
            <w:sz w:val="18"/>
            <w:szCs w:val="18"/>
            <w:bdr w:val="none" w:sz="0" w:space="0" w:color="auto" w:frame="1"/>
            <w:lang w:eastAsia="en-ZA"/>
          </w:rPr>
          <w:t>(5);  </w:t>
        </w:r>
      </w:ins>
    </w:p>
    <w:p w14:paraId="51B9222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70" w:author="Benjamin Pannell" w:date="2014-10-20T13:37:00Z"/>
          <w:rFonts w:ascii="Consolas" w:eastAsia="Times New Roman" w:hAnsi="Consolas" w:cs="Consolas"/>
          <w:color w:val="5C5C5C"/>
          <w:sz w:val="18"/>
          <w:szCs w:val="18"/>
          <w:lang w:eastAsia="en-ZA"/>
        </w:rPr>
      </w:pPr>
      <w:ins w:id="4471"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Joystick.Z</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465EF7E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72" w:author="Benjamin Pannell" w:date="2014-10-20T13:37:00Z"/>
          <w:rFonts w:ascii="Consolas" w:eastAsia="Times New Roman" w:hAnsi="Consolas" w:cs="Consolas"/>
          <w:color w:val="5C5C5C"/>
          <w:sz w:val="18"/>
          <w:szCs w:val="18"/>
          <w:lang w:eastAsia="en-ZA"/>
        </w:rPr>
      </w:pPr>
      <w:ins w:id="4473" w:author="Benjamin Pannell" w:date="2014-10-20T13:37:00Z">
        <w:r w:rsidRPr="00F94075">
          <w:rPr>
            <w:rFonts w:ascii="Consolas" w:eastAsia="Times New Roman" w:hAnsi="Consolas" w:cs="Consolas"/>
            <w:color w:val="000000"/>
            <w:sz w:val="18"/>
            <w:szCs w:val="18"/>
            <w:bdr w:val="none" w:sz="0" w:space="0" w:color="auto" w:frame="1"/>
            <w:lang w:eastAsia="en-ZA"/>
          </w:rPr>
          <w:t>  pack = pack &gt;&gt; 10;  </w:t>
        </w:r>
      </w:ins>
    </w:p>
    <w:p w14:paraId="4458F6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74" w:author="Benjamin Pannell" w:date="2014-10-20T13:37:00Z"/>
          <w:rFonts w:ascii="Consolas" w:eastAsia="Times New Roman" w:hAnsi="Consolas" w:cs="Consolas"/>
          <w:color w:val="5C5C5C"/>
          <w:sz w:val="18"/>
          <w:szCs w:val="18"/>
          <w:lang w:eastAsia="en-ZA"/>
        </w:rPr>
      </w:pPr>
      <w:ins w:id="447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Joystick.Y</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2407355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76" w:author="Benjamin Pannell" w:date="2014-10-20T13:37:00Z"/>
          <w:rFonts w:ascii="Consolas" w:eastAsia="Times New Roman" w:hAnsi="Consolas" w:cs="Consolas"/>
          <w:color w:val="5C5C5C"/>
          <w:sz w:val="18"/>
          <w:szCs w:val="18"/>
          <w:lang w:eastAsia="en-ZA"/>
        </w:rPr>
      </w:pPr>
      <w:ins w:id="4477" w:author="Benjamin Pannell" w:date="2014-10-20T13:37:00Z">
        <w:r w:rsidRPr="00F94075">
          <w:rPr>
            <w:rFonts w:ascii="Consolas" w:eastAsia="Times New Roman" w:hAnsi="Consolas" w:cs="Consolas"/>
            <w:color w:val="000000"/>
            <w:sz w:val="18"/>
            <w:szCs w:val="18"/>
            <w:bdr w:val="none" w:sz="0" w:space="0" w:color="auto" w:frame="1"/>
            <w:lang w:eastAsia="en-ZA"/>
          </w:rPr>
          <w:t>  pack = pack &gt;&gt; 10;  </w:t>
        </w:r>
      </w:ins>
    </w:p>
    <w:p w14:paraId="43968C7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78" w:author="Benjamin Pannell" w:date="2014-10-20T13:37:00Z"/>
          <w:rFonts w:ascii="Consolas" w:eastAsia="Times New Roman" w:hAnsi="Consolas" w:cs="Consolas"/>
          <w:color w:val="5C5C5C"/>
          <w:sz w:val="18"/>
          <w:szCs w:val="18"/>
          <w:lang w:eastAsia="en-ZA"/>
        </w:rPr>
      </w:pPr>
      <w:ins w:id="447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Joystick.X</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0196C7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80" w:author="Benjamin Pannell" w:date="2014-10-20T13:37:00Z"/>
          <w:rFonts w:ascii="Consolas" w:eastAsia="Times New Roman" w:hAnsi="Consolas" w:cs="Consolas"/>
          <w:color w:val="5C5C5C"/>
          <w:sz w:val="18"/>
          <w:szCs w:val="18"/>
          <w:lang w:eastAsia="en-ZA"/>
        </w:rPr>
      </w:pPr>
      <w:ins w:id="448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107374A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82" w:author="Benjamin Pannell" w:date="2014-10-20T13:37:00Z"/>
          <w:rFonts w:ascii="Consolas" w:eastAsia="Times New Roman" w:hAnsi="Consolas" w:cs="Consolas"/>
          <w:color w:val="5C5C5C"/>
          <w:sz w:val="18"/>
          <w:szCs w:val="18"/>
          <w:lang w:eastAsia="en-ZA"/>
        </w:rPr>
      </w:pPr>
      <w:ins w:id="448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w:t>
        </w:r>
        <w:proofErr w:type="spellStart"/>
        <w:r w:rsidRPr="00F94075">
          <w:rPr>
            <w:rFonts w:ascii="Consolas" w:eastAsia="Times New Roman" w:hAnsi="Consolas" w:cs="Consolas"/>
            <w:color w:val="008200"/>
            <w:sz w:val="18"/>
            <w:szCs w:val="18"/>
            <w:bdr w:val="none" w:sz="0" w:space="0" w:color="auto" w:frame="1"/>
            <w:lang w:eastAsia="en-ZA"/>
          </w:rPr>
          <w:t>rZ</w:t>
        </w:r>
        <w:proofErr w:type="spellEnd"/>
        <w:r w:rsidRPr="00F94075">
          <w:rPr>
            <w:rFonts w:ascii="Consolas" w:eastAsia="Times New Roman" w:hAnsi="Consolas" w:cs="Consolas"/>
            <w:color w:val="008200"/>
            <w:sz w:val="18"/>
            <w:szCs w:val="18"/>
            <w:bdr w:val="none" w:sz="0" w:space="0" w:color="auto" w:frame="1"/>
            <w:lang w:eastAsia="en-ZA"/>
          </w:rPr>
          <w:t>, </w:t>
        </w:r>
        <w:proofErr w:type="spellStart"/>
        <w:r w:rsidRPr="00F94075">
          <w:rPr>
            <w:rFonts w:ascii="Consolas" w:eastAsia="Times New Roman" w:hAnsi="Consolas" w:cs="Consolas"/>
            <w:color w:val="008200"/>
            <w:sz w:val="18"/>
            <w:szCs w:val="18"/>
            <w:bdr w:val="none" w:sz="0" w:space="0" w:color="auto" w:frame="1"/>
            <w:lang w:eastAsia="en-ZA"/>
          </w:rPr>
          <w:t>sL</w:t>
        </w:r>
        <w:proofErr w:type="spellEnd"/>
        <w:r w:rsidRPr="00F94075">
          <w:rPr>
            <w:rFonts w:ascii="Consolas" w:eastAsia="Times New Roman" w:hAnsi="Consolas" w:cs="Consolas"/>
            <w:color w:val="008200"/>
            <w:sz w:val="18"/>
            <w:szCs w:val="18"/>
            <w:bdr w:val="none" w:sz="0" w:space="0" w:color="auto" w:frame="1"/>
            <w:lang w:eastAsia="en-ZA"/>
          </w:rPr>
          <w:t>, </w:t>
        </w:r>
        <w:proofErr w:type="spellStart"/>
        <w:r w:rsidRPr="00F94075">
          <w:rPr>
            <w:rFonts w:ascii="Consolas" w:eastAsia="Times New Roman" w:hAnsi="Consolas" w:cs="Consolas"/>
            <w:color w:val="008200"/>
            <w:sz w:val="18"/>
            <w:szCs w:val="18"/>
            <w:bdr w:val="none" w:sz="0" w:space="0" w:color="auto" w:frame="1"/>
            <w:lang w:eastAsia="en-ZA"/>
          </w:rPr>
          <w:t>sR</w:t>
        </w:r>
        <w:proofErr w:type="spellEnd"/>
        <w:r w:rsidRPr="00F94075">
          <w:rPr>
            <w:rFonts w:ascii="Consolas" w:eastAsia="Times New Roman" w:hAnsi="Consolas" w:cs="Consolas"/>
            <w:color w:val="000000"/>
            <w:sz w:val="18"/>
            <w:szCs w:val="18"/>
            <w:bdr w:val="none" w:sz="0" w:space="0" w:color="auto" w:frame="1"/>
            <w:lang w:eastAsia="en-ZA"/>
          </w:rPr>
          <w:t>  </w:t>
        </w:r>
      </w:ins>
    </w:p>
    <w:p w14:paraId="384DDB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84" w:author="Benjamin Pannell" w:date="2014-10-20T13:37:00Z"/>
          <w:rFonts w:ascii="Consolas" w:eastAsia="Times New Roman" w:hAnsi="Consolas" w:cs="Consolas"/>
          <w:color w:val="5C5C5C"/>
          <w:sz w:val="18"/>
          <w:szCs w:val="18"/>
          <w:lang w:eastAsia="en-ZA"/>
        </w:rPr>
      </w:pPr>
      <w:ins w:id="4485" w:author="Benjamin Pannell" w:date="2014-10-20T13:37:00Z">
        <w:r w:rsidRPr="00F94075">
          <w:rPr>
            <w:rFonts w:ascii="Consolas" w:eastAsia="Times New Roman" w:hAnsi="Consolas" w:cs="Consolas"/>
            <w:color w:val="000000"/>
            <w:sz w:val="18"/>
            <w:szCs w:val="18"/>
            <w:bdr w:val="none" w:sz="0" w:space="0" w:color="auto" w:frame="1"/>
            <w:lang w:eastAsia="en-ZA"/>
          </w:rPr>
          <w:t>  pack = </w:t>
        </w:r>
        <w:proofErr w:type="spellStart"/>
        <w:r w:rsidRPr="00F94075">
          <w:rPr>
            <w:rFonts w:ascii="Consolas" w:eastAsia="Times New Roman" w:hAnsi="Consolas" w:cs="Consolas"/>
            <w:color w:val="000000"/>
            <w:sz w:val="18"/>
            <w:szCs w:val="18"/>
            <w:bdr w:val="none" w:sz="0" w:space="0" w:color="auto" w:frame="1"/>
            <w:lang w:eastAsia="en-ZA"/>
          </w:rPr>
          <w:t>proto_int</w:t>
        </w:r>
        <w:proofErr w:type="spellEnd"/>
        <w:r w:rsidRPr="00F94075">
          <w:rPr>
            <w:rFonts w:ascii="Consolas" w:eastAsia="Times New Roman" w:hAnsi="Consolas" w:cs="Consolas"/>
            <w:color w:val="000000"/>
            <w:sz w:val="18"/>
            <w:szCs w:val="18"/>
            <w:bdr w:val="none" w:sz="0" w:space="0" w:color="auto" w:frame="1"/>
            <w:lang w:eastAsia="en-ZA"/>
          </w:rPr>
          <w:t>(9);  </w:t>
        </w:r>
      </w:ins>
    </w:p>
    <w:p w14:paraId="1DE1AD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86" w:author="Benjamin Pannell" w:date="2014-10-20T13:37:00Z"/>
          <w:rFonts w:ascii="Consolas" w:eastAsia="Times New Roman" w:hAnsi="Consolas" w:cs="Consolas"/>
          <w:color w:val="5C5C5C"/>
          <w:sz w:val="18"/>
          <w:szCs w:val="18"/>
          <w:lang w:eastAsia="en-ZA"/>
        </w:rPr>
      </w:pPr>
      <w:ins w:id="4487"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Joystick.Zrotate</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75C768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88" w:author="Benjamin Pannell" w:date="2014-10-20T13:37:00Z"/>
          <w:rFonts w:ascii="Consolas" w:eastAsia="Times New Roman" w:hAnsi="Consolas" w:cs="Consolas"/>
          <w:color w:val="5C5C5C"/>
          <w:sz w:val="18"/>
          <w:szCs w:val="18"/>
          <w:lang w:eastAsia="en-ZA"/>
        </w:rPr>
      </w:pPr>
      <w:ins w:id="4489" w:author="Benjamin Pannell" w:date="2014-10-20T13:37:00Z">
        <w:r w:rsidRPr="00F94075">
          <w:rPr>
            <w:rFonts w:ascii="Consolas" w:eastAsia="Times New Roman" w:hAnsi="Consolas" w:cs="Consolas"/>
            <w:color w:val="000000"/>
            <w:sz w:val="18"/>
            <w:szCs w:val="18"/>
            <w:bdr w:val="none" w:sz="0" w:space="0" w:color="auto" w:frame="1"/>
            <w:lang w:eastAsia="en-ZA"/>
          </w:rPr>
          <w:t>  pack = pack &gt;&gt; 10;  </w:t>
        </w:r>
      </w:ins>
    </w:p>
    <w:p w14:paraId="7E0EFB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90" w:author="Benjamin Pannell" w:date="2014-10-20T13:37:00Z"/>
          <w:rFonts w:ascii="Consolas" w:eastAsia="Times New Roman" w:hAnsi="Consolas" w:cs="Consolas"/>
          <w:color w:val="5C5C5C"/>
          <w:sz w:val="18"/>
          <w:szCs w:val="18"/>
          <w:lang w:eastAsia="en-ZA"/>
        </w:rPr>
      </w:pPr>
      <w:ins w:id="4491" w:author="Benjamin Pannell" w:date="2014-10-20T13:37:00Z">
        <w:r w:rsidRPr="00F94075">
          <w:rPr>
            <w:rFonts w:ascii="Consolas" w:eastAsia="Times New Roman" w:hAnsi="Consolas" w:cs="Consolas"/>
            <w:color w:val="000000"/>
            <w:sz w:val="18"/>
            <w:szCs w:val="18"/>
            <w:bdr w:val="none" w:sz="0" w:space="0" w:color="auto" w:frame="1"/>
            <w:lang w:eastAsia="en-ZA"/>
          </w:rPr>
          <w:lastRenderedPageBreak/>
          <w:t>  </w:t>
        </w:r>
        <w:proofErr w:type="spellStart"/>
        <w:r w:rsidRPr="00F94075">
          <w:rPr>
            <w:rFonts w:ascii="Consolas" w:eastAsia="Times New Roman" w:hAnsi="Consolas" w:cs="Consolas"/>
            <w:color w:val="000000"/>
            <w:sz w:val="18"/>
            <w:szCs w:val="18"/>
            <w:bdr w:val="none" w:sz="0" w:space="0" w:color="auto" w:frame="1"/>
            <w:lang w:eastAsia="en-ZA"/>
          </w:rPr>
          <w:t>Joystick.sliderLeft</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1FE3362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92" w:author="Benjamin Pannell" w:date="2014-10-20T13:37:00Z"/>
          <w:rFonts w:ascii="Consolas" w:eastAsia="Times New Roman" w:hAnsi="Consolas" w:cs="Consolas"/>
          <w:color w:val="5C5C5C"/>
          <w:sz w:val="18"/>
          <w:szCs w:val="18"/>
          <w:lang w:eastAsia="en-ZA"/>
        </w:rPr>
      </w:pPr>
      <w:ins w:id="4493" w:author="Benjamin Pannell" w:date="2014-10-20T13:37:00Z">
        <w:r w:rsidRPr="00F94075">
          <w:rPr>
            <w:rFonts w:ascii="Consolas" w:eastAsia="Times New Roman" w:hAnsi="Consolas" w:cs="Consolas"/>
            <w:color w:val="000000"/>
            <w:sz w:val="18"/>
            <w:szCs w:val="18"/>
            <w:bdr w:val="none" w:sz="0" w:space="0" w:color="auto" w:frame="1"/>
            <w:lang w:eastAsia="en-ZA"/>
          </w:rPr>
          <w:t>  pack = pack &gt;&gt; 10;  </w:t>
        </w:r>
      </w:ins>
    </w:p>
    <w:p w14:paraId="6AA1FA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94" w:author="Benjamin Pannell" w:date="2014-10-20T13:37:00Z"/>
          <w:rFonts w:ascii="Consolas" w:eastAsia="Times New Roman" w:hAnsi="Consolas" w:cs="Consolas"/>
          <w:color w:val="5C5C5C"/>
          <w:sz w:val="18"/>
          <w:szCs w:val="18"/>
          <w:lang w:eastAsia="en-ZA"/>
        </w:rPr>
      </w:pPr>
      <w:ins w:id="449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Joystick.sliderRight</w:t>
        </w:r>
        <w:proofErr w:type="spellEnd"/>
        <w:r w:rsidRPr="00F94075">
          <w:rPr>
            <w:rFonts w:ascii="Consolas" w:eastAsia="Times New Roman" w:hAnsi="Consolas" w:cs="Consolas"/>
            <w:color w:val="000000"/>
            <w:sz w:val="18"/>
            <w:szCs w:val="18"/>
            <w:bdr w:val="none" w:sz="0" w:space="0" w:color="auto" w:frame="1"/>
            <w:lang w:eastAsia="en-ZA"/>
          </w:rPr>
          <w:t>(pack &amp; 0x3ff);  </w:t>
        </w:r>
      </w:ins>
    </w:p>
    <w:p w14:paraId="631B47C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496" w:author="Benjamin Pannell" w:date="2014-10-20T13:37:00Z"/>
          <w:rFonts w:ascii="Consolas" w:eastAsia="Times New Roman" w:hAnsi="Consolas" w:cs="Consolas"/>
          <w:color w:val="5C5C5C"/>
          <w:sz w:val="18"/>
          <w:szCs w:val="18"/>
          <w:lang w:eastAsia="en-ZA"/>
        </w:rPr>
      </w:pPr>
      <w:ins w:id="449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89E1B6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498" w:author="Benjamin Pannell" w:date="2014-10-20T13:37:00Z"/>
          <w:rFonts w:ascii="Consolas" w:eastAsia="Times New Roman" w:hAnsi="Consolas" w:cs="Consolas"/>
          <w:color w:val="5C5C5C"/>
          <w:sz w:val="18"/>
          <w:szCs w:val="18"/>
          <w:lang w:eastAsia="en-ZA"/>
        </w:rPr>
      </w:pPr>
      <w:ins w:id="4499"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Hat Switch</w:t>
        </w:r>
        <w:r w:rsidRPr="00F94075">
          <w:rPr>
            <w:rFonts w:ascii="Consolas" w:eastAsia="Times New Roman" w:hAnsi="Consolas" w:cs="Consolas"/>
            <w:color w:val="000000"/>
            <w:sz w:val="18"/>
            <w:szCs w:val="18"/>
            <w:bdr w:val="none" w:sz="0" w:space="0" w:color="auto" w:frame="1"/>
            <w:lang w:eastAsia="en-ZA"/>
          </w:rPr>
          <w:t>  </w:t>
        </w:r>
      </w:ins>
    </w:p>
    <w:p w14:paraId="548D098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00" w:author="Benjamin Pannell" w:date="2014-10-20T13:37:00Z"/>
          <w:rFonts w:ascii="Consolas" w:eastAsia="Times New Roman" w:hAnsi="Consolas" w:cs="Consolas"/>
          <w:color w:val="5C5C5C"/>
          <w:sz w:val="18"/>
          <w:szCs w:val="18"/>
          <w:lang w:eastAsia="en-ZA"/>
        </w:rPr>
      </w:pPr>
      <w:ins w:id="4501"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 </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[13];  </w:t>
        </w:r>
      </w:ins>
    </w:p>
    <w:p w14:paraId="41B3E0E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02" w:author="Benjamin Pannell" w:date="2014-10-20T13:37:00Z"/>
          <w:rFonts w:ascii="Consolas" w:eastAsia="Times New Roman" w:hAnsi="Consolas" w:cs="Consolas"/>
          <w:color w:val="5C5C5C"/>
          <w:sz w:val="18"/>
          <w:szCs w:val="18"/>
          <w:lang w:eastAsia="en-ZA"/>
        </w:rPr>
      </w:pPr>
      <w:ins w:id="450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 0xFF) </w:t>
        </w:r>
        <w:proofErr w:type="spellStart"/>
        <w:r w:rsidRPr="00F94075">
          <w:rPr>
            <w:rFonts w:ascii="Consolas" w:eastAsia="Times New Roman" w:hAnsi="Consolas" w:cs="Consolas"/>
            <w:color w:val="000000"/>
            <w:sz w:val="18"/>
            <w:szCs w:val="18"/>
            <w:bdr w:val="none" w:sz="0" w:space="0" w:color="auto" w:frame="1"/>
            <w:lang w:eastAsia="en-ZA"/>
          </w:rPr>
          <w:t>Joystick.hat</w:t>
        </w:r>
        <w:proofErr w:type="spellEnd"/>
        <w:r w:rsidRPr="00F94075">
          <w:rPr>
            <w:rFonts w:ascii="Consolas" w:eastAsia="Times New Roman" w:hAnsi="Consolas" w:cs="Consolas"/>
            <w:color w:val="000000"/>
            <w:sz w:val="18"/>
            <w:szCs w:val="18"/>
            <w:bdr w:val="none" w:sz="0" w:space="0" w:color="auto" w:frame="1"/>
            <w:lang w:eastAsia="en-ZA"/>
          </w:rPr>
          <w:t>(-1);  </w:t>
        </w:r>
      </w:ins>
    </w:p>
    <w:p w14:paraId="2CC7DBB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04" w:author="Benjamin Pannell" w:date="2014-10-20T13:37:00Z"/>
          <w:rFonts w:ascii="Consolas" w:eastAsia="Times New Roman" w:hAnsi="Consolas" w:cs="Consolas"/>
          <w:color w:val="5C5C5C"/>
          <w:sz w:val="18"/>
          <w:szCs w:val="18"/>
          <w:lang w:eastAsia="en-ZA"/>
        </w:rPr>
      </w:pPr>
      <w:ins w:id="450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else</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Joystick.hat</w:t>
        </w:r>
        <w:proofErr w:type="spellEnd"/>
        <w:r w:rsidRPr="00F94075">
          <w:rPr>
            <w:rFonts w:ascii="Consolas" w:eastAsia="Times New Roman" w:hAnsi="Consolas" w:cs="Consolas"/>
            <w:color w:val="000000"/>
            <w:sz w:val="18"/>
            <w:szCs w:val="18"/>
            <w:bdr w:val="none" w:sz="0" w:space="0" w:color="auto" w:frame="1"/>
            <w:lang w:eastAsia="en-ZA"/>
          </w:rPr>
          <w:t>(45 * </w:t>
        </w:r>
        <w:proofErr w:type="spellStart"/>
        <w:r w:rsidRPr="00F94075">
          <w:rPr>
            <w:rFonts w:ascii="Consolas" w:eastAsia="Times New Roman" w:hAnsi="Consolas" w:cs="Consolas"/>
            <w:color w:val="000000"/>
            <w:sz w:val="18"/>
            <w:szCs w:val="18"/>
            <w:bdr w:val="none" w:sz="0" w:space="0" w:color="auto" w:frame="1"/>
            <w:lang w:eastAsia="en-ZA"/>
          </w:rPr>
          <w:t>i</w:t>
        </w:r>
        <w:proofErr w:type="spellEnd"/>
        <w:r w:rsidRPr="00F94075">
          <w:rPr>
            <w:rFonts w:ascii="Consolas" w:eastAsia="Times New Roman" w:hAnsi="Consolas" w:cs="Consolas"/>
            <w:color w:val="000000"/>
            <w:sz w:val="18"/>
            <w:szCs w:val="18"/>
            <w:bdr w:val="none" w:sz="0" w:space="0" w:color="auto" w:frame="1"/>
            <w:lang w:eastAsia="en-ZA"/>
          </w:rPr>
          <w:t>);  </w:t>
        </w:r>
      </w:ins>
    </w:p>
    <w:p w14:paraId="0A45584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06" w:author="Benjamin Pannell" w:date="2014-10-20T13:37:00Z"/>
          <w:rFonts w:ascii="Consolas" w:eastAsia="Times New Roman" w:hAnsi="Consolas" w:cs="Consolas"/>
          <w:color w:val="5C5C5C"/>
          <w:sz w:val="18"/>
          <w:szCs w:val="18"/>
          <w:lang w:eastAsia="en-ZA"/>
        </w:rPr>
      </w:pPr>
      <w:ins w:id="450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1591A6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08" w:author="Benjamin Pannell" w:date="2014-10-20T13:37:00Z"/>
          <w:rFonts w:ascii="Consolas" w:eastAsia="Times New Roman" w:hAnsi="Consolas" w:cs="Consolas"/>
          <w:color w:val="5C5C5C"/>
          <w:sz w:val="18"/>
          <w:szCs w:val="18"/>
          <w:lang w:eastAsia="en-ZA"/>
        </w:rPr>
      </w:pPr>
      <w:ins w:id="4509"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Joystick.send_now</w:t>
        </w:r>
        <w:proofErr w:type="spellEnd"/>
        <w:r w:rsidRPr="00F94075">
          <w:rPr>
            <w:rFonts w:ascii="Consolas" w:eastAsia="Times New Roman" w:hAnsi="Consolas" w:cs="Consolas"/>
            <w:color w:val="000000"/>
            <w:sz w:val="18"/>
            <w:szCs w:val="18"/>
            <w:bdr w:val="none" w:sz="0" w:space="0" w:color="auto" w:frame="1"/>
            <w:lang w:eastAsia="en-ZA"/>
          </w:rPr>
          <w:t>();  </w:t>
        </w:r>
      </w:ins>
    </w:p>
    <w:p w14:paraId="72569D2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10" w:author="Benjamin Pannell" w:date="2014-10-20T13:37:00Z"/>
          <w:rFonts w:ascii="Consolas" w:eastAsia="Times New Roman" w:hAnsi="Consolas" w:cs="Consolas"/>
          <w:color w:val="5C5C5C"/>
          <w:sz w:val="18"/>
          <w:szCs w:val="18"/>
          <w:lang w:eastAsia="en-ZA"/>
        </w:rPr>
      </w:pPr>
      <w:ins w:id="451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FD718A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12" w:author="Benjamin Pannell" w:date="2014-10-20T13:37:00Z"/>
          <w:rFonts w:ascii="Consolas" w:eastAsia="Times New Roman" w:hAnsi="Consolas" w:cs="Consolas"/>
          <w:color w:val="5C5C5C"/>
          <w:sz w:val="18"/>
          <w:szCs w:val="18"/>
          <w:lang w:eastAsia="en-ZA"/>
        </w:rPr>
      </w:pPr>
      <w:ins w:id="4513"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9D905A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14" w:author="Benjamin Pannell" w:date="2014-10-20T13:37:00Z"/>
          <w:rFonts w:ascii="Consolas" w:eastAsia="Times New Roman" w:hAnsi="Consolas" w:cs="Consolas"/>
          <w:color w:val="5C5C5C"/>
          <w:sz w:val="18"/>
          <w:szCs w:val="18"/>
          <w:lang w:eastAsia="en-ZA"/>
        </w:rPr>
      </w:pPr>
      <w:ins w:id="4515" w:author="Benjamin Pannell" w:date="2014-10-20T13:37:00Z">
        <w:r w:rsidRPr="00F94075">
          <w:rPr>
            <w:rFonts w:ascii="Consolas" w:eastAsia="Times New Roman" w:hAnsi="Consolas" w:cs="Consolas"/>
            <w:color w:val="008200"/>
            <w:sz w:val="18"/>
            <w:szCs w:val="18"/>
            <w:bdr w:val="none" w:sz="0" w:space="0" w:color="auto" w:frame="1"/>
            <w:lang w:eastAsia="en-ZA"/>
          </w:rPr>
          <w:t>// Utility functions</w:t>
        </w:r>
        <w:r w:rsidRPr="00F94075">
          <w:rPr>
            <w:rFonts w:ascii="Consolas" w:eastAsia="Times New Roman" w:hAnsi="Consolas" w:cs="Consolas"/>
            <w:color w:val="000000"/>
            <w:sz w:val="18"/>
            <w:szCs w:val="18"/>
            <w:bdr w:val="none" w:sz="0" w:space="0" w:color="auto" w:frame="1"/>
            <w:lang w:eastAsia="en-ZA"/>
          </w:rPr>
          <w:t>  </w:t>
        </w:r>
      </w:ins>
    </w:p>
    <w:p w14:paraId="15BA82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16" w:author="Benjamin Pannell" w:date="2014-10-20T13:37:00Z"/>
          <w:rFonts w:ascii="Consolas" w:eastAsia="Times New Roman" w:hAnsi="Consolas" w:cs="Consolas"/>
          <w:color w:val="5C5C5C"/>
          <w:sz w:val="18"/>
          <w:szCs w:val="18"/>
          <w:lang w:eastAsia="en-ZA"/>
        </w:rPr>
      </w:pPr>
      <w:ins w:id="4517"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read_blocking</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proofErr w:type="spellStart"/>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max_attempts</w:t>
        </w:r>
        <w:proofErr w:type="spellEnd"/>
        <w:r w:rsidRPr="00F94075">
          <w:rPr>
            <w:rFonts w:ascii="Consolas" w:eastAsia="Times New Roman" w:hAnsi="Consolas" w:cs="Consolas"/>
            <w:color w:val="000000"/>
            <w:sz w:val="18"/>
            <w:szCs w:val="18"/>
            <w:bdr w:val="none" w:sz="0" w:space="0" w:color="auto" w:frame="1"/>
            <w:lang w:eastAsia="en-ZA"/>
          </w:rPr>
          <w:t>) {  </w:t>
        </w:r>
      </w:ins>
    </w:p>
    <w:p w14:paraId="2F2B6B3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18" w:author="Benjamin Pannell" w:date="2014-10-20T13:37:00Z"/>
          <w:rFonts w:ascii="Consolas" w:eastAsia="Times New Roman" w:hAnsi="Consolas" w:cs="Consolas"/>
          <w:color w:val="5C5C5C"/>
          <w:sz w:val="18"/>
          <w:szCs w:val="18"/>
          <w:lang w:eastAsia="en-ZA"/>
        </w:rPr>
      </w:pPr>
      <w:ins w:id="4519" w:author="Benjamin Pannell" w:date="2014-10-20T13:37:00Z">
        <w:r w:rsidRPr="00F94075">
          <w:rPr>
            <w:rFonts w:ascii="Consolas" w:eastAsia="Times New Roman" w:hAnsi="Consolas" w:cs="Consolas"/>
            <w:color w:val="000000"/>
            <w:sz w:val="18"/>
            <w:szCs w:val="18"/>
            <w:bdr w:val="none" w:sz="0" w:space="0" w:color="auto" w:frame="1"/>
            <w:lang w:eastAsia="en-ZA"/>
          </w:rPr>
          <w:t>  byte </w:t>
        </w:r>
        <w:proofErr w:type="spellStart"/>
        <w:r w:rsidRPr="00F94075">
          <w:rPr>
            <w:rFonts w:ascii="Consolas" w:eastAsia="Times New Roman" w:hAnsi="Consolas" w:cs="Consolas"/>
            <w:color w:val="000000"/>
            <w:sz w:val="18"/>
            <w:szCs w:val="18"/>
            <w:bdr w:val="none" w:sz="0" w:space="0" w:color="auto" w:frame="1"/>
            <w:lang w:eastAsia="en-ZA"/>
          </w:rPr>
          <w:t>tmp</w:t>
        </w:r>
        <w:proofErr w:type="spellEnd"/>
        <w:r w:rsidRPr="00F94075">
          <w:rPr>
            <w:rFonts w:ascii="Consolas" w:eastAsia="Times New Roman" w:hAnsi="Consolas" w:cs="Consolas"/>
            <w:color w:val="000000"/>
            <w:sz w:val="18"/>
            <w:szCs w:val="18"/>
            <w:bdr w:val="none" w:sz="0" w:space="0" w:color="auto" w:frame="1"/>
            <w:lang w:eastAsia="en-ZA"/>
          </w:rPr>
          <w:t>;  </w:t>
        </w:r>
      </w:ins>
    </w:p>
    <w:p w14:paraId="2FBC027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20" w:author="Benjamin Pannell" w:date="2014-10-20T13:37:00Z"/>
          <w:rFonts w:ascii="Consolas" w:eastAsia="Times New Roman" w:hAnsi="Consolas" w:cs="Consolas"/>
          <w:color w:val="5C5C5C"/>
          <w:sz w:val="18"/>
          <w:szCs w:val="18"/>
          <w:lang w:eastAsia="en-ZA"/>
        </w:rPr>
      </w:pPr>
      <w:ins w:id="452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while</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max_attempts</w:t>
        </w:r>
        <w:proofErr w:type="spellEnd"/>
        <w:r w:rsidRPr="00F94075">
          <w:rPr>
            <w:rFonts w:ascii="Consolas" w:eastAsia="Times New Roman" w:hAnsi="Consolas" w:cs="Consolas"/>
            <w:color w:val="000000"/>
            <w:sz w:val="18"/>
            <w:szCs w:val="18"/>
            <w:bdr w:val="none" w:sz="0" w:space="0" w:color="auto" w:frame="1"/>
            <w:lang w:eastAsia="en-ZA"/>
          </w:rPr>
          <w:t>--) {  </w:t>
        </w:r>
      </w:ins>
    </w:p>
    <w:p w14:paraId="5AB7ED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22" w:author="Benjamin Pannell" w:date="2014-10-20T13:37:00Z"/>
          <w:rFonts w:ascii="Consolas" w:eastAsia="Times New Roman" w:hAnsi="Consolas" w:cs="Consolas"/>
          <w:color w:val="5C5C5C"/>
          <w:sz w:val="18"/>
          <w:szCs w:val="18"/>
          <w:lang w:eastAsia="en-ZA"/>
        </w:rPr>
      </w:pPr>
      <w:ins w:id="452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ins>
    </w:p>
    <w:p w14:paraId="5D26844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24" w:author="Benjamin Pannell" w:date="2014-10-20T13:37:00Z"/>
          <w:rFonts w:ascii="Consolas" w:eastAsia="Times New Roman" w:hAnsi="Consolas" w:cs="Consolas"/>
          <w:color w:val="5C5C5C"/>
          <w:sz w:val="18"/>
          <w:szCs w:val="18"/>
          <w:lang w:eastAsia="en-ZA"/>
        </w:rPr>
      </w:pPr>
      <w:ins w:id="4525" w:author="Benjamin Pannell" w:date="2014-10-20T13:37:00Z">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tmp</w:t>
        </w:r>
        <w:proofErr w:type="spellEnd"/>
        <w:r w:rsidRPr="00F94075">
          <w:rPr>
            <w:rFonts w:ascii="Consolas" w:eastAsia="Times New Roman" w:hAnsi="Consolas" w:cs="Consolas"/>
            <w:color w:val="000000"/>
            <w:sz w:val="18"/>
            <w:szCs w:val="18"/>
            <w:bdr w:val="none" w:sz="0" w:space="0" w:color="auto" w:frame="1"/>
            <w:lang w:eastAsia="en-ZA"/>
          </w:rPr>
          <w:t> = Serial1.read();  </w:t>
        </w:r>
      </w:ins>
    </w:p>
    <w:p w14:paraId="29AE787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26" w:author="Benjamin Pannell" w:date="2014-10-20T13:37:00Z"/>
          <w:rFonts w:ascii="Consolas" w:eastAsia="Times New Roman" w:hAnsi="Consolas" w:cs="Consolas"/>
          <w:color w:val="5C5C5C"/>
          <w:sz w:val="18"/>
          <w:szCs w:val="18"/>
          <w:lang w:eastAsia="en-ZA"/>
        </w:rPr>
      </w:pPr>
      <w:ins w:id="452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tmp</w:t>
        </w:r>
        <w:proofErr w:type="spellEnd"/>
        <w:r w:rsidRPr="00F94075">
          <w:rPr>
            <w:rFonts w:ascii="Consolas" w:eastAsia="Times New Roman" w:hAnsi="Consolas" w:cs="Consolas"/>
            <w:color w:val="000000"/>
            <w:sz w:val="18"/>
            <w:szCs w:val="18"/>
            <w:bdr w:val="none" w:sz="0" w:space="0" w:color="auto" w:frame="1"/>
            <w:lang w:eastAsia="en-ZA"/>
          </w:rPr>
          <w:t> == 0xf8)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ins>
    </w:p>
    <w:p w14:paraId="2550DFD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28" w:author="Benjamin Pannell" w:date="2014-10-20T13:37:00Z"/>
          <w:rFonts w:ascii="Consolas" w:eastAsia="Times New Roman" w:hAnsi="Consolas" w:cs="Consolas"/>
          <w:color w:val="5C5C5C"/>
          <w:sz w:val="18"/>
          <w:szCs w:val="18"/>
          <w:lang w:eastAsia="en-ZA"/>
        </w:rPr>
      </w:pPr>
      <w:ins w:id="452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AA8678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30" w:author="Benjamin Pannell" w:date="2014-10-20T13:37:00Z"/>
          <w:rFonts w:ascii="Consolas" w:eastAsia="Times New Roman" w:hAnsi="Consolas" w:cs="Consolas"/>
          <w:color w:val="5C5C5C"/>
          <w:sz w:val="18"/>
          <w:szCs w:val="18"/>
          <w:lang w:eastAsia="en-ZA"/>
        </w:rPr>
      </w:pPr>
      <w:ins w:id="4531" w:author="Benjamin Pannell" w:date="2014-10-20T13:37:00Z">
        <w:r w:rsidRPr="00F94075">
          <w:rPr>
            <w:rFonts w:ascii="Consolas" w:eastAsia="Times New Roman" w:hAnsi="Consolas" w:cs="Consolas"/>
            <w:color w:val="000000"/>
            <w:sz w:val="18"/>
            <w:szCs w:val="18"/>
            <w:bdr w:val="none" w:sz="0" w:space="0" w:color="auto" w:frame="1"/>
            <w:lang w:eastAsia="en-ZA"/>
          </w:rPr>
          <w:t>    *target = </w:t>
        </w:r>
        <w:proofErr w:type="spellStart"/>
        <w:r w:rsidRPr="00F94075">
          <w:rPr>
            <w:rFonts w:ascii="Consolas" w:eastAsia="Times New Roman" w:hAnsi="Consolas" w:cs="Consolas"/>
            <w:color w:val="000000"/>
            <w:sz w:val="18"/>
            <w:szCs w:val="18"/>
            <w:bdr w:val="none" w:sz="0" w:space="0" w:color="auto" w:frame="1"/>
            <w:lang w:eastAsia="en-ZA"/>
          </w:rPr>
          <w:t>tmp</w:t>
        </w:r>
        <w:proofErr w:type="spellEnd"/>
        <w:r w:rsidRPr="00F94075">
          <w:rPr>
            <w:rFonts w:ascii="Consolas" w:eastAsia="Times New Roman" w:hAnsi="Consolas" w:cs="Consolas"/>
            <w:color w:val="000000"/>
            <w:sz w:val="18"/>
            <w:szCs w:val="18"/>
            <w:bdr w:val="none" w:sz="0" w:space="0" w:color="auto" w:frame="1"/>
            <w:lang w:eastAsia="en-ZA"/>
          </w:rPr>
          <w:t>;  </w:t>
        </w:r>
      </w:ins>
    </w:p>
    <w:p w14:paraId="19980B1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32" w:author="Benjamin Pannell" w:date="2014-10-20T13:37:00Z"/>
          <w:rFonts w:ascii="Consolas" w:eastAsia="Times New Roman" w:hAnsi="Consolas" w:cs="Consolas"/>
          <w:color w:val="5C5C5C"/>
          <w:sz w:val="18"/>
          <w:szCs w:val="18"/>
          <w:lang w:eastAsia="en-ZA"/>
        </w:rPr>
      </w:pPr>
      <w:ins w:id="453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1;  </w:t>
        </w:r>
      </w:ins>
    </w:p>
    <w:p w14:paraId="78ED7C6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34" w:author="Benjamin Pannell" w:date="2014-10-20T13:37:00Z"/>
          <w:rFonts w:ascii="Consolas" w:eastAsia="Times New Roman" w:hAnsi="Consolas" w:cs="Consolas"/>
          <w:color w:val="5C5C5C"/>
          <w:sz w:val="18"/>
          <w:szCs w:val="18"/>
          <w:lang w:eastAsia="en-ZA"/>
        </w:rPr>
      </w:pPr>
      <w:ins w:id="4535" w:author="Benjamin Pannell" w:date="2014-10-20T13:37:00Z">
        <w:r w:rsidRPr="00F94075">
          <w:rPr>
            <w:rFonts w:ascii="Consolas" w:eastAsia="Times New Roman" w:hAnsi="Consolas" w:cs="Consolas"/>
            <w:color w:val="000000"/>
            <w:sz w:val="18"/>
            <w:szCs w:val="18"/>
            <w:bdr w:val="none" w:sz="0" w:space="0" w:color="auto" w:frame="1"/>
            <w:lang w:eastAsia="en-ZA"/>
          </w:rPr>
          <w:t>  }  </w:t>
        </w:r>
      </w:ins>
    </w:p>
    <w:p w14:paraId="49C9F3C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36" w:author="Benjamin Pannell" w:date="2014-10-20T13:37:00Z"/>
          <w:rFonts w:ascii="Consolas" w:eastAsia="Times New Roman" w:hAnsi="Consolas" w:cs="Consolas"/>
          <w:color w:val="5C5C5C"/>
          <w:sz w:val="18"/>
          <w:szCs w:val="18"/>
          <w:lang w:eastAsia="en-ZA"/>
        </w:rPr>
      </w:pPr>
      <w:ins w:id="4537"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0;  </w:t>
        </w:r>
      </w:ins>
    </w:p>
    <w:p w14:paraId="6399DF0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38" w:author="Benjamin Pannell" w:date="2014-10-20T13:37:00Z"/>
          <w:rFonts w:ascii="Consolas" w:eastAsia="Times New Roman" w:hAnsi="Consolas" w:cs="Consolas"/>
          <w:color w:val="5C5C5C"/>
          <w:sz w:val="18"/>
          <w:szCs w:val="18"/>
          <w:lang w:eastAsia="en-ZA"/>
        </w:rPr>
      </w:pPr>
      <w:ins w:id="453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210ED3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40" w:author="Benjamin Pannell" w:date="2014-10-20T13:37:00Z"/>
          <w:rFonts w:ascii="Consolas" w:eastAsia="Times New Roman" w:hAnsi="Consolas" w:cs="Consolas"/>
          <w:color w:val="5C5C5C"/>
          <w:sz w:val="18"/>
          <w:szCs w:val="18"/>
          <w:lang w:eastAsia="en-ZA"/>
        </w:rPr>
      </w:pPr>
      <w:ins w:id="4541"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50DBB1D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42" w:author="Benjamin Pannell" w:date="2014-10-20T13:37:00Z"/>
          <w:rFonts w:ascii="Consolas" w:eastAsia="Times New Roman" w:hAnsi="Consolas" w:cs="Consolas"/>
          <w:color w:val="5C5C5C"/>
          <w:sz w:val="18"/>
          <w:szCs w:val="18"/>
          <w:lang w:eastAsia="en-ZA"/>
        </w:rPr>
      </w:pPr>
      <w:ins w:id="4543"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proto_opcode</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ins>
    </w:p>
    <w:p w14:paraId="174394E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44" w:author="Benjamin Pannell" w:date="2014-10-20T13:37:00Z"/>
          <w:rFonts w:ascii="Consolas" w:eastAsia="Times New Roman" w:hAnsi="Consolas" w:cs="Consolas"/>
          <w:color w:val="5C5C5C"/>
          <w:sz w:val="18"/>
          <w:szCs w:val="18"/>
          <w:lang w:eastAsia="en-ZA"/>
        </w:rPr>
      </w:pPr>
      <w:ins w:id="4545"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0xE0) &gt;&gt; 5;  </w:t>
        </w:r>
      </w:ins>
    </w:p>
    <w:p w14:paraId="16B504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46" w:author="Benjamin Pannell" w:date="2014-10-20T13:37:00Z"/>
          <w:rFonts w:ascii="Consolas" w:eastAsia="Times New Roman" w:hAnsi="Consolas" w:cs="Consolas"/>
          <w:color w:val="5C5C5C"/>
          <w:sz w:val="18"/>
          <w:szCs w:val="18"/>
          <w:lang w:eastAsia="en-ZA"/>
        </w:rPr>
      </w:pPr>
      <w:ins w:id="454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397CF88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48" w:author="Benjamin Pannell" w:date="2014-10-20T13:37:00Z"/>
          <w:rFonts w:ascii="Consolas" w:eastAsia="Times New Roman" w:hAnsi="Consolas" w:cs="Consolas"/>
          <w:color w:val="5C5C5C"/>
          <w:sz w:val="18"/>
          <w:szCs w:val="18"/>
          <w:lang w:eastAsia="en-ZA"/>
        </w:rPr>
      </w:pPr>
      <w:ins w:id="4549"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A583D2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50" w:author="Benjamin Pannell" w:date="2014-10-20T13:37:00Z"/>
          <w:rFonts w:ascii="Consolas" w:eastAsia="Times New Roman" w:hAnsi="Consolas" w:cs="Consolas"/>
          <w:color w:val="5C5C5C"/>
          <w:sz w:val="18"/>
          <w:szCs w:val="18"/>
          <w:lang w:eastAsia="en-ZA"/>
        </w:rPr>
      </w:pPr>
      <w:ins w:id="4551" w:author="Benjamin Pannell" w:date="2014-10-20T13:37:00Z">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proto_args</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ins>
    </w:p>
    <w:p w14:paraId="762F95C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52" w:author="Benjamin Pannell" w:date="2014-10-20T13:37:00Z"/>
          <w:rFonts w:ascii="Consolas" w:eastAsia="Times New Roman" w:hAnsi="Consolas" w:cs="Consolas"/>
          <w:color w:val="5C5C5C"/>
          <w:sz w:val="18"/>
          <w:szCs w:val="18"/>
          <w:lang w:eastAsia="en-ZA"/>
        </w:rPr>
      </w:pPr>
      <w:ins w:id="455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0x1F;  </w:t>
        </w:r>
      </w:ins>
    </w:p>
    <w:p w14:paraId="1A92CAF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54" w:author="Benjamin Pannell" w:date="2014-10-20T13:37:00Z"/>
          <w:rFonts w:ascii="Consolas" w:eastAsia="Times New Roman" w:hAnsi="Consolas" w:cs="Consolas"/>
          <w:color w:val="5C5C5C"/>
          <w:sz w:val="18"/>
          <w:szCs w:val="18"/>
          <w:lang w:eastAsia="en-ZA"/>
        </w:rPr>
      </w:pPr>
      <w:ins w:id="455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C822CF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56" w:author="Benjamin Pannell" w:date="2014-10-20T13:37:00Z"/>
          <w:rFonts w:ascii="Consolas" w:eastAsia="Times New Roman" w:hAnsi="Consolas" w:cs="Consolas"/>
          <w:color w:val="5C5C5C"/>
          <w:sz w:val="18"/>
          <w:szCs w:val="18"/>
          <w:lang w:eastAsia="en-ZA"/>
        </w:rPr>
      </w:pPr>
      <w:ins w:id="455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902FC0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58" w:author="Benjamin Pannell" w:date="2014-10-20T13:37:00Z"/>
          <w:rFonts w:ascii="Consolas" w:eastAsia="Times New Roman" w:hAnsi="Consolas" w:cs="Consolas"/>
          <w:color w:val="5C5C5C"/>
          <w:sz w:val="18"/>
          <w:szCs w:val="18"/>
          <w:lang w:eastAsia="en-ZA"/>
        </w:rPr>
      </w:pPr>
      <w:ins w:id="4559" w:author="Benjamin Pannell" w:date="2014-10-20T13:37:00Z">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proto_short</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ins>
    </w:p>
    <w:p w14:paraId="028AA62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60" w:author="Benjamin Pannell" w:date="2014-10-20T13:37:00Z"/>
          <w:rFonts w:ascii="Consolas" w:eastAsia="Times New Roman" w:hAnsi="Consolas" w:cs="Consolas"/>
          <w:color w:val="5C5C5C"/>
          <w:sz w:val="18"/>
          <w:szCs w:val="18"/>
          <w:lang w:eastAsia="en-ZA"/>
        </w:rPr>
      </w:pPr>
      <w:ins w:id="456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2-byte short from the given starting position </w:t>
        </w:r>
        <w:r w:rsidRPr="00F94075">
          <w:rPr>
            <w:rFonts w:ascii="Consolas" w:eastAsia="Times New Roman" w:hAnsi="Consolas" w:cs="Consolas"/>
            <w:color w:val="000000"/>
            <w:sz w:val="18"/>
            <w:szCs w:val="18"/>
            <w:bdr w:val="none" w:sz="0" w:space="0" w:color="auto" w:frame="1"/>
            <w:lang w:eastAsia="en-ZA"/>
          </w:rPr>
          <w:t>  </w:t>
        </w:r>
      </w:ins>
    </w:p>
    <w:p w14:paraId="1C140BE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62" w:author="Benjamin Pannell" w:date="2014-10-20T13:37:00Z"/>
          <w:rFonts w:ascii="Consolas" w:eastAsia="Times New Roman" w:hAnsi="Consolas" w:cs="Consolas"/>
          <w:color w:val="5C5C5C"/>
          <w:sz w:val="18"/>
          <w:szCs w:val="18"/>
          <w:lang w:eastAsia="en-ZA"/>
        </w:rPr>
      </w:pPr>
      <w:ins w:id="456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 + start));  </w:t>
        </w:r>
      </w:ins>
    </w:p>
    <w:p w14:paraId="481903B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64" w:author="Benjamin Pannell" w:date="2014-10-20T13:37:00Z"/>
          <w:rFonts w:ascii="Consolas" w:eastAsia="Times New Roman" w:hAnsi="Consolas" w:cs="Consolas"/>
          <w:color w:val="5C5C5C"/>
          <w:sz w:val="18"/>
          <w:szCs w:val="18"/>
          <w:lang w:eastAsia="en-ZA"/>
        </w:rPr>
      </w:pPr>
      <w:ins w:id="456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02B17FA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66" w:author="Benjamin Pannell" w:date="2014-10-20T13:37:00Z"/>
          <w:rFonts w:ascii="Consolas" w:eastAsia="Times New Roman" w:hAnsi="Consolas" w:cs="Consolas"/>
          <w:color w:val="5C5C5C"/>
          <w:sz w:val="18"/>
          <w:szCs w:val="18"/>
          <w:lang w:eastAsia="en-ZA"/>
        </w:rPr>
      </w:pPr>
      <w:ins w:id="4567"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6E7B8F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68" w:author="Benjamin Pannell" w:date="2014-10-20T13:37:00Z"/>
          <w:rFonts w:ascii="Consolas" w:eastAsia="Times New Roman" w:hAnsi="Consolas" w:cs="Consolas"/>
          <w:color w:val="5C5C5C"/>
          <w:sz w:val="18"/>
          <w:szCs w:val="18"/>
          <w:lang w:eastAsia="en-ZA"/>
        </w:rPr>
      </w:pPr>
      <w:proofErr w:type="spellStart"/>
      <w:ins w:id="4569" w:author="Benjamin Pannell" w:date="2014-10-20T13:37:00Z">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color w:val="000000"/>
            <w:sz w:val="18"/>
            <w:szCs w:val="18"/>
            <w:bdr w:val="none" w:sz="0" w:space="0" w:color="auto" w:frame="1"/>
            <w:lang w:eastAsia="en-ZA"/>
          </w:rPr>
          <w:t>proto_int</w:t>
        </w:r>
        <w:proofErr w:type="spellEnd"/>
        <w:r w:rsidRPr="00F94075">
          <w:rPr>
            <w:rFonts w:ascii="Consolas" w:eastAsia="Times New Roman" w:hAnsi="Consolas" w:cs="Consolas"/>
            <w:color w:val="000000"/>
            <w:sz w:val="18"/>
            <w:szCs w:val="18"/>
            <w:bdr w:val="none" w:sz="0" w:space="0" w:color="auto" w:frame="1"/>
            <w:lang w:eastAsia="en-ZA"/>
          </w:rPr>
          <w: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ins>
    </w:p>
    <w:p w14:paraId="1536329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ins w:id="4570" w:author="Benjamin Pannell" w:date="2014-10-20T13:37:00Z"/>
          <w:rFonts w:ascii="Consolas" w:eastAsia="Times New Roman" w:hAnsi="Consolas" w:cs="Consolas"/>
          <w:color w:val="5C5C5C"/>
          <w:sz w:val="18"/>
          <w:szCs w:val="18"/>
          <w:lang w:eastAsia="en-ZA"/>
        </w:rPr>
      </w:pPr>
      <w:ins w:id="4571"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4-byte integer from the given starting position </w:t>
        </w:r>
        <w:r w:rsidRPr="00F94075">
          <w:rPr>
            <w:rFonts w:ascii="Consolas" w:eastAsia="Times New Roman" w:hAnsi="Consolas" w:cs="Consolas"/>
            <w:color w:val="000000"/>
            <w:sz w:val="18"/>
            <w:szCs w:val="18"/>
            <w:bdr w:val="none" w:sz="0" w:space="0" w:color="auto" w:frame="1"/>
            <w:lang w:eastAsia="en-ZA"/>
          </w:rPr>
          <w:t>  </w:t>
        </w:r>
      </w:ins>
    </w:p>
    <w:p w14:paraId="5B3F370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ins w:id="4572" w:author="Benjamin Pannell" w:date="2014-10-20T13:37:00Z"/>
          <w:rFonts w:ascii="Consolas" w:eastAsia="Times New Roman" w:hAnsi="Consolas" w:cs="Consolas"/>
          <w:color w:val="5C5C5C"/>
          <w:sz w:val="18"/>
          <w:szCs w:val="18"/>
          <w:lang w:eastAsia="en-ZA"/>
        </w:rPr>
      </w:pPr>
      <w:ins w:id="4573" w:author="Benjamin Pannell" w:date="2014-10-20T13:37:00Z">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roofErr w:type="spellStart"/>
        <w:r w:rsidRPr="00F94075">
          <w:rPr>
            <w:rFonts w:ascii="Consolas" w:eastAsia="Times New Roman" w:hAnsi="Consolas" w:cs="Consolas"/>
            <w:b/>
            <w:bCs/>
            <w:color w:val="2E8B57"/>
            <w:sz w:val="18"/>
            <w:szCs w:val="18"/>
            <w:bdr w:val="none" w:sz="0" w:space="0" w:color="auto" w:frame="1"/>
            <w:lang w:eastAsia="en-ZA"/>
          </w:rPr>
          <w:t>int</w:t>
        </w:r>
        <w:proofErr w:type="spellEnd"/>
        <w:r w:rsidRPr="00F94075">
          <w:rPr>
            <w:rFonts w:ascii="Consolas" w:eastAsia="Times New Roman" w:hAnsi="Consolas" w:cs="Consolas"/>
            <w:color w:val="000000"/>
            <w:sz w:val="18"/>
            <w:szCs w:val="18"/>
            <w:bdr w:val="none" w:sz="0" w:space="0" w:color="auto" w:frame="1"/>
            <w:lang w:eastAsia="en-ZA"/>
          </w:rPr>
          <w:t>*)(</w:t>
        </w:r>
        <w:proofErr w:type="spellStart"/>
        <w:r w:rsidRPr="00F94075">
          <w:rPr>
            <w:rFonts w:ascii="Consolas" w:eastAsia="Times New Roman" w:hAnsi="Consolas" w:cs="Consolas"/>
            <w:color w:val="000000"/>
            <w:sz w:val="18"/>
            <w:szCs w:val="18"/>
            <w:bdr w:val="none" w:sz="0" w:space="0" w:color="auto" w:frame="1"/>
            <w:lang w:eastAsia="en-ZA"/>
          </w:rPr>
          <w:t>rx_buffer</w:t>
        </w:r>
        <w:proofErr w:type="spellEnd"/>
        <w:r w:rsidRPr="00F94075">
          <w:rPr>
            <w:rFonts w:ascii="Consolas" w:eastAsia="Times New Roman" w:hAnsi="Consolas" w:cs="Consolas"/>
            <w:color w:val="000000"/>
            <w:sz w:val="18"/>
            <w:szCs w:val="18"/>
            <w:bdr w:val="none" w:sz="0" w:space="0" w:color="auto" w:frame="1"/>
            <w:lang w:eastAsia="en-ZA"/>
          </w:rPr>
          <w:t> + start));  </w:t>
        </w:r>
      </w:ins>
    </w:p>
    <w:p w14:paraId="232DCFAC" w14:textId="77777777" w:rsidR="00F94075" w:rsidRPr="00F94075" w:rsidRDefault="00F94075" w:rsidP="00F94075">
      <w:pPr>
        <w:numPr>
          <w:ilvl w:val="0"/>
          <w:numId w:val="13"/>
        </w:numPr>
        <w:pBdr>
          <w:left w:val="single" w:sz="18" w:space="0" w:color="6CE26C"/>
        </w:pBdr>
        <w:shd w:val="clear" w:color="auto" w:fill="FFFFFF"/>
        <w:spacing w:line="210" w:lineRule="atLeast"/>
        <w:ind w:left="675"/>
        <w:rPr>
          <w:ins w:id="4574" w:author="Benjamin Pannell" w:date="2014-10-20T13:37:00Z"/>
          <w:rFonts w:ascii="Consolas" w:eastAsia="Times New Roman" w:hAnsi="Consolas" w:cs="Consolas"/>
          <w:color w:val="5C5C5C"/>
          <w:sz w:val="18"/>
          <w:szCs w:val="18"/>
          <w:lang w:eastAsia="en-ZA"/>
        </w:rPr>
      </w:pPr>
      <w:ins w:id="4575" w:author="Benjamin Pannell" w:date="2014-10-20T13:37:00Z">
        <w:r w:rsidRPr="00F94075">
          <w:rPr>
            <w:rFonts w:ascii="Consolas" w:eastAsia="Times New Roman" w:hAnsi="Consolas" w:cs="Consolas"/>
            <w:color w:val="000000"/>
            <w:sz w:val="18"/>
            <w:szCs w:val="18"/>
            <w:bdr w:val="none" w:sz="0" w:space="0" w:color="auto" w:frame="1"/>
            <w:lang w:eastAsia="en-ZA"/>
          </w:rPr>
          <w:t>}  </w:t>
        </w:r>
      </w:ins>
    </w:p>
    <w:p w14:paraId="7DD8B7A6" w14:textId="4CD97BB9" w:rsidR="00F94075" w:rsidRPr="00F94075" w:rsidRDefault="00F94075">
      <w:pPr>
        <w:pStyle w:val="NoSpacing"/>
        <w:rPr>
          <w:ins w:id="4576" w:author="Benjamin Pannell" w:date="2014-10-20T13:33:00Z"/>
          <w:rFonts w:ascii="Consolas" w:hAnsi="Consolas" w:cs="Consolas"/>
          <w:sz w:val="22"/>
          <w:rPrChange w:id="4577" w:author="Benjamin Pannell" w:date="2014-10-20T13:34:00Z">
            <w:rPr>
              <w:ins w:id="4578" w:author="Benjamin Pannell" w:date="2014-10-20T13:33:00Z"/>
            </w:rPr>
          </w:rPrChange>
        </w:rPr>
        <w:pPrChange w:id="4579" w:author="Benjamin Pannell" w:date="2014-10-20T13:34:00Z">
          <w:pPr>
            <w:pStyle w:val="Heading1"/>
          </w:pPr>
        </w:pPrChange>
      </w:pPr>
    </w:p>
    <w:p w14:paraId="1B94A046" w14:textId="684E1530" w:rsidR="00EB3EF9" w:rsidRDefault="00EB3EF9">
      <w:pPr>
        <w:rPr>
          <w:ins w:id="4580" w:author="Benjamin Pannell" w:date="2014-10-20T13:41:00Z"/>
          <w:rFonts w:asciiTheme="majorHAnsi" w:eastAsiaTheme="majorEastAsia" w:hAnsiTheme="majorHAnsi" w:cstheme="majorBidi"/>
          <w:color w:val="2E74B5" w:themeColor="accent1" w:themeShade="BF"/>
          <w:sz w:val="32"/>
          <w:szCs w:val="32"/>
        </w:rPr>
      </w:pPr>
      <w:ins w:id="4581" w:author="Benjamin Pannell" w:date="2014-10-20T13:41:00Z">
        <w:r>
          <w:br w:type="page"/>
        </w:r>
      </w:ins>
    </w:p>
    <w:p w14:paraId="168FC72E" w14:textId="5103CB5B" w:rsidR="00EB3EF9" w:rsidRDefault="00EB3EF9">
      <w:pPr>
        <w:pStyle w:val="Heading1"/>
        <w:rPr>
          <w:ins w:id="4582" w:author="Benjamin Pannell" w:date="2014-10-20T13:41:00Z"/>
        </w:rPr>
      </w:pPr>
      <w:bookmarkStart w:id="4583" w:name="_Toc401771014"/>
      <w:ins w:id="4584" w:author="Benjamin Pannell" w:date="2014-10-20T13:41:00Z">
        <w:r>
          <w:lastRenderedPageBreak/>
          <w:t xml:space="preserve">Appendix </w:t>
        </w:r>
      </w:ins>
      <w:ins w:id="4585" w:author="Benjamin Pannell" w:date="2014-10-22T19:37:00Z">
        <w:r w:rsidR="00DB3031">
          <w:t>H</w:t>
        </w:r>
      </w:ins>
      <w:ins w:id="4586" w:author="Benjamin Pannell" w:date="2014-10-20T13:41:00Z">
        <w:r>
          <w:t>: JavaScript Library Source Code</w:t>
        </w:r>
        <w:bookmarkEnd w:id="4583"/>
      </w:ins>
    </w:p>
    <w:p w14:paraId="24D8E30A" w14:textId="4DFB43E7" w:rsidR="00EB3EF9" w:rsidRDefault="00EB3EF9">
      <w:pPr>
        <w:rPr>
          <w:ins w:id="4587" w:author="Benjamin Pannell" w:date="2014-10-20T13:46:00Z"/>
        </w:rPr>
        <w:pPrChange w:id="4588" w:author="Benjamin Pannell" w:date="2014-10-20T13:41:00Z">
          <w:pPr>
            <w:pStyle w:val="Heading1"/>
          </w:pPr>
        </w:pPrChange>
      </w:pPr>
      <w:ins w:id="4589" w:author="Benjamin Pannell" w:date="2014-10-20T13:41:00Z">
        <w:r>
          <w:t xml:space="preserve">The following code represents aspects of the core JavaScript library for use from within Node.js. It </w:t>
        </w:r>
      </w:ins>
      <w:ins w:id="4590" w:author="Benjamin Pannell" w:date="2014-10-20T13:42:00Z">
        <w:r>
          <w:t>is composed of three primary components, a low level Isotope interaction layer, a high level Keyboard wrapper and a high level Mouse wrapper.</w:t>
        </w:r>
      </w:ins>
    </w:p>
    <w:p w14:paraId="68FA9035" w14:textId="1F11C70C" w:rsidR="005F7D63" w:rsidRPr="005C482F" w:rsidRDefault="005F7D63">
      <w:pPr>
        <w:rPr>
          <w:ins w:id="4591" w:author="Benjamin Pannell" w:date="2014-10-20T13:43:00Z"/>
        </w:rPr>
        <w:pPrChange w:id="4592" w:author="Benjamin Pannell" w:date="2014-10-20T13:41:00Z">
          <w:pPr>
            <w:pStyle w:val="Heading1"/>
          </w:pPr>
        </w:pPrChange>
      </w:pPr>
      <w:ins w:id="4593" w:author="Benjamin Pannell" w:date="2014-10-20T13:46:00Z">
        <w:r>
          <w:t xml:space="preserve">The interaction layer makes use of the </w:t>
        </w:r>
        <w:proofErr w:type="spellStart"/>
        <w:r>
          <w:rPr>
            <w:b/>
          </w:rPr>
          <w:t>serialport</w:t>
        </w:r>
        <w:proofErr w:type="spellEnd"/>
        <w:r>
          <w:t xml:space="preserve"> module</w:t>
        </w:r>
      </w:ins>
      <w:ins w:id="4594" w:author="Benjamin Pannell" w:date="2014-10-20T13:47:00Z">
        <w:r>
          <w:t xml:space="preserve"> </w:t>
        </w:r>
      </w:ins>
      <w:customXmlInsRangeStart w:id="4595" w:author="Benjamin Pannell" w:date="2014-10-20T13:48:00Z"/>
      <w:sdt>
        <w:sdtPr>
          <w:id w:val="1870951833"/>
          <w:citation/>
        </w:sdtPr>
        <w:sdtContent>
          <w:customXmlInsRangeEnd w:id="4595"/>
          <w:ins w:id="4596" w:author="Benjamin Pannell" w:date="2014-10-20T13:48:00Z">
            <w:r>
              <w:fldChar w:fldCharType="begin"/>
            </w:r>
            <w:r>
              <w:instrText xml:space="preserve"> CITATION Chr14 \l 7177 </w:instrText>
            </w:r>
          </w:ins>
          <w:r>
            <w:fldChar w:fldCharType="separate"/>
          </w:r>
          <w:ins w:id="4597" w:author="Benjamin Pannell" w:date="2014-10-20T13:48:00Z">
            <w:r w:rsidRPr="005F7D63">
              <w:rPr>
                <w:noProof/>
                <w:rPrChange w:id="4598" w:author="Benjamin Pannell" w:date="2014-10-20T13:48:00Z">
                  <w:rPr>
                    <w:rFonts w:eastAsia="Times New Roman"/>
                  </w:rPr>
                </w:rPrChange>
              </w:rPr>
              <w:t>[25]</w:t>
            </w:r>
            <w:r>
              <w:fldChar w:fldCharType="end"/>
            </w:r>
          </w:ins>
          <w:customXmlInsRangeStart w:id="4599" w:author="Benjamin Pannell" w:date="2014-10-20T13:48:00Z"/>
        </w:sdtContent>
      </w:sdt>
      <w:customXmlInsRangeEnd w:id="4599"/>
      <w:ins w:id="4600" w:author="Benjamin Pannell" w:date="2014-10-20T13:49:00Z">
        <w:r>
          <w:t xml:space="preserve"> for serial communications</w:t>
        </w:r>
        <w:r w:rsidR="00CA158B">
          <w:t xml:space="preserve"> over the device’s UART.</w:t>
        </w:r>
      </w:ins>
    </w:p>
    <w:p w14:paraId="7EBA6D93" w14:textId="4D3B0C8E" w:rsidR="00361CB2" w:rsidRDefault="00361CB2">
      <w:pPr>
        <w:pStyle w:val="Heading2"/>
        <w:rPr>
          <w:ins w:id="4601" w:author="Benjamin Pannell" w:date="2014-10-20T13:43:00Z"/>
        </w:rPr>
        <w:pPrChange w:id="4602" w:author="Benjamin Pannell" w:date="2014-10-20T13:43:00Z">
          <w:pPr>
            <w:pStyle w:val="Heading1"/>
          </w:pPr>
        </w:pPrChange>
      </w:pPr>
      <w:ins w:id="4603" w:author="Benjamin Pannell" w:date="2014-10-20T13:43:00Z">
        <w:r>
          <w:t>Isotope Interaction Layer</w:t>
        </w:r>
      </w:ins>
    </w:p>
    <w:p w14:paraId="44FFFAE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04" w:author="Benjamin Pannell" w:date="2014-10-20T13:43:00Z"/>
          <w:rFonts w:ascii="Consolas" w:hAnsi="Consolas" w:cs="Consolas"/>
          <w:color w:val="5C5C5C"/>
          <w:sz w:val="18"/>
          <w:szCs w:val="18"/>
        </w:rPr>
      </w:pPr>
      <w:proofErr w:type="spellStart"/>
      <w:ins w:id="4605" w:author="Benjamin Pannell" w:date="2014-10-20T13:43:00Z">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SerialPort</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w:t>
        </w:r>
        <w:proofErr w:type="spellStart"/>
        <w:r>
          <w:rPr>
            <w:rStyle w:val="string2"/>
            <w:rFonts w:ascii="Consolas" w:hAnsi="Consolas" w:cs="Consolas"/>
            <w:sz w:val="18"/>
            <w:szCs w:val="18"/>
          </w:rPr>
          <w:t>serialport</w:t>
        </w:r>
        <w:proofErr w:type="spellEnd"/>
        <w:r>
          <w:rPr>
            <w:rStyle w:val="string2"/>
            <w:rFonts w:ascii="Consolas" w:hAnsi="Consolas" w:cs="Consolas"/>
            <w:sz w:val="18"/>
            <w:szCs w:val="18"/>
          </w:rPr>
          <w:t>'</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SerialPort</w:t>
        </w:r>
        <w:proofErr w:type="spellEnd"/>
        <w:r>
          <w:rPr>
            <w:rFonts w:ascii="Consolas" w:hAnsi="Consolas" w:cs="Consolas"/>
            <w:color w:val="000000"/>
            <w:sz w:val="18"/>
            <w:szCs w:val="18"/>
            <w:bdr w:val="none" w:sz="0" w:space="0" w:color="auto" w:frame="1"/>
          </w:rPr>
          <w:t>,  </w:t>
        </w:r>
      </w:ins>
    </w:p>
    <w:p w14:paraId="2B48BB65"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06" w:author="Benjamin Pannell" w:date="2014-10-20T13:43:00Z"/>
          <w:rFonts w:ascii="Consolas" w:hAnsi="Consolas" w:cs="Consolas"/>
          <w:color w:val="5C5C5C"/>
          <w:sz w:val="18"/>
          <w:szCs w:val="18"/>
        </w:rPr>
      </w:pPr>
      <w:ins w:id="4607" w:author="Benjamin Pannell" w:date="2014-10-20T13:43: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EventEmitter</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'events'</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EventEmitter</w:t>
        </w:r>
        <w:proofErr w:type="spellEnd"/>
        <w:r>
          <w:rPr>
            <w:rFonts w:ascii="Consolas" w:hAnsi="Consolas" w:cs="Consolas"/>
            <w:color w:val="000000"/>
            <w:sz w:val="18"/>
            <w:szCs w:val="18"/>
            <w:bdr w:val="none" w:sz="0" w:space="0" w:color="auto" w:frame="1"/>
          </w:rPr>
          <w:t>,  </w:t>
        </w:r>
      </w:ins>
    </w:p>
    <w:p w14:paraId="2049DEDF"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08" w:author="Benjamin Pannell" w:date="2014-10-20T13:43:00Z"/>
          <w:rFonts w:ascii="Consolas" w:hAnsi="Consolas" w:cs="Consolas"/>
          <w:color w:val="5C5C5C"/>
          <w:sz w:val="18"/>
          <w:szCs w:val="18"/>
        </w:rPr>
      </w:pPr>
      <w:ins w:id="4609" w:author="Benjamin Pannell" w:date="2014-10-20T13:43: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util</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w:t>
        </w:r>
        <w:proofErr w:type="spellStart"/>
        <w:r>
          <w:rPr>
            <w:rStyle w:val="string2"/>
            <w:rFonts w:ascii="Consolas" w:hAnsi="Consolas" w:cs="Consolas"/>
            <w:sz w:val="18"/>
            <w:szCs w:val="18"/>
          </w:rPr>
          <w:t>util</w:t>
        </w:r>
        <w:proofErr w:type="spellEnd"/>
        <w:r>
          <w:rPr>
            <w:rStyle w:val="string2"/>
            <w:rFonts w:ascii="Consolas" w:hAnsi="Consolas" w:cs="Consolas"/>
            <w:sz w:val="18"/>
            <w:szCs w:val="18"/>
          </w:rPr>
          <w:t>'</w:t>
        </w:r>
        <w:r>
          <w:rPr>
            <w:rFonts w:ascii="Consolas" w:hAnsi="Consolas" w:cs="Consolas"/>
            <w:color w:val="000000"/>
            <w:sz w:val="18"/>
            <w:szCs w:val="18"/>
            <w:bdr w:val="none" w:sz="0" w:space="0" w:color="auto" w:frame="1"/>
          </w:rPr>
          <w:t>);  </w:t>
        </w:r>
      </w:ins>
    </w:p>
    <w:p w14:paraId="4CF7C7EF"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10" w:author="Benjamin Pannell" w:date="2014-10-20T13:43:00Z"/>
          <w:rFonts w:ascii="Consolas" w:hAnsi="Consolas" w:cs="Consolas"/>
          <w:color w:val="5C5C5C"/>
          <w:sz w:val="18"/>
          <w:szCs w:val="18"/>
        </w:rPr>
      </w:pPr>
      <w:ins w:id="4611" w:author="Benjamin Pannell" w:date="2014-10-20T13:43:00Z">
        <w:r>
          <w:rPr>
            <w:rFonts w:ascii="Consolas" w:hAnsi="Consolas" w:cs="Consolas"/>
            <w:color w:val="000000"/>
            <w:sz w:val="18"/>
            <w:szCs w:val="18"/>
            <w:bdr w:val="none" w:sz="0" w:space="0" w:color="auto" w:frame="1"/>
          </w:rPr>
          <w:t>  </w:t>
        </w:r>
      </w:ins>
    </w:p>
    <w:p w14:paraId="58BDFB22"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12" w:author="Benjamin Pannell" w:date="2014-10-20T13:43:00Z"/>
          <w:rFonts w:ascii="Consolas" w:hAnsi="Consolas" w:cs="Consolas"/>
          <w:color w:val="5C5C5C"/>
          <w:sz w:val="18"/>
          <w:szCs w:val="18"/>
        </w:rPr>
      </w:pPr>
      <w:proofErr w:type="spellStart"/>
      <w:ins w:id="4613" w:author="Benjamin Pannell" w:date="2014-10-20T13:43:00Z">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Keyboard = require(</w:t>
        </w:r>
        <w:r>
          <w:rPr>
            <w:rStyle w:val="string2"/>
            <w:rFonts w:ascii="Consolas" w:hAnsi="Consolas" w:cs="Consolas"/>
            <w:sz w:val="18"/>
            <w:szCs w:val="18"/>
          </w:rPr>
          <w:t>'./helpers/Keyboard'</w:t>
        </w:r>
        <w:r>
          <w:rPr>
            <w:rFonts w:ascii="Consolas" w:hAnsi="Consolas" w:cs="Consolas"/>
            <w:color w:val="000000"/>
            <w:sz w:val="18"/>
            <w:szCs w:val="18"/>
            <w:bdr w:val="none" w:sz="0" w:space="0" w:color="auto" w:frame="1"/>
          </w:rPr>
          <w:t>),  </w:t>
        </w:r>
      </w:ins>
    </w:p>
    <w:p w14:paraId="0B5822FE"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14" w:author="Benjamin Pannell" w:date="2014-10-20T13:43:00Z"/>
          <w:rFonts w:ascii="Consolas" w:hAnsi="Consolas" w:cs="Consolas"/>
          <w:color w:val="5C5C5C"/>
          <w:sz w:val="18"/>
          <w:szCs w:val="18"/>
        </w:rPr>
      </w:pPr>
      <w:ins w:id="4615" w:author="Benjamin Pannell" w:date="2014-10-20T13:43:00Z">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'./helpers/Mouse'</w:t>
        </w:r>
        <w:r>
          <w:rPr>
            <w:rFonts w:ascii="Consolas" w:hAnsi="Consolas" w:cs="Consolas"/>
            <w:color w:val="000000"/>
            <w:sz w:val="18"/>
            <w:szCs w:val="18"/>
            <w:bdr w:val="none" w:sz="0" w:space="0" w:color="auto" w:frame="1"/>
          </w:rPr>
          <w:t>);  </w:t>
        </w:r>
      </w:ins>
    </w:p>
    <w:p w14:paraId="4F43235E"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16" w:author="Benjamin Pannell" w:date="2014-10-20T13:43:00Z"/>
          <w:rFonts w:ascii="Consolas" w:hAnsi="Consolas" w:cs="Consolas"/>
          <w:color w:val="5C5C5C"/>
          <w:sz w:val="18"/>
          <w:szCs w:val="18"/>
        </w:rPr>
      </w:pPr>
      <w:ins w:id="4617" w:author="Benjamin Pannell" w:date="2014-10-20T13:43:00Z">
        <w:r>
          <w:rPr>
            <w:rFonts w:ascii="Consolas" w:hAnsi="Consolas" w:cs="Consolas"/>
            <w:color w:val="000000"/>
            <w:sz w:val="18"/>
            <w:szCs w:val="18"/>
            <w:bdr w:val="none" w:sz="0" w:space="0" w:color="auto" w:frame="1"/>
          </w:rPr>
          <w:t>  </w:t>
        </w:r>
      </w:ins>
    </w:p>
    <w:p w14:paraId="5DB0B6B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18" w:author="Benjamin Pannell" w:date="2014-10-20T13:43:00Z"/>
          <w:rFonts w:ascii="Consolas" w:hAnsi="Consolas" w:cs="Consolas"/>
          <w:color w:val="5C5C5C"/>
          <w:sz w:val="18"/>
          <w:szCs w:val="18"/>
        </w:rPr>
      </w:pPr>
      <w:proofErr w:type="spellStart"/>
      <w:ins w:id="4619" w:author="Benjamin Pannell" w:date="2014-10-20T13:43:00Z">
        <w:r>
          <w:rPr>
            <w:rFonts w:ascii="Consolas" w:hAnsi="Consolas" w:cs="Consolas"/>
            <w:color w:val="000000"/>
            <w:sz w:val="18"/>
            <w:szCs w:val="18"/>
            <w:bdr w:val="none" w:sz="0" w:space="0" w:color="auto" w:frame="1"/>
          </w:rPr>
          <w:t>module.exports</w:t>
        </w:r>
        <w:proofErr w:type="spellEnd"/>
        <w:r>
          <w:rPr>
            <w:rFonts w:ascii="Consolas" w:hAnsi="Consolas" w:cs="Consolas"/>
            <w:color w:val="000000"/>
            <w:sz w:val="18"/>
            <w:szCs w:val="18"/>
            <w:bdr w:val="none" w:sz="0" w:space="0" w:color="auto" w:frame="1"/>
          </w:rPr>
          <w:t> = Isotope;  </w:t>
        </w:r>
      </w:ins>
    </w:p>
    <w:p w14:paraId="5F5EAE6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20" w:author="Benjamin Pannell" w:date="2014-10-20T13:43:00Z"/>
          <w:rFonts w:ascii="Consolas" w:hAnsi="Consolas" w:cs="Consolas"/>
          <w:color w:val="5C5C5C"/>
          <w:sz w:val="18"/>
          <w:szCs w:val="18"/>
        </w:rPr>
      </w:pPr>
      <w:ins w:id="4621" w:author="Benjamin Pannell" w:date="2014-10-20T13:43:00Z">
        <w:r>
          <w:rPr>
            <w:rFonts w:ascii="Consolas" w:hAnsi="Consolas" w:cs="Consolas"/>
            <w:color w:val="000000"/>
            <w:sz w:val="18"/>
            <w:szCs w:val="18"/>
            <w:bdr w:val="none" w:sz="0" w:space="0" w:color="auto" w:frame="1"/>
          </w:rPr>
          <w:t>  </w:t>
        </w:r>
      </w:ins>
    </w:p>
    <w:p w14:paraId="4E564F8F"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22" w:author="Benjamin Pannell" w:date="2014-10-20T13:43:00Z"/>
          <w:rFonts w:ascii="Consolas" w:hAnsi="Consolas" w:cs="Consolas"/>
          <w:color w:val="5C5C5C"/>
          <w:sz w:val="18"/>
          <w:szCs w:val="18"/>
        </w:rPr>
      </w:pPr>
      <w:ins w:id="4623" w:author="Benjamin Pannell" w:date="2014-10-20T13:43:00Z">
        <w:r>
          <w:rPr>
            <w:rStyle w:val="keyword2"/>
            <w:rFonts w:ascii="Consolas" w:hAnsi="Consolas" w:cs="Consolas"/>
            <w:sz w:val="18"/>
            <w:szCs w:val="18"/>
          </w:rPr>
          <w:t>function</w:t>
        </w:r>
        <w:r>
          <w:rPr>
            <w:rFonts w:ascii="Consolas" w:hAnsi="Consolas" w:cs="Consolas"/>
            <w:color w:val="000000"/>
            <w:sz w:val="18"/>
            <w:szCs w:val="18"/>
            <w:bdr w:val="none" w:sz="0" w:space="0" w:color="auto" w:frame="1"/>
          </w:rPr>
          <w:t> Isotope(device) {  </w:t>
        </w:r>
      </w:ins>
    </w:p>
    <w:p w14:paraId="6036F11F"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24" w:author="Benjamin Pannell" w:date="2014-10-20T13:43:00Z"/>
          <w:rFonts w:ascii="Consolas" w:hAnsi="Consolas" w:cs="Consolas"/>
          <w:color w:val="5C5C5C"/>
          <w:sz w:val="18"/>
          <w:szCs w:val="18"/>
        </w:rPr>
      </w:pPr>
      <w:ins w:id="4625"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.open</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false</w:t>
        </w:r>
        <w:r>
          <w:rPr>
            <w:rFonts w:ascii="Consolas" w:hAnsi="Consolas" w:cs="Consolas"/>
            <w:color w:val="000000"/>
            <w:sz w:val="18"/>
            <w:szCs w:val="18"/>
            <w:bdr w:val="none" w:sz="0" w:space="0" w:color="auto" w:frame="1"/>
          </w:rPr>
          <w:t>;  </w:t>
        </w:r>
      </w:ins>
    </w:p>
    <w:p w14:paraId="36CD19B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26" w:author="Benjamin Pannell" w:date="2014-10-20T13:43:00Z"/>
          <w:rFonts w:ascii="Consolas" w:hAnsi="Consolas" w:cs="Consolas"/>
          <w:color w:val="5C5C5C"/>
          <w:sz w:val="18"/>
          <w:szCs w:val="18"/>
        </w:rPr>
      </w:pPr>
      <w:ins w:id="4627"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w:t>
        </w:r>
        <w:proofErr w:type="spellEnd"/>
        <w:r>
          <w:rPr>
            <w:rFonts w:ascii="Consolas" w:hAnsi="Consolas" w:cs="Consolas"/>
            <w:color w:val="000000"/>
            <w:sz w:val="18"/>
            <w:szCs w:val="18"/>
            <w:bdr w:val="none" w:sz="0" w:space="0" w:color="auto" w:frame="1"/>
          </w:rPr>
          <w:t> = [];  </w:t>
        </w:r>
      </w:ins>
    </w:p>
    <w:p w14:paraId="75613B94"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28" w:author="Benjamin Pannell" w:date="2014-10-20T13:43:00Z"/>
          <w:rFonts w:ascii="Consolas" w:hAnsi="Consolas" w:cs="Consolas"/>
          <w:color w:val="5C5C5C"/>
          <w:sz w:val="18"/>
          <w:szCs w:val="18"/>
        </w:rPr>
      </w:pPr>
      <w:ins w:id="462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2E378764"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30" w:author="Benjamin Pannell" w:date="2014-10-20T13:43:00Z"/>
          <w:rFonts w:ascii="Consolas" w:hAnsi="Consolas" w:cs="Consolas"/>
          <w:color w:val="5C5C5C"/>
          <w:sz w:val="18"/>
          <w:szCs w:val="18"/>
        </w:rPr>
      </w:pPr>
      <w:ins w:id="4631" w:author="Benjamin Pannell" w:date="2014-10-20T13:43:00Z">
        <w:r>
          <w:rPr>
            <w:rFonts w:ascii="Consolas" w:hAnsi="Consolas" w:cs="Consolas"/>
            <w:color w:val="000000"/>
            <w:sz w:val="18"/>
            <w:szCs w:val="18"/>
            <w:bdr w:val="none" w:sz="0" w:space="0" w:color="auto" w:frame="1"/>
          </w:rPr>
          <w:t>  </w:t>
        </w:r>
      </w:ins>
    </w:p>
    <w:p w14:paraId="2351CD17"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32" w:author="Benjamin Pannell" w:date="2014-10-20T13:43:00Z"/>
          <w:rFonts w:ascii="Consolas" w:hAnsi="Consolas" w:cs="Consolas"/>
          <w:color w:val="5C5C5C"/>
          <w:sz w:val="18"/>
          <w:szCs w:val="18"/>
        </w:rPr>
      </w:pPr>
      <w:ins w:id="4633"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typeof</w:t>
        </w:r>
        <w:proofErr w:type="spellEnd"/>
        <w:r>
          <w:rPr>
            <w:rFonts w:ascii="Consolas" w:hAnsi="Consolas" w:cs="Consolas"/>
            <w:color w:val="000000"/>
            <w:sz w:val="18"/>
            <w:szCs w:val="18"/>
            <w:bdr w:val="none" w:sz="0" w:space="0" w:color="auto" w:frame="1"/>
          </w:rPr>
          <w:t> device == </w:t>
        </w:r>
        <w:r>
          <w:rPr>
            <w:rStyle w:val="string2"/>
            <w:rFonts w:ascii="Consolas" w:hAnsi="Consolas" w:cs="Consolas"/>
            <w:sz w:val="18"/>
            <w:szCs w:val="18"/>
          </w:rPr>
          <w:t>"string"</w:t>
        </w:r>
        <w:r>
          <w:rPr>
            <w:rFonts w:ascii="Consolas" w:hAnsi="Consolas" w:cs="Consolas"/>
            <w:color w:val="000000"/>
            <w:sz w:val="18"/>
            <w:szCs w:val="18"/>
            <w:bdr w:val="none" w:sz="0" w:space="0" w:color="auto" w:frame="1"/>
          </w:rPr>
          <w:t>)  </w:t>
        </w:r>
      </w:ins>
    </w:p>
    <w:p w14:paraId="1435A2F5"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34" w:author="Benjamin Pannell" w:date="2014-10-20T13:43:00Z"/>
          <w:rFonts w:ascii="Consolas" w:hAnsi="Consolas" w:cs="Consolas"/>
          <w:color w:val="5C5C5C"/>
          <w:sz w:val="18"/>
          <w:szCs w:val="18"/>
        </w:rPr>
      </w:pPr>
      <w:ins w:id="4635"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SerialPort</w:t>
        </w:r>
        <w:proofErr w:type="spellEnd"/>
        <w:r>
          <w:rPr>
            <w:rFonts w:ascii="Consolas" w:hAnsi="Consolas" w:cs="Consolas"/>
            <w:color w:val="000000"/>
            <w:sz w:val="18"/>
            <w:szCs w:val="18"/>
            <w:bdr w:val="none" w:sz="0" w:space="0" w:color="auto" w:frame="1"/>
          </w:rPr>
          <w:t>(device, {  </w:t>
        </w:r>
      </w:ins>
    </w:p>
    <w:p w14:paraId="68B93BF0"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36" w:author="Benjamin Pannell" w:date="2014-10-20T13:43:00Z"/>
          <w:rFonts w:ascii="Consolas" w:hAnsi="Consolas" w:cs="Consolas"/>
          <w:color w:val="5C5C5C"/>
          <w:sz w:val="18"/>
          <w:szCs w:val="18"/>
        </w:rPr>
      </w:pPr>
      <w:ins w:id="4637" w:author="Benjamin Pannell" w:date="2014-10-20T13:43: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baudrate</w:t>
        </w:r>
        <w:proofErr w:type="spellEnd"/>
        <w:r>
          <w:rPr>
            <w:rFonts w:ascii="Consolas" w:hAnsi="Consolas" w:cs="Consolas"/>
            <w:color w:val="000000"/>
            <w:sz w:val="18"/>
            <w:szCs w:val="18"/>
            <w:bdr w:val="none" w:sz="0" w:space="0" w:color="auto" w:frame="1"/>
          </w:rPr>
          <w:t>: 38400,  </w:t>
        </w:r>
      </w:ins>
    </w:p>
    <w:p w14:paraId="253D431A"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38" w:author="Benjamin Pannell" w:date="2014-10-20T13:43:00Z"/>
          <w:rFonts w:ascii="Consolas" w:hAnsi="Consolas" w:cs="Consolas"/>
          <w:color w:val="5C5C5C"/>
          <w:sz w:val="18"/>
          <w:szCs w:val="18"/>
        </w:rPr>
      </w:pPr>
      <w:ins w:id="4639" w:author="Benjamin Pannell" w:date="2014-10-20T13:43:00Z">
        <w:r>
          <w:rPr>
            <w:rFonts w:ascii="Consolas" w:hAnsi="Consolas" w:cs="Consolas"/>
            <w:color w:val="000000"/>
            <w:sz w:val="18"/>
            <w:szCs w:val="18"/>
            <w:bdr w:val="none" w:sz="0" w:space="0" w:color="auto" w:frame="1"/>
          </w:rPr>
          <w:t>            parity: </w:t>
        </w:r>
        <w:r>
          <w:rPr>
            <w:rStyle w:val="string2"/>
            <w:rFonts w:ascii="Consolas" w:hAnsi="Consolas" w:cs="Consolas"/>
            <w:sz w:val="18"/>
            <w:szCs w:val="18"/>
          </w:rPr>
          <w:t>'even'</w:t>
        </w:r>
        <w:r>
          <w:rPr>
            <w:rFonts w:ascii="Consolas" w:hAnsi="Consolas" w:cs="Consolas"/>
            <w:color w:val="000000"/>
            <w:sz w:val="18"/>
            <w:szCs w:val="18"/>
            <w:bdr w:val="none" w:sz="0" w:space="0" w:color="auto" w:frame="1"/>
          </w:rPr>
          <w:t>  </w:t>
        </w:r>
      </w:ins>
    </w:p>
    <w:p w14:paraId="3A43F8EA"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40" w:author="Benjamin Pannell" w:date="2014-10-20T13:43:00Z"/>
          <w:rFonts w:ascii="Consolas" w:hAnsi="Consolas" w:cs="Consolas"/>
          <w:color w:val="5C5C5C"/>
          <w:sz w:val="18"/>
          <w:szCs w:val="18"/>
        </w:rPr>
      </w:pPr>
      <w:ins w:id="4641" w:author="Benjamin Pannell" w:date="2014-10-20T13:43:00Z">
        <w:r>
          <w:rPr>
            <w:rFonts w:ascii="Consolas" w:hAnsi="Consolas" w:cs="Consolas"/>
            <w:color w:val="000000"/>
            <w:sz w:val="18"/>
            <w:szCs w:val="18"/>
            <w:bdr w:val="none" w:sz="0" w:space="0" w:color="auto" w:frame="1"/>
          </w:rPr>
          <w:t>        });  </w:t>
        </w:r>
      </w:ins>
    </w:p>
    <w:p w14:paraId="5CB0F2E3"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42" w:author="Benjamin Pannell" w:date="2014-10-20T13:43:00Z"/>
          <w:rFonts w:ascii="Consolas" w:hAnsi="Consolas" w:cs="Consolas"/>
          <w:color w:val="5C5C5C"/>
          <w:sz w:val="18"/>
          <w:szCs w:val="18"/>
        </w:rPr>
      </w:pPr>
      <w:ins w:id="4643"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w:t>
        </w:r>
        <w:proofErr w:type="spellEnd"/>
        <w:r>
          <w:rPr>
            <w:rFonts w:ascii="Consolas" w:hAnsi="Consolas" w:cs="Consolas"/>
            <w:color w:val="000000"/>
            <w:sz w:val="18"/>
            <w:szCs w:val="18"/>
            <w:bdr w:val="none" w:sz="0" w:space="0" w:color="auto" w:frame="1"/>
          </w:rPr>
          <w:t> = device;  </w:t>
        </w:r>
      </w:ins>
    </w:p>
    <w:p w14:paraId="0B62CC0E"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44" w:author="Benjamin Pannell" w:date="2014-10-20T13:43:00Z"/>
          <w:rFonts w:ascii="Consolas" w:hAnsi="Consolas" w:cs="Consolas"/>
          <w:color w:val="5C5C5C"/>
          <w:sz w:val="18"/>
          <w:szCs w:val="18"/>
        </w:rPr>
      </w:pPr>
      <w:ins w:id="4645" w:author="Benjamin Pannell" w:date="2014-10-20T13:43:00Z">
        <w:r>
          <w:rPr>
            <w:rFonts w:ascii="Consolas" w:hAnsi="Consolas" w:cs="Consolas"/>
            <w:color w:val="000000"/>
            <w:sz w:val="18"/>
            <w:szCs w:val="18"/>
            <w:bdr w:val="none" w:sz="0" w:space="0" w:color="auto" w:frame="1"/>
          </w:rPr>
          <w:t>  </w:t>
        </w:r>
      </w:ins>
    </w:p>
    <w:p w14:paraId="683AE38A"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46" w:author="Benjamin Pannell" w:date="2014-10-20T13:43:00Z"/>
          <w:rFonts w:ascii="Consolas" w:hAnsi="Consolas" w:cs="Consolas"/>
          <w:color w:val="5C5C5C"/>
          <w:sz w:val="18"/>
          <w:szCs w:val="18"/>
        </w:rPr>
      </w:pPr>
      <w:ins w:id="4647"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.keyboard</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Keyboard(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363816A6"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48" w:author="Benjamin Pannell" w:date="2014-10-20T13:43:00Z"/>
          <w:rFonts w:ascii="Consolas" w:hAnsi="Consolas" w:cs="Consolas"/>
          <w:color w:val="5C5C5C"/>
          <w:sz w:val="18"/>
          <w:szCs w:val="18"/>
        </w:rPr>
      </w:pPr>
      <w:ins w:id="464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.mouse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Mouse(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20C9BF44"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50" w:author="Benjamin Pannell" w:date="2014-10-20T13:43:00Z"/>
          <w:rFonts w:ascii="Consolas" w:hAnsi="Consolas" w:cs="Consolas"/>
          <w:color w:val="5C5C5C"/>
          <w:sz w:val="18"/>
          <w:szCs w:val="18"/>
        </w:rPr>
      </w:pPr>
      <w:ins w:id="4651" w:author="Benjamin Pannell" w:date="2014-10-20T13:43:00Z">
        <w:r>
          <w:rPr>
            <w:rFonts w:ascii="Consolas" w:hAnsi="Consolas" w:cs="Consolas"/>
            <w:color w:val="000000"/>
            <w:sz w:val="18"/>
            <w:szCs w:val="18"/>
            <w:bdr w:val="none" w:sz="0" w:space="0" w:color="auto" w:frame="1"/>
          </w:rPr>
          <w:t>  </w:t>
        </w:r>
      </w:ins>
    </w:p>
    <w:p w14:paraId="76BB48D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52" w:author="Benjamin Pannell" w:date="2014-10-20T13:43:00Z"/>
          <w:rFonts w:ascii="Consolas" w:hAnsi="Consolas" w:cs="Consolas"/>
          <w:color w:val="5C5C5C"/>
          <w:sz w:val="18"/>
          <w:szCs w:val="18"/>
        </w:rPr>
      </w:pPr>
      <w:ins w:id="4653"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09E5BE8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54" w:author="Benjamin Pannell" w:date="2014-10-20T13:43:00Z"/>
          <w:rFonts w:ascii="Consolas" w:hAnsi="Consolas" w:cs="Consolas"/>
          <w:color w:val="5C5C5C"/>
          <w:sz w:val="18"/>
          <w:szCs w:val="18"/>
        </w:rPr>
      </w:pPr>
      <w:ins w:id="4655"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.open</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true</w:t>
        </w:r>
        <w:r>
          <w:rPr>
            <w:rFonts w:ascii="Consolas" w:hAnsi="Consolas" w:cs="Consolas"/>
            <w:color w:val="000000"/>
            <w:sz w:val="18"/>
            <w:szCs w:val="18"/>
            <w:bdr w:val="none" w:sz="0" w:space="0" w:color="auto" w:frame="1"/>
          </w:rPr>
          <w:t>;  </w:t>
        </w:r>
      </w:ins>
    </w:p>
    <w:p w14:paraId="4DCB7F96"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56" w:author="Benjamin Pannell" w:date="2014-10-20T13:43:00Z"/>
          <w:rFonts w:ascii="Consolas" w:hAnsi="Consolas" w:cs="Consolas"/>
          <w:color w:val="5C5C5C"/>
          <w:sz w:val="18"/>
          <w:szCs w:val="18"/>
        </w:rPr>
      </w:pPr>
      <w:ins w:id="4657"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w:t>
        </w:r>
        <w:proofErr w:type="spellEnd"/>
        <w:r>
          <w:rPr>
            <w:rFonts w:ascii="Consolas" w:hAnsi="Consolas" w:cs="Consolas"/>
            <w:color w:val="000000"/>
            <w:sz w:val="18"/>
            <w:szCs w:val="18"/>
            <w:bdr w:val="none" w:sz="0" w:space="0" w:color="auto" w:frame="1"/>
          </w:rPr>
          <w:t>) {  </w:t>
        </w:r>
      </w:ins>
    </w:p>
    <w:p w14:paraId="12EA73F6"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58" w:author="Benjamin Pannell" w:date="2014-10-20T13:43:00Z"/>
          <w:rFonts w:ascii="Consolas" w:hAnsi="Consolas" w:cs="Consolas"/>
          <w:color w:val="5C5C5C"/>
          <w:sz w:val="18"/>
          <w:szCs w:val="18"/>
        </w:rPr>
      </w:pPr>
      <w:ins w:id="4659"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setInterval(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.flush.bind(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1);  </w:t>
        </w:r>
      </w:ins>
    </w:p>
    <w:p w14:paraId="476F6F5F"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60" w:author="Benjamin Pannell" w:date="2014-10-20T13:43:00Z"/>
          <w:rFonts w:ascii="Consolas" w:hAnsi="Consolas" w:cs="Consolas"/>
          <w:color w:val="5C5C5C"/>
          <w:sz w:val="18"/>
          <w:szCs w:val="18"/>
        </w:rPr>
      </w:pPr>
      <w:ins w:id="466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.writeInterval.unref</w:t>
        </w:r>
        <w:proofErr w:type="spellEnd"/>
        <w:r>
          <w:rPr>
            <w:rFonts w:ascii="Consolas" w:hAnsi="Consolas" w:cs="Consolas"/>
            <w:color w:val="000000"/>
            <w:sz w:val="18"/>
            <w:szCs w:val="18"/>
            <w:bdr w:val="none" w:sz="0" w:space="0" w:color="auto" w:frame="1"/>
          </w:rPr>
          <w:t>();  </w:t>
        </w:r>
      </w:ins>
    </w:p>
    <w:p w14:paraId="1910628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62" w:author="Benjamin Pannell" w:date="2014-10-20T13:43:00Z"/>
          <w:rFonts w:ascii="Consolas" w:hAnsi="Consolas" w:cs="Consolas"/>
          <w:color w:val="5C5C5C"/>
          <w:sz w:val="18"/>
          <w:szCs w:val="18"/>
        </w:rPr>
      </w:pPr>
      <w:ins w:id="4663" w:author="Benjamin Pannell" w:date="2014-10-20T13:43:00Z">
        <w:r>
          <w:rPr>
            <w:rFonts w:ascii="Consolas" w:hAnsi="Consolas" w:cs="Consolas"/>
            <w:color w:val="000000"/>
            <w:sz w:val="18"/>
            <w:szCs w:val="18"/>
            <w:bdr w:val="none" w:sz="0" w:space="0" w:color="auto" w:frame="1"/>
          </w:rPr>
          <w:t>        }  </w:t>
        </w:r>
      </w:ins>
    </w:p>
    <w:p w14:paraId="24A0DF2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64" w:author="Benjamin Pannell" w:date="2014-10-20T13:43:00Z"/>
          <w:rFonts w:ascii="Consolas" w:hAnsi="Consolas" w:cs="Consolas"/>
          <w:color w:val="5C5C5C"/>
          <w:sz w:val="18"/>
          <w:szCs w:val="18"/>
        </w:rPr>
      </w:pPr>
      <w:ins w:id="4665"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ins>
    </w:p>
    <w:p w14:paraId="4A9D127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66" w:author="Benjamin Pannell" w:date="2014-10-20T13:43:00Z"/>
          <w:rFonts w:ascii="Consolas" w:hAnsi="Consolas" w:cs="Consolas"/>
          <w:color w:val="5C5C5C"/>
          <w:sz w:val="18"/>
          <w:szCs w:val="18"/>
        </w:rPr>
      </w:pPr>
      <w:ins w:id="4667" w:author="Benjamin Pannell" w:date="2014-10-20T13:43: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06DB17E9"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68" w:author="Benjamin Pannell" w:date="2014-10-20T13:43:00Z"/>
          <w:rFonts w:ascii="Consolas" w:hAnsi="Consolas" w:cs="Consolas"/>
          <w:color w:val="5C5C5C"/>
          <w:sz w:val="18"/>
          <w:szCs w:val="18"/>
        </w:rPr>
      </w:pPr>
      <w:ins w:id="4669" w:author="Benjamin Pannell" w:date="2014-10-20T13:43:00Z">
        <w:r>
          <w:rPr>
            <w:rFonts w:ascii="Consolas" w:hAnsi="Consolas" w:cs="Consolas"/>
            <w:color w:val="000000"/>
            <w:sz w:val="18"/>
            <w:szCs w:val="18"/>
            <w:bdr w:val="none" w:sz="0" w:space="0" w:color="auto" w:frame="1"/>
          </w:rPr>
          <w:t>  </w:t>
        </w:r>
      </w:ins>
    </w:p>
    <w:p w14:paraId="1E30F89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70" w:author="Benjamin Pannell" w:date="2014-10-20T13:43:00Z"/>
          <w:rFonts w:ascii="Consolas" w:hAnsi="Consolas" w:cs="Consolas"/>
          <w:color w:val="5C5C5C"/>
          <w:sz w:val="18"/>
          <w:szCs w:val="18"/>
        </w:rPr>
      </w:pPr>
      <w:ins w:id="467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'data'</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(data) {  </w:t>
        </w:r>
      </w:ins>
    </w:p>
    <w:p w14:paraId="57BDCCD6"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72" w:author="Benjamin Pannell" w:date="2014-10-20T13:43:00Z"/>
          <w:rFonts w:ascii="Consolas" w:hAnsi="Consolas" w:cs="Consolas"/>
          <w:color w:val="5C5C5C"/>
          <w:sz w:val="18"/>
          <w:szCs w:val="18"/>
        </w:rPr>
      </w:pPr>
      <w:ins w:id="4673" w:author="Benjamin Pannell" w:date="2014-10-20T13:43:00Z">
        <w:r>
          <w:rPr>
            <w:rFonts w:ascii="Consolas" w:hAnsi="Consolas" w:cs="Consolas"/>
            <w:color w:val="000000"/>
            <w:sz w:val="18"/>
            <w:szCs w:val="18"/>
            <w:bdr w:val="none" w:sz="0" w:space="0" w:color="auto" w:frame="1"/>
          </w:rPr>
          <w:t>        console.log(</w:t>
        </w:r>
        <w:r>
          <w:rPr>
            <w:rStyle w:val="string2"/>
            <w:rFonts w:ascii="Consolas" w:hAnsi="Consolas" w:cs="Consolas"/>
            <w:sz w:val="18"/>
            <w:szCs w:val="18"/>
          </w:rPr>
          <w:t>"%s"</w:t>
        </w:r>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data.toString</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'hex'</w:t>
        </w:r>
        <w:r>
          <w:rPr>
            <w:rFonts w:ascii="Consolas" w:hAnsi="Consolas" w:cs="Consolas"/>
            <w:color w:val="000000"/>
            <w:sz w:val="18"/>
            <w:szCs w:val="18"/>
            <w:bdr w:val="none" w:sz="0" w:space="0" w:color="auto" w:frame="1"/>
          </w:rPr>
          <w:t>));  </w:t>
        </w:r>
      </w:ins>
    </w:p>
    <w:p w14:paraId="276823F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74" w:author="Benjamin Pannell" w:date="2014-10-20T13:43:00Z"/>
          <w:rFonts w:ascii="Consolas" w:hAnsi="Consolas" w:cs="Consolas"/>
          <w:color w:val="5C5C5C"/>
          <w:sz w:val="18"/>
          <w:szCs w:val="18"/>
        </w:rPr>
      </w:pPr>
      <w:ins w:id="4675"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'data'</w:t>
        </w:r>
        <w:r>
          <w:rPr>
            <w:rFonts w:ascii="Consolas" w:hAnsi="Consolas" w:cs="Consolas"/>
            <w:color w:val="000000"/>
            <w:sz w:val="18"/>
            <w:szCs w:val="18"/>
            <w:bdr w:val="none" w:sz="0" w:space="0" w:color="auto" w:frame="1"/>
          </w:rPr>
          <w:t>, data);  </w:t>
        </w:r>
      </w:ins>
    </w:p>
    <w:p w14:paraId="61391FC9"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76" w:author="Benjamin Pannell" w:date="2014-10-20T13:43:00Z"/>
          <w:rFonts w:ascii="Consolas" w:hAnsi="Consolas" w:cs="Consolas"/>
          <w:color w:val="5C5C5C"/>
          <w:sz w:val="18"/>
          <w:szCs w:val="18"/>
        </w:rPr>
      </w:pPr>
      <w:ins w:id="4677" w:author="Benjamin Pannell" w:date="2014-10-20T13:43: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6785466C"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78" w:author="Benjamin Pannell" w:date="2014-10-20T13:43:00Z"/>
          <w:rFonts w:ascii="Consolas" w:hAnsi="Consolas" w:cs="Consolas"/>
          <w:color w:val="5C5C5C"/>
          <w:sz w:val="18"/>
          <w:szCs w:val="18"/>
        </w:rPr>
      </w:pPr>
      <w:ins w:id="4679" w:author="Benjamin Pannell" w:date="2014-10-20T13:43:00Z">
        <w:r>
          <w:rPr>
            <w:rFonts w:ascii="Consolas" w:hAnsi="Consolas" w:cs="Consolas"/>
            <w:color w:val="000000"/>
            <w:sz w:val="18"/>
            <w:szCs w:val="18"/>
            <w:bdr w:val="none" w:sz="0" w:space="0" w:color="auto" w:frame="1"/>
          </w:rPr>
          <w:t>  </w:t>
        </w:r>
      </w:ins>
    </w:p>
    <w:p w14:paraId="7EEB865B"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80" w:author="Benjamin Pannell" w:date="2014-10-20T13:43:00Z"/>
          <w:rFonts w:ascii="Consolas" w:hAnsi="Consolas" w:cs="Consolas"/>
          <w:color w:val="5C5C5C"/>
          <w:sz w:val="18"/>
          <w:szCs w:val="18"/>
        </w:rPr>
      </w:pPr>
      <w:ins w:id="468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2C8E4B31"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82" w:author="Benjamin Pannell" w:date="2014-10-20T13:43:00Z"/>
          <w:rFonts w:ascii="Consolas" w:hAnsi="Consolas" w:cs="Consolas"/>
          <w:color w:val="5C5C5C"/>
          <w:sz w:val="18"/>
          <w:szCs w:val="18"/>
        </w:rPr>
      </w:pPr>
      <w:ins w:id="4683"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ins>
    </w:p>
    <w:p w14:paraId="69E773A2"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84" w:author="Benjamin Pannell" w:date="2014-10-20T13:43:00Z"/>
          <w:rFonts w:ascii="Consolas" w:hAnsi="Consolas" w:cs="Consolas"/>
          <w:color w:val="5C5C5C"/>
          <w:sz w:val="18"/>
          <w:szCs w:val="18"/>
        </w:rPr>
      </w:pPr>
      <w:ins w:id="4685"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w:t>
        </w:r>
        <w:proofErr w:type="spellEnd"/>
        <w:r>
          <w:rPr>
            <w:rFonts w:ascii="Consolas" w:hAnsi="Consolas" w:cs="Consolas"/>
            <w:color w:val="000000"/>
            <w:sz w:val="18"/>
            <w:szCs w:val="18"/>
            <w:bdr w:val="none" w:sz="0" w:space="0" w:color="auto" w:frame="1"/>
          </w:rPr>
          <w:t>) {  </w:t>
        </w:r>
      </w:ins>
    </w:p>
    <w:p w14:paraId="6F4C1013"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86" w:author="Benjamin Pannell" w:date="2014-10-20T13:43:00Z"/>
          <w:rFonts w:ascii="Consolas" w:hAnsi="Consolas" w:cs="Consolas"/>
          <w:color w:val="5C5C5C"/>
          <w:sz w:val="18"/>
          <w:szCs w:val="18"/>
        </w:rPr>
      </w:pPr>
      <w:ins w:id="4687" w:author="Benjamin Pannell" w:date="2014-10-20T13:43: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clearInterval</w:t>
        </w:r>
        <w:proofErr w:type="spellEnd"/>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w:t>
        </w:r>
        <w:proofErr w:type="spellEnd"/>
        <w:r>
          <w:rPr>
            <w:rFonts w:ascii="Consolas" w:hAnsi="Consolas" w:cs="Consolas"/>
            <w:color w:val="000000"/>
            <w:sz w:val="18"/>
            <w:szCs w:val="18"/>
            <w:bdr w:val="none" w:sz="0" w:space="0" w:color="auto" w:frame="1"/>
          </w:rPr>
          <w:t>);  </w:t>
        </w:r>
      </w:ins>
    </w:p>
    <w:p w14:paraId="54119D44"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88" w:author="Benjamin Pannell" w:date="2014-10-20T13:43:00Z"/>
          <w:rFonts w:ascii="Consolas" w:hAnsi="Consolas" w:cs="Consolas"/>
          <w:color w:val="5C5C5C"/>
          <w:sz w:val="18"/>
          <w:szCs w:val="18"/>
        </w:rPr>
      </w:pPr>
      <w:ins w:id="468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42CB16F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90" w:author="Benjamin Pannell" w:date="2014-10-20T13:43:00Z"/>
          <w:rFonts w:ascii="Consolas" w:hAnsi="Consolas" w:cs="Consolas"/>
          <w:color w:val="5C5C5C"/>
          <w:sz w:val="18"/>
          <w:szCs w:val="18"/>
        </w:rPr>
      </w:pPr>
      <w:ins w:id="4691" w:author="Benjamin Pannell" w:date="2014-10-20T13:43:00Z">
        <w:r>
          <w:rPr>
            <w:rFonts w:ascii="Consolas" w:hAnsi="Consolas" w:cs="Consolas"/>
            <w:color w:val="000000"/>
            <w:sz w:val="18"/>
            <w:szCs w:val="18"/>
            <w:bdr w:val="none" w:sz="0" w:space="0" w:color="auto" w:frame="1"/>
          </w:rPr>
          <w:t>        }  </w:t>
        </w:r>
      </w:ins>
    </w:p>
    <w:p w14:paraId="043DC739"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92" w:author="Benjamin Pannell" w:date="2014-10-20T13:43:00Z"/>
          <w:rFonts w:ascii="Consolas" w:hAnsi="Consolas" w:cs="Consolas"/>
          <w:color w:val="5C5C5C"/>
          <w:sz w:val="18"/>
          <w:szCs w:val="18"/>
        </w:rPr>
      </w:pPr>
      <w:ins w:id="4693" w:author="Benjamin Pannell" w:date="2014-10-20T13:43: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51108AF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94" w:author="Benjamin Pannell" w:date="2014-10-20T13:43:00Z"/>
          <w:rFonts w:ascii="Consolas" w:hAnsi="Consolas" w:cs="Consolas"/>
          <w:color w:val="5C5C5C"/>
          <w:sz w:val="18"/>
          <w:szCs w:val="18"/>
        </w:rPr>
      </w:pPr>
      <w:ins w:id="4695" w:author="Benjamin Pannell" w:date="2014-10-20T13:43:00Z">
        <w:r>
          <w:rPr>
            <w:rFonts w:ascii="Consolas" w:hAnsi="Consolas" w:cs="Consolas"/>
            <w:color w:val="000000"/>
            <w:sz w:val="18"/>
            <w:szCs w:val="18"/>
            <w:bdr w:val="none" w:sz="0" w:space="0" w:color="auto" w:frame="1"/>
          </w:rPr>
          <w:t>  </w:t>
        </w:r>
      </w:ins>
    </w:p>
    <w:p w14:paraId="02B09EA5"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696" w:author="Benjamin Pannell" w:date="2014-10-20T13:43:00Z"/>
          <w:rFonts w:ascii="Consolas" w:hAnsi="Consolas" w:cs="Consolas"/>
          <w:color w:val="5C5C5C"/>
          <w:sz w:val="18"/>
          <w:szCs w:val="18"/>
        </w:rPr>
      </w:pPr>
      <w:ins w:id="4697"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(err) {  </w:t>
        </w:r>
      </w:ins>
    </w:p>
    <w:p w14:paraId="4CC2E327"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698" w:author="Benjamin Pannell" w:date="2014-10-20T13:43:00Z"/>
          <w:rFonts w:ascii="Consolas" w:hAnsi="Consolas" w:cs="Consolas"/>
          <w:color w:val="5C5C5C"/>
          <w:sz w:val="18"/>
          <w:szCs w:val="18"/>
        </w:rPr>
      </w:pPr>
      <w:ins w:id="469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err);  </w:t>
        </w:r>
      </w:ins>
    </w:p>
    <w:p w14:paraId="6B912662"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00" w:author="Benjamin Pannell" w:date="2014-10-20T13:43:00Z"/>
          <w:rFonts w:ascii="Consolas" w:hAnsi="Consolas" w:cs="Consolas"/>
          <w:color w:val="5C5C5C"/>
          <w:sz w:val="18"/>
          <w:szCs w:val="18"/>
        </w:rPr>
      </w:pPr>
      <w:ins w:id="4701" w:author="Benjamin Pannell" w:date="2014-10-20T13:43: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3A7A7EEE"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02" w:author="Benjamin Pannell" w:date="2014-10-20T13:43:00Z"/>
          <w:rFonts w:ascii="Consolas" w:hAnsi="Consolas" w:cs="Consolas"/>
          <w:color w:val="5C5C5C"/>
          <w:sz w:val="18"/>
          <w:szCs w:val="18"/>
        </w:rPr>
      </w:pPr>
      <w:ins w:id="4703" w:author="Benjamin Pannell" w:date="2014-10-20T13:43:00Z">
        <w:r>
          <w:rPr>
            <w:rFonts w:ascii="Consolas" w:hAnsi="Consolas" w:cs="Consolas"/>
            <w:color w:val="000000"/>
            <w:sz w:val="18"/>
            <w:szCs w:val="18"/>
            <w:bdr w:val="none" w:sz="0" w:space="0" w:color="auto" w:frame="1"/>
          </w:rPr>
          <w:t>}  </w:t>
        </w:r>
      </w:ins>
    </w:p>
    <w:p w14:paraId="086437B9"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04" w:author="Benjamin Pannell" w:date="2014-10-20T13:43:00Z"/>
          <w:rFonts w:ascii="Consolas" w:hAnsi="Consolas" w:cs="Consolas"/>
          <w:color w:val="5C5C5C"/>
          <w:sz w:val="18"/>
          <w:szCs w:val="18"/>
        </w:rPr>
      </w:pPr>
      <w:ins w:id="4705" w:author="Benjamin Pannell" w:date="2014-10-20T13:43:00Z">
        <w:r>
          <w:rPr>
            <w:rFonts w:ascii="Consolas" w:hAnsi="Consolas" w:cs="Consolas"/>
            <w:color w:val="000000"/>
            <w:sz w:val="18"/>
            <w:szCs w:val="18"/>
            <w:bdr w:val="none" w:sz="0" w:space="0" w:color="auto" w:frame="1"/>
          </w:rPr>
          <w:t>  </w:t>
        </w:r>
      </w:ins>
    </w:p>
    <w:p w14:paraId="07BA5DB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06" w:author="Benjamin Pannell" w:date="2014-10-20T13:43:00Z"/>
          <w:rFonts w:ascii="Consolas" w:hAnsi="Consolas" w:cs="Consolas"/>
          <w:color w:val="5C5C5C"/>
          <w:sz w:val="18"/>
          <w:szCs w:val="18"/>
        </w:rPr>
      </w:pPr>
      <w:proofErr w:type="spellStart"/>
      <w:ins w:id="4707" w:author="Benjamin Pannell" w:date="2014-10-20T13:43:00Z">
        <w:r>
          <w:rPr>
            <w:rFonts w:ascii="Consolas" w:hAnsi="Consolas" w:cs="Consolas"/>
            <w:color w:val="000000"/>
            <w:sz w:val="18"/>
            <w:szCs w:val="18"/>
            <w:bdr w:val="none" w:sz="0" w:space="0" w:color="auto" w:frame="1"/>
          </w:rPr>
          <w:t>util.inherits</w:t>
        </w:r>
        <w:proofErr w:type="spellEnd"/>
        <w:r>
          <w:rPr>
            <w:rFonts w:ascii="Consolas" w:hAnsi="Consolas" w:cs="Consolas"/>
            <w:color w:val="000000"/>
            <w:sz w:val="18"/>
            <w:szCs w:val="18"/>
            <w:bdr w:val="none" w:sz="0" w:space="0" w:color="auto" w:frame="1"/>
          </w:rPr>
          <w:t>(Isotope, </w:t>
        </w:r>
        <w:proofErr w:type="spellStart"/>
        <w:r>
          <w:rPr>
            <w:rFonts w:ascii="Consolas" w:hAnsi="Consolas" w:cs="Consolas"/>
            <w:color w:val="000000"/>
            <w:sz w:val="18"/>
            <w:szCs w:val="18"/>
            <w:bdr w:val="none" w:sz="0" w:space="0" w:color="auto" w:frame="1"/>
          </w:rPr>
          <w:t>EventEmitter</w:t>
        </w:r>
        <w:proofErr w:type="spellEnd"/>
        <w:r>
          <w:rPr>
            <w:rFonts w:ascii="Consolas" w:hAnsi="Consolas" w:cs="Consolas"/>
            <w:color w:val="000000"/>
            <w:sz w:val="18"/>
            <w:szCs w:val="18"/>
            <w:bdr w:val="none" w:sz="0" w:space="0" w:color="auto" w:frame="1"/>
          </w:rPr>
          <w:t>);  </w:t>
        </w:r>
      </w:ins>
    </w:p>
    <w:p w14:paraId="13AA277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08" w:author="Benjamin Pannell" w:date="2014-10-20T13:43:00Z"/>
          <w:rFonts w:ascii="Consolas" w:hAnsi="Consolas" w:cs="Consolas"/>
          <w:color w:val="5C5C5C"/>
          <w:sz w:val="18"/>
          <w:szCs w:val="18"/>
        </w:rPr>
      </w:pPr>
      <w:ins w:id="4709" w:author="Benjamin Pannell" w:date="2014-10-20T13:43:00Z">
        <w:r>
          <w:rPr>
            <w:rFonts w:ascii="Consolas" w:hAnsi="Consolas" w:cs="Consolas"/>
            <w:color w:val="000000"/>
            <w:sz w:val="18"/>
            <w:szCs w:val="18"/>
            <w:bdr w:val="none" w:sz="0" w:space="0" w:color="auto" w:frame="1"/>
          </w:rPr>
          <w:t>  </w:t>
        </w:r>
      </w:ins>
    </w:p>
    <w:p w14:paraId="01B824D2"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10" w:author="Benjamin Pannell" w:date="2014-10-20T13:43:00Z"/>
          <w:rFonts w:ascii="Consolas" w:hAnsi="Consolas" w:cs="Consolas"/>
          <w:color w:val="5C5C5C"/>
          <w:sz w:val="18"/>
          <w:szCs w:val="18"/>
        </w:rPr>
      </w:pPr>
      <w:proofErr w:type="spellStart"/>
      <w:ins w:id="4711" w:author="Benjamin Pannell" w:date="2014-10-20T13:43:00Z">
        <w:r>
          <w:rPr>
            <w:rFonts w:ascii="Consolas" w:hAnsi="Consolas" w:cs="Consolas"/>
            <w:color w:val="000000"/>
            <w:sz w:val="18"/>
            <w:szCs w:val="18"/>
            <w:bdr w:val="none" w:sz="0" w:space="0" w:color="auto" w:frame="1"/>
          </w:rPr>
          <w:lastRenderedPageBreak/>
          <w:t>Isotope.keyboard</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w:t>
        </w:r>
        <w:proofErr w:type="spellStart"/>
        <w:r>
          <w:rPr>
            <w:rStyle w:val="string2"/>
            <w:rFonts w:ascii="Consolas" w:hAnsi="Consolas" w:cs="Consolas"/>
            <w:sz w:val="18"/>
            <w:szCs w:val="18"/>
          </w:rPr>
          <w:t>keycodes</w:t>
        </w:r>
        <w:proofErr w:type="spellEnd"/>
        <w:r>
          <w:rPr>
            <w:rStyle w:val="string2"/>
            <w:rFonts w:ascii="Consolas" w:hAnsi="Consolas" w:cs="Consolas"/>
            <w:sz w:val="18"/>
            <w:szCs w:val="18"/>
          </w:rPr>
          <w:t>/keyboard'</w:t>
        </w:r>
        <w:r>
          <w:rPr>
            <w:rFonts w:ascii="Consolas" w:hAnsi="Consolas" w:cs="Consolas"/>
            <w:color w:val="000000"/>
            <w:sz w:val="18"/>
            <w:szCs w:val="18"/>
            <w:bdr w:val="none" w:sz="0" w:space="0" w:color="auto" w:frame="1"/>
          </w:rPr>
          <w:t>);  </w:t>
        </w:r>
      </w:ins>
    </w:p>
    <w:p w14:paraId="10694F0E"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12" w:author="Benjamin Pannell" w:date="2014-10-20T13:43:00Z"/>
          <w:rFonts w:ascii="Consolas" w:hAnsi="Consolas" w:cs="Consolas"/>
          <w:color w:val="5C5C5C"/>
          <w:sz w:val="18"/>
          <w:szCs w:val="18"/>
        </w:rPr>
      </w:pPr>
      <w:proofErr w:type="spellStart"/>
      <w:ins w:id="4713" w:author="Benjamin Pannell" w:date="2014-10-20T13:43:00Z">
        <w:r>
          <w:rPr>
            <w:rFonts w:ascii="Consolas" w:hAnsi="Consolas" w:cs="Consolas"/>
            <w:color w:val="000000"/>
            <w:sz w:val="18"/>
            <w:szCs w:val="18"/>
            <w:bdr w:val="none" w:sz="0" w:space="0" w:color="auto" w:frame="1"/>
          </w:rPr>
          <w:t>Isotope.mouse</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w:t>
        </w:r>
        <w:proofErr w:type="spellStart"/>
        <w:r>
          <w:rPr>
            <w:rStyle w:val="string2"/>
            <w:rFonts w:ascii="Consolas" w:hAnsi="Consolas" w:cs="Consolas"/>
            <w:sz w:val="18"/>
            <w:szCs w:val="18"/>
          </w:rPr>
          <w:t>keycodes</w:t>
        </w:r>
        <w:proofErr w:type="spellEnd"/>
        <w:r>
          <w:rPr>
            <w:rStyle w:val="string2"/>
            <w:rFonts w:ascii="Consolas" w:hAnsi="Consolas" w:cs="Consolas"/>
            <w:sz w:val="18"/>
            <w:szCs w:val="18"/>
          </w:rPr>
          <w:t>/mouse'</w:t>
        </w:r>
        <w:r>
          <w:rPr>
            <w:rFonts w:ascii="Consolas" w:hAnsi="Consolas" w:cs="Consolas"/>
            <w:color w:val="000000"/>
            <w:sz w:val="18"/>
            <w:szCs w:val="18"/>
            <w:bdr w:val="none" w:sz="0" w:space="0" w:color="auto" w:frame="1"/>
          </w:rPr>
          <w:t>);  </w:t>
        </w:r>
      </w:ins>
    </w:p>
    <w:p w14:paraId="330A797F"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14" w:author="Benjamin Pannell" w:date="2014-10-20T13:43:00Z"/>
          <w:rFonts w:ascii="Consolas" w:hAnsi="Consolas" w:cs="Consolas"/>
          <w:color w:val="5C5C5C"/>
          <w:sz w:val="18"/>
          <w:szCs w:val="18"/>
        </w:rPr>
      </w:pPr>
      <w:ins w:id="4715" w:author="Benjamin Pannell" w:date="2014-10-20T13:43:00Z">
        <w:r>
          <w:rPr>
            <w:rFonts w:ascii="Consolas" w:hAnsi="Consolas" w:cs="Consolas"/>
            <w:color w:val="000000"/>
            <w:sz w:val="18"/>
            <w:szCs w:val="18"/>
            <w:bdr w:val="none" w:sz="0" w:space="0" w:color="auto" w:frame="1"/>
          </w:rPr>
          <w:t>  </w:t>
        </w:r>
      </w:ins>
    </w:p>
    <w:p w14:paraId="33E3CA77"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16" w:author="Benjamin Pannell" w:date="2014-10-20T13:43:00Z"/>
          <w:rFonts w:ascii="Consolas" w:hAnsi="Consolas" w:cs="Consolas"/>
          <w:color w:val="5C5C5C"/>
          <w:sz w:val="18"/>
          <w:szCs w:val="18"/>
        </w:rPr>
      </w:pPr>
      <w:proofErr w:type="spellStart"/>
      <w:ins w:id="4717" w:author="Benjamin Pannell" w:date="2014-10-20T13:43:00Z">
        <w:r>
          <w:rPr>
            <w:rFonts w:ascii="Consolas" w:hAnsi="Consolas" w:cs="Consolas"/>
            <w:color w:val="000000"/>
            <w:sz w:val="18"/>
            <w:szCs w:val="18"/>
            <w:bdr w:val="none" w:sz="0" w:space="0" w:color="auto" w:frame="1"/>
          </w:rPr>
          <w:t>Isotope.prototype.send</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(packet) {  </w:t>
        </w:r>
      </w:ins>
    </w:p>
    <w:p w14:paraId="44DAFC17"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18" w:author="Benjamin Pannell" w:date="2014-10-20T13:43:00Z"/>
          <w:rFonts w:ascii="Consolas" w:hAnsi="Consolas" w:cs="Consolas"/>
          <w:color w:val="5C5C5C"/>
          <w:sz w:val="18"/>
          <w:szCs w:val="18"/>
        </w:rPr>
      </w:pPr>
      <w:ins w:id="471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.buffer.push</w:t>
        </w:r>
        <w:proofErr w:type="spellEnd"/>
        <w:r>
          <w:rPr>
            <w:rFonts w:ascii="Consolas" w:hAnsi="Consolas" w:cs="Consolas"/>
            <w:color w:val="000000"/>
            <w:sz w:val="18"/>
            <w:szCs w:val="18"/>
            <w:bdr w:val="none" w:sz="0" w:space="0" w:color="auto" w:frame="1"/>
          </w:rPr>
          <w:t>(packet);  </w:t>
        </w:r>
      </w:ins>
    </w:p>
    <w:p w14:paraId="2005D56D"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20" w:author="Benjamin Pannell" w:date="2014-10-20T13:43:00Z"/>
          <w:rFonts w:ascii="Consolas" w:hAnsi="Consolas" w:cs="Consolas"/>
          <w:color w:val="5C5C5C"/>
          <w:sz w:val="18"/>
          <w:szCs w:val="18"/>
        </w:rPr>
      </w:pPr>
      <w:ins w:id="4721" w:author="Benjamin Pannell" w:date="2014-10-20T13:43:00Z">
        <w:r>
          <w:rPr>
            <w:rFonts w:ascii="Consolas" w:hAnsi="Consolas" w:cs="Consolas"/>
            <w:color w:val="000000"/>
            <w:sz w:val="18"/>
            <w:szCs w:val="18"/>
            <w:bdr w:val="none" w:sz="0" w:space="0" w:color="auto" w:frame="1"/>
          </w:rPr>
          <w:t>};  </w:t>
        </w:r>
      </w:ins>
    </w:p>
    <w:p w14:paraId="1AD96CA0"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22" w:author="Benjamin Pannell" w:date="2014-10-20T13:43:00Z"/>
          <w:rFonts w:ascii="Consolas" w:hAnsi="Consolas" w:cs="Consolas"/>
          <w:color w:val="5C5C5C"/>
          <w:sz w:val="18"/>
          <w:szCs w:val="18"/>
        </w:rPr>
      </w:pPr>
      <w:ins w:id="4723" w:author="Benjamin Pannell" w:date="2014-10-20T13:43:00Z">
        <w:r>
          <w:rPr>
            <w:rFonts w:ascii="Consolas" w:hAnsi="Consolas" w:cs="Consolas"/>
            <w:color w:val="000000"/>
            <w:sz w:val="18"/>
            <w:szCs w:val="18"/>
            <w:bdr w:val="none" w:sz="0" w:space="0" w:color="auto" w:frame="1"/>
          </w:rPr>
          <w:t>  </w:t>
        </w:r>
      </w:ins>
    </w:p>
    <w:p w14:paraId="2228E82E"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24" w:author="Benjamin Pannell" w:date="2014-10-20T13:43:00Z"/>
          <w:rFonts w:ascii="Consolas" w:hAnsi="Consolas" w:cs="Consolas"/>
          <w:color w:val="5C5C5C"/>
          <w:sz w:val="18"/>
          <w:szCs w:val="18"/>
        </w:rPr>
      </w:pPr>
      <w:proofErr w:type="spellStart"/>
      <w:ins w:id="4725" w:author="Benjamin Pannell" w:date="2014-10-20T13:43:00Z">
        <w:r>
          <w:rPr>
            <w:rFonts w:ascii="Consolas" w:hAnsi="Consolas" w:cs="Consolas"/>
            <w:color w:val="000000"/>
            <w:sz w:val="18"/>
            <w:szCs w:val="18"/>
            <w:bdr w:val="none" w:sz="0" w:space="0" w:color="auto" w:frame="1"/>
          </w:rPr>
          <w:t>Isotope.prototype.flush</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165FED14"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26" w:author="Benjamin Pannell" w:date="2014-10-20T13:43:00Z"/>
          <w:rFonts w:ascii="Consolas" w:hAnsi="Consolas" w:cs="Consolas"/>
          <w:color w:val="5C5C5C"/>
          <w:sz w:val="18"/>
          <w:szCs w:val="18"/>
        </w:rPr>
      </w:pPr>
      <w:ins w:id="4727"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while</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.buffer.length</w:t>
        </w:r>
        <w:proofErr w:type="spellEnd"/>
        <w:r>
          <w:rPr>
            <w:rFonts w:ascii="Consolas" w:hAnsi="Consolas" w:cs="Consolas"/>
            <w:color w:val="000000"/>
            <w:sz w:val="18"/>
            <w:szCs w:val="18"/>
            <w:bdr w:val="none" w:sz="0" w:space="0" w:color="auto" w:frame="1"/>
          </w:rPr>
          <w:t>) {  </w:t>
        </w:r>
      </w:ins>
    </w:p>
    <w:p w14:paraId="7916CCDD"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28" w:author="Benjamin Pannell" w:date="2014-10-20T13:43:00Z"/>
          <w:rFonts w:ascii="Consolas" w:hAnsi="Consolas" w:cs="Consolas"/>
          <w:color w:val="5C5C5C"/>
          <w:sz w:val="18"/>
          <w:szCs w:val="18"/>
        </w:rPr>
      </w:pPr>
      <w:ins w:id="472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packet =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.buffer.shift</w:t>
        </w:r>
        <w:proofErr w:type="spellEnd"/>
        <w:r>
          <w:rPr>
            <w:rFonts w:ascii="Consolas" w:hAnsi="Consolas" w:cs="Consolas"/>
            <w:color w:val="000000"/>
            <w:sz w:val="18"/>
            <w:szCs w:val="18"/>
            <w:bdr w:val="none" w:sz="0" w:space="0" w:color="auto" w:frame="1"/>
          </w:rPr>
          <w:t>();  </w:t>
        </w:r>
      </w:ins>
    </w:p>
    <w:p w14:paraId="7ABE27C1"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30" w:author="Benjamin Pannell" w:date="2014-10-20T13:43:00Z"/>
          <w:rFonts w:ascii="Consolas" w:hAnsi="Consolas" w:cs="Consolas"/>
          <w:color w:val="5C5C5C"/>
          <w:sz w:val="18"/>
          <w:szCs w:val="18"/>
        </w:rPr>
      </w:pPr>
      <w:ins w:id="473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.uart.write</w:t>
        </w:r>
        <w:proofErr w:type="spellEnd"/>
        <w:r>
          <w:rPr>
            <w:rFonts w:ascii="Consolas" w:hAnsi="Consolas" w:cs="Consolas"/>
            <w:color w:val="000000"/>
            <w:sz w:val="18"/>
            <w:szCs w:val="18"/>
            <w:bdr w:val="none" w:sz="0" w:space="0" w:color="auto" w:frame="1"/>
          </w:rPr>
          <w:t>(packet);  </w:t>
        </w:r>
      </w:ins>
    </w:p>
    <w:p w14:paraId="6C07FF7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32" w:author="Benjamin Pannell" w:date="2014-10-20T13:43:00Z"/>
          <w:rFonts w:ascii="Consolas" w:hAnsi="Consolas" w:cs="Consolas"/>
          <w:color w:val="5C5C5C"/>
          <w:sz w:val="18"/>
          <w:szCs w:val="18"/>
        </w:rPr>
      </w:pPr>
      <w:ins w:id="4733" w:author="Benjamin Pannell" w:date="2014-10-20T13:43:00Z">
        <w:r>
          <w:rPr>
            <w:rFonts w:ascii="Consolas" w:hAnsi="Consolas" w:cs="Consolas"/>
            <w:color w:val="000000"/>
            <w:sz w:val="18"/>
            <w:szCs w:val="18"/>
            <w:bdr w:val="none" w:sz="0" w:space="0" w:color="auto" w:frame="1"/>
          </w:rPr>
          <w:t>    }  </w:t>
        </w:r>
      </w:ins>
    </w:p>
    <w:p w14:paraId="09E1394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34" w:author="Benjamin Pannell" w:date="2014-10-20T13:43:00Z"/>
          <w:rFonts w:ascii="Consolas" w:hAnsi="Consolas" w:cs="Consolas"/>
          <w:color w:val="5C5C5C"/>
          <w:sz w:val="18"/>
          <w:szCs w:val="18"/>
        </w:rPr>
      </w:pPr>
      <w:ins w:id="4735" w:author="Benjamin Pannell" w:date="2014-10-20T13:43:00Z">
        <w:r>
          <w:rPr>
            <w:rFonts w:ascii="Consolas" w:hAnsi="Consolas" w:cs="Consolas"/>
            <w:color w:val="000000"/>
            <w:sz w:val="18"/>
            <w:szCs w:val="18"/>
            <w:bdr w:val="none" w:sz="0" w:space="0" w:color="auto" w:frame="1"/>
          </w:rPr>
          <w:t>};  </w:t>
        </w:r>
      </w:ins>
    </w:p>
    <w:p w14:paraId="205FFF30"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36" w:author="Benjamin Pannell" w:date="2014-10-20T13:43:00Z"/>
          <w:rFonts w:ascii="Consolas" w:hAnsi="Consolas" w:cs="Consolas"/>
          <w:color w:val="5C5C5C"/>
          <w:sz w:val="18"/>
          <w:szCs w:val="18"/>
        </w:rPr>
      </w:pPr>
      <w:ins w:id="4737" w:author="Benjamin Pannell" w:date="2014-10-20T13:43:00Z">
        <w:r>
          <w:rPr>
            <w:rFonts w:ascii="Consolas" w:hAnsi="Consolas" w:cs="Consolas"/>
            <w:color w:val="000000"/>
            <w:sz w:val="18"/>
            <w:szCs w:val="18"/>
            <w:bdr w:val="none" w:sz="0" w:space="0" w:color="auto" w:frame="1"/>
          </w:rPr>
          <w:t>  </w:t>
        </w:r>
      </w:ins>
    </w:p>
    <w:p w14:paraId="1DCDA177"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38" w:author="Benjamin Pannell" w:date="2014-10-20T13:43:00Z"/>
          <w:rFonts w:ascii="Consolas" w:hAnsi="Consolas" w:cs="Consolas"/>
          <w:color w:val="5C5C5C"/>
          <w:sz w:val="18"/>
          <w:szCs w:val="18"/>
        </w:rPr>
      </w:pPr>
      <w:ins w:id="4739" w:author="Benjamin Pannell" w:date="2014-10-20T13:43:00Z">
        <w:r>
          <w:rPr>
            <w:rFonts w:ascii="Consolas" w:hAnsi="Consolas" w:cs="Consolas"/>
            <w:color w:val="000000"/>
            <w:sz w:val="18"/>
            <w:szCs w:val="18"/>
            <w:bdr w:val="none" w:sz="0" w:space="0" w:color="auto" w:frame="1"/>
          </w:rPr>
          <w:t>Isotope.prototype.mouseRaw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deltaX, deltaY, deltaScroll) {  </w:t>
        </w:r>
      </w:ins>
    </w:p>
    <w:p w14:paraId="74B82194"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40" w:author="Benjamin Pannell" w:date="2014-10-20T13:43:00Z"/>
          <w:rFonts w:ascii="Consolas" w:hAnsi="Consolas" w:cs="Consolas"/>
          <w:color w:val="5C5C5C"/>
          <w:sz w:val="18"/>
          <w:szCs w:val="18"/>
        </w:rPr>
      </w:pPr>
      <w:ins w:id="474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packet = zeros(5), length = 4;  </w:t>
        </w:r>
      </w:ins>
    </w:p>
    <w:p w14:paraId="56ED1251"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42" w:author="Benjamin Pannell" w:date="2014-10-20T13:43:00Z"/>
          <w:rFonts w:ascii="Consolas" w:hAnsi="Consolas" w:cs="Consolas"/>
          <w:color w:val="5C5C5C"/>
          <w:sz w:val="18"/>
          <w:szCs w:val="18"/>
        </w:rPr>
      </w:pPr>
      <w:ins w:id="4743" w:author="Benjamin Pannell" w:date="2014-10-20T13:43:00Z">
        <w:r>
          <w:rPr>
            <w:rFonts w:ascii="Consolas" w:hAnsi="Consolas" w:cs="Consolas"/>
            <w:color w:val="000000"/>
            <w:sz w:val="18"/>
            <w:szCs w:val="18"/>
            <w:bdr w:val="none" w:sz="0" w:space="0" w:color="auto" w:frame="1"/>
          </w:rPr>
          <w:t>    packet[0] = 0x40;  </w:t>
        </w:r>
      </w:ins>
    </w:p>
    <w:p w14:paraId="5FE48876"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44" w:author="Benjamin Pannell" w:date="2014-10-20T13:43:00Z"/>
          <w:rFonts w:ascii="Consolas" w:hAnsi="Consolas" w:cs="Consolas"/>
          <w:color w:val="5C5C5C"/>
          <w:sz w:val="18"/>
          <w:szCs w:val="18"/>
        </w:rPr>
      </w:pPr>
      <w:ins w:id="4745" w:author="Benjamin Pannell" w:date="2014-10-20T13:43:00Z">
        <w:r>
          <w:rPr>
            <w:rFonts w:ascii="Consolas" w:hAnsi="Consolas" w:cs="Consolas"/>
            <w:color w:val="000000"/>
            <w:sz w:val="18"/>
            <w:szCs w:val="18"/>
            <w:bdr w:val="none" w:sz="0" w:space="0" w:color="auto" w:frame="1"/>
          </w:rPr>
          <w:t>    packet[1] = buttons;  </w:t>
        </w:r>
      </w:ins>
    </w:p>
    <w:p w14:paraId="5D540B4E"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46" w:author="Benjamin Pannell" w:date="2014-10-20T13:43:00Z"/>
          <w:rFonts w:ascii="Consolas" w:hAnsi="Consolas" w:cs="Consolas"/>
          <w:color w:val="5C5C5C"/>
          <w:sz w:val="18"/>
          <w:szCs w:val="18"/>
        </w:rPr>
      </w:pPr>
      <w:ins w:id="4747" w:author="Benjamin Pannell" w:date="2014-10-20T13:43:00Z">
        <w:r>
          <w:rPr>
            <w:rFonts w:ascii="Consolas" w:hAnsi="Consolas" w:cs="Consolas"/>
            <w:color w:val="000000"/>
            <w:sz w:val="18"/>
            <w:szCs w:val="18"/>
            <w:bdr w:val="none" w:sz="0" w:space="0" w:color="auto" w:frame="1"/>
          </w:rPr>
          <w:t>    packet[2] = </w:t>
        </w:r>
        <w:proofErr w:type="spellStart"/>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w:t>
        </w:r>
      </w:ins>
    </w:p>
    <w:p w14:paraId="7C42938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48" w:author="Benjamin Pannell" w:date="2014-10-20T13:43:00Z"/>
          <w:rFonts w:ascii="Consolas" w:hAnsi="Consolas" w:cs="Consolas"/>
          <w:color w:val="5C5C5C"/>
          <w:sz w:val="18"/>
          <w:szCs w:val="18"/>
        </w:rPr>
      </w:pPr>
      <w:ins w:id="4749" w:author="Benjamin Pannell" w:date="2014-10-20T13:43:00Z">
        <w:r>
          <w:rPr>
            <w:rFonts w:ascii="Consolas" w:hAnsi="Consolas" w:cs="Consolas"/>
            <w:color w:val="000000"/>
            <w:sz w:val="18"/>
            <w:szCs w:val="18"/>
            <w:bdr w:val="none" w:sz="0" w:space="0" w:color="auto" w:frame="1"/>
          </w:rPr>
          <w:t>    packet[3] = </w:t>
        </w:r>
        <w:proofErr w:type="spellStart"/>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w:t>
        </w:r>
      </w:ins>
    </w:p>
    <w:p w14:paraId="2122032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50" w:author="Benjamin Pannell" w:date="2014-10-20T13:43:00Z"/>
          <w:rFonts w:ascii="Consolas" w:hAnsi="Consolas" w:cs="Consolas"/>
          <w:color w:val="5C5C5C"/>
          <w:sz w:val="18"/>
          <w:szCs w:val="18"/>
        </w:rPr>
      </w:pPr>
      <w:ins w:id="4751" w:author="Benjamin Pannell" w:date="2014-10-20T13:43:00Z">
        <w:r>
          <w:rPr>
            <w:rFonts w:ascii="Consolas" w:hAnsi="Consolas" w:cs="Consolas"/>
            <w:color w:val="000000"/>
            <w:sz w:val="18"/>
            <w:szCs w:val="18"/>
            <w:bdr w:val="none" w:sz="0" w:space="0" w:color="auto" w:frame="1"/>
          </w:rPr>
          <w:t>    packet[4] = </w:t>
        </w:r>
        <w:proofErr w:type="spellStart"/>
        <w:r>
          <w:rPr>
            <w:rFonts w:ascii="Consolas" w:hAnsi="Consolas" w:cs="Consolas"/>
            <w:color w:val="000000"/>
            <w:sz w:val="18"/>
            <w:szCs w:val="18"/>
            <w:bdr w:val="none" w:sz="0" w:space="0" w:color="auto" w:frame="1"/>
          </w:rPr>
          <w:t>deltaScroll</w:t>
        </w:r>
        <w:proofErr w:type="spellEnd"/>
        <w:r>
          <w:rPr>
            <w:rFonts w:ascii="Consolas" w:hAnsi="Consolas" w:cs="Consolas"/>
            <w:color w:val="000000"/>
            <w:sz w:val="18"/>
            <w:szCs w:val="18"/>
            <w:bdr w:val="none" w:sz="0" w:space="0" w:color="auto" w:frame="1"/>
          </w:rPr>
          <w:t>;  </w:t>
        </w:r>
      </w:ins>
    </w:p>
    <w:p w14:paraId="30E08F1E"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52" w:author="Benjamin Pannell" w:date="2014-10-20T13:43:00Z"/>
          <w:rFonts w:ascii="Consolas" w:hAnsi="Consolas" w:cs="Consolas"/>
          <w:color w:val="5C5C5C"/>
          <w:sz w:val="18"/>
          <w:szCs w:val="18"/>
        </w:rPr>
      </w:pPr>
      <w:ins w:id="4753" w:author="Benjamin Pannell" w:date="2014-10-20T13:43:00Z">
        <w:r>
          <w:rPr>
            <w:rFonts w:ascii="Consolas" w:hAnsi="Consolas" w:cs="Consolas"/>
            <w:color w:val="000000"/>
            <w:sz w:val="18"/>
            <w:szCs w:val="18"/>
            <w:bdr w:val="none" w:sz="0" w:space="0" w:color="auto" w:frame="1"/>
          </w:rPr>
          <w:t>  </w:t>
        </w:r>
      </w:ins>
    </w:p>
    <w:p w14:paraId="31DF4D76"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54" w:author="Benjamin Pannell" w:date="2014-10-20T13:43:00Z"/>
          <w:rFonts w:ascii="Consolas" w:hAnsi="Consolas" w:cs="Consolas"/>
          <w:color w:val="5C5C5C"/>
          <w:sz w:val="18"/>
          <w:szCs w:val="18"/>
        </w:rPr>
      </w:pPr>
      <w:ins w:id="4755"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deltaScroll</w:t>
        </w:r>
        <w:proofErr w:type="spellEnd"/>
        <w:r>
          <w:rPr>
            <w:rFonts w:ascii="Consolas" w:hAnsi="Consolas" w:cs="Consolas"/>
            <w:color w:val="000000"/>
            <w:sz w:val="18"/>
            <w:szCs w:val="18"/>
            <w:bdr w:val="none" w:sz="0" w:space="0" w:color="auto" w:frame="1"/>
          </w:rPr>
          <w:t>) {  </w:t>
        </w:r>
      </w:ins>
    </w:p>
    <w:p w14:paraId="5EAB805B"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56" w:author="Benjamin Pannell" w:date="2014-10-20T13:43:00Z"/>
          <w:rFonts w:ascii="Consolas" w:hAnsi="Consolas" w:cs="Consolas"/>
          <w:color w:val="5C5C5C"/>
          <w:sz w:val="18"/>
          <w:szCs w:val="18"/>
        </w:rPr>
      </w:pPr>
      <w:ins w:id="4757" w:author="Benjamin Pannell" w:date="2014-10-20T13:43:00Z">
        <w:r>
          <w:rPr>
            <w:rFonts w:ascii="Consolas" w:hAnsi="Consolas" w:cs="Consolas"/>
            <w:color w:val="000000"/>
            <w:sz w:val="18"/>
            <w:szCs w:val="18"/>
            <w:bdr w:val="none" w:sz="0" w:space="0" w:color="auto" w:frame="1"/>
          </w:rPr>
          <w:t>        length--;  </w:t>
        </w:r>
      </w:ins>
    </w:p>
    <w:p w14:paraId="746810C0"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58" w:author="Benjamin Pannell" w:date="2014-10-20T13:43:00Z"/>
          <w:rFonts w:ascii="Consolas" w:hAnsi="Consolas" w:cs="Consolas"/>
          <w:color w:val="5C5C5C"/>
          <w:sz w:val="18"/>
          <w:szCs w:val="18"/>
        </w:rPr>
      </w:pPr>
      <w:ins w:id="4759"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  </w:t>
        </w:r>
      </w:ins>
    </w:p>
    <w:p w14:paraId="575792F4"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60" w:author="Benjamin Pannell" w:date="2014-10-20T13:43:00Z"/>
          <w:rFonts w:ascii="Consolas" w:hAnsi="Consolas" w:cs="Consolas"/>
          <w:color w:val="5C5C5C"/>
          <w:sz w:val="18"/>
          <w:szCs w:val="18"/>
        </w:rPr>
      </w:pPr>
      <w:ins w:id="4761" w:author="Benjamin Pannell" w:date="2014-10-20T13:43:00Z">
        <w:r>
          <w:rPr>
            <w:rFonts w:ascii="Consolas" w:hAnsi="Consolas" w:cs="Consolas"/>
            <w:color w:val="000000"/>
            <w:sz w:val="18"/>
            <w:szCs w:val="18"/>
            <w:bdr w:val="none" w:sz="0" w:space="0" w:color="auto" w:frame="1"/>
          </w:rPr>
          <w:t>            length--;  </w:t>
        </w:r>
      </w:ins>
    </w:p>
    <w:p w14:paraId="55AD888F"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62" w:author="Benjamin Pannell" w:date="2014-10-20T13:43:00Z"/>
          <w:rFonts w:ascii="Consolas" w:hAnsi="Consolas" w:cs="Consolas"/>
          <w:color w:val="5C5C5C"/>
          <w:sz w:val="18"/>
          <w:szCs w:val="18"/>
        </w:rPr>
      </w:pPr>
      <w:ins w:id="4763"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  </w:t>
        </w:r>
      </w:ins>
    </w:p>
    <w:p w14:paraId="7D5CC1B1"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64" w:author="Benjamin Pannell" w:date="2014-10-20T13:43:00Z"/>
          <w:rFonts w:ascii="Consolas" w:hAnsi="Consolas" w:cs="Consolas"/>
          <w:color w:val="5C5C5C"/>
          <w:sz w:val="18"/>
          <w:szCs w:val="18"/>
        </w:rPr>
      </w:pPr>
      <w:ins w:id="4765" w:author="Benjamin Pannell" w:date="2014-10-20T13:43:00Z">
        <w:r>
          <w:rPr>
            <w:rFonts w:ascii="Consolas" w:hAnsi="Consolas" w:cs="Consolas"/>
            <w:color w:val="000000"/>
            <w:sz w:val="18"/>
            <w:szCs w:val="18"/>
            <w:bdr w:val="none" w:sz="0" w:space="0" w:color="auto" w:frame="1"/>
          </w:rPr>
          <w:t>                length--;  </w:t>
        </w:r>
      </w:ins>
    </w:p>
    <w:p w14:paraId="6A7FAB25"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66" w:author="Benjamin Pannell" w:date="2014-10-20T13:43:00Z"/>
          <w:rFonts w:ascii="Consolas" w:hAnsi="Consolas" w:cs="Consolas"/>
          <w:color w:val="5C5C5C"/>
          <w:sz w:val="18"/>
          <w:szCs w:val="18"/>
        </w:rPr>
      </w:pPr>
      <w:ins w:id="4767"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(!buttons) length--;  </w:t>
        </w:r>
      </w:ins>
    </w:p>
    <w:p w14:paraId="3ED5906B"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68" w:author="Benjamin Pannell" w:date="2014-10-20T13:43:00Z"/>
          <w:rFonts w:ascii="Consolas" w:hAnsi="Consolas" w:cs="Consolas"/>
          <w:color w:val="5C5C5C"/>
          <w:sz w:val="18"/>
          <w:szCs w:val="18"/>
        </w:rPr>
      </w:pPr>
      <w:ins w:id="4769" w:author="Benjamin Pannell" w:date="2014-10-20T13:43:00Z">
        <w:r>
          <w:rPr>
            <w:rFonts w:ascii="Consolas" w:hAnsi="Consolas" w:cs="Consolas"/>
            <w:color w:val="000000"/>
            <w:sz w:val="18"/>
            <w:szCs w:val="18"/>
            <w:bdr w:val="none" w:sz="0" w:space="0" w:color="auto" w:frame="1"/>
          </w:rPr>
          <w:t>            }  </w:t>
        </w:r>
      </w:ins>
    </w:p>
    <w:p w14:paraId="22123AE1"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70" w:author="Benjamin Pannell" w:date="2014-10-20T13:43:00Z"/>
          <w:rFonts w:ascii="Consolas" w:hAnsi="Consolas" w:cs="Consolas"/>
          <w:color w:val="5C5C5C"/>
          <w:sz w:val="18"/>
          <w:szCs w:val="18"/>
        </w:rPr>
      </w:pPr>
      <w:ins w:id="4771" w:author="Benjamin Pannell" w:date="2014-10-20T13:43:00Z">
        <w:r>
          <w:rPr>
            <w:rFonts w:ascii="Consolas" w:hAnsi="Consolas" w:cs="Consolas"/>
            <w:color w:val="000000"/>
            <w:sz w:val="18"/>
            <w:szCs w:val="18"/>
            <w:bdr w:val="none" w:sz="0" w:space="0" w:color="auto" w:frame="1"/>
          </w:rPr>
          <w:t>        }  </w:t>
        </w:r>
      </w:ins>
    </w:p>
    <w:p w14:paraId="306993B2"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72" w:author="Benjamin Pannell" w:date="2014-10-20T13:43:00Z"/>
          <w:rFonts w:ascii="Consolas" w:hAnsi="Consolas" w:cs="Consolas"/>
          <w:color w:val="5C5C5C"/>
          <w:sz w:val="18"/>
          <w:szCs w:val="18"/>
        </w:rPr>
      </w:pPr>
      <w:ins w:id="4773" w:author="Benjamin Pannell" w:date="2014-10-20T13:43:00Z">
        <w:r>
          <w:rPr>
            <w:rFonts w:ascii="Consolas" w:hAnsi="Consolas" w:cs="Consolas"/>
            <w:color w:val="000000"/>
            <w:sz w:val="18"/>
            <w:szCs w:val="18"/>
            <w:bdr w:val="none" w:sz="0" w:space="0" w:color="auto" w:frame="1"/>
          </w:rPr>
          <w:t>    }  </w:t>
        </w:r>
      </w:ins>
    </w:p>
    <w:p w14:paraId="5D53D1DA"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74" w:author="Benjamin Pannell" w:date="2014-10-20T13:43:00Z"/>
          <w:rFonts w:ascii="Consolas" w:hAnsi="Consolas" w:cs="Consolas"/>
          <w:color w:val="5C5C5C"/>
          <w:sz w:val="18"/>
          <w:szCs w:val="18"/>
        </w:rPr>
      </w:pPr>
      <w:ins w:id="4775" w:author="Benjamin Pannell" w:date="2014-10-20T13:43:00Z">
        <w:r>
          <w:rPr>
            <w:rFonts w:ascii="Consolas" w:hAnsi="Consolas" w:cs="Consolas"/>
            <w:color w:val="000000"/>
            <w:sz w:val="18"/>
            <w:szCs w:val="18"/>
            <w:bdr w:val="none" w:sz="0" w:space="0" w:color="auto" w:frame="1"/>
          </w:rPr>
          <w:t>  </w:t>
        </w:r>
      </w:ins>
    </w:p>
    <w:p w14:paraId="73A68F41"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76" w:author="Benjamin Pannell" w:date="2014-10-20T13:43:00Z"/>
          <w:rFonts w:ascii="Consolas" w:hAnsi="Consolas" w:cs="Consolas"/>
          <w:color w:val="5C5C5C"/>
          <w:sz w:val="18"/>
          <w:szCs w:val="18"/>
        </w:rPr>
      </w:pPr>
      <w:ins w:id="4777" w:author="Benjamin Pannell" w:date="2014-10-20T13:43:00Z">
        <w:r>
          <w:rPr>
            <w:rFonts w:ascii="Consolas" w:hAnsi="Consolas" w:cs="Consolas"/>
            <w:color w:val="000000"/>
            <w:sz w:val="18"/>
            <w:szCs w:val="18"/>
            <w:bdr w:val="none" w:sz="0" w:space="0" w:color="auto" w:frame="1"/>
          </w:rPr>
          <w:t>    packet[0] |= length;  </w:t>
        </w:r>
      </w:ins>
    </w:p>
    <w:p w14:paraId="57D2A281"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78" w:author="Benjamin Pannell" w:date="2014-10-20T13:43:00Z"/>
          <w:rFonts w:ascii="Consolas" w:hAnsi="Consolas" w:cs="Consolas"/>
          <w:color w:val="5C5C5C"/>
          <w:sz w:val="18"/>
          <w:szCs w:val="18"/>
        </w:rPr>
      </w:pPr>
      <w:ins w:id="477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.send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packet.slice</w:t>
        </w:r>
        <w:proofErr w:type="spellEnd"/>
        <w:r>
          <w:rPr>
            <w:rFonts w:ascii="Consolas" w:hAnsi="Consolas" w:cs="Consolas"/>
            <w:color w:val="000000"/>
            <w:sz w:val="18"/>
            <w:szCs w:val="18"/>
            <w:bdr w:val="none" w:sz="0" w:space="0" w:color="auto" w:frame="1"/>
          </w:rPr>
          <w:t>(0, length + 1));  </w:t>
        </w:r>
      </w:ins>
    </w:p>
    <w:p w14:paraId="46B10C4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80" w:author="Benjamin Pannell" w:date="2014-10-20T13:43:00Z"/>
          <w:rFonts w:ascii="Consolas" w:hAnsi="Consolas" w:cs="Consolas"/>
          <w:color w:val="5C5C5C"/>
          <w:sz w:val="18"/>
          <w:szCs w:val="18"/>
        </w:rPr>
      </w:pPr>
      <w:ins w:id="4781" w:author="Benjamin Pannell" w:date="2014-10-20T13:43:00Z">
        <w:r>
          <w:rPr>
            <w:rFonts w:ascii="Consolas" w:hAnsi="Consolas" w:cs="Consolas"/>
            <w:color w:val="000000"/>
            <w:sz w:val="18"/>
            <w:szCs w:val="18"/>
            <w:bdr w:val="none" w:sz="0" w:space="0" w:color="auto" w:frame="1"/>
          </w:rPr>
          <w:t>};  </w:t>
        </w:r>
      </w:ins>
    </w:p>
    <w:p w14:paraId="1131ACDC"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82" w:author="Benjamin Pannell" w:date="2014-10-20T13:43:00Z"/>
          <w:rFonts w:ascii="Consolas" w:hAnsi="Consolas" w:cs="Consolas"/>
          <w:color w:val="5C5C5C"/>
          <w:sz w:val="18"/>
          <w:szCs w:val="18"/>
        </w:rPr>
      </w:pPr>
      <w:ins w:id="4783" w:author="Benjamin Pannell" w:date="2014-10-20T13:43:00Z">
        <w:r>
          <w:rPr>
            <w:rFonts w:ascii="Consolas" w:hAnsi="Consolas" w:cs="Consolas"/>
            <w:color w:val="000000"/>
            <w:sz w:val="18"/>
            <w:szCs w:val="18"/>
            <w:bdr w:val="none" w:sz="0" w:space="0" w:color="auto" w:frame="1"/>
          </w:rPr>
          <w:t>  </w:t>
        </w:r>
      </w:ins>
    </w:p>
    <w:p w14:paraId="39C120F4"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84" w:author="Benjamin Pannell" w:date="2014-10-20T13:43:00Z"/>
          <w:rFonts w:ascii="Consolas" w:hAnsi="Consolas" w:cs="Consolas"/>
          <w:color w:val="5C5C5C"/>
          <w:sz w:val="18"/>
          <w:szCs w:val="18"/>
        </w:rPr>
      </w:pPr>
      <w:proofErr w:type="spellStart"/>
      <w:ins w:id="4785" w:author="Benjamin Pannell" w:date="2014-10-20T13:43:00Z">
        <w:r>
          <w:rPr>
            <w:rFonts w:ascii="Consolas" w:hAnsi="Consolas" w:cs="Consolas"/>
            <w:color w:val="000000"/>
            <w:sz w:val="18"/>
            <w:szCs w:val="18"/>
            <w:bdr w:val="none" w:sz="0" w:space="0" w:color="auto" w:frame="1"/>
          </w:rPr>
          <w:t>Isotope.prototype.keyboardRaw</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keys) {  </w:t>
        </w:r>
      </w:ins>
    </w:p>
    <w:p w14:paraId="411A10D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86" w:author="Benjamin Pannell" w:date="2014-10-20T13:43:00Z"/>
          <w:rFonts w:ascii="Consolas" w:hAnsi="Consolas" w:cs="Consolas"/>
          <w:color w:val="5C5C5C"/>
          <w:sz w:val="18"/>
          <w:szCs w:val="18"/>
        </w:rPr>
      </w:pPr>
      <w:ins w:id="4787"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packet = zeros(8), length = 0;  </w:t>
        </w:r>
      </w:ins>
    </w:p>
    <w:p w14:paraId="2005375D"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88" w:author="Benjamin Pannell" w:date="2014-10-20T13:43:00Z"/>
          <w:rFonts w:ascii="Consolas" w:hAnsi="Consolas" w:cs="Consolas"/>
          <w:color w:val="5C5C5C"/>
          <w:sz w:val="18"/>
          <w:szCs w:val="18"/>
        </w:rPr>
      </w:pPr>
      <w:ins w:id="4789" w:author="Benjamin Pannell" w:date="2014-10-20T13:43:00Z">
        <w:r>
          <w:rPr>
            <w:rFonts w:ascii="Consolas" w:hAnsi="Consolas" w:cs="Consolas"/>
            <w:color w:val="000000"/>
            <w:sz w:val="18"/>
            <w:szCs w:val="18"/>
            <w:bdr w:val="none" w:sz="0" w:space="0" w:color="auto" w:frame="1"/>
          </w:rPr>
          <w:t>    packet[0] = 0x20;  </w:t>
        </w:r>
      </w:ins>
    </w:p>
    <w:p w14:paraId="0329BF2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90" w:author="Benjamin Pannell" w:date="2014-10-20T13:43:00Z"/>
          <w:rFonts w:ascii="Consolas" w:hAnsi="Consolas" w:cs="Consolas"/>
          <w:color w:val="5C5C5C"/>
          <w:sz w:val="18"/>
          <w:szCs w:val="18"/>
        </w:rPr>
      </w:pPr>
      <w:ins w:id="4791"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(!modifiers &amp;&amp; (!keys || keys.length == 0))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1));  </w:t>
        </w:r>
      </w:ins>
    </w:p>
    <w:p w14:paraId="7397293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92" w:author="Benjamin Pannell" w:date="2014-10-20T13:43:00Z"/>
          <w:rFonts w:ascii="Consolas" w:hAnsi="Consolas" w:cs="Consolas"/>
          <w:color w:val="5C5C5C"/>
          <w:sz w:val="18"/>
          <w:szCs w:val="18"/>
        </w:rPr>
      </w:pPr>
      <w:ins w:id="4793" w:author="Benjamin Pannell" w:date="2014-10-20T13:43:00Z">
        <w:r>
          <w:rPr>
            <w:rFonts w:ascii="Consolas" w:hAnsi="Consolas" w:cs="Consolas"/>
            <w:color w:val="000000"/>
            <w:sz w:val="18"/>
            <w:szCs w:val="18"/>
            <w:bdr w:val="none" w:sz="0" w:space="0" w:color="auto" w:frame="1"/>
          </w:rPr>
          <w:t>  </w:t>
        </w:r>
      </w:ins>
    </w:p>
    <w:p w14:paraId="0915DC7D"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94" w:author="Benjamin Pannell" w:date="2014-10-20T13:43:00Z"/>
          <w:rFonts w:ascii="Consolas" w:hAnsi="Consolas" w:cs="Consolas"/>
          <w:color w:val="5C5C5C"/>
          <w:sz w:val="18"/>
          <w:szCs w:val="18"/>
        </w:rPr>
      </w:pPr>
      <w:ins w:id="4795"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"Keys should be an array"</w:t>
        </w:r>
        <w:r>
          <w:rPr>
            <w:rFonts w:ascii="Consolas" w:hAnsi="Consolas" w:cs="Consolas"/>
            <w:color w:val="000000"/>
            <w:sz w:val="18"/>
            <w:szCs w:val="18"/>
            <w:bdr w:val="none" w:sz="0" w:space="0" w:color="auto" w:frame="1"/>
          </w:rPr>
          <w:t>);  </w:t>
        </w:r>
      </w:ins>
    </w:p>
    <w:p w14:paraId="26B84B01"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796" w:author="Benjamin Pannell" w:date="2014-10-20T13:43:00Z"/>
          <w:rFonts w:ascii="Consolas" w:hAnsi="Consolas" w:cs="Consolas"/>
          <w:color w:val="5C5C5C"/>
          <w:sz w:val="18"/>
          <w:szCs w:val="18"/>
        </w:rPr>
      </w:pPr>
      <w:ins w:id="4797" w:author="Benjamin Pannell" w:date="2014-10-20T13:43:00Z">
        <w:r>
          <w:rPr>
            <w:rFonts w:ascii="Consolas" w:hAnsi="Consolas" w:cs="Consolas"/>
            <w:color w:val="000000"/>
            <w:sz w:val="18"/>
            <w:szCs w:val="18"/>
            <w:bdr w:val="none" w:sz="0" w:space="0" w:color="auto" w:frame="1"/>
          </w:rPr>
          <w:t>    </w:t>
        </w:r>
        <w:proofErr w:type="gramStart"/>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gramEnd"/>
        <w:r>
          <w:rPr>
            <w:rFonts w:ascii="Consolas" w:hAnsi="Consolas" w:cs="Consolas"/>
            <w:color w:val="000000"/>
            <w:sz w:val="18"/>
            <w:szCs w:val="18"/>
            <w:bdr w:val="none" w:sz="0" w:space="0" w:color="auto" w:frame="1"/>
          </w:rPr>
          <w:t>keys.length &gt; 6)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"A maximum of 6 keys can be pressed at any time."</w:t>
        </w:r>
        <w:r>
          <w:rPr>
            <w:rFonts w:ascii="Consolas" w:hAnsi="Consolas" w:cs="Consolas"/>
            <w:color w:val="000000"/>
            <w:sz w:val="18"/>
            <w:szCs w:val="18"/>
            <w:bdr w:val="none" w:sz="0" w:space="0" w:color="auto" w:frame="1"/>
          </w:rPr>
          <w:t>);  </w:t>
        </w:r>
      </w:ins>
    </w:p>
    <w:p w14:paraId="0722238F"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798" w:author="Benjamin Pannell" w:date="2014-10-20T13:43:00Z"/>
          <w:rFonts w:ascii="Consolas" w:hAnsi="Consolas" w:cs="Consolas"/>
          <w:color w:val="5C5C5C"/>
          <w:sz w:val="18"/>
          <w:szCs w:val="18"/>
        </w:rPr>
      </w:pPr>
      <w:ins w:id="4799" w:author="Benjamin Pannell" w:date="2014-10-20T13:43:00Z">
        <w:r>
          <w:rPr>
            <w:rFonts w:ascii="Consolas" w:hAnsi="Consolas" w:cs="Consolas"/>
            <w:color w:val="000000"/>
            <w:sz w:val="18"/>
            <w:szCs w:val="18"/>
            <w:bdr w:val="none" w:sz="0" w:space="0" w:color="auto" w:frame="1"/>
          </w:rPr>
          <w:t>  </w:t>
        </w:r>
      </w:ins>
    </w:p>
    <w:p w14:paraId="43BACF49"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00" w:author="Benjamin Pannell" w:date="2014-10-20T13:43:00Z"/>
          <w:rFonts w:ascii="Consolas" w:hAnsi="Consolas" w:cs="Consolas"/>
          <w:color w:val="5C5C5C"/>
          <w:sz w:val="18"/>
          <w:szCs w:val="18"/>
        </w:rPr>
      </w:pPr>
      <w:ins w:id="4801" w:author="Benjamin Pannell" w:date="2014-10-20T13:43:00Z">
        <w:r>
          <w:rPr>
            <w:rFonts w:ascii="Consolas" w:hAnsi="Consolas" w:cs="Consolas"/>
            <w:color w:val="000000"/>
            <w:sz w:val="18"/>
            <w:szCs w:val="18"/>
            <w:bdr w:val="none" w:sz="0" w:space="0" w:color="auto" w:frame="1"/>
          </w:rPr>
          <w:t>    packet[1] = modifiers;  </w:t>
        </w:r>
      </w:ins>
    </w:p>
    <w:p w14:paraId="70AEEF0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02" w:author="Benjamin Pannell" w:date="2014-10-20T13:43:00Z"/>
          <w:rFonts w:ascii="Consolas" w:hAnsi="Consolas" w:cs="Consolas"/>
          <w:color w:val="5C5C5C"/>
          <w:sz w:val="18"/>
          <w:szCs w:val="18"/>
        </w:rPr>
      </w:pPr>
      <w:ins w:id="4803"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keys.length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02157CCD"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04" w:author="Benjamin Pannell" w:date="2014-10-20T13:43:00Z"/>
          <w:rFonts w:ascii="Consolas" w:hAnsi="Consolas" w:cs="Consolas"/>
          <w:color w:val="5C5C5C"/>
          <w:sz w:val="18"/>
          <w:szCs w:val="18"/>
        </w:rPr>
      </w:pPr>
      <w:ins w:id="4805" w:author="Benjamin Pannell" w:date="2014-10-20T13:43:00Z">
        <w:r>
          <w:rPr>
            <w:rFonts w:ascii="Consolas" w:hAnsi="Consolas" w:cs="Consolas"/>
            <w:color w:val="000000"/>
            <w:sz w:val="18"/>
            <w:szCs w:val="18"/>
            <w:bdr w:val="none" w:sz="0" w:space="0" w:color="auto" w:frame="1"/>
          </w:rPr>
          <w:t>        packet[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+ 2] = keys[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0D616512"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06" w:author="Benjamin Pannell" w:date="2014-10-20T13:43:00Z"/>
          <w:rFonts w:ascii="Consolas" w:hAnsi="Consolas" w:cs="Consolas"/>
          <w:color w:val="5C5C5C"/>
          <w:sz w:val="18"/>
          <w:szCs w:val="18"/>
        </w:rPr>
      </w:pPr>
      <w:ins w:id="4807" w:author="Benjamin Pannell" w:date="2014-10-20T13:43:00Z">
        <w:r>
          <w:rPr>
            <w:rFonts w:ascii="Consolas" w:hAnsi="Consolas" w:cs="Consolas"/>
            <w:color w:val="000000"/>
            <w:sz w:val="18"/>
            <w:szCs w:val="18"/>
            <w:bdr w:val="none" w:sz="0" w:space="0" w:color="auto" w:frame="1"/>
          </w:rPr>
          <w:t>  </w:t>
        </w:r>
      </w:ins>
    </w:p>
    <w:p w14:paraId="6C6F178A"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08" w:author="Benjamin Pannell" w:date="2014-10-20T13:43:00Z"/>
          <w:rFonts w:ascii="Consolas" w:hAnsi="Consolas" w:cs="Consolas"/>
          <w:color w:val="5C5C5C"/>
          <w:sz w:val="18"/>
          <w:szCs w:val="18"/>
        </w:rPr>
      </w:pPr>
      <w:ins w:id="4809" w:author="Benjamin Pannell" w:date="2014-10-20T13:43:00Z">
        <w:r>
          <w:rPr>
            <w:rFonts w:ascii="Consolas" w:hAnsi="Consolas" w:cs="Consolas"/>
            <w:color w:val="000000"/>
            <w:sz w:val="18"/>
            <w:szCs w:val="18"/>
            <w:bdr w:val="none" w:sz="0" w:space="0" w:color="auto" w:frame="1"/>
          </w:rPr>
          <w:t>    packet[0] |= </w:t>
        </w:r>
        <w:proofErr w:type="spellStart"/>
        <w:r>
          <w:rPr>
            <w:rFonts w:ascii="Consolas" w:hAnsi="Consolas" w:cs="Consolas"/>
            <w:color w:val="000000"/>
            <w:sz w:val="18"/>
            <w:szCs w:val="18"/>
            <w:bdr w:val="none" w:sz="0" w:space="0" w:color="auto" w:frame="1"/>
          </w:rPr>
          <w:t>keys.length</w:t>
        </w:r>
        <w:proofErr w:type="spellEnd"/>
        <w:r>
          <w:rPr>
            <w:rFonts w:ascii="Consolas" w:hAnsi="Consolas" w:cs="Consolas"/>
            <w:color w:val="000000"/>
            <w:sz w:val="18"/>
            <w:szCs w:val="18"/>
            <w:bdr w:val="none" w:sz="0" w:space="0" w:color="auto" w:frame="1"/>
          </w:rPr>
          <w:t> + 1;  </w:t>
        </w:r>
      </w:ins>
    </w:p>
    <w:p w14:paraId="7CE6FC38"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10" w:author="Benjamin Pannell" w:date="2014-10-20T13:43:00Z"/>
          <w:rFonts w:ascii="Consolas" w:hAnsi="Consolas" w:cs="Consolas"/>
          <w:color w:val="5C5C5C"/>
          <w:sz w:val="18"/>
          <w:szCs w:val="18"/>
        </w:rPr>
      </w:pPr>
      <w:ins w:id="4811"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.send</w:t>
        </w:r>
        <w:proofErr w:type="spellEnd"/>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packet.slice</w:t>
        </w:r>
        <w:proofErr w:type="spellEnd"/>
        <w:r>
          <w:rPr>
            <w:rFonts w:ascii="Consolas" w:hAnsi="Consolas" w:cs="Consolas"/>
            <w:color w:val="000000"/>
            <w:sz w:val="18"/>
            <w:szCs w:val="18"/>
            <w:bdr w:val="none" w:sz="0" w:space="0" w:color="auto" w:frame="1"/>
          </w:rPr>
          <w:t>(0, 2 + </w:t>
        </w:r>
        <w:proofErr w:type="spellStart"/>
        <w:r>
          <w:rPr>
            <w:rFonts w:ascii="Consolas" w:hAnsi="Consolas" w:cs="Consolas"/>
            <w:color w:val="000000"/>
            <w:sz w:val="18"/>
            <w:szCs w:val="18"/>
            <w:bdr w:val="none" w:sz="0" w:space="0" w:color="auto" w:frame="1"/>
          </w:rPr>
          <w:t>keys.length</w:t>
        </w:r>
        <w:proofErr w:type="spellEnd"/>
        <w:r>
          <w:rPr>
            <w:rFonts w:ascii="Consolas" w:hAnsi="Consolas" w:cs="Consolas"/>
            <w:color w:val="000000"/>
            <w:sz w:val="18"/>
            <w:szCs w:val="18"/>
            <w:bdr w:val="none" w:sz="0" w:space="0" w:color="auto" w:frame="1"/>
          </w:rPr>
          <w:t>));  </w:t>
        </w:r>
      </w:ins>
    </w:p>
    <w:p w14:paraId="4466F08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12" w:author="Benjamin Pannell" w:date="2014-10-20T13:43:00Z"/>
          <w:rFonts w:ascii="Consolas" w:hAnsi="Consolas" w:cs="Consolas"/>
          <w:color w:val="5C5C5C"/>
          <w:sz w:val="18"/>
          <w:szCs w:val="18"/>
        </w:rPr>
      </w:pPr>
      <w:ins w:id="4813" w:author="Benjamin Pannell" w:date="2014-10-20T13:43:00Z">
        <w:r>
          <w:rPr>
            <w:rFonts w:ascii="Consolas" w:hAnsi="Consolas" w:cs="Consolas"/>
            <w:color w:val="000000"/>
            <w:sz w:val="18"/>
            <w:szCs w:val="18"/>
            <w:bdr w:val="none" w:sz="0" w:space="0" w:color="auto" w:frame="1"/>
          </w:rPr>
          <w:t>};  </w:t>
        </w:r>
      </w:ins>
    </w:p>
    <w:p w14:paraId="3C26FC9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14" w:author="Benjamin Pannell" w:date="2014-10-20T13:43:00Z"/>
          <w:rFonts w:ascii="Consolas" w:hAnsi="Consolas" w:cs="Consolas"/>
          <w:color w:val="5C5C5C"/>
          <w:sz w:val="18"/>
          <w:szCs w:val="18"/>
        </w:rPr>
      </w:pPr>
      <w:ins w:id="4815" w:author="Benjamin Pannell" w:date="2014-10-20T13:43:00Z">
        <w:r>
          <w:rPr>
            <w:rFonts w:ascii="Consolas" w:hAnsi="Consolas" w:cs="Consolas"/>
            <w:color w:val="000000"/>
            <w:sz w:val="18"/>
            <w:szCs w:val="18"/>
            <w:bdr w:val="none" w:sz="0" w:space="0" w:color="auto" w:frame="1"/>
          </w:rPr>
          <w:t>  </w:t>
        </w:r>
      </w:ins>
    </w:p>
    <w:p w14:paraId="3EB5A6AB"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16" w:author="Benjamin Pannell" w:date="2014-10-20T13:43:00Z"/>
          <w:rFonts w:ascii="Consolas" w:hAnsi="Consolas" w:cs="Consolas"/>
          <w:color w:val="5C5C5C"/>
          <w:sz w:val="18"/>
          <w:szCs w:val="18"/>
        </w:rPr>
      </w:pPr>
      <w:proofErr w:type="spellStart"/>
      <w:ins w:id="4817" w:author="Benjamin Pannell" w:date="2014-10-20T13:43:00Z">
        <w:r>
          <w:rPr>
            <w:rFonts w:ascii="Consolas" w:hAnsi="Consolas" w:cs="Consolas"/>
            <w:color w:val="000000"/>
            <w:sz w:val="18"/>
            <w:szCs w:val="18"/>
            <w:bdr w:val="none" w:sz="0" w:space="0" w:color="auto" w:frame="1"/>
          </w:rPr>
          <w:t>Isotope.prototype.close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59C7B839"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18" w:author="Benjamin Pannell" w:date="2014-10-20T13:43:00Z"/>
          <w:rFonts w:ascii="Consolas" w:hAnsi="Consolas" w:cs="Consolas"/>
          <w:color w:val="5C5C5C"/>
          <w:sz w:val="18"/>
          <w:szCs w:val="18"/>
        </w:rPr>
      </w:pPr>
      <w:ins w:id="4819"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.uart.close</w:t>
        </w:r>
        <w:proofErr w:type="spellEnd"/>
        <w:r>
          <w:rPr>
            <w:rFonts w:ascii="Consolas" w:hAnsi="Consolas" w:cs="Consolas"/>
            <w:color w:val="000000"/>
            <w:sz w:val="18"/>
            <w:szCs w:val="18"/>
            <w:bdr w:val="none" w:sz="0" w:space="0" w:color="auto" w:frame="1"/>
          </w:rPr>
          <w:t>();  </w:t>
        </w:r>
      </w:ins>
    </w:p>
    <w:p w14:paraId="5DF35532"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20" w:author="Benjamin Pannell" w:date="2014-10-20T13:43:00Z"/>
          <w:rFonts w:ascii="Consolas" w:hAnsi="Consolas" w:cs="Consolas"/>
          <w:color w:val="5C5C5C"/>
          <w:sz w:val="18"/>
          <w:szCs w:val="18"/>
        </w:rPr>
      </w:pPr>
      <w:ins w:id="4821" w:author="Benjamin Pannell" w:date="2014-10-20T13:43:00Z">
        <w:r>
          <w:rPr>
            <w:rFonts w:ascii="Consolas" w:hAnsi="Consolas" w:cs="Consolas"/>
            <w:color w:val="000000"/>
            <w:sz w:val="18"/>
            <w:szCs w:val="18"/>
            <w:bdr w:val="none" w:sz="0" w:space="0" w:color="auto" w:frame="1"/>
          </w:rPr>
          <w:t>};  </w:t>
        </w:r>
      </w:ins>
    </w:p>
    <w:p w14:paraId="5B184DF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22" w:author="Benjamin Pannell" w:date="2014-10-20T13:43:00Z"/>
          <w:rFonts w:ascii="Consolas" w:hAnsi="Consolas" w:cs="Consolas"/>
          <w:color w:val="5C5C5C"/>
          <w:sz w:val="18"/>
          <w:szCs w:val="18"/>
        </w:rPr>
      </w:pPr>
      <w:ins w:id="4823" w:author="Benjamin Pannell" w:date="2014-10-20T13:43:00Z">
        <w:r>
          <w:rPr>
            <w:rFonts w:ascii="Consolas" w:hAnsi="Consolas" w:cs="Consolas"/>
            <w:color w:val="000000"/>
            <w:sz w:val="18"/>
            <w:szCs w:val="18"/>
            <w:bdr w:val="none" w:sz="0" w:space="0" w:color="auto" w:frame="1"/>
          </w:rPr>
          <w:t>  </w:t>
        </w:r>
      </w:ins>
    </w:p>
    <w:p w14:paraId="4E7488D3"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24" w:author="Benjamin Pannell" w:date="2014-10-20T13:43:00Z"/>
          <w:rFonts w:ascii="Consolas" w:hAnsi="Consolas" w:cs="Consolas"/>
          <w:color w:val="5C5C5C"/>
          <w:sz w:val="18"/>
          <w:szCs w:val="18"/>
        </w:rPr>
      </w:pPr>
      <w:ins w:id="4825" w:author="Benjamin Pannell" w:date="2014-10-20T13:43:00Z">
        <w:r>
          <w:rPr>
            <w:rStyle w:val="keyword2"/>
            <w:rFonts w:ascii="Consolas" w:hAnsi="Consolas" w:cs="Consolas"/>
            <w:sz w:val="18"/>
            <w:szCs w:val="18"/>
          </w:rPr>
          <w:t>function</w:t>
        </w:r>
        <w:r>
          <w:rPr>
            <w:rFonts w:ascii="Consolas" w:hAnsi="Consolas" w:cs="Consolas"/>
            <w:color w:val="000000"/>
            <w:sz w:val="18"/>
            <w:szCs w:val="18"/>
            <w:bdr w:val="none" w:sz="0" w:space="0" w:color="auto" w:frame="1"/>
          </w:rPr>
          <w:t> zeros(n) {  </w:t>
        </w:r>
      </w:ins>
    </w:p>
    <w:p w14:paraId="67B1DD0B"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26" w:author="Benjamin Pannell" w:date="2014-10-20T13:43:00Z"/>
          <w:rFonts w:ascii="Consolas" w:hAnsi="Consolas" w:cs="Consolas"/>
          <w:color w:val="5C5C5C"/>
          <w:sz w:val="18"/>
          <w:szCs w:val="18"/>
        </w:rPr>
      </w:pPr>
      <w:ins w:id="4827" w:author="Benjamin Pannell" w:date="2014-10-20T13:43: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o = [];  </w:t>
        </w:r>
      </w:ins>
    </w:p>
    <w:p w14:paraId="2D79D965"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28" w:author="Benjamin Pannell" w:date="2014-10-20T13:43:00Z"/>
          <w:rFonts w:ascii="Consolas" w:hAnsi="Consolas" w:cs="Consolas"/>
          <w:color w:val="5C5C5C"/>
          <w:sz w:val="18"/>
          <w:szCs w:val="18"/>
        </w:rPr>
      </w:pPr>
      <w:ins w:id="4829"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n;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3695CED5"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30" w:author="Benjamin Pannell" w:date="2014-10-20T13:43:00Z"/>
          <w:rFonts w:ascii="Consolas" w:hAnsi="Consolas" w:cs="Consolas"/>
          <w:color w:val="5C5C5C"/>
          <w:sz w:val="18"/>
          <w:szCs w:val="18"/>
        </w:rPr>
      </w:pPr>
      <w:ins w:id="4831" w:author="Benjamin Pannell" w:date="2014-10-20T13:43: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o.push</w:t>
        </w:r>
        <w:proofErr w:type="spellEnd"/>
        <w:r>
          <w:rPr>
            <w:rFonts w:ascii="Consolas" w:hAnsi="Consolas" w:cs="Consolas"/>
            <w:color w:val="000000"/>
            <w:sz w:val="18"/>
            <w:szCs w:val="18"/>
            <w:bdr w:val="none" w:sz="0" w:space="0" w:color="auto" w:frame="1"/>
          </w:rPr>
          <w:t>(0);  </w:t>
        </w:r>
      </w:ins>
    </w:p>
    <w:p w14:paraId="2C2CA4BC" w14:textId="77777777" w:rsidR="00361CB2" w:rsidRDefault="00361CB2" w:rsidP="00361CB2">
      <w:pPr>
        <w:numPr>
          <w:ilvl w:val="0"/>
          <w:numId w:val="15"/>
        </w:numPr>
        <w:pBdr>
          <w:left w:val="single" w:sz="18" w:space="0" w:color="6CE26C"/>
        </w:pBdr>
        <w:shd w:val="clear" w:color="auto" w:fill="F8F8F8"/>
        <w:spacing w:after="0" w:line="210" w:lineRule="atLeast"/>
        <w:ind w:left="675"/>
        <w:rPr>
          <w:ins w:id="4832" w:author="Benjamin Pannell" w:date="2014-10-20T13:43:00Z"/>
          <w:rFonts w:ascii="Consolas" w:hAnsi="Consolas" w:cs="Consolas"/>
          <w:color w:val="5C5C5C"/>
          <w:sz w:val="18"/>
          <w:szCs w:val="18"/>
        </w:rPr>
      </w:pPr>
      <w:ins w:id="4833" w:author="Benjamin Pannell" w:date="2014-10-20T13:43: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o;  </w:t>
        </w:r>
      </w:ins>
    </w:p>
    <w:p w14:paraId="47B89497" w14:textId="77777777" w:rsidR="00361CB2" w:rsidRDefault="00361CB2" w:rsidP="00361CB2">
      <w:pPr>
        <w:numPr>
          <w:ilvl w:val="0"/>
          <w:numId w:val="15"/>
        </w:numPr>
        <w:pBdr>
          <w:left w:val="single" w:sz="18" w:space="0" w:color="6CE26C"/>
        </w:pBdr>
        <w:shd w:val="clear" w:color="auto" w:fill="FFFFFF"/>
        <w:spacing w:after="0" w:line="210" w:lineRule="atLeast"/>
        <w:ind w:left="675"/>
        <w:rPr>
          <w:ins w:id="4834" w:author="Benjamin Pannell" w:date="2014-10-20T13:43:00Z"/>
          <w:rFonts w:ascii="Consolas" w:hAnsi="Consolas" w:cs="Consolas"/>
          <w:color w:val="5C5C5C"/>
          <w:sz w:val="18"/>
          <w:szCs w:val="18"/>
        </w:rPr>
      </w:pPr>
      <w:ins w:id="4835" w:author="Benjamin Pannell" w:date="2014-10-20T13:43:00Z">
        <w:r>
          <w:rPr>
            <w:rFonts w:ascii="Consolas" w:hAnsi="Consolas" w:cs="Consolas"/>
            <w:color w:val="000000"/>
            <w:sz w:val="18"/>
            <w:szCs w:val="18"/>
            <w:bdr w:val="none" w:sz="0" w:space="0" w:color="auto" w:frame="1"/>
          </w:rPr>
          <w:t>}  </w:t>
        </w:r>
      </w:ins>
    </w:p>
    <w:p w14:paraId="0102386B" w14:textId="0DAF0455" w:rsidR="00361CB2" w:rsidRDefault="00361CB2">
      <w:pPr>
        <w:rPr>
          <w:ins w:id="4836" w:author="Benjamin Pannell" w:date="2014-10-20T13:43:00Z"/>
          <w:rFonts w:ascii="Consolas" w:hAnsi="Consolas" w:cs="Consolas"/>
          <w:color w:val="5C5C5C"/>
          <w:sz w:val="18"/>
          <w:szCs w:val="18"/>
        </w:rPr>
        <w:pPrChange w:id="4837" w:author="Benjamin Pannell" w:date="2014-10-20T13:43:00Z">
          <w:pPr>
            <w:pStyle w:val="Heading1"/>
          </w:pPr>
        </w:pPrChange>
      </w:pPr>
    </w:p>
    <w:p w14:paraId="3E53CD72" w14:textId="276FF8F8" w:rsidR="00361CB2" w:rsidRDefault="00361CB2">
      <w:pPr>
        <w:pStyle w:val="Heading2"/>
        <w:rPr>
          <w:ins w:id="4838" w:author="Benjamin Pannell" w:date="2014-10-20T13:43:00Z"/>
        </w:rPr>
        <w:pPrChange w:id="4839" w:author="Benjamin Pannell" w:date="2014-10-20T13:43:00Z">
          <w:pPr>
            <w:pStyle w:val="Heading1"/>
          </w:pPr>
        </w:pPrChange>
      </w:pPr>
      <w:ins w:id="4840" w:author="Benjamin Pannell" w:date="2014-10-20T13:43:00Z">
        <w:r>
          <w:lastRenderedPageBreak/>
          <w:t>Keyboard Wrapper</w:t>
        </w:r>
      </w:ins>
    </w:p>
    <w:p w14:paraId="3371DDB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41" w:author="Benjamin Pannell" w:date="2014-10-20T13:44:00Z"/>
          <w:rFonts w:ascii="Consolas" w:hAnsi="Consolas" w:cs="Consolas"/>
          <w:color w:val="5C5C5C"/>
          <w:sz w:val="18"/>
          <w:szCs w:val="18"/>
        </w:rPr>
      </w:pPr>
      <w:proofErr w:type="spellStart"/>
      <w:proofErr w:type="gramStart"/>
      <w:ins w:id="4842" w:author="Benjamin Pannell" w:date="2014-10-20T13:44:00Z">
        <w:r>
          <w:rPr>
            <w:rStyle w:val="keyword2"/>
            <w:rFonts w:ascii="Consolas" w:hAnsi="Consolas" w:cs="Consolas"/>
            <w:sz w:val="18"/>
            <w:szCs w:val="18"/>
          </w:rPr>
          <w:t>var</w:t>
        </w:r>
        <w:proofErr w:type="spellEnd"/>
        <w:proofErr w:type="gram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keyCodes</w:t>
        </w:r>
        <w:proofErr w:type="spellEnd"/>
        <w:r>
          <w:rPr>
            <w:rFonts w:ascii="Consolas" w:hAnsi="Consolas" w:cs="Consolas"/>
            <w:color w:val="000000"/>
            <w:sz w:val="18"/>
            <w:szCs w:val="18"/>
            <w:bdr w:val="none" w:sz="0" w:space="0" w:color="auto" w:frame="1"/>
          </w:rPr>
          <w:t> = require(</w:t>
        </w:r>
        <w:r>
          <w:rPr>
            <w:rStyle w:val="string2"/>
            <w:rFonts w:ascii="Consolas" w:hAnsi="Consolas" w:cs="Consolas"/>
            <w:sz w:val="18"/>
            <w:szCs w:val="18"/>
          </w:rPr>
          <w:t>'../</w:t>
        </w:r>
        <w:proofErr w:type="spellStart"/>
        <w:r>
          <w:rPr>
            <w:rStyle w:val="string2"/>
            <w:rFonts w:ascii="Consolas" w:hAnsi="Consolas" w:cs="Consolas"/>
            <w:sz w:val="18"/>
            <w:szCs w:val="18"/>
          </w:rPr>
          <w:t>keycodes</w:t>
        </w:r>
        <w:proofErr w:type="spellEnd"/>
        <w:r>
          <w:rPr>
            <w:rStyle w:val="string2"/>
            <w:rFonts w:ascii="Consolas" w:hAnsi="Consolas" w:cs="Consolas"/>
            <w:sz w:val="18"/>
            <w:szCs w:val="18"/>
          </w:rPr>
          <w:t>/keyboard'</w:t>
        </w:r>
        <w:r>
          <w:rPr>
            <w:rFonts w:ascii="Consolas" w:hAnsi="Consolas" w:cs="Consolas"/>
            <w:color w:val="000000"/>
            <w:sz w:val="18"/>
            <w:szCs w:val="18"/>
            <w:bdr w:val="none" w:sz="0" w:space="0" w:color="auto" w:frame="1"/>
          </w:rPr>
          <w:t>);  </w:t>
        </w:r>
      </w:ins>
    </w:p>
    <w:p w14:paraId="3253BB4E"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43" w:author="Benjamin Pannell" w:date="2014-10-20T13:44:00Z"/>
          <w:rFonts w:ascii="Consolas" w:hAnsi="Consolas" w:cs="Consolas"/>
          <w:color w:val="5C5C5C"/>
          <w:sz w:val="18"/>
          <w:szCs w:val="18"/>
        </w:rPr>
      </w:pPr>
      <w:ins w:id="4844" w:author="Benjamin Pannell" w:date="2014-10-20T13:44:00Z">
        <w:r>
          <w:rPr>
            <w:rFonts w:ascii="Consolas" w:hAnsi="Consolas" w:cs="Consolas"/>
            <w:color w:val="000000"/>
            <w:sz w:val="18"/>
            <w:szCs w:val="18"/>
            <w:bdr w:val="none" w:sz="0" w:space="0" w:color="auto" w:frame="1"/>
          </w:rPr>
          <w:t>  </w:t>
        </w:r>
      </w:ins>
    </w:p>
    <w:p w14:paraId="5145628C"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45" w:author="Benjamin Pannell" w:date="2014-10-20T13:44:00Z"/>
          <w:rFonts w:ascii="Consolas" w:hAnsi="Consolas" w:cs="Consolas"/>
          <w:color w:val="5C5C5C"/>
          <w:sz w:val="18"/>
          <w:szCs w:val="18"/>
        </w:rPr>
      </w:pPr>
      <w:proofErr w:type="spellStart"/>
      <w:ins w:id="4846" w:author="Benjamin Pannell" w:date="2014-10-20T13:44:00Z">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charMap</w:t>
        </w:r>
        <w:proofErr w:type="spellEnd"/>
        <w:r>
          <w:rPr>
            <w:rFonts w:ascii="Consolas" w:hAnsi="Consolas" w:cs="Consolas"/>
            <w:color w:val="000000"/>
            <w:sz w:val="18"/>
            <w:szCs w:val="18"/>
            <w:bdr w:val="none" w:sz="0" w:space="0" w:color="auto" w:frame="1"/>
          </w:rPr>
          <w:t> = {  </w:t>
        </w:r>
      </w:ins>
    </w:p>
    <w:p w14:paraId="6DE26C13"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47" w:author="Benjamin Pannell" w:date="2014-10-20T13:44:00Z"/>
          <w:rFonts w:ascii="Consolas" w:hAnsi="Consolas" w:cs="Consolas"/>
          <w:color w:val="5C5C5C"/>
          <w:sz w:val="18"/>
          <w:szCs w:val="18"/>
        </w:rPr>
      </w:pPr>
      <w:ins w:id="4848" w:author="Benjamin Pannell" w:date="2014-10-20T13:44:00Z">
        <w:r>
          <w:rPr>
            <w:rFonts w:ascii="Consolas" w:hAnsi="Consolas" w:cs="Consolas"/>
            <w:color w:val="000000"/>
            <w:sz w:val="18"/>
            <w:szCs w:val="18"/>
            <w:bdr w:val="none" w:sz="0" w:space="0" w:color="auto" w:frame="1"/>
          </w:rPr>
          <w:t>    immutable: </w:t>
        </w:r>
        <w:r>
          <w:rPr>
            <w:rStyle w:val="string2"/>
            <w:rFonts w:ascii="Consolas" w:hAnsi="Consolas" w:cs="Consolas"/>
            <w:sz w:val="18"/>
            <w:szCs w:val="18"/>
          </w:rPr>
          <w:t>"\t "</w:t>
        </w:r>
        <w:r>
          <w:rPr>
            <w:rFonts w:ascii="Consolas" w:hAnsi="Consolas" w:cs="Consolas"/>
            <w:color w:val="000000"/>
            <w:sz w:val="18"/>
            <w:szCs w:val="18"/>
            <w:bdr w:val="none" w:sz="0" w:space="0" w:color="auto" w:frame="1"/>
          </w:rPr>
          <w:t>,  </w:t>
        </w:r>
      </w:ins>
    </w:p>
    <w:p w14:paraId="2258FF3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49" w:author="Benjamin Pannell" w:date="2014-10-20T13:44:00Z"/>
          <w:rFonts w:ascii="Consolas" w:hAnsi="Consolas" w:cs="Consolas"/>
          <w:color w:val="5C5C5C"/>
          <w:sz w:val="18"/>
          <w:szCs w:val="18"/>
        </w:rPr>
      </w:pPr>
      <w:ins w:id="4850" w:author="Benjamin Pannell" w:date="2014-10-20T13:44:00Z">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normal</w:t>
        </w:r>
        <w:proofErr w:type="gramEnd"/>
        <w:r>
          <w:rPr>
            <w:rFonts w:ascii="Consolas" w:hAnsi="Consolas" w:cs="Consolas"/>
            <w:color w:val="000000"/>
            <w:sz w:val="18"/>
            <w:szCs w:val="18"/>
            <w:bdr w:val="none" w:sz="0" w:space="0" w:color="auto" w:frame="1"/>
          </w:rPr>
          <w:t>: </w:t>
        </w:r>
        <w:r>
          <w:rPr>
            <w:rStyle w:val="string2"/>
            <w:rFonts w:ascii="Consolas" w:hAnsi="Consolas" w:cs="Consolas"/>
            <w:sz w:val="18"/>
            <w:szCs w:val="18"/>
          </w:rPr>
          <w:t>"abcdefghijklmnopqrstuvwxyz1234567890-=[]\\;'`,./"</w:t>
        </w:r>
        <w:r>
          <w:rPr>
            <w:rFonts w:ascii="Consolas" w:hAnsi="Consolas" w:cs="Consolas"/>
            <w:color w:val="000000"/>
            <w:sz w:val="18"/>
            <w:szCs w:val="18"/>
            <w:bdr w:val="none" w:sz="0" w:space="0" w:color="auto" w:frame="1"/>
          </w:rPr>
          <w:t>,  </w:t>
        </w:r>
      </w:ins>
    </w:p>
    <w:p w14:paraId="4B44245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51" w:author="Benjamin Pannell" w:date="2014-10-20T13:44:00Z"/>
          <w:rFonts w:ascii="Consolas" w:hAnsi="Consolas" w:cs="Consolas"/>
          <w:color w:val="5C5C5C"/>
          <w:sz w:val="18"/>
          <w:szCs w:val="18"/>
        </w:rPr>
      </w:pPr>
      <w:ins w:id="4852" w:author="Benjamin Pannell" w:date="2014-10-20T13:44:00Z">
        <w:r>
          <w:rPr>
            <w:rFonts w:ascii="Consolas" w:hAnsi="Consolas" w:cs="Consolas"/>
            <w:color w:val="000000"/>
            <w:sz w:val="18"/>
            <w:szCs w:val="18"/>
            <w:bdr w:val="none" w:sz="0" w:space="0" w:color="auto" w:frame="1"/>
          </w:rPr>
          <w:t>    </w:t>
        </w:r>
        <w:proofErr w:type="gramStart"/>
        <w:r>
          <w:rPr>
            <w:rFonts w:ascii="Consolas" w:hAnsi="Consolas" w:cs="Consolas"/>
            <w:color w:val="000000"/>
            <w:sz w:val="18"/>
            <w:szCs w:val="18"/>
            <w:bdr w:val="none" w:sz="0" w:space="0" w:color="auto" w:frame="1"/>
          </w:rPr>
          <w:t>shifted</w:t>
        </w:r>
        <w:proofErr w:type="gramEnd"/>
        <w:r>
          <w:rPr>
            <w:rFonts w:ascii="Consolas" w:hAnsi="Consolas" w:cs="Consolas"/>
            <w:color w:val="000000"/>
            <w:sz w:val="18"/>
            <w:szCs w:val="18"/>
            <w:bdr w:val="none" w:sz="0" w:space="0" w:color="auto" w:frame="1"/>
          </w:rPr>
          <w:t>: </w:t>
        </w:r>
        <w:r>
          <w:rPr>
            <w:rStyle w:val="string2"/>
            <w:rFonts w:ascii="Consolas" w:hAnsi="Consolas" w:cs="Consolas"/>
            <w:sz w:val="18"/>
            <w:szCs w:val="18"/>
          </w:rPr>
          <w:t>"ABCDEFGHIJKLMNOPQRSTUVWXYZ!@#$%^&amp;*()_+{}|:\"~&lt;&gt;?"</w:t>
        </w:r>
        <w:r>
          <w:rPr>
            <w:rFonts w:ascii="Consolas" w:hAnsi="Consolas" w:cs="Consolas"/>
            <w:color w:val="000000"/>
            <w:sz w:val="18"/>
            <w:szCs w:val="18"/>
            <w:bdr w:val="none" w:sz="0" w:space="0" w:color="auto" w:frame="1"/>
          </w:rPr>
          <w:t>  </w:t>
        </w:r>
      </w:ins>
    </w:p>
    <w:p w14:paraId="103225E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53" w:author="Benjamin Pannell" w:date="2014-10-20T13:44:00Z"/>
          <w:rFonts w:ascii="Consolas" w:hAnsi="Consolas" w:cs="Consolas"/>
          <w:color w:val="5C5C5C"/>
          <w:sz w:val="18"/>
          <w:szCs w:val="18"/>
        </w:rPr>
      </w:pPr>
      <w:ins w:id="4854" w:author="Benjamin Pannell" w:date="2014-10-20T13:44:00Z">
        <w:r>
          <w:rPr>
            <w:rFonts w:ascii="Consolas" w:hAnsi="Consolas" w:cs="Consolas"/>
            <w:color w:val="000000"/>
            <w:sz w:val="18"/>
            <w:szCs w:val="18"/>
            <w:bdr w:val="none" w:sz="0" w:space="0" w:color="auto" w:frame="1"/>
          </w:rPr>
          <w:t>}  </w:t>
        </w:r>
      </w:ins>
    </w:p>
    <w:p w14:paraId="6EE3ABC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55" w:author="Benjamin Pannell" w:date="2014-10-20T13:44:00Z"/>
          <w:rFonts w:ascii="Consolas" w:hAnsi="Consolas" w:cs="Consolas"/>
          <w:color w:val="5C5C5C"/>
          <w:sz w:val="18"/>
          <w:szCs w:val="18"/>
        </w:rPr>
      </w:pPr>
      <w:proofErr w:type="spellStart"/>
      <w:ins w:id="4856" w:author="Benjamin Pannell" w:date="2014-10-20T13:44:00Z">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codeMap</w:t>
        </w:r>
        <w:proofErr w:type="spellEnd"/>
        <w:r>
          <w:rPr>
            <w:rFonts w:ascii="Consolas" w:hAnsi="Consolas" w:cs="Consolas"/>
            <w:color w:val="000000"/>
            <w:sz w:val="18"/>
            <w:szCs w:val="18"/>
            <w:bdr w:val="none" w:sz="0" w:space="0" w:color="auto" w:frame="1"/>
          </w:rPr>
          <w:t> = {  </w:t>
        </w:r>
      </w:ins>
    </w:p>
    <w:p w14:paraId="2F430F3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57" w:author="Benjamin Pannell" w:date="2014-10-20T13:44:00Z"/>
          <w:rFonts w:ascii="Consolas" w:hAnsi="Consolas" w:cs="Consolas"/>
          <w:color w:val="5C5C5C"/>
          <w:sz w:val="18"/>
          <w:szCs w:val="18"/>
        </w:rPr>
      </w:pPr>
      <w:ins w:id="4858" w:author="Benjamin Pannell" w:date="2014-10-20T13:44:00Z">
        <w:r>
          <w:rPr>
            <w:rFonts w:ascii="Consolas" w:hAnsi="Consolas" w:cs="Consolas"/>
            <w:color w:val="000000"/>
            <w:sz w:val="18"/>
            <w:szCs w:val="18"/>
            <w:bdr w:val="none" w:sz="0" w:space="0" w:color="auto" w:frame="1"/>
          </w:rPr>
          <w:t>    immutable: [43,44],  </w:t>
        </w:r>
      </w:ins>
    </w:p>
    <w:p w14:paraId="3AAAD9B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59" w:author="Benjamin Pannell" w:date="2014-10-20T13:44:00Z"/>
          <w:rFonts w:ascii="Consolas" w:hAnsi="Consolas" w:cs="Consolas"/>
          <w:color w:val="5C5C5C"/>
          <w:sz w:val="18"/>
          <w:szCs w:val="18"/>
        </w:rPr>
      </w:pPr>
      <w:ins w:id="4860" w:author="Benjamin Pannell" w:date="2014-10-20T13:44:00Z">
        <w:r>
          <w:rPr>
            <w:rFonts w:ascii="Consolas" w:hAnsi="Consolas" w:cs="Consolas"/>
            <w:color w:val="000000"/>
            <w:sz w:val="18"/>
            <w:szCs w:val="18"/>
            <w:bdr w:val="none" w:sz="0" w:space="0" w:color="auto" w:frame="1"/>
          </w:rPr>
          <w:t>    mutable: [  </w:t>
        </w:r>
      </w:ins>
    </w:p>
    <w:p w14:paraId="476E1DB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61" w:author="Benjamin Pannell" w:date="2014-10-20T13:44:00Z"/>
          <w:rFonts w:ascii="Consolas" w:hAnsi="Consolas" w:cs="Consolas"/>
          <w:color w:val="5C5C5C"/>
          <w:sz w:val="18"/>
          <w:szCs w:val="18"/>
        </w:rPr>
      </w:pPr>
      <w:ins w:id="4862" w:author="Benjamin Pannell" w:date="2014-10-20T13:44:00Z">
        <w:r>
          <w:rPr>
            <w:rFonts w:ascii="Consolas" w:hAnsi="Consolas" w:cs="Consolas"/>
            <w:color w:val="000000"/>
            <w:sz w:val="18"/>
            <w:szCs w:val="18"/>
            <w:bdr w:val="none" w:sz="0" w:space="0" w:color="auto" w:frame="1"/>
          </w:rPr>
          <w:t>        4,5,6,7,8,9,10,11,12,13,14,15,16,17,18,19,20,21,22,23,24,25,26,27,28,29,  </w:t>
        </w:r>
      </w:ins>
    </w:p>
    <w:p w14:paraId="6675C03A"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63" w:author="Benjamin Pannell" w:date="2014-10-20T13:44:00Z"/>
          <w:rFonts w:ascii="Consolas" w:hAnsi="Consolas" w:cs="Consolas"/>
          <w:color w:val="5C5C5C"/>
          <w:sz w:val="18"/>
          <w:szCs w:val="18"/>
        </w:rPr>
      </w:pPr>
      <w:ins w:id="4864" w:author="Benjamin Pannell" w:date="2014-10-20T13:44:00Z">
        <w:r>
          <w:rPr>
            <w:rFonts w:ascii="Consolas" w:hAnsi="Consolas" w:cs="Consolas"/>
            <w:color w:val="000000"/>
            <w:sz w:val="18"/>
            <w:szCs w:val="18"/>
            <w:bdr w:val="none" w:sz="0" w:space="0" w:color="auto" w:frame="1"/>
          </w:rPr>
          <w:t>        30,31,32,33,34,35,36,37,38,39,  </w:t>
        </w:r>
      </w:ins>
    </w:p>
    <w:p w14:paraId="4E5C625D"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65" w:author="Benjamin Pannell" w:date="2014-10-20T13:44:00Z"/>
          <w:rFonts w:ascii="Consolas" w:hAnsi="Consolas" w:cs="Consolas"/>
          <w:color w:val="5C5C5C"/>
          <w:sz w:val="18"/>
          <w:szCs w:val="18"/>
        </w:rPr>
      </w:pPr>
      <w:ins w:id="4866" w:author="Benjamin Pannell" w:date="2014-10-20T13:44:00Z">
        <w:r>
          <w:rPr>
            <w:rFonts w:ascii="Consolas" w:hAnsi="Consolas" w:cs="Consolas"/>
            <w:color w:val="000000"/>
            <w:sz w:val="18"/>
            <w:szCs w:val="18"/>
            <w:bdr w:val="none" w:sz="0" w:space="0" w:color="auto" w:frame="1"/>
          </w:rPr>
          <w:t>        45,46,47,48,49,51,52,53,54,55,56  </w:t>
        </w:r>
      </w:ins>
    </w:p>
    <w:p w14:paraId="493655D6"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67" w:author="Benjamin Pannell" w:date="2014-10-20T13:44:00Z"/>
          <w:rFonts w:ascii="Consolas" w:hAnsi="Consolas" w:cs="Consolas"/>
          <w:color w:val="5C5C5C"/>
          <w:sz w:val="18"/>
          <w:szCs w:val="18"/>
        </w:rPr>
      </w:pPr>
      <w:ins w:id="4868" w:author="Benjamin Pannell" w:date="2014-10-20T13:44:00Z">
        <w:r>
          <w:rPr>
            <w:rFonts w:ascii="Consolas" w:hAnsi="Consolas" w:cs="Consolas"/>
            <w:color w:val="000000"/>
            <w:sz w:val="18"/>
            <w:szCs w:val="18"/>
            <w:bdr w:val="none" w:sz="0" w:space="0" w:color="auto" w:frame="1"/>
          </w:rPr>
          <w:t>    ]  </w:t>
        </w:r>
      </w:ins>
    </w:p>
    <w:p w14:paraId="4487DA9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69" w:author="Benjamin Pannell" w:date="2014-10-20T13:44:00Z"/>
          <w:rFonts w:ascii="Consolas" w:hAnsi="Consolas" w:cs="Consolas"/>
          <w:color w:val="5C5C5C"/>
          <w:sz w:val="18"/>
          <w:szCs w:val="18"/>
        </w:rPr>
      </w:pPr>
      <w:ins w:id="4870" w:author="Benjamin Pannell" w:date="2014-10-20T13:44:00Z">
        <w:r>
          <w:rPr>
            <w:rFonts w:ascii="Consolas" w:hAnsi="Consolas" w:cs="Consolas"/>
            <w:color w:val="000000"/>
            <w:sz w:val="18"/>
            <w:szCs w:val="18"/>
            <w:bdr w:val="none" w:sz="0" w:space="0" w:color="auto" w:frame="1"/>
          </w:rPr>
          <w:t>};  </w:t>
        </w:r>
      </w:ins>
    </w:p>
    <w:p w14:paraId="2AD9C99E"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71" w:author="Benjamin Pannell" w:date="2014-10-20T13:44:00Z"/>
          <w:rFonts w:ascii="Consolas" w:hAnsi="Consolas" w:cs="Consolas"/>
          <w:color w:val="5C5C5C"/>
          <w:sz w:val="18"/>
          <w:szCs w:val="18"/>
        </w:rPr>
      </w:pPr>
      <w:ins w:id="4872" w:author="Benjamin Pannell" w:date="2014-10-20T13:44:00Z">
        <w:r>
          <w:rPr>
            <w:rFonts w:ascii="Consolas" w:hAnsi="Consolas" w:cs="Consolas"/>
            <w:color w:val="000000"/>
            <w:sz w:val="18"/>
            <w:szCs w:val="18"/>
            <w:bdr w:val="none" w:sz="0" w:space="0" w:color="auto" w:frame="1"/>
          </w:rPr>
          <w:t>  </w:t>
        </w:r>
      </w:ins>
    </w:p>
    <w:p w14:paraId="0018886C"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73" w:author="Benjamin Pannell" w:date="2014-10-20T13:44:00Z"/>
          <w:rFonts w:ascii="Consolas" w:hAnsi="Consolas" w:cs="Consolas"/>
          <w:color w:val="5C5C5C"/>
          <w:sz w:val="18"/>
          <w:szCs w:val="18"/>
        </w:rPr>
      </w:pPr>
      <w:proofErr w:type="spellStart"/>
      <w:ins w:id="4874" w:author="Benjamin Pannell" w:date="2014-10-20T13:44:00Z">
        <w:r>
          <w:rPr>
            <w:rFonts w:ascii="Consolas" w:hAnsi="Consolas" w:cs="Consolas"/>
            <w:color w:val="000000"/>
            <w:sz w:val="18"/>
            <w:szCs w:val="18"/>
            <w:bdr w:val="none" w:sz="0" w:space="0" w:color="auto" w:frame="1"/>
          </w:rPr>
          <w:t>module.exports</w:t>
        </w:r>
        <w:proofErr w:type="spellEnd"/>
        <w:r>
          <w:rPr>
            <w:rFonts w:ascii="Consolas" w:hAnsi="Consolas" w:cs="Consolas"/>
            <w:color w:val="000000"/>
            <w:sz w:val="18"/>
            <w:szCs w:val="18"/>
            <w:bdr w:val="none" w:sz="0" w:space="0" w:color="auto" w:frame="1"/>
          </w:rPr>
          <w:t> = Keyboard;  </w:t>
        </w:r>
      </w:ins>
    </w:p>
    <w:p w14:paraId="4836386D"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75" w:author="Benjamin Pannell" w:date="2014-10-20T13:44:00Z"/>
          <w:rFonts w:ascii="Consolas" w:hAnsi="Consolas" w:cs="Consolas"/>
          <w:color w:val="5C5C5C"/>
          <w:sz w:val="18"/>
          <w:szCs w:val="18"/>
        </w:rPr>
      </w:pPr>
      <w:ins w:id="4876" w:author="Benjamin Pannell" w:date="2014-10-20T13:44:00Z">
        <w:r>
          <w:rPr>
            <w:rFonts w:ascii="Consolas" w:hAnsi="Consolas" w:cs="Consolas"/>
            <w:color w:val="000000"/>
            <w:sz w:val="18"/>
            <w:szCs w:val="18"/>
            <w:bdr w:val="none" w:sz="0" w:space="0" w:color="auto" w:frame="1"/>
          </w:rPr>
          <w:t>  </w:t>
        </w:r>
      </w:ins>
    </w:p>
    <w:p w14:paraId="631F995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77" w:author="Benjamin Pannell" w:date="2014-10-20T13:44:00Z"/>
          <w:rFonts w:ascii="Consolas" w:hAnsi="Consolas" w:cs="Consolas"/>
          <w:color w:val="5C5C5C"/>
          <w:sz w:val="18"/>
          <w:szCs w:val="18"/>
        </w:rPr>
      </w:pPr>
      <w:ins w:id="4878" w:author="Benjamin Pannell" w:date="2014-10-20T13:44:00Z">
        <w:r>
          <w:rPr>
            <w:rStyle w:val="keyword2"/>
            <w:rFonts w:ascii="Consolas" w:hAnsi="Consolas" w:cs="Consolas"/>
            <w:sz w:val="18"/>
            <w:szCs w:val="18"/>
          </w:rPr>
          <w:t>function</w:t>
        </w:r>
        <w:r>
          <w:rPr>
            <w:rFonts w:ascii="Consolas" w:hAnsi="Consolas" w:cs="Consolas"/>
            <w:color w:val="000000"/>
            <w:sz w:val="18"/>
            <w:szCs w:val="18"/>
            <w:bdr w:val="none" w:sz="0" w:space="0" w:color="auto" w:frame="1"/>
          </w:rPr>
          <w:t> Keyboard(isotope) {  </w:t>
        </w:r>
      </w:ins>
    </w:p>
    <w:p w14:paraId="4E4AB416"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79" w:author="Benjamin Pannell" w:date="2014-10-20T13:44:00Z"/>
          <w:rFonts w:ascii="Consolas" w:hAnsi="Consolas" w:cs="Consolas"/>
          <w:color w:val="5C5C5C"/>
          <w:sz w:val="18"/>
          <w:szCs w:val="18"/>
        </w:rPr>
      </w:pPr>
      <w:ins w:id="4880"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w:t>
        </w:r>
        <w:proofErr w:type="spellEnd"/>
        <w:r>
          <w:rPr>
            <w:rFonts w:ascii="Consolas" w:hAnsi="Consolas" w:cs="Consolas"/>
            <w:color w:val="000000"/>
            <w:sz w:val="18"/>
            <w:szCs w:val="18"/>
            <w:bdr w:val="none" w:sz="0" w:space="0" w:color="auto" w:frame="1"/>
          </w:rPr>
          <w:t> = isotope;  </w:t>
        </w:r>
      </w:ins>
    </w:p>
    <w:p w14:paraId="22EB9825"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81" w:author="Benjamin Pannell" w:date="2014-10-20T13:44:00Z"/>
          <w:rFonts w:ascii="Consolas" w:hAnsi="Consolas" w:cs="Consolas"/>
          <w:color w:val="5C5C5C"/>
          <w:sz w:val="18"/>
          <w:szCs w:val="18"/>
        </w:rPr>
      </w:pPr>
      <w:ins w:id="4882" w:author="Benjamin Pannell" w:date="2014-10-20T13:44:00Z">
        <w:r>
          <w:rPr>
            <w:rFonts w:ascii="Consolas" w:hAnsi="Consolas" w:cs="Consolas"/>
            <w:color w:val="000000"/>
            <w:sz w:val="18"/>
            <w:szCs w:val="18"/>
            <w:bdr w:val="none" w:sz="0" w:space="0" w:color="auto" w:frame="1"/>
          </w:rPr>
          <w:t>  </w:t>
        </w:r>
      </w:ins>
    </w:p>
    <w:p w14:paraId="4338895A"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83" w:author="Benjamin Pannell" w:date="2014-10-20T13:44:00Z"/>
          <w:rFonts w:ascii="Consolas" w:hAnsi="Consolas" w:cs="Consolas"/>
          <w:color w:val="5C5C5C"/>
          <w:sz w:val="18"/>
          <w:szCs w:val="18"/>
        </w:rPr>
      </w:pPr>
      <w:ins w:id="488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6AFA073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85" w:author="Benjamin Pannell" w:date="2014-10-20T13:44:00Z"/>
          <w:rFonts w:ascii="Consolas" w:hAnsi="Consolas" w:cs="Consolas"/>
          <w:color w:val="5C5C5C"/>
          <w:sz w:val="18"/>
          <w:szCs w:val="18"/>
        </w:rPr>
      </w:pPr>
      <w:ins w:id="4886" w:author="Benjamin Pannell" w:date="2014-10-20T13:44:00Z">
        <w:r>
          <w:rPr>
            <w:rFonts w:ascii="Consolas" w:hAnsi="Consolas" w:cs="Consolas"/>
            <w:color w:val="000000"/>
            <w:sz w:val="18"/>
            <w:szCs w:val="18"/>
            <w:bdr w:val="none" w:sz="0" w:space="0" w:color="auto" w:frame="1"/>
          </w:rPr>
          <w:t>  </w:t>
        </w:r>
      </w:ins>
    </w:p>
    <w:p w14:paraId="14F42B7E"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87" w:author="Benjamin Pannell" w:date="2014-10-20T13:44:00Z"/>
          <w:rFonts w:ascii="Consolas" w:hAnsi="Consolas" w:cs="Consolas"/>
          <w:color w:val="5C5C5C"/>
          <w:sz w:val="18"/>
          <w:szCs w:val="18"/>
        </w:rPr>
      </w:pPr>
      <w:ins w:id="488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w:t>
        </w:r>
        <w:proofErr w:type="spellEnd"/>
        <w:r>
          <w:rPr>
            <w:rFonts w:ascii="Consolas" w:hAnsi="Consolas" w:cs="Consolas"/>
            <w:color w:val="000000"/>
            <w:sz w:val="18"/>
            <w:szCs w:val="18"/>
            <w:bdr w:val="none" w:sz="0" w:space="0" w:color="auto" w:frame="1"/>
          </w:rPr>
          <w:t> = [];  </w:t>
        </w:r>
      </w:ins>
    </w:p>
    <w:p w14:paraId="76353824"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89" w:author="Benjamin Pannell" w:date="2014-10-20T13:44:00Z"/>
          <w:rFonts w:ascii="Consolas" w:hAnsi="Consolas" w:cs="Consolas"/>
          <w:color w:val="5C5C5C"/>
          <w:sz w:val="18"/>
          <w:szCs w:val="18"/>
        </w:rPr>
      </w:pPr>
      <w:ins w:id="4890"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w:t>
        </w:r>
        <w:proofErr w:type="spellEnd"/>
        <w:r>
          <w:rPr>
            <w:rFonts w:ascii="Consolas" w:hAnsi="Consolas" w:cs="Consolas"/>
            <w:color w:val="000000"/>
            <w:sz w:val="18"/>
            <w:szCs w:val="18"/>
            <w:bdr w:val="none" w:sz="0" w:space="0" w:color="auto" w:frame="1"/>
          </w:rPr>
          <w:t> = 0;  </w:t>
        </w:r>
      </w:ins>
    </w:p>
    <w:p w14:paraId="72B7C632"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91" w:author="Benjamin Pannell" w:date="2014-10-20T13:44:00Z"/>
          <w:rFonts w:ascii="Consolas" w:hAnsi="Consolas" w:cs="Consolas"/>
          <w:color w:val="5C5C5C"/>
          <w:sz w:val="18"/>
          <w:szCs w:val="18"/>
        </w:rPr>
      </w:pPr>
      <w:ins w:id="4892"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0;  </w:t>
        </w:r>
      </w:ins>
    </w:p>
    <w:p w14:paraId="0F3B5597"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93" w:author="Benjamin Pannell" w:date="2014-10-20T13:44:00Z"/>
          <w:rFonts w:ascii="Consolas" w:hAnsi="Consolas" w:cs="Consolas"/>
          <w:color w:val="5C5C5C"/>
          <w:sz w:val="18"/>
          <w:szCs w:val="18"/>
        </w:rPr>
      </w:pPr>
      <w:ins w:id="4894" w:author="Benjamin Pannell" w:date="2014-10-20T13:44:00Z">
        <w:r>
          <w:rPr>
            <w:rFonts w:ascii="Consolas" w:hAnsi="Consolas" w:cs="Consolas"/>
            <w:color w:val="000000"/>
            <w:sz w:val="18"/>
            <w:szCs w:val="18"/>
            <w:bdr w:val="none" w:sz="0" w:space="0" w:color="auto" w:frame="1"/>
          </w:rPr>
          <w:t>}  </w:t>
        </w:r>
      </w:ins>
    </w:p>
    <w:p w14:paraId="724F4B35"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95" w:author="Benjamin Pannell" w:date="2014-10-20T13:44:00Z"/>
          <w:rFonts w:ascii="Consolas" w:hAnsi="Consolas" w:cs="Consolas"/>
          <w:color w:val="5C5C5C"/>
          <w:sz w:val="18"/>
          <w:szCs w:val="18"/>
        </w:rPr>
      </w:pPr>
      <w:ins w:id="4896" w:author="Benjamin Pannell" w:date="2014-10-20T13:44:00Z">
        <w:r>
          <w:rPr>
            <w:rFonts w:ascii="Consolas" w:hAnsi="Consolas" w:cs="Consolas"/>
            <w:color w:val="000000"/>
            <w:sz w:val="18"/>
            <w:szCs w:val="18"/>
            <w:bdr w:val="none" w:sz="0" w:space="0" w:color="auto" w:frame="1"/>
          </w:rPr>
          <w:t>  </w:t>
        </w:r>
      </w:ins>
    </w:p>
    <w:p w14:paraId="670529C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897" w:author="Benjamin Pannell" w:date="2014-10-20T13:44:00Z"/>
          <w:rFonts w:ascii="Consolas" w:hAnsi="Consolas" w:cs="Consolas"/>
          <w:color w:val="5C5C5C"/>
          <w:sz w:val="18"/>
          <w:szCs w:val="18"/>
        </w:rPr>
      </w:pPr>
      <w:proofErr w:type="spellStart"/>
      <w:ins w:id="4898" w:author="Benjamin Pannell" w:date="2014-10-20T13:44:00Z">
        <w:r>
          <w:rPr>
            <w:rFonts w:ascii="Consolas" w:hAnsi="Consolas" w:cs="Consolas"/>
            <w:color w:val="000000"/>
            <w:sz w:val="18"/>
            <w:szCs w:val="18"/>
            <w:bdr w:val="none" w:sz="0" w:space="0" w:color="auto" w:frame="1"/>
          </w:rPr>
          <w:t>Keyboard.prototype</w:t>
        </w:r>
        <w:proofErr w:type="spellEnd"/>
        <w:r>
          <w:rPr>
            <w:rFonts w:ascii="Consolas" w:hAnsi="Consolas" w:cs="Consolas"/>
            <w:color w:val="000000"/>
            <w:sz w:val="18"/>
            <w:szCs w:val="18"/>
            <w:bdr w:val="none" w:sz="0" w:space="0" w:color="auto" w:frame="1"/>
          </w:rPr>
          <w:t> = {  </w:t>
        </w:r>
      </w:ins>
    </w:p>
    <w:p w14:paraId="4C20F5D6"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899" w:author="Benjamin Pannell" w:date="2014-10-20T13:44:00Z"/>
          <w:rFonts w:ascii="Consolas" w:hAnsi="Consolas" w:cs="Consolas"/>
          <w:color w:val="5C5C5C"/>
          <w:sz w:val="18"/>
          <w:szCs w:val="18"/>
        </w:rPr>
      </w:pPr>
      <w:ins w:id="4900" w:author="Benjamin Pannell" w:date="2014-10-20T13:44:00Z">
        <w:r>
          <w:rPr>
            <w:rFonts w:ascii="Consolas" w:hAnsi="Consolas" w:cs="Consolas"/>
            <w:color w:val="000000"/>
            <w:sz w:val="18"/>
            <w:szCs w:val="18"/>
            <w:bdr w:val="none" w:sz="0" w:space="0" w:color="auto" w:frame="1"/>
          </w:rPr>
          <w:t>    get then() {  </w:t>
        </w:r>
      </w:ins>
    </w:p>
    <w:p w14:paraId="2783E936"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01" w:author="Benjamin Pannell" w:date="2014-10-20T13:44:00Z"/>
          <w:rFonts w:ascii="Consolas" w:hAnsi="Consolas" w:cs="Consolas"/>
          <w:color w:val="5C5C5C"/>
          <w:sz w:val="18"/>
          <w:szCs w:val="18"/>
        </w:rPr>
      </w:pPr>
      <w:ins w:id="490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ins>
    </w:p>
    <w:p w14:paraId="0A9687A0"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03" w:author="Benjamin Pannell" w:date="2014-10-20T13:44:00Z"/>
          <w:rFonts w:ascii="Consolas" w:hAnsi="Consolas" w:cs="Consolas"/>
          <w:color w:val="5C5C5C"/>
          <w:sz w:val="18"/>
          <w:szCs w:val="18"/>
        </w:rPr>
      </w:pPr>
      <w:ins w:id="4904" w:author="Benjamin Pannell" w:date="2014-10-20T13:44: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clearTimeout</w:t>
        </w:r>
        <w:proofErr w:type="spellEnd"/>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w:t>
        </w:r>
      </w:ins>
    </w:p>
    <w:p w14:paraId="4BDDB1C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05" w:author="Benjamin Pannell" w:date="2014-10-20T13:44:00Z"/>
          <w:rFonts w:ascii="Consolas" w:hAnsi="Consolas" w:cs="Consolas"/>
          <w:color w:val="5C5C5C"/>
          <w:sz w:val="18"/>
          <w:szCs w:val="18"/>
        </w:rPr>
      </w:pPr>
      <w:ins w:id="490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12FA296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07" w:author="Benjamin Pannell" w:date="2014-10-20T13:44:00Z"/>
          <w:rFonts w:ascii="Consolas" w:hAnsi="Consolas" w:cs="Consolas"/>
          <w:color w:val="5C5C5C"/>
          <w:sz w:val="18"/>
          <w:szCs w:val="18"/>
        </w:rPr>
      </w:pPr>
      <w:ins w:id="4908" w:author="Benjamin Pannell" w:date="2014-10-20T13:44:00Z">
        <w:r>
          <w:rPr>
            <w:rFonts w:ascii="Consolas" w:hAnsi="Consolas" w:cs="Consolas"/>
            <w:color w:val="000000"/>
            <w:sz w:val="18"/>
            <w:szCs w:val="18"/>
            <w:bdr w:val="none" w:sz="0" w:space="0" w:color="auto" w:frame="1"/>
          </w:rPr>
          <w:t>        }  </w:t>
        </w:r>
      </w:ins>
    </w:p>
    <w:p w14:paraId="22128BBD"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09" w:author="Benjamin Pannell" w:date="2014-10-20T13:44:00Z"/>
          <w:rFonts w:ascii="Consolas" w:hAnsi="Consolas" w:cs="Consolas"/>
          <w:color w:val="5C5C5C"/>
          <w:sz w:val="18"/>
          <w:szCs w:val="18"/>
        </w:rPr>
      </w:pPr>
      <w:ins w:id="4910" w:author="Benjamin Pannell" w:date="2014-10-20T13:44:00Z">
        <w:r>
          <w:rPr>
            <w:rFonts w:ascii="Consolas" w:hAnsi="Consolas" w:cs="Consolas"/>
            <w:color w:val="000000"/>
            <w:sz w:val="18"/>
            <w:szCs w:val="18"/>
            <w:bdr w:val="none" w:sz="0" w:space="0" w:color="auto" w:frame="1"/>
          </w:rPr>
          <w:t>  </w:t>
        </w:r>
      </w:ins>
    </w:p>
    <w:p w14:paraId="3C87A428"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11" w:author="Benjamin Pannell" w:date="2014-10-20T13:44:00Z"/>
          <w:rFonts w:ascii="Consolas" w:hAnsi="Consolas" w:cs="Consolas"/>
          <w:color w:val="5C5C5C"/>
          <w:sz w:val="18"/>
          <w:szCs w:val="18"/>
        </w:rPr>
      </w:pPr>
      <w:ins w:id="491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w:t>
        </w:r>
      </w:ins>
    </w:p>
    <w:p w14:paraId="3AB16BD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13" w:author="Benjamin Pannell" w:date="2014-10-20T13:44:00Z"/>
          <w:rFonts w:ascii="Consolas" w:hAnsi="Consolas" w:cs="Consolas"/>
          <w:color w:val="5C5C5C"/>
          <w:sz w:val="18"/>
          <w:szCs w:val="18"/>
        </w:rPr>
      </w:pPr>
      <w:ins w:id="491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0;  </w:t>
        </w:r>
      </w:ins>
    </w:p>
    <w:p w14:paraId="43832B1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15" w:author="Benjamin Pannell" w:date="2014-10-20T13:44:00Z"/>
          <w:rFonts w:ascii="Consolas" w:hAnsi="Consolas" w:cs="Consolas"/>
          <w:color w:val="5C5C5C"/>
          <w:sz w:val="18"/>
          <w:szCs w:val="18"/>
        </w:rPr>
      </w:pPr>
      <w:ins w:id="4916"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1A18E13B"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17" w:author="Benjamin Pannell" w:date="2014-10-20T13:44:00Z"/>
          <w:rFonts w:ascii="Consolas" w:hAnsi="Consolas" w:cs="Consolas"/>
          <w:color w:val="5C5C5C"/>
          <w:sz w:val="18"/>
          <w:szCs w:val="18"/>
        </w:rPr>
      </w:pPr>
      <w:ins w:id="4918" w:author="Benjamin Pannell" w:date="2014-10-20T13:44:00Z">
        <w:r>
          <w:rPr>
            <w:rFonts w:ascii="Consolas" w:hAnsi="Consolas" w:cs="Consolas"/>
            <w:color w:val="000000"/>
            <w:sz w:val="18"/>
            <w:szCs w:val="18"/>
            <w:bdr w:val="none" w:sz="0" w:space="0" w:color="auto" w:frame="1"/>
          </w:rPr>
          <w:t>    },  </w:t>
        </w:r>
      </w:ins>
    </w:p>
    <w:p w14:paraId="47856009"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19" w:author="Benjamin Pannell" w:date="2014-10-20T13:44:00Z"/>
          <w:rFonts w:ascii="Consolas" w:hAnsi="Consolas" w:cs="Consolas"/>
          <w:color w:val="5C5C5C"/>
          <w:sz w:val="18"/>
          <w:szCs w:val="18"/>
        </w:rPr>
      </w:pPr>
      <w:ins w:id="4920" w:author="Benjamin Pannell" w:date="2014-10-20T13:44:00Z">
        <w:r>
          <w:rPr>
            <w:rFonts w:ascii="Consolas" w:hAnsi="Consolas" w:cs="Consolas"/>
            <w:color w:val="000000"/>
            <w:sz w:val="18"/>
            <w:szCs w:val="18"/>
            <w:bdr w:val="none" w:sz="0" w:space="0" w:color="auto" w:frame="1"/>
          </w:rPr>
          <w:t>    get ctrl() {  </w:t>
        </w:r>
      </w:ins>
    </w:p>
    <w:p w14:paraId="62C21DAC"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21" w:author="Benjamin Pannell" w:date="2014-10-20T13:44:00Z"/>
          <w:rFonts w:ascii="Consolas" w:hAnsi="Consolas" w:cs="Consolas"/>
          <w:color w:val="5C5C5C"/>
          <w:sz w:val="18"/>
          <w:szCs w:val="18"/>
        </w:rPr>
      </w:pPr>
      <w:ins w:id="4922"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keyCodes.modifiers.ctrl</w:t>
        </w:r>
        <w:proofErr w:type="spellEnd"/>
        <w:r>
          <w:rPr>
            <w:rFonts w:ascii="Consolas" w:hAnsi="Consolas" w:cs="Consolas"/>
            <w:color w:val="000000"/>
            <w:sz w:val="18"/>
            <w:szCs w:val="18"/>
            <w:bdr w:val="none" w:sz="0" w:space="0" w:color="auto" w:frame="1"/>
          </w:rPr>
          <w:t>;  </w:t>
        </w:r>
      </w:ins>
    </w:p>
    <w:p w14:paraId="4BF9389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23" w:author="Benjamin Pannell" w:date="2014-10-20T13:44:00Z"/>
          <w:rFonts w:ascii="Consolas" w:hAnsi="Consolas" w:cs="Consolas"/>
          <w:color w:val="5C5C5C"/>
          <w:sz w:val="18"/>
          <w:szCs w:val="18"/>
        </w:rPr>
      </w:pPr>
      <w:ins w:id="492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32FD8C7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25" w:author="Benjamin Pannell" w:date="2014-10-20T13:44:00Z"/>
          <w:rFonts w:ascii="Consolas" w:hAnsi="Consolas" w:cs="Consolas"/>
          <w:color w:val="5C5C5C"/>
          <w:sz w:val="18"/>
          <w:szCs w:val="18"/>
        </w:rPr>
      </w:pPr>
      <w:ins w:id="4926" w:author="Benjamin Pannell" w:date="2014-10-20T13:44:00Z">
        <w:r>
          <w:rPr>
            <w:rFonts w:ascii="Consolas" w:hAnsi="Consolas" w:cs="Consolas"/>
            <w:color w:val="000000"/>
            <w:sz w:val="18"/>
            <w:szCs w:val="18"/>
            <w:bdr w:val="none" w:sz="0" w:space="0" w:color="auto" w:frame="1"/>
          </w:rPr>
          <w:t>    },  </w:t>
        </w:r>
      </w:ins>
    </w:p>
    <w:p w14:paraId="4401A7BD"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27" w:author="Benjamin Pannell" w:date="2014-10-20T13:44:00Z"/>
          <w:rFonts w:ascii="Consolas" w:hAnsi="Consolas" w:cs="Consolas"/>
          <w:color w:val="5C5C5C"/>
          <w:sz w:val="18"/>
          <w:szCs w:val="18"/>
        </w:rPr>
      </w:pPr>
      <w:ins w:id="4928" w:author="Benjamin Pannell" w:date="2014-10-20T13:44:00Z">
        <w:r>
          <w:rPr>
            <w:rFonts w:ascii="Consolas" w:hAnsi="Consolas" w:cs="Consolas"/>
            <w:color w:val="000000"/>
            <w:sz w:val="18"/>
            <w:szCs w:val="18"/>
            <w:bdr w:val="none" w:sz="0" w:space="0" w:color="auto" w:frame="1"/>
          </w:rPr>
          <w:t>    get alt() {  </w:t>
        </w:r>
      </w:ins>
    </w:p>
    <w:p w14:paraId="0E8CCB97"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29" w:author="Benjamin Pannell" w:date="2014-10-20T13:44:00Z"/>
          <w:rFonts w:ascii="Consolas" w:hAnsi="Consolas" w:cs="Consolas"/>
          <w:color w:val="5C5C5C"/>
          <w:sz w:val="18"/>
          <w:szCs w:val="18"/>
        </w:rPr>
      </w:pPr>
      <w:ins w:id="4930"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keyCodes.modifiers.alt</w:t>
        </w:r>
        <w:proofErr w:type="spellEnd"/>
        <w:r>
          <w:rPr>
            <w:rFonts w:ascii="Consolas" w:hAnsi="Consolas" w:cs="Consolas"/>
            <w:color w:val="000000"/>
            <w:sz w:val="18"/>
            <w:szCs w:val="18"/>
            <w:bdr w:val="none" w:sz="0" w:space="0" w:color="auto" w:frame="1"/>
          </w:rPr>
          <w:t>;  </w:t>
        </w:r>
      </w:ins>
    </w:p>
    <w:p w14:paraId="4A6B0FB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31" w:author="Benjamin Pannell" w:date="2014-10-20T13:44:00Z"/>
          <w:rFonts w:ascii="Consolas" w:hAnsi="Consolas" w:cs="Consolas"/>
          <w:color w:val="5C5C5C"/>
          <w:sz w:val="18"/>
          <w:szCs w:val="18"/>
        </w:rPr>
      </w:pPr>
      <w:ins w:id="493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08477BC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33" w:author="Benjamin Pannell" w:date="2014-10-20T13:44:00Z"/>
          <w:rFonts w:ascii="Consolas" w:hAnsi="Consolas" w:cs="Consolas"/>
          <w:color w:val="5C5C5C"/>
          <w:sz w:val="18"/>
          <w:szCs w:val="18"/>
        </w:rPr>
      </w:pPr>
      <w:ins w:id="4934" w:author="Benjamin Pannell" w:date="2014-10-20T13:44:00Z">
        <w:r>
          <w:rPr>
            <w:rFonts w:ascii="Consolas" w:hAnsi="Consolas" w:cs="Consolas"/>
            <w:color w:val="000000"/>
            <w:sz w:val="18"/>
            <w:szCs w:val="18"/>
            <w:bdr w:val="none" w:sz="0" w:space="0" w:color="auto" w:frame="1"/>
          </w:rPr>
          <w:t>    },  </w:t>
        </w:r>
      </w:ins>
    </w:p>
    <w:p w14:paraId="3963A0D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35" w:author="Benjamin Pannell" w:date="2014-10-20T13:44:00Z"/>
          <w:rFonts w:ascii="Consolas" w:hAnsi="Consolas" w:cs="Consolas"/>
          <w:color w:val="5C5C5C"/>
          <w:sz w:val="18"/>
          <w:szCs w:val="18"/>
        </w:rPr>
      </w:pPr>
      <w:ins w:id="4936" w:author="Benjamin Pannell" w:date="2014-10-20T13:44:00Z">
        <w:r>
          <w:rPr>
            <w:rFonts w:ascii="Consolas" w:hAnsi="Consolas" w:cs="Consolas"/>
            <w:color w:val="000000"/>
            <w:sz w:val="18"/>
            <w:szCs w:val="18"/>
            <w:bdr w:val="none" w:sz="0" w:space="0" w:color="auto" w:frame="1"/>
          </w:rPr>
          <w:t>    get shift() {  </w:t>
        </w:r>
      </w:ins>
    </w:p>
    <w:p w14:paraId="3E1EFA87"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37" w:author="Benjamin Pannell" w:date="2014-10-20T13:44:00Z"/>
          <w:rFonts w:ascii="Consolas" w:hAnsi="Consolas" w:cs="Consolas"/>
          <w:color w:val="5C5C5C"/>
          <w:sz w:val="18"/>
          <w:szCs w:val="18"/>
        </w:rPr>
      </w:pPr>
      <w:ins w:id="493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keyCodes.modifiers.shift</w:t>
        </w:r>
        <w:proofErr w:type="spellEnd"/>
        <w:r>
          <w:rPr>
            <w:rFonts w:ascii="Consolas" w:hAnsi="Consolas" w:cs="Consolas"/>
            <w:color w:val="000000"/>
            <w:sz w:val="18"/>
            <w:szCs w:val="18"/>
            <w:bdr w:val="none" w:sz="0" w:space="0" w:color="auto" w:frame="1"/>
          </w:rPr>
          <w:t>;  </w:t>
        </w:r>
      </w:ins>
    </w:p>
    <w:p w14:paraId="457DE86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39" w:author="Benjamin Pannell" w:date="2014-10-20T13:44:00Z"/>
          <w:rFonts w:ascii="Consolas" w:hAnsi="Consolas" w:cs="Consolas"/>
          <w:color w:val="5C5C5C"/>
          <w:sz w:val="18"/>
          <w:szCs w:val="18"/>
        </w:rPr>
      </w:pPr>
      <w:ins w:id="494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0A48BB3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41" w:author="Benjamin Pannell" w:date="2014-10-20T13:44:00Z"/>
          <w:rFonts w:ascii="Consolas" w:hAnsi="Consolas" w:cs="Consolas"/>
          <w:color w:val="5C5C5C"/>
          <w:sz w:val="18"/>
          <w:szCs w:val="18"/>
        </w:rPr>
      </w:pPr>
      <w:ins w:id="4942" w:author="Benjamin Pannell" w:date="2014-10-20T13:44:00Z">
        <w:r>
          <w:rPr>
            <w:rFonts w:ascii="Consolas" w:hAnsi="Consolas" w:cs="Consolas"/>
            <w:color w:val="000000"/>
            <w:sz w:val="18"/>
            <w:szCs w:val="18"/>
            <w:bdr w:val="none" w:sz="0" w:space="0" w:color="auto" w:frame="1"/>
          </w:rPr>
          <w:t>    },  </w:t>
        </w:r>
      </w:ins>
    </w:p>
    <w:p w14:paraId="2341F422"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43" w:author="Benjamin Pannell" w:date="2014-10-20T13:44:00Z"/>
          <w:rFonts w:ascii="Consolas" w:hAnsi="Consolas" w:cs="Consolas"/>
          <w:color w:val="5C5C5C"/>
          <w:sz w:val="18"/>
          <w:szCs w:val="18"/>
        </w:rPr>
      </w:pPr>
      <w:ins w:id="4944" w:author="Benjamin Pannell" w:date="2014-10-20T13:44:00Z">
        <w:r>
          <w:rPr>
            <w:rFonts w:ascii="Consolas" w:hAnsi="Consolas" w:cs="Consolas"/>
            <w:color w:val="000000"/>
            <w:sz w:val="18"/>
            <w:szCs w:val="18"/>
            <w:bdr w:val="none" w:sz="0" w:space="0" w:color="auto" w:frame="1"/>
          </w:rPr>
          <w:t>    get </w:t>
        </w:r>
        <w:proofErr w:type="spellStart"/>
        <w:r>
          <w:rPr>
            <w:rFonts w:ascii="Consolas" w:hAnsi="Consolas" w:cs="Consolas"/>
            <w:color w:val="000000"/>
            <w:sz w:val="18"/>
            <w:szCs w:val="18"/>
            <w:bdr w:val="none" w:sz="0" w:space="0" w:color="auto" w:frame="1"/>
          </w:rPr>
          <w:t>releaseAll</w:t>
        </w:r>
        <w:proofErr w:type="spellEnd"/>
        <w:r>
          <w:rPr>
            <w:rFonts w:ascii="Consolas" w:hAnsi="Consolas" w:cs="Consolas"/>
            <w:color w:val="000000"/>
            <w:sz w:val="18"/>
            <w:szCs w:val="18"/>
            <w:bdr w:val="none" w:sz="0" w:space="0" w:color="auto" w:frame="1"/>
          </w:rPr>
          <w:t>() {  </w:t>
        </w:r>
      </w:ins>
    </w:p>
    <w:p w14:paraId="343F9212"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45" w:author="Benjamin Pannell" w:date="2014-10-20T13:44:00Z"/>
          <w:rFonts w:ascii="Consolas" w:hAnsi="Consolas" w:cs="Consolas"/>
          <w:color w:val="5C5C5C"/>
          <w:sz w:val="18"/>
          <w:szCs w:val="18"/>
        </w:rPr>
      </w:pPr>
      <w:ins w:id="494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w:t>
        </w:r>
        <w:proofErr w:type="spellEnd"/>
        <w:r>
          <w:rPr>
            <w:rFonts w:ascii="Consolas" w:hAnsi="Consolas" w:cs="Consolas"/>
            <w:color w:val="000000"/>
            <w:sz w:val="18"/>
            <w:szCs w:val="18"/>
            <w:bdr w:val="none" w:sz="0" w:space="0" w:color="auto" w:frame="1"/>
          </w:rPr>
          <w:t> = [];  </w:t>
        </w:r>
      </w:ins>
    </w:p>
    <w:p w14:paraId="05D38E9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47" w:author="Benjamin Pannell" w:date="2014-10-20T13:44:00Z"/>
          <w:rFonts w:ascii="Consolas" w:hAnsi="Consolas" w:cs="Consolas"/>
          <w:color w:val="5C5C5C"/>
          <w:sz w:val="18"/>
          <w:szCs w:val="18"/>
        </w:rPr>
      </w:pPr>
      <w:ins w:id="494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w:t>
        </w:r>
        <w:proofErr w:type="spellEnd"/>
        <w:r>
          <w:rPr>
            <w:rFonts w:ascii="Consolas" w:hAnsi="Consolas" w:cs="Consolas"/>
            <w:color w:val="000000"/>
            <w:sz w:val="18"/>
            <w:szCs w:val="18"/>
            <w:bdr w:val="none" w:sz="0" w:space="0" w:color="auto" w:frame="1"/>
          </w:rPr>
          <w:t> = 0;  </w:t>
        </w:r>
      </w:ins>
    </w:p>
    <w:p w14:paraId="2011E65D"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49" w:author="Benjamin Pannell" w:date="2014-10-20T13:44:00Z"/>
          <w:rFonts w:ascii="Consolas" w:hAnsi="Consolas" w:cs="Consolas"/>
          <w:color w:val="5C5C5C"/>
          <w:sz w:val="18"/>
          <w:szCs w:val="18"/>
        </w:rPr>
      </w:pPr>
      <w:ins w:id="4950"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w:t>
        </w:r>
        <w:proofErr w:type="spellEnd"/>
        <w:r>
          <w:rPr>
            <w:rFonts w:ascii="Consolas" w:hAnsi="Consolas" w:cs="Consolas"/>
            <w:color w:val="000000"/>
            <w:sz w:val="18"/>
            <w:szCs w:val="18"/>
            <w:bdr w:val="none" w:sz="0" w:space="0" w:color="auto" w:frame="1"/>
          </w:rPr>
          <w:t> = 0;  </w:t>
        </w:r>
      </w:ins>
    </w:p>
    <w:p w14:paraId="69BF376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51" w:author="Benjamin Pannell" w:date="2014-10-20T13:44:00Z"/>
          <w:rFonts w:ascii="Consolas" w:hAnsi="Consolas" w:cs="Consolas"/>
          <w:color w:val="5C5C5C"/>
          <w:sz w:val="18"/>
          <w:szCs w:val="18"/>
        </w:rPr>
      </w:pPr>
      <w:ins w:id="495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67BD5E6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53" w:author="Benjamin Pannell" w:date="2014-10-20T13:44:00Z"/>
          <w:rFonts w:ascii="Consolas" w:hAnsi="Consolas" w:cs="Consolas"/>
          <w:color w:val="5C5C5C"/>
          <w:sz w:val="18"/>
          <w:szCs w:val="18"/>
        </w:rPr>
      </w:pPr>
      <w:ins w:id="4954" w:author="Benjamin Pannell" w:date="2014-10-20T13:44:00Z">
        <w:r>
          <w:rPr>
            <w:rFonts w:ascii="Consolas" w:hAnsi="Consolas" w:cs="Consolas"/>
            <w:color w:val="000000"/>
            <w:sz w:val="18"/>
            <w:szCs w:val="18"/>
            <w:bdr w:val="none" w:sz="0" w:space="0" w:color="auto" w:frame="1"/>
          </w:rPr>
          <w:t>    }  </w:t>
        </w:r>
      </w:ins>
    </w:p>
    <w:p w14:paraId="66DB9C83"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55" w:author="Benjamin Pannell" w:date="2014-10-20T13:44:00Z"/>
          <w:rFonts w:ascii="Consolas" w:hAnsi="Consolas" w:cs="Consolas"/>
          <w:color w:val="5C5C5C"/>
          <w:sz w:val="18"/>
          <w:szCs w:val="18"/>
        </w:rPr>
      </w:pPr>
      <w:ins w:id="4956" w:author="Benjamin Pannell" w:date="2014-10-20T13:44:00Z">
        <w:r>
          <w:rPr>
            <w:rFonts w:ascii="Consolas" w:hAnsi="Consolas" w:cs="Consolas"/>
            <w:color w:val="000000"/>
            <w:sz w:val="18"/>
            <w:szCs w:val="18"/>
            <w:bdr w:val="none" w:sz="0" w:space="0" w:color="auto" w:frame="1"/>
          </w:rPr>
          <w:t>};  </w:t>
        </w:r>
      </w:ins>
    </w:p>
    <w:p w14:paraId="12103A8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57" w:author="Benjamin Pannell" w:date="2014-10-20T13:44:00Z"/>
          <w:rFonts w:ascii="Consolas" w:hAnsi="Consolas" w:cs="Consolas"/>
          <w:color w:val="5C5C5C"/>
          <w:sz w:val="18"/>
          <w:szCs w:val="18"/>
        </w:rPr>
      </w:pPr>
      <w:ins w:id="4958" w:author="Benjamin Pannell" w:date="2014-10-20T13:44:00Z">
        <w:r>
          <w:rPr>
            <w:rFonts w:ascii="Consolas" w:hAnsi="Consolas" w:cs="Consolas"/>
            <w:color w:val="000000"/>
            <w:sz w:val="18"/>
            <w:szCs w:val="18"/>
            <w:bdr w:val="none" w:sz="0" w:space="0" w:color="auto" w:frame="1"/>
          </w:rPr>
          <w:t>  </w:t>
        </w:r>
      </w:ins>
    </w:p>
    <w:p w14:paraId="13A277A8"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59" w:author="Benjamin Pannell" w:date="2014-10-20T13:44:00Z"/>
          <w:rFonts w:ascii="Consolas" w:hAnsi="Consolas" w:cs="Consolas"/>
          <w:color w:val="5C5C5C"/>
          <w:sz w:val="18"/>
          <w:szCs w:val="18"/>
        </w:rPr>
      </w:pPr>
      <w:proofErr w:type="spellStart"/>
      <w:ins w:id="4960" w:author="Benjamin Pannell" w:date="2014-10-20T13:44:00Z">
        <w:r>
          <w:rPr>
            <w:rFonts w:ascii="Consolas" w:hAnsi="Consolas" w:cs="Consolas"/>
            <w:color w:val="000000"/>
            <w:sz w:val="18"/>
            <w:szCs w:val="18"/>
            <w:bdr w:val="none" w:sz="0" w:space="0" w:color="auto" w:frame="1"/>
          </w:rPr>
          <w:t>Keyboard.prototype.queueUpdate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5AD5325C"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61" w:author="Benjamin Pannell" w:date="2014-10-20T13:44:00Z"/>
          <w:rFonts w:ascii="Consolas" w:hAnsi="Consolas" w:cs="Consolas"/>
          <w:color w:val="5C5C5C"/>
          <w:sz w:val="18"/>
          <w:szCs w:val="18"/>
        </w:rPr>
      </w:pPr>
      <w:ins w:id="496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w:t>
        </w:r>
      </w:ins>
    </w:p>
    <w:p w14:paraId="3FF9D47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63" w:author="Benjamin Pannell" w:date="2014-10-20T13:44:00Z"/>
          <w:rFonts w:ascii="Consolas" w:hAnsi="Consolas" w:cs="Consolas"/>
          <w:color w:val="5C5C5C"/>
          <w:sz w:val="18"/>
          <w:szCs w:val="18"/>
        </w:rPr>
      </w:pPr>
      <w:ins w:id="496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setTimeout</w:t>
        </w:r>
        <w:proofErr w:type="spellEnd"/>
        <w:r>
          <w:rPr>
            <w:rFonts w:ascii="Consolas" w:hAnsi="Consolas" w:cs="Consolas"/>
            <w:color w:val="000000"/>
            <w:sz w:val="18"/>
            <w:szCs w:val="18"/>
            <w:bdr w:val="none" w:sz="0" w:space="0" w:color="auto" w:frame="1"/>
          </w:rPr>
          <w: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6E58489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65" w:author="Benjamin Pannell" w:date="2014-10-20T13:44:00Z"/>
          <w:rFonts w:ascii="Consolas" w:hAnsi="Consolas" w:cs="Consolas"/>
          <w:color w:val="5C5C5C"/>
          <w:sz w:val="18"/>
          <w:szCs w:val="18"/>
        </w:rPr>
      </w:pPr>
      <w:ins w:id="496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4BE5E2F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67" w:author="Benjamin Pannell" w:date="2014-10-20T13:44:00Z"/>
          <w:rFonts w:ascii="Consolas" w:hAnsi="Consolas" w:cs="Consolas"/>
          <w:color w:val="5C5C5C"/>
          <w:sz w:val="18"/>
          <w:szCs w:val="18"/>
        </w:rPr>
      </w:pPr>
      <w:ins w:id="4968" w:author="Benjamin Pannell" w:date="2014-10-20T13:44:00Z">
        <w:r>
          <w:rPr>
            <w:rFonts w:ascii="Consolas" w:hAnsi="Consolas" w:cs="Consolas"/>
            <w:color w:val="000000"/>
            <w:sz w:val="18"/>
            <w:szCs w:val="18"/>
            <w:bdr w:val="none" w:sz="0" w:space="0" w:color="auto" w:frame="1"/>
          </w:rPr>
          <w:lastRenderedPageBreak/>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.now</w:t>
        </w:r>
        <w:proofErr w:type="spellEnd"/>
        <w:r>
          <w:rPr>
            <w:rFonts w:ascii="Consolas" w:hAnsi="Consolas" w:cs="Consolas"/>
            <w:color w:val="000000"/>
            <w:sz w:val="18"/>
            <w:szCs w:val="18"/>
            <w:bdr w:val="none" w:sz="0" w:space="0" w:color="auto" w:frame="1"/>
          </w:rPr>
          <w:t>();  </w:t>
        </w:r>
      </w:ins>
    </w:p>
    <w:p w14:paraId="4D41A97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69" w:author="Benjamin Pannell" w:date="2014-10-20T13:44:00Z"/>
          <w:rFonts w:ascii="Consolas" w:hAnsi="Consolas" w:cs="Consolas"/>
          <w:color w:val="5C5C5C"/>
          <w:sz w:val="18"/>
          <w:szCs w:val="18"/>
        </w:rPr>
      </w:pPr>
      <w:ins w:id="4970" w:author="Benjamin Pannell" w:date="2014-10-20T13:44: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ins>
    </w:p>
    <w:p w14:paraId="6B0E7AB0"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71" w:author="Benjamin Pannell" w:date="2014-10-20T13:44:00Z"/>
          <w:rFonts w:ascii="Consolas" w:hAnsi="Consolas" w:cs="Consolas"/>
          <w:color w:val="5C5C5C"/>
          <w:sz w:val="18"/>
          <w:szCs w:val="18"/>
        </w:rPr>
      </w:pPr>
      <w:ins w:id="497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2585B0F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73" w:author="Benjamin Pannell" w:date="2014-10-20T13:44:00Z"/>
          <w:rFonts w:ascii="Consolas" w:hAnsi="Consolas" w:cs="Consolas"/>
          <w:color w:val="5C5C5C"/>
          <w:sz w:val="18"/>
          <w:szCs w:val="18"/>
        </w:rPr>
      </w:pPr>
      <w:ins w:id="4974" w:author="Benjamin Pannell" w:date="2014-10-20T13:44:00Z">
        <w:r>
          <w:rPr>
            <w:rFonts w:ascii="Consolas" w:hAnsi="Consolas" w:cs="Consolas"/>
            <w:color w:val="000000"/>
            <w:sz w:val="18"/>
            <w:szCs w:val="18"/>
            <w:bdr w:val="none" w:sz="0" w:space="0" w:color="auto" w:frame="1"/>
          </w:rPr>
          <w:t>};  </w:t>
        </w:r>
      </w:ins>
    </w:p>
    <w:p w14:paraId="14E1E2E6"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75" w:author="Benjamin Pannell" w:date="2014-10-20T13:44:00Z"/>
          <w:rFonts w:ascii="Consolas" w:hAnsi="Consolas" w:cs="Consolas"/>
          <w:color w:val="5C5C5C"/>
          <w:sz w:val="18"/>
          <w:szCs w:val="18"/>
        </w:rPr>
      </w:pPr>
      <w:ins w:id="4976" w:author="Benjamin Pannell" w:date="2014-10-20T13:44:00Z">
        <w:r>
          <w:rPr>
            <w:rFonts w:ascii="Consolas" w:hAnsi="Consolas" w:cs="Consolas"/>
            <w:color w:val="000000"/>
            <w:sz w:val="18"/>
            <w:szCs w:val="18"/>
            <w:bdr w:val="none" w:sz="0" w:space="0" w:color="auto" w:frame="1"/>
          </w:rPr>
          <w:t>  </w:t>
        </w:r>
      </w:ins>
    </w:p>
    <w:p w14:paraId="38CA40C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77" w:author="Benjamin Pannell" w:date="2014-10-20T13:44:00Z"/>
          <w:rFonts w:ascii="Consolas" w:hAnsi="Consolas" w:cs="Consolas"/>
          <w:color w:val="5C5C5C"/>
          <w:sz w:val="18"/>
          <w:szCs w:val="18"/>
        </w:rPr>
      </w:pPr>
      <w:proofErr w:type="spellStart"/>
      <w:ins w:id="4978" w:author="Benjamin Pannell" w:date="2014-10-20T13:44:00Z">
        <w:r>
          <w:rPr>
            <w:rFonts w:ascii="Consolas" w:hAnsi="Consolas" w:cs="Consolas"/>
            <w:color w:val="000000"/>
            <w:sz w:val="18"/>
            <w:szCs w:val="18"/>
            <w:bdr w:val="none" w:sz="0" w:space="0" w:color="auto" w:frame="1"/>
          </w:rPr>
          <w:t>Keyboard.prototype.press</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ins>
    </w:p>
    <w:p w14:paraId="42233CF3"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79" w:author="Benjamin Pannell" w:date="2014-10-20T13:44:00Z"/>
          <w:rFonts w:ascii="Consolas" w:hAnsi="Consolas" w:cs="Consolas"/>
          <w:color w:val="5C5C5C"/>
          <w:sz w:val="18"/>
          <w:szCs w:val="18"/>
        </w:rPr>
      </w:pPr>
      <w:ins w:id="498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(keys))  </w:t>
        </w:r>
      </w:ins>
    </w:p>
    <w:p w14:paraId="5CE6146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81" w:author="Benjamin Pannell" w:date="2014-10-20T13:44:00Z"/>
          <w:rFonts w:ascii="Consolas" w:hAnsi="Consolas" w:cs="Consolas"/>
          <w:color w:val="5C5C5C"/>
          <w:sz w:val="18"/>
          <w:szCs w:val="18"/>
        </w:rPr>
      </w:pPr>
      <w:ins w:id="4982" w:author="Benjamin Pannell" w:date="2014-10-20T13:44:00Z">
        <w:r>
          <w:rPr>
            <w:rFonts w:ascii="Consolas" w:hAnsi="Consolas" w:cs="Consolas"/>
            <w:color w:val="000000"/>
            <w:sz w:val="18"/>
            <w:szCs w:val="18"/>
            <w:bdr w:val="none" w:sz="0" w:space="0" w:color="auto" w:frame="1"/>
          </w:rPr>
          <w:t>        keys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01A8F93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83" w:author="Benjamin Pannell" w:date="2014-10-20T13:44:00Z"/>
          <w:rFonts w:ascii="Consolas" w:hAnsi="Consolas" w:cs="Consolas"/>
          <w:color w:val="5C5C5C"/>
          <w:sz w:val="18"/>
          <w:szCs w:val="18"/>
        </w:rPr>
      </w:pPr>
      <w:ins w:id="498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keys.length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4A6CEE32"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85" w:author="Benjamin Pannell" w:date="2014-10-20T13:44:00Z"/>
          <w:rFonts w:ascii="Consolas" w:hAnsi="Consolas" w:cs="Consolas"/>
          <w:color w:val="5C5C5C"/>
          <w:sz w:val="18"/>
          <w:szCs w:val="18"/>
        </w:rPr>
      </w:pPr>
      <w:ins w:id="4986"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w:t>
        </w:r>
        <w:proofErr w:type="spellEnd"/>
        <w:r>
          <w:rPr>
            <w:rFonts w:ascii="Consolas" w:hAnsi="Consolas" w:cs="Consolas"/>
            <w:color w:val="000000"/>
            <w:sz w:val="18"/>
            <w:szCs w:val="18"/>
            <w:bdr w:val="none" w:sz="0" w:space="0" w:color="auto" w:frame="1"/>
          </w:rPr>
          <w:t>(keys[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4FFAD7B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87" w:author="Benjamin Pannell" w:date="2014-10-20T13:44:00Z"/>
          <w:rFonts w:ascii="Consolas" w:hAnsi="Consolas" w:cs="Consolas"/>
          <w:color w:val="5C5C5C"/>
          <w:sz w:val="18"/>
          <w:szCs w:val="18"/>
        </w:rPr>
      </w:pPr>
      <w:ins w:id="498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.activeKeys.push</w:t>
        </w:r>
        <w:proofErr w:type="spellEnd"/>
        <w:r>
          <w:rPr>
            <w:rFonts w:ascii="Consolas" w:hAnsi="Consolas" w:cs="Consolas"/>
            <w:color w:val="000000"/>
            <w:sz w:val="18"/>
            <w:szCs w:val="18"/>
            <w:bdr w:val="none" w:sz="0" w:space="0" w:color="auto" w:frame="1"/>
          </w:rPr>
          <w:t>(keys[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653388AF"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89" w:author="Benjamin Pannell" w:date="2014-10-20T13:44:00Z"/>
          <w:rFonts w:ascii="Consolas" w:hAnsi="Consolas" w:cs="Consolas"/>
          <w:color w:val="5C5C5C"/>
          <w:sz w:val="18"/>
          <w:szCs w:val="18"/>
        </w:rPr>
      </w:pPr>
      <w:ins w:id="499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w:t>
        </w:r>
        <w:proofErr w:type="spellEnd"/>
        <w:r>
          <w:rPr>
            <w:rFonts w:ascii="Consolas" w:hAnsi="Consolas" w:cs="Consolas"/>
            <w:color w:val="000000"/>
            <w:sz w:val="18"/>
            <w:szCs w:val="18"/>
            <w:bdr w:val="none" w:sz="0" w:space="0" w:color="auto" w:frame="1"/>
          </w:rPr>
          <w:t> &gt; 6)  </w:t>
        </w:r>
      </w:ins>
    </w:p>
    <w:p w14:paraId="050F9AAA"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91" w:author="Benjamin Pannell" w:date="2014-10-20T13:44:00Z"/>
          <w:rFonts w:ascii="Consolas" w:hAnsi="Consolas" w:cs="Consolas"/>
          <w:color w:val="5C5C5C"/>
          <w:sz w:val="18"/>
          <w:szCs w:val="18"/>
        </w:rPr>
      </w:pPr>
      <w:ins w:id="499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- 6);  </w:t>
        </w:r>
      </w:ins>
    </w:p>
    <w:p w14:paraId="42AD0D4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93" w:author="Benjamin Pannell" w:date="2014-10-20T13:44:00Z"/>
          <w:rFonts w:ascii="Consolas" w:hAnsi="Consolas" w:cs="Consolas"/>
          <w:color w:val="5C5C5C"/>
          <w:sz w:val="18"/>
          <w:szCs w:val="18"/>
        </w:rPr>
      </w:pPr>
      <w:ins w:id="4994" w:author="Benjamin Pannell" w:date="2014-10-20T13:44:00Z">
        <w:r>
          <w:rPr>
            <w:rFonts w:ascii="Consolas" w:hAnsi="Consolas" w:cs="Consolas"/>
            <w:color w:val="000000"/>
            <w:sz w:val="18"/>
            <w:szCs w:val="18"/>
            <w:bdr w:val="none" w:sz="0" w:space="0" w:color="auto" w:frame="1"/>
          </w:rPr>
          <w:t>  </w:t>
        </w:r>
      </w:ins>
    </w:p>
    <w:p w14:paraId="03E23183"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95" w:author="Benjamin Pannell" w:date="2014-10-20T13:44:00Z"/>
          <w:rFonts w:ascii="Consolas" w:hAnsi="Consolas" w:cs="Consolas"/>
          <w:color w:val="5C5C5C"/>
          <w:sz w:val="18"/>
          <w:szCs w:val="18"/>
        </w:rPr>
      </w:pPr>
      <w:ins w:id="499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1792193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4997" w:author="Benjamin Pannell" w:date="2014-10-20T13:44:00Z"/>
          <w:rFonts w:ascii="Consolas" w:hAnsi="Consolas" w:cs="Consolas"/>
          <w:color w:val="5C5C5C"/>
          <w:sz w:val="18"/>
          <w:szCs w:val="18"/>
        </w:rPr>
      </w:pPr>
      <w:ins w:id="499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5ADE871B"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4999" w:author="Benjamin Pannell" w:date="2014-10-20T13:44:00Z"/>
          <w:rFonts w:ascii="Consolas" w:hAnsi="Consolas" w:cs="Consolas"/>
          <w:color w:val="5C5C5C"/>
          <w:sz w:val="18"/>
          <w:szCs w:val="18"/>
        </w:rPr>
      </w:pPr>
      <w:ins w:id="5000" w:author="Benjamin Pannell" w:date="2014-10-20T13:44:00Z">
        <w:r>
          <w:rPr>
            <w:rFonts w:ascii="Consolas" w:hAnsi="Consolas" w:cs="Consolas"/>
            <w:color w:val="000000"/>
            <w:sz w:val="18"/>
            <w:szCs w:val="18"/>
            <w:bdr w:val="none" w:sz="0" w:space="0" w:color="auto" w:frame="1"/>
          </w:rPr>
          <w:t>};  </w:t>
        </w:r>
      </w:ins>
    </w:p>
    <w:p w14:paraId="25F20A2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01" w:author="Benjamin Pannell" w:date="2014-10-20T13:44:00Z"/>
          <w:rFonts w:ascii="Consolas" w:hAnsi="Consolas" w:cs="Consolas"/>
          <w:color w:val="5C5C5C"/>
          <w:sz w:val="18"/>
          <w:szCs w:val="18"/>
        </w:rPr>
      </w:pPr>
      <w:ins w:id="5002" w:author="Benjamin Pannell" w:date="2014-10-20T13:44:00Z">
        <w:r>
          <w:rPr>
            <w:rFonts w:ascii="Consolas" w:hAnsi="Consolas" w:cs="Consolas"/>
            <w:color w:val="000000"/>
            <w:sz w:val="18"/>
            <w:szCs w:val="18"/>
            <w:bdr w:val="none" w:sz="0" w:space="0" w:color="auto" w:frame="1"/>
          </w:rPr>
          <w:t>  </w:t>
        </w:r>
      </w:ins>
    </w:p>
    <w:p w14:paraId="517B360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03" w:author="Benjamin Pannell" w:date="2014-10-20T13:44:00Z"/>
          <w:rFonts w:ascii="Consolas" w:hAnsi="Consolas" w:cs="Consolas"/>
          <w:color w:val="5C5C5C"/>
          <w:sz w:val="18"/>
          <w:szCs w:val="18"/>
        </w:rPr>
      </w:pPr>
      <w:proofErr w:type="spellStart"/>
      <w:ins w:id="5004" w:author="Benjamin Pannell" w:date="2014-10-20T13:44:00Z">
        <w:r>
          <w:rPr>
            <w:rFonts w:ascii="Consolas" w:hAnsi="Consolas" w:cs="Consolas"/>
            <w:color w:val="000000"/>
            <w:sz w:val="18"/>
            <w:szCs w:val="18"/>
            <w:bdr w:val="none" w:sz="0" w:space="0" w:color="auto" w:frame="1"/>
          </w:rPr>
          <w:t>Keyboard.prototype.release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ins>
    </w:p>
    <w:p w14:paraId="7ED3B00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05" w:author="Benjamin Pannell" w:date="2014-10-20T13:44:00Z"/>
          <w:rFonts w:ascii="Consolas" w:hAnsi="Consolas" w:cs="Consolas"/>
          <w:color w:val="5C5C5C"/>
          <w:sz w:val="18"/>
          <w:szCs w:val="18"/>
        </w:rPr>
      </w:pPr>
      <w:ins w:id="5006"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(keys))  </w:t>
        </w:r>
      </w:ins>
    </w:p>
    <w:p w14:paraId="1A1523C9"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07" w:author="Benjamin Pannell" w:date="2014-10-20T13:44:00Z"/>
          <w:rFonts w:ascii="Consolas" w:hAnsi="Consolas" w:cs="Consolas"/>
          <w:color w:val="5C5C5C"/>
          <w:sz w:val="18"/>
          <w:szCs w:val="18"/>
        </w:rPr>
      </w:pPr>
      <w:ins w:id="5008" w:author="Benjamin Pannell" w:date="2014-10-20T13:44:00Z">
        <w:r>
          <w:rPr>
            <w:rFonts w:ascii="Consolas" w:hAnsi="Consolas" w:cs="Consolas"/>
            <w:color w:val="000000"/>
            <w:sz w:val="18"/>
            <w:szCs w:val="18"/>
            <w:bdr w:val="none" w:sz="0" w:space="0" w:color="auto" w:frame="1"/>
          </w:rPr>
          <w:t>        keys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380A99AE"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09" w:author="Benjamin Pannell" w:date="2014-10-20T13:44:00Z"/>
          <w:rFonts w:ascii="Consolas" w:hAnsi="Consolas" w:cs="Consolas"/>
          <w:color w:val="5C5C5C"/>
          <w:sz w:val="18"/>
          <w:szCs w:val="18"/>
        </w:rPr>
      </w:pPr>
      <w:ins w:id="501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keys.length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09B682E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11" w:author="Benjamin Pannell" w:date="2014-10-20T13:44:00Z"/>
          <w:rFonts w:ascii="Consolas" w:hAnsi="Consolas" w:cs="Consolas"/>
          <w:color w:val="5C5C5C"/>
          <w:sz w:val="18"/>
          <w:szCs w:val="18"/>
        </w:rPr>
      </w:pPr>
      <w:ins w:id="501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w:t>
        </w:r>
        <w:proofErr w:type="spellEnd"/>
        <w:r>
          <w:rPr>
            <w:rFonts w:ascii="Consolas" w:hAnsi="Consolas" w:cs="Consolas"/>
            <w:color w:val="000000"/>
            <w:sz w:val="18"/>
            <w:szCs w:val="18"/>
            <w:bdr w:val="none" w:sz="0" w:space="0" w:color="auto" w:frame="1"/>
          </w:rPr>
          <w:t>(keys[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39C79CF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13" w:author="Benjamin Pannell" w:date="2014-10-20T13:44:00Z"/>
          <w:rFonts w:ascii="Consolas" w:hAnsi="Consolas" w:cs="Consolas"/>
          <w:color w:val="5C5C5C"/>
          <w:sz w:val="18"/>
          <w:szCs w:val="18"/>
        </w:rPr>
      </w:pPr>
      <w:ins w:id="501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.activeKeys.splice(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1);  </w:t>
        </w:r>
      </w:ins>
    </w:p>
    <w:p w14:paraId="39DDCEE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15" w:author="Benjamin Pannell" w:date="2014-10-20T13:44:00Z"/>
          <w:rFonts w:ascii="Consolas" w:hAnsi="Consolas" w:cs="Consolas"/>
          <w:color w:val="5C5C5C"/>
          <w:sz w:val="18"/>
          <w:szCs w:val="18"/>
        </w:rPr>
      </w:pPr>
      <w:ins w:id="5016" w:author="Benjamin Pannell" w:date="2014-10-20T13:44:00Z">
        <w:r>
          <w:rPr>
            <w:rFonts w:ascii="Consolas" w:hAnsi="Consolas" w:cs="Consolas"/>
            <w:color w:val="000000"/>
            <w:sz w:val="18"/>
            <w:szCs w:val="18"/>
            <w:bdr w:val="none" w:sz="0" w:space="0" w:color="auto" w:frame="1"/>
          </w:rPr>
          <w:t>  </w:t>
        </w:r>
      </w:ins>
    </w:p>
    <w:p w14:paraId="0D566017"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17" w:author="Benjamin Pannell" w:date="2014-10-20T13:44:00Z"/>
          <w:rFonts w:ascii="Consolas" w:hAnsi="Consolas" w:cs="Consolas"/>
          <w:color w:val="5C5C5C"/>
          <w:sz w:val="18"/>
          <w:szCs w:val="18"/>
        </w:rPr>
      </w:pPr>
      <w:ins w:id="501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45B0F75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19" w:author="Benjamin Pannell" w:date="2014-10-20T13:44:00Z"/>
          <w:rFonts w:ascii="Consolas" w:hAnsi="Consolas" w:cs="Consolas"/>
          <w:color w:val="5C5C5C"/>
          <w:sz w:val="18"/>
          <w:szCs w:val="18"/>
        </w:rPr>
      </w:pPr>
      <w:ins w:id="502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310EC70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21" w:author="Benjamin Pannell" w:date="2014-10-20T13:44:00Z"/>
          <w:rFonts w:ascii="Consolas" w:hAnsi="Consolas" w:cs="Consolas"/>
          <w:color w:val="5C5C5C"/>
          <w:sz w:val="18"/>
          <w:szCs w:val="18"/>
        </w:rPr>
      </w:pPr>
      <w:ins w:id="5022" w:author="Benjamin Pannell" w:date="2014-10-20T13:44:00Z">
        <w:r>
          <w:rPr>
            <w:rFonts w:ascii="Consolas" w:hAnsi="Consolas" w:cs="Consolas"/>
            <w:color w:val="000000"/>
            <w:sz w:val="18"/>
            <w:szCs w:val="18"/>
            <w:bdr w:val="none" w:sz="0" w:space="0" w:color="auto" w:frame="1"/>
          </w:rPr>
          <w:t>};  </w:t>
        </w:r>
      </w:ins>
    </w:p>
    <w:p w14:paraId="1EF58D3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23" w:author="Benjamin Pannell" w:date="2014-10-20T13:44:00Z"/>
          <w:rFonts w:ascii="Consolas" w:hAnsi="Consolas" w:cs="Consolas"/>
          <w:color w:val="5C5C5C"/>
          <w:sz w:val="18"/>
          <w:szCs w:val="18"/>
        </w:rPr>
      </w:pPr>
      <w:ins w:id="5024" w:author="Benjamin Pannell" w:date="2014-10-20T13:44:00Z">
        <w:r>
          <w:rPr>
            <w:rFonts w:ascii="Consolas" w:hAnsi="Consolas" w:cs="Consolas"/>
            <w:color w:val="000000"/>
            <w:sz w:val="18"/>
            <w:szCs w:val="18"/>
            <w:bdr w:val="none" w:sz="0" w:space="0" w:color="auto" w:frame="1"/>
          </w:rPr>
          <w:t>  </w:t>
        </w:r>
      </w:ins>
    </w:p>
    <w:p w14:paraId="4D3749A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25" w:author="Benjamin Pannell" w:date="2014-10-20T13:44:00Z"/>
          <w:rFonts w:ascii="Consolas" w:hAnsi="Consolas" w:cs="Consolas"/>
          <w:color w:val="5C5C5C"/>
          <w:sz w:val="18"/>
          <w:szCs w:val="18"/>
        </w:rPr>
      </w:pPr>
      <w:proofErr w:type="spellStart"/>
      <w:ins w:id="5026" w:author="Benjamin Pannell" w:date="2014-10-20T13:44:00Z">
        <w:r>
          <w:rPr>
            <w:rFonts w:ascii="Consolas" w:hAnsi="Consolas" w:cs="Consolas"/>
            <w:color w:val="000000"/>
            <w:sz w:val="18"/>
            <w:szCs w:val="18"/>
            <w:bdr w:val="none" w:sz="0" w:space="0" w:color="auto" w:frame="1"/>
          </w:rPr>
          <w:t>Keyboard.prototype.pressModifiers</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ins>
    </w:p>
    <w:p w14:paraId="5D106660"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27" w:author="Benjamin Pannell" w:date="2014-10-20T13:44:00Z"/>
          <w:rFonts w:ascii="Consolas" w:hAnsi="Consolas" w:cs="Consolas"/>
          <w:color w:val="5C5C5C"/>
          <w:sz w:val="18"/>
          <w:szCs w:val="18"/>
        </w:rPr>
      </w:pPr>
      <w:ins w:id="502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(modifiers))  </w:t>
        </w:r>
      </w:ins>
    </w:p>
    <w:p w14:paraId="5934564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29" w:author="Benjamin Pannell" w:date="2014-10-20T13:44:00Z"/>
          <w:rFonts w:ascii="Consolas" w:hAnsi="Consolas" w:cs="Consolas"/>
          <w:color w:val="5C5C5C"/>
          <w:sz w:val="18"/>
          <w:szCs w:val="18"/>
        </w:rPr>
      </w:pPr>
      <w:ins w:id="5030" w:author="Benjamin Pannell" w:date="2014-10-20T13:44:00Z">
        <w:r>
          <w:rPr>
            <w:rFonts w:ascii="Consolas" w:hAnsi="Consolas" w:cs="Consolas"/>
            <w:color w:val="000000"/>
            <w:sz w:val="18"/>
            <w:szCs w:val="18"/>
            <w:bdr w:val="none" w:sz="0" w:space="0" w:color="auto" w:frame="1"/>
          </w:rPr>
          <w:t>        modifiers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47DDCC3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31" w:author="Benjamin Pannell" w:date="2014-10-20T13:44:00Z"/>
          <w:rFonts w:ascii="Consolas" w:hAnsi="Consolas" w:cs="Consolas"/>
          <w:color w:val="5C5C5C"/>
          <w:sz w:val="18"/>
          <w:szCs w:val="18"/>
        </w:rPr>
      </w:pPr>
      <w:ins w:id="503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modifiers.length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22F104B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33" w:author="Benjamin Pannell" w:date="2014-10-20T13:44:00Z"/>
          <w:rFonts w:ascii="Consolas" w:hAnsi="Consolas" w:cs="Consolas"/>
          <w:color w:val="5C5C5C"/>
          <w:sz w:val="18"/>
          <w:szCs w:val="18"/>
        </w:rPr>
      </w:pPr>
      <w:ins w:id="503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w:t>
        </w:r>
        <w:proofErr w:type="spellEnd"/>
        <w:r>
          <w:rPr>
            <w:rFonts w:ascii="Consolas" w:hAnsi="Consolas" w:cs="Consolas"/>
            <w:color w:val="000000"/>
            <w:sz w:val="18"/>
            <w:szCs w:val="18"/>
            <w:bdr w:val="none" w:sz="0" w:space="0" w:color="auto" w:frame="1"/>
          </w:rPr>
          <w:t> |= modifiers[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134EE86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35" w:author="Benjamin Pannell" w:date="2014-10-20T13:44:00Z"/>
          <w:rFonts w:ascii="Consolas" w:hAnsi="Consolas" w:cs="Consolas"/>
          <w:color w:val="5C5C5C"/>
          <w:sz w:val="18"/>
          <w:szCs w:val="18"/>
        </w:rPr>
      </w:pPr>
      <w:ins w:id="5036" w:author="Benjamin Pannell" w:date="2014-10-20T13:44:00Z">
        <w:r>
          <w:rPr>
            <w:rFonts w:ascii="Consolas" w:hAnsi="Consolas" w:cs="Consolas"/>
            <w:color w:val="000000"/>
            <w:sz w:val="18"/>
            <w:szCs w:val="18"/>
            <w:bdr w:val="none" w:sz="0" w:space="0" w:color="auto" w:frame="1"/>
          </w:rPr>
          <w:t>  </w:t>
        </w:r>
      </w:ins>
    </w:p>
    <w:p w14:paraId="55367DED"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37" w:author="Benjamin Pannell" w:date="2014-10-20T13:44:00Z"/>
          <w:rFonts w:ascii="Consolas" w:hAnsi="Consolas" w:cs="Consolas"/>
          <w:color w:val="5C5C5C"/>
          <w:sz w:val="18"/>
          <w:szCs w:val="18"/>
        </w:rPr>
      </w:pPr>
      <w:ins w:id="5038"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2689C40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39" w:author="Benjamin Pannell" w:date="2014-10-20T13:44:00Z"/>
          <w:rFonts w:ascii="Consolas" w:hAnsi="Consolas" w:cs="Consolas"/>
          <w:color w:val="5C5C5C"/>
          <w:sz w:val="18"/>
          <w:szCs w:val="18"/>
        </w:rPr>
      </w:pPr>
      <w:ins w:id="504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0E319BE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41" w:author="Benjamin Pannell" w:date="2014-10-20T13:44:00Z"/>
          <w:rFonts w:ascii="Consolas" w:hAnsi="Consolas" w:cs="Consolas"/>
          <w:color w:val="5C5C5C"/>
          <w:sz w:val="18"/>
          <w:szCs w:val="18"/>
        </w:rPr>
      </w:pPr>
      <w:ins w:id="5042" w:author="Benjamin Pannell" w:date="2014-10-20T13:44:00Z">
        <w:r>
          <w:rPr>
            <w:rFonts w:ascii="Consolas" w:hAnsi="Consolas" w:cs="Consolas"/>
            <w:color w:val="000000"/>
            <w:sz w:val="18"/>
            <w:szCs w:val="18"/>
            <w:bdr w:val="none" w:sz="0" w:space="0" w:color="auto" w:frame="1"/>
          </w:rPr>
          <w:t>};  </w:t>
        </w:r>
      </w:ins>
    </w:p>
    <w:p w14:paraId="2036CD9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43" w:author="Benjamin Pannell" w:date="2014-10-20T13:44:00Z"/>
          <w:rFonts w:ascii="Consolas" w:hAnsi="Consolas" w:cs="Consolas"/>
          <w:color w:val="5C5C5C"/>
          <w:sz w:val="18"/>
          <w:szCs w:val="18"/>
        </w:rPr>
      </w:pPr>
      <w:ins w:id="5044" w:author="Benjamin Pannell" w:date="2014-10-20T13:44:00Z">
        <w:r>
          <w:rPr>
            <w:rFonts w:ascii="Consolas" w:hAnsi="Consolas" w:cs="Consolas"/>
            <w:color w:val="000000"/>
            <w:sz w:val="18"/>
            <w:szCs w:val="18"/>
            <w:bdr w:val="none" w:sz="0" w:space="0" w:color="auto" w:frame="1"/>
          </w:rPr>
          <w:t>  </w:t>
        </w:r>
      </w:ins>
    </w:p>
    <w:p w14:paraId="7179666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45" w:author="Benjamin Pannell" w:date="2014-10-20T13:44:00Z"/>
          <w:rFonts w:ascii="Consolas" w:hAnsi="Consolas" w:cs="Consolas"/>
          <w:color w:val="5C5C5C"/>
          <w:sz w:val="18"/>
          <w:szCs w:val="18"/>
        </w:rPr>
      </w:pPr>
      <w:proofErr w:type="spellStart"/>
      <w:ins w:id="5046" w:author="Benjamin Pannell" w:date="2014-10-20T13:44:00Z">
        <w:r>
          <w:rPr>
            <w:rFonts w:ascii="Consolas" w:hAnsi="Consolas" w:cs="Consolas"/>
            <w:color w:val="000000"/>
            <w:sz w:val="18"/>
            <w:szCs w:val="18"/>
            <w:bdr w:val="none" w:sz="0" w:space="0" w:color="auto" w:frame="1"/>
          </w:rPr>
          <w:t>Keyboard.prototype.releaseModifiers</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ins>
    </w:p>
    <w:p w14:paraId="5959793E"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47" w:author="Benjamin Pannell" w:date="2014-10-20T13:44:00Z"/>
          <w:rFonts w:ascii="Consolas" w:hAnsi="Consolas" w:cs="Consolas"/>
          <w:color w:val="5C5C5C"/>
          <w:sz w:val="18"/>
          <w:szCs w:val="18"/>
        </w:rPr>
      </w:pPr>
      <w:ins w:id="504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(modifiers))  </w:t>
        </w:r>
      </w:ins>
    </w:p>
    <w:p w14:paraId="588D2FD7"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49" w:author="Benjamin Pannell" w:date="2014-10-20T13:44:00Z"/>
          <w:rFonts w:ascii="Consolas" w:hAnsi="Consolas" w:cs="Consolas"/>
          <w:color w:val="5C5C5C"/>
          <w:sz w:val="18"/>
          <w:szCs w:val="18"/>
        </w:rPr>
      </w:pPr>
      <w:ins w:id="5050" w:author="Benjamin Pannell" w:date="2014-10-20T13:44:00Z">
        <w:r>
          <w:rPr>
            <w:rFonts w:ascii="Consolas" w:hAnsi="Consolas" w:cs="Consolas"/>
            <w:color w:val="000000"/>
            <w:sz w:val="18"/>
            <w:szCs w:val="18"/>
            <w:bdr w:val="none" w:sz="0" w:space="0" w:color="auto" w:frame="1"/>
          </w:rPr>
          <w:t>        modifiers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3B712FA9"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51" w:author="Benjamin Pannell" w:date="2014-10-20T13:44:00Z"/>
          <w:rFonts w:ascii="Consolas" w:hAnsi="Consolas" w:cs="Consolas"/>
          <w:color w:val="5C5C5C"/>
          <w:sz w:val="18"/>
          <w:szCs w:val="18"/>
        </w:rPr>
      </w:pPr>
      <w:ins w:id="505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modifiers.length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ins>
    </w:p>
    <w:p w14:paraId="003E371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53" w:author="Benjamin Pannell" w:date="2014-10-20T13:44:00Z"/>
          <w:rFonts w:ascii="Consolas" w:hAnsi="Consolas" w:cs="Consolas"/>
          <w:color w:val="5C5C5C"/>
          <w:sz w:val="18"/>
          <w:szCs w:val="18"/>
        </w:rPr>
      </w:pPr>
      <w:ins w:id="505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compliment = 0xff ^ modifiers[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6DD45F3E"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55" w:author="Benjamin Pannell" w:date="2014-10-20T13:44:00Z"/>
          <w:rFonts w:ascii="Consolas" w:hAnsi="Consolas" w:cs="Consolas"/>
          <w:color w:val="5C5C5C"/>
          <w:sz w:val="18"/>
          <w:szCs w:val="18"/>
        </w:rPr>
      </w:pPr>
      <w:ins w:id="505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w:t>
        </w:r>
        <w:proofErr w:type="spellEnd"/>
        <w:r>
          <w:rPr>
            <w:rFonts w:ascii="Consolas" w:hAnsi="Consolas" w:cs="Consolas"/>
            <w:color w:val="000000"/>
            <w:sz w:val="18"/>
            <w:szCs w:val="18"/>
            <w:bdr w:val="none" w:sz="0" w:space="0" w:color="auto" w:frame="1"/>
          </w:rPr>
          <w:t> &amp;= compliment;  </w:t>
        </w:r>
      </w:ins>
    </w:p>
    <w:p w14:paraId="0756D154"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57" w:author="Benjamin Pannell" w:date="2014-10-20T13:44:00Z"/>
          <w:rFonts w:ascii="Consolas" w:hAnsi="Consolas" w:cs="Consolas"/>
          <w:color w:val="5C5C5C"/>
          <w:sz w:val="18"/>
          <w:szCs w:val="18"/>
        </w:rPr>
      </w:pPr>
      <w:ins w:id="5058" w:author="Benjamin Pannell" w:date="2014-10-20T13:44:00Z">
        <w:r>
          <w:rPr>
            <w:rFonts w:ascii="Consolas" w:hAnsi="Consolas" w:cs="Consolas"/>
            <w:color w:val="000000"/>
            <w:sz w:val="18"/>
            <w:szCs w:val="18"/>
            <w:bdr w:val="none" w:sz="0" w:space="0" w:color="auto" w:frame="1"/>
          </w:rPr>
          <w:t>    }  </w:t>
        </w:r>
      </w:ins>
    </w:p>
    <w:p w14:paraId="28A9327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59" w:author="Benjamin Pannell" w:date="2014-10-20T13:44:00Z"/>
          <w:rFonts w:ascii="Consolas" w:hAnsi="Consolas" w:cs="Consolas"/>
          <w:color w:val="5C5C5C"/>
          <w:sz w:val="18"/>
          <w:szCs w:val="18"/>
        </w:rPr>
      </w:pPr>
      <w:ins w:id="5060" w:author="Benjamin Pannell" w:date="2014-10-20T13:44:00Z">
        <w:r>
          <w:rPr>
            <w:rFonts w:ascii="Consolas" w:hAnsi="Consolas" w:cs="Consolas"/>
            <w:color w:val="000000"/>
            <w:sz w:val="18"/>
            <w:szCs w:val="18"/>
            <w:bdr w:val="none" w:sz="0" w:space="0" w:color="auto" w:frame="1"/>
          </w:rPr>
          <w:t>  </w:t>
        </w:r>
      </w:ins>
    </w:p>
    <w:p w14:paraId="7E0307B4"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61" w:author="Benjamin Pannell" w:date="2014-10-20T13:44:00Z"/>
          <w:rFonts w:ascii="Consolas" w:hAnsi="Consolas" w:cs="Consolas"/>
          <w:color w:val="5C5C5C"/>
          <w:sz w:val="18"/>
          <w:szCs w:val="18"/>
        </w:rPr>
      </w:pPr>
      <w:ins w:id="5062"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554B6EDD"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63" w:author="Benjamin Pannell" w:date="2014-10-20T13:44:00Z"/>
          <w:rFonts w:ascii="Consolas" w:hAnsi="Consolas" w:cs="Consolas"/>
          <w:color w:val="5C5C5C"/>
          <w:sz w:val="18"/>
          <w:szCs w:val="18"/>
        </w:rPr>
      </w:pPr>
      <w:ins w:id="506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49E8F278"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65" w:author="Benjamin Pannell" w:date="2014-10-20T13:44:00Z"/>
          <w:rFonts w:ascii="Consolas" w:hAnsi="Consolas" w:cs="Consolas"/>
          <w:color w:val="5C5C5C"/>
          <w:sz w:val="18"/>
          <w:szCs w:val="18"/>
        </w:rPr>
      </w:pPr>
      <w:ins w:id="5066" w:author="Benjamin Pannell" w:date="2014-10-20T13:44:00Z">
        <w:r>
          <w:rPr>
            <w:rFonts w:ascii="Consolas" w:hAnsi="Consolas" w:cs="Consolas"/>
            <w:color w:val="000000"/>
            <w:sz w:val="18"/>
            <w:szCs w:val="18"/>
            <w:bdr w:val="none" w:sz="0" w:space="0" w:color="auto" w:frame="1"/>
          </w:rPr>
          <w:t>};  </w:t>
        </w:r>
      </w:ins>
    </w:p>
    <w:p w14:paraId="08AACBCD"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67" w:author="Benjamin Pannell" w:date="2014-10-20T13:44:00Z"/>
          <w:rFonts w:ascii="Consolas" w:hAnsi="Consolas" w:cs="Consolas"/>
          <w:color w:val="5C5C5C"/>
          <w:sz w:val="18"/>
          <w:szCs w:val="18"/>
        </w:rPr>
      </w:pPr>
      <w:ins w:id="5068" w:author="Benjamin Pannell" w:date="2014-10-20T13:44:00Z">
        <w:r>
          <w:rPr>
            <w:rFonts w:ascii="Consolas" w:hAnsi="Consolas" w:cs="Consolas"/>
            <w:color w:val="000000"/>
            <w:sz w:val="18"/>
            <w:szCs w:val="18"/>
            <w:bdr w:val="none" w:sz="0" w:space="0" w:color="auto" w:frame="1"/>
          </w:rPr>
          <w:t>  </w:t>
        </w:r>
      </w:ins>
    </w:p>
    <w:p w14:paraId="1B5921A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69" w:author="Benjamin Pannell" w:date="2014-10-20T13:44:00Z"/>
          <w:rFonts w:ascii="Consolas" w:hAnsi="Consolas" w:cs="Consolas"/>
          <w:color w:val="5C5C5C"/>
          <w:sz w:val="18"/>
          <w:szCs w:val="18"/>
        </w:rPr>
      </w:pPr>
      <w:proofErr w:type="spellStart"/>
      <w:ins w:id="5070" w:author="Benjamin Pannell" w:date="2014-10-20T13:44:00Z">
        <w:r>
          <w:rPr>
            <w:rFonts w:ascii="Consolas" w:hAnsi="Consolas" w:cs="Consolas"/>
            <w:color w:val="000000"/>
            <w:sz w:val="18"/>
            <w:szCs w:val="18"/>
            <w:bdr w:val="none" w:sz="0" w:space="0" w:color="auto" w:frame="1"/>
          </w:rPr>
          <w:t>Keyboard.prototype.write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(text) {  </w:t>
        </w:r>
      </w:ins>
    </w:p>
    <w:p w14:paraId="456D0DF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71" w:author="Benjamin Pannell" w:date="2014-10-20T13:44:00Z"/>
          <w:rFonts w:ascii="Consolas" w:hAnsi="Consolas" w:cs="Consolas"/>
          <w:color w:val="5C5C5C"/>
          <w:sz w:val="18"/>
          <w:szCs w:val="18"/>
        </w:rPr>
      </w:pPr>
      <w:ins w:id="5072"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index, </w:t>
        </w:r>
        <w:proofErr w:type="spellStart"/>
        <w:r>
          <w:rPr>
            <w:rFonts w:ascii="Consolas" w:hAnsi="Consolas" w:cs="Consolas"/>
            <w:color w:val="000000"/>
            <w:sz w:val="18"/>
            <w:szCs w:val="18"/>
            <w:bdr w:val="none" w:sz="0" w:space="0" w:color="auto" w:frame="1"/>
          </w:rPr>
          <w:t>lastIndex</w:t>
        </w:r>
        <w:proofErr w:type="spellEnd"/>
        <w:r>
          <w:rPr>
            <w:rFonts w:ascii="Consolas" w:hAnsi="Consolas" w:cs="Consolas"/>
            <w:color w:val="000000"/>
            <w:sz w:val="18"/>
            <w:szCs w:val="18"/>
            <w:bdr w:val="none" w:sz="0" w:space="0" w:color="auto" w:frame="1"/>
          </w:rPr>
          <w:t>, c, m;  </w:t>
        </w:r>
      </w:ins>
    </w:p>
    <w:p w14:paraId="03BE623B"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73" w:author="Benjamin Pannell" w:date="2014-10-20T13:44:00Z"/>
          <w:rFonts w:ascii="Consolas" w:hAnsi="Consolas" w:cs="Consolas"/>
          <w:color w:val="5C5C5C"/>
          <w:sz w:val="18"/>
          <w:szCs w:val="18"/>
        </w:rPr>
      </w:pPr>
      <w:ins w:id="507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text.length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ins>
    </w:p>
    <w:p w14:paraId="39CB113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75" w:author="Benjamin Pannell" w:date="2014-10-20T13:44:00Z"/>
          <w:rFonts w:ascii="Consolas" w:hAnsi="Consolas" w:cs="Consolas"/>
          <w:color w:val="5C5C5C"/>
          <w:sz w:val="18"/>
          <w:szCs w:val="18"/>
        </w:rPr>
      </w:pPr>
      <w:ins w:id="5076" w:author="Benjamin Pannell" w:date="2014-10-20T13:44: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lastIndex</w:t>
        </w:r>
        <w:proofErr w:type="spellEnd"/>
        <w:r>
          <w:rPr>
            <w:rFonts w:ascii="Consolas" w:hAnsi="Consolas" w:cs="Consolas"/>
            <w:color w:val="000000"/>
            <w:sz w:val="18"/>
            <w:szCs w:val="18"/>
            <w:bdr w:val="none" w:sz="0" w:space="0" w:color="auto" w:frame="1"/>
          </w:rPr>
          <w:t> = index;  </w:t>
        </w:r>
      </w:ins>
    </w:p>
    <w:p w14:paraId="3E5FD254"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77" w:author="Benjamin Pannell" w:date="2014-10-20T13:44:00Z"/>
          <w:rFonts w:ascii="Consolas" w:hAnsi="Consolas" w:cs="Consolas"/>
          <w:color w:val="5C5C5C"/>
          <w:sz w:val="18"/>
          <w:szCs w:val="18"/>
        </w:rPr>
      </w:pPr>
      <w:ins w:id="5078" w:author="Benjamin Pannell" w:date="2014-10-20T13:44:00Z">
        <w:r>
          <w:rPr>
            <w:rFonts w:ascii="Consolas" w:hAnsi="Consolas" w:cs="Consolas"/>
            <w:color w:val="000000"/>
            <w:sz w:val="18"/>
            <w:szCs w:val="18"/>
            <w:bdr w:val="none" w:sz="0" w:space="0" w:color="auto" w:frame="1"/>
          </w:rPr>
          <w:t>  </w:t>
        </w:r>
      </w:ins>
    </w:p>
    <w:p w14:paraId="7D14C391"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79" w:author="Benjamin Pannell" w:date="2014-10-20T13:44:00Z"/>
          <w:rFonts w:ascii="Consolas" w:hAnsi="Consolas" w:cs="Consolas"/>
          <w:color w:val="5C5C5C"/>
          <w:sz w:val="18"/>
          <w:szCs w:val="18"/>
        </w:rPr>
      </w:pPr>
      <w:ins w:id="5080" w:author="Benjamin Pannell" w:date="2014-10-20T13:44:00Z">
        <w:r>
          <w:rPr>
            <w:rFonts w:ascii="Consolas" w:hAnsi="Consolas" w:cs="Consolas"/>
            <w:color w:val="000000"/>
            <w:sz w:val="18"/>
            <w:szCs w:val="18"/>
            <w:bdr w:val="none" w:sz="0" w:space="0" w:color="auto" w:frame="1"/>
          </w:rPr>
          <w:t>        </w:t>
        </w:r>
        <w:r>
          <w:rPr>
            <w:rStyle w:val="comment2"/>
            <w:rFonts w:ascii="Consolas" w:hAnsi="Consolas" w:cs="Consolas"/>
          </w:rPr>
          <w:t>// Handle the same character</w:t>
        </w:r>
        <w:r>
          <w:rPr>
            <w:rFonts w:ascii="Consolas" w:hAnsi="Consolas" w:cs="Consolas"/>
            <w:color w:val="000000"/>
            <w:sz w:val="18"/>
            <w:szCs w:val="18"/>
            <w:bdr w:val="none" w:sz="0" w:space="0" w:color="auto" w:frame="1"/>
          </w:rPr>
          <w:t>  </w:t>
        </w:r>
      </w:ins>
    </w:p>
    <w:p w14:paraId="209F96D3"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81" w:author="Benjamin Pannell" w:date="2014-10-20T13:44:00Z"/>
          <w:rFonts w:ascii="Consolas" w:hAnsi="Consolas" w:cs="Consolas"/>
          <w:color w:val="5C5C5C"/>
          <w:sz w:val="18"/>
          <w:szCs w:val="18"/>
        </w:rPr>
      </w:pPr>
      <w:ins w:id="508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(c == text[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ins>
    </w:p>
    <w:p w14:paraId="2569EDF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83" w:author="Benjamin Pannell" w:date="2014-10-20T13:44:00Z"/>
          <w:rFonts w:ascii="Consolas" w:hAnsi="Consolas" w:cs="Consolas"/>
          <w:color w:val="5C5C5C"/>
          <w:sz w:val="18"/>
          <w:szCs w:val="18"/>
        </w:rPr>
      </w:pPr>
      <w:ins w:id="5084"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proofErr w:type="spellEnd"/>
        <w:r>
          <w:rPr>
            <w:rFonts w:ascii="Consolas" w:hAnsi="Consolas" w:cs="Consolas"/>
            <w:color w:val="000000"/>
            <w:sz w:val="18"/>
            <w:szCs w:val="18"/>
            <w:bdr w:val="none" w:sz="0" w:space="0" w:color="auto" w:frame="1"/>
          </w:rPr>
          <w:t>();  </w:t>
        </w:r>
      </w:ins>
    </w:p>
    <w:p w14:paraId="6BDA6030"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85" w:author="Benjamin Pannell" w:date="2014-10-20T13:44:00Z"/>
          <w:rFonts w:ascii="Consolas" w:hAnsi="Consolas" w:cs="Consolas"/>
          <w:color w:val="5C5C5C"/>
          <w:sz w:val="18"/>
          <w:szCs w:val="18"/>
        </w:rPr>
      </w:pPr>
      <w:ins w:id="5086" w:author="Benjamin Pannell" w:date="2014-10-20T13:44:00Z">
        <w:r>
          <w:rPr>
            <w:rFonts w:ascii="Consolas" w:hAnsi="Consolas" w:cs="Consolas"/>
            <w:color w:val="000000"/>
            <w:sz w:val="18"/>
            <w:szCs w:val="18"/>
            <w:bdr w:val="none" w:sz="0" w:space="0" w:color="auto" w:frame="1"/>
          </w:rPr>
          <w:t>  </w:t>
        </w:r>
      </w:ins>
    </w:p>
    <w:p w14:paraId="33A8F445"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87" w:author="Benjamin Pannell" w:date="2014-10-20T13:44:00Z"/>
          <w:rFonts w:ascii="Consolas" w:hAnsi="Consolas" w:cs="Consolas"/>
          <w:color w:val="5C5C5C"/>
          <w:sz w:val="18"/>
          <w:szCs w:val="18"/>
        </w:rPr>
      </w:pPr>
      <w:ins w:id="5088" w:author="Benjamin Pannell" w:date="2014-10-20T13:44:00Z">
        <w:r>
          <w:rPr>
            <w:rFonts w:ascii="Consolas" w:hAnsi="Consolas" w:cs="Consolas"/>
            <w:color w:val="000000"/>
            <w:sz w:val="18"/>
            <w:szCs w:val="18"/>
            <w:bdr w:val="none" w:sz="0" w:space="0" w:color="auto" w:frame="1"/>
          </w:rPr>
          <w:t>            </w:t>
        </w:r>
        <w:r>
          <w:rPr>
            <w:rStyle w:val="comment2"/>
            <w:rFonts w:ascii="Consolas" w:hAnsi="Consolas" w:cs="Consolas"/>
          </w:rPr>
          <w:t>// And disable handling of the shift-changed keys</w:t>
        </w:r>
        <w:r>
          <w:rPr>
            <w:rFonts w:ascii="Consolas" w:hAnsi="Consolas" w:cs="Consolas"/>
            <w:color w:val="000000"/>
            <w:sz w:val="18"/>
            <w:szCs w:val="18"/>
            <w:bdr w:val="none" w:sz="0" w:space="0" w:color="auto" w:frame="1"/>
          </w:rPr>
          <w:t>  </w:t>
        </w:r>
      </w:ins>
    </w:p>
    <w:p w14:paraId="73AFC505"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89" w:author="Benjamin Pannell" w:date="2014-10-20T13:44:00Z"/>
          <w:rFonts w:ascii="Consolas" w:hAnsi="Consolas" w:cs="Consolas"/>
          <w:color w:val="5C5C5C"/>
          <w:sz w:val="18"/>
          <w:szCs w:val="18"/>
        </w:rPr>
      </w:pPr>
      <w:ins w:id="5090" w:author="Benjamin Pannell" w:date="2014-10-20T13:44: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lastIndex</w:t>
        </w:r>
        <w:proofErr w:type="spellEnd"/>
        <w:r>
          <w:rPr>
            <w:rFonts w:ascii="Consolas" w:hAnsi="Consolas" w:cs="Consolas"/>
            <w:color w:val="000000"/>
            <w:sz w:val="18"/>
            <w:szCs w:val="18"/>
            <w:bdr w:val="none" w:sz="0" w:space="0" w:color="auto" w:frame="1"/>
          </w:rPr>
          <w:t> = -1;  </w:t>
        </w:r>
      </w:ins>
    </w:p>
    <w:p w14:paraId="3926355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91" w:author="Benjamin Pannell" w:date="2014-10-20T13:44:00Z"/>
          <w:rFonts w:ascii="Consolas" w:hAnsi="Consolas" w:cs="Consolas"/>
          <w:color w:val="5C5C5C"/>
          <w:sz w:val="18"/>
          <w:szCs w:val="18"/>
        </w:rPr>
      </w:pPr>
      <w:ins w:id="5092" w:author="Benjamin Pannell" w:date="2014-10-20T13:44:00Z">
        <w:r>
          <w:rPr>
            <w:rFonts w:ascii="Consolas" w:hAnsi="Consolas" w:cs="Consolas"/>
            <w:color w:val="000000"/>
            <w:sz w:val="18"/>
            <w:szCs w:val="18"/>
            <w:bdr w:val="none" w:sz="0" w:space="0" w:color="auto" w:frame="1"/>
          </w:rPr>
          <w:t>        }  </w:t>
        </w:r>
      </w:ins>
    </w:p>
    <w:p w14:paraId="09DA4E5D"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93" w:author="Benjamin Pannell" w:date="2014-10-20T13:44:00Z"/>
          <w:rFonts w:ascii="Consolas" w:hAnsi="Consolas" w:cs="Consolas"/>
          <w:color w:val="5C5C5C"/>
          <w:sz w:val="18"/>
          <w:szCs w:val="18"/>
        </w:rPr>
      </w:pPr>
      <w:ins w:id="5094" w:author="Benjamin Pannell" w:date="2014-10-20T13:44:00Z">
        <w:r>
          <w:rPr>
            <w:rFonts w:ascii="Consolas" w:hAnsi="Consolas" w:cs="Consolas"/>
            <w:color w:val="000000"/>
            <w:sz w:val="18"/>
            <w:szCs w:val="18"/>
            <w:bdr w:val="none" w:sz="0" w:space="0" w:color="auto" w:frame="1"/>
          </w:rPr>
          <w:t>  </w:t>
        </w:r>
      </w:ins>
    </w:p>
    <w:p w14:paraId="16FCF8E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95" w:author="Benjamin Pannell" w:date="2014-10-20T13:44:00Z"/>
          <w:rFonts w:ascii="Consolas" w:hAnsi="Consolas" w:cs="Consolas"/>
          <w:color w:val="5C5C5C"/>
          <w:sz w:val="18"/>
          <w:szCs w:val="18"/>
        </w:rPr>
      </w:pPr>
      <w:ins w:id="5096" w:author="Benjamin Pannell" w:date="2014-10-20T13:44:00Z">
        <w:r>
          <w:rPr>
            <w:rFonts w:ascii="Consolas" w:hAnsi="Consolas" w:cs="Consolas"/>
            <w:color w:val="000000"/>
            <w:sz w:val="18"/>
            <w:szCs w:val="18"/>
            <w:bdr w:val="none" w:sz="0" w:space="0" w:color="auto" w:frame="1"/>
          </w:rPr>
          <w:t>        c = text[</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01E4F1A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097" w:author="Benjamin Pannell" w:date="2014-10-20T13:44:00Z"/>
          <w:rFonts w:ascii="Consolas" w:hAnsi="Consolas" w:cs="Consolas"/>
          <w:color w:val="5C5C5C"/>
          <w:sz w:val="18"/>
          <w:szCs w:val="18"/>
        </w:rPr>
      </w:pPr>
      <w:ins w:id="5098" w:author="Benjamin Pannell" w:date="2014-10-20T13:44:00Z">
        <w:r>
          <w:rPr>
            <w:rFonts w:ascii="Consolas" w:hAnsi="Consolas" w:cs="Consolas"/>
            <w:color w:val="000000"/>
            <w:sz w:val="18"/>
            <w:szCs w:val="18"/>
            <w:bdr w:val="none" w:sz="0" w:space="0" w:color="auto" w:frame="1"/>
          </w:rPr>
          <w:lastRenderedPageBreak/>
          <w:t>  </w:t>
        </w:r>
      </w:ins>
    </w:p>
    <w:p w14:paraId="4717A80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099" w:author="Benjamin Pannell" w:date="2014-10-20T13:44:00Z"/>
          <w:rFonts w:ascii="Consolas" w:hAnsi="Consolas" w:cs="Consolas"/>
          <w:color w:val="5C5C5C"/>
          <w:sz w:val="18"/>
          <w:szCs w:val="18"/>
        </w:rPr>
      </w:pPr>
      <w:ins w:id="510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charMap.immutable.indexOf(c)))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.isotope.keyboardRaw(0, [codeMap.immutable[index]]);  </w:t>
        </w:r>
      </w:ins>
    </w:p>
    <w:p w14:paraId="7195E0E5"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01" w:author="Benjamin Pannell" w:date="2014-10-20T13:44:00Z"/>
          <w:rFonts w:ascii="Consolas" w:hAnsi="Consolas" w:cs="Consolas"/>
          <w:color w:val="5C5C5C"/>
          <w:sz w:val="18"/>
          <w:szCs w:val="18"/>
        </w:rPr>
      </w:pPr>
      <w:ins w:id="510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ins>
    </w:p>
    <w:p w14:paraId="1DE1A58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03" w:author="Benjamin Pannell" w:date="2014-10-20T13:44:00Z"/>
          <w:rFonts w:ascii="Consolas" w:hAnsi="Consolas" w:cs="Consolas"/>
          <w:color w:val="5C5C5C"/>
          <w:sz w:val="18"/>
          <w:szCs w:val="18"/>
        </w:rPr>
      </w:pPr>
      <w:ins w:id="5104" w:author="Benjamin Pannell" w:date="2014-10-20T13:44:00Z">
        <w:r>
          <w:rPr>
            <w:rFonts w:ascii="Consolas" w:hAnsi="Consolas" w:cs="Consolas"/>
            <w:color w:val="000000"/>
            <w:sz w:val="18"/>
            <w:szCs w:val="18"/>
            <w:bdr w:val="none" w:sz="0" w:space="0" w:color="auto" w:frame="1"/>
          </w:rPr>
          <w:t>            m = 0;  </w:t>
        </w:r>
      </w:ins>
    </w:p>
    <w:p w14:paraId="749915DE"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05" w:author="Benjamin Pannell" w:date="2014-10-20T13:44:00Z"/>
          <w:rFonts w:ascii="Consolas" w:hAnsi="Consolas" w:cs="Consolas"/>
          <w:color w:val="5C5C5C"/>
          <w:sz w:val="18"/>
          <w:szCs w:val="18"/>
        </w:rPr>
      </w:pPr>
      <w:ins w:id="5106"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w:t>
        </w:r>
        <w:proofErr w:type="spellStart"/>
        <w:r>
          <w:rPr>
            <w:rFonts w:ascii="Consolas" w:hAnsi="Consolas" w:cs="Consolas"/>
            <w:color w:val="000000"/>
            <w:sz w:val="18"/>
            <w:szCs w:val="18"/>
            <w:bdr w:val="none" w:sz="0" w:space="0" w:color="auto" w:frame="1"/>
          </w:rPr>
          <w:t>charMap.normal.indexOf</w:t>
        </w:r>
        <w:proofErr w:type="spellEnd"/>
        <w:r>
          <w:rPr>
            <w:rFonts w:ascii="Consolas" w:hAnsi="Consolas" w:cs="Consolas"/>
            <w:color w:val="000000"/>
            <w:sz w:val="18"/>
            <w:szCs w:val="18"/>
            <w:bdr w:val="none" w:sz="0" w:space="0" w:color="auto" w:frame="1"/>
          </w:rPr>
          <w:t>(c))) m = 0;  </w:t>
        </w:r>
      </w:ins>
    </w:p>
    <w:p w14:paraId="2FE8EB52"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07" w:author="Benjamin Pannell" w:date="2014-10-20T13:44:00Z"/>
          <w:rFonts w:ascii="Consolas" w:hAnsi="Consolas" w:cs="Consolas"/>
          <w:color w:val="5C5C5C"/>
          <w:sz w:val="18"/>
          <w:szCs w:val="18"/>
        </w:rPr>
      </w:pPr>
      <w:ins w:id="510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charMap.shifted.indexOf(c))) m = keyCodes.modifiers.shift;  </w:t>
        </w:r>
      </w:ins>
    </w:p>
    <w:p w14:paraId="1598846E"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09" w:author="Benjamin Pannell" w:date="2014-10-20T13:44:00Z"/>
          <w:rFonts w:ascii="Consolas" w:hAnsi="Consolas" w:cs="Consolas"/>
          <w:color w:val="5C5C5C"/>
          <w:sz w:val="18"/>
          <w:szCs w:val="18"/>
        </w:rPr>
      </w:pPr>
      <w:ins w:id="5110"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ins>
    </w:p>
    <w:p w14:paraId="171D290F"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11" w:author="Benjamin Pannell" w:date="2014-10-20T13:44:00Z"/>
          <w:rFonts w:ascii="Consolas" w:hAnsi="Consolas" w:cs="Consolas"/>
          <w:color w:val="5C5C5C"/>
          <w:sz w:val="18"/>
          <w:szCs w:val="18"/>
        </w:rPr>
      </w:pPr>
      <w:ins w:id="5112" w:author="Benjamin Pannell" w:date="2014-10-20T13:44: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console.warn</w:t>
        </w:r>
        <w:proofErr w:type="spellEnd"/>
        <w:r>
          <w:rPr>
            <w:rFonts w:ascii="Consolas" w:hAnsi="Consolas" w:cs="Consolas"/>
            <w:color w:val="000000"/>
            <w:sz w:val="18"/>
            <w:szCs w:val="18"/>
            <w:bdr w:val="none" w:sz="0" w:space="0" w:color="auto" w:frame="1"/>
          </w:rPr>
          <w:t>(</w:t>
        </w:r>
        <w:r>
          <w:rPr>
            <w:rStyle w:val="string2"/>
            <w:rFonts w:ascii="Consolas" w:hAnsi="Consolas" w:cs="Consolas"/>
            <w:sz w:val="18"/>
            <w:szCs w:val="18"/>
          </w:rPr>
          <w:t>"Unknown </w:t>
        </w:r>
        <w:proofErr w:type="spellStart"/>
        <w:r>
          <w:rPr>
            <w:rStyle w:val="string2"/>
            <w:rFonts w:ascii="Consolas" w:hAnsi="Consolas" w:cs="Consolas"/>
            <w:sz w:val="18"/>
            <w:szCs w:val="18"/>
          </w:rPr>
          <w:t>characer</w:t>
        </w:r>
        <w:proofErr w:type="spellEnd"/>
        <w:r>
          <w:rPr>
            <w:rStyle w:val="string2"/>
            <w:rFonts w:ascii="Consolas" w:hAnsi="Consolas" w:cs="Consolas"/>
            <w:sz w:val="18"/>
            <w:szCs w:val="18"/>
          </w:rPr>
          <w:t> '%c'"</w:t>
        </w:r>
        <w:r>
          <w:rPr>
            <w:rFonts w:ascii="Consolas" w:hAnsi="Consolas" w:cs="Consolas"/>
            <w:color w:val="000000"/>
            <w:sz w:val="18"/>
            <w:szCs w:val="18"/>
            <w:bdr w:val="none" w:sz="0" w:space="0" w:color="auto" w:frame="1"/>
          </w:rPr>
          <w:t>, c);  </w:t>
        </w:r>
      </w:ins>
    </w:p>
    <w:p w14:paraId="54BCE7A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13" w:author="Benjamin Pannell" w:date="2014-10-20T13:44:00Z"/>
          <w:rFonts w:ascii="Consolas" w:hAnsi="Consolas" w:cs="Consolas"/>
          <w:color w:val="5C5C5C"/>
          <w:sz w:val="18"/>
          <w:szCs w:val="18"/>
        </w:rPr>
      </w:pPr>
      <w:ins w:id="5114"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continue</w:t>
        </w:r>
        <w:r>
          <w:rPr>
            <w:rFonts w:ascii="Consolas" w:hAnsi="Consolas" w:cs="Consolas"/>
            <w:color w:val="000000"/>
            <w:sz w:val="18"/>
            <w:szCs w:val="18"/>
            <w:bdr w:val="none" w:sz="0" w:space="0" w:color="auto" w:frame="1"/>
          </w:rPr>
          <w:t>;  </w:t>
        </w:r>
      </w:ins>
    </w:p>
    <w:p w14:paraId="6E10159C"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15" w:author="Benjamin Pannell" w:date="2014-10-20T13:44:00Z"/>
          <w:rFonts w:ascii="Consolas" w:hAnsi="Consolas" w:cs="Consolas"/>
          <w:color w:val="5C5C5C"/>
          <w:sz w:val="18"/>
          <w:szCs w:val="18"/>
        </w:rPr>
      </w:pPr>
      <w:ins w:id="5116" w:author="Benjamin Pannell" w:date="2014-10-20T13:44:00Z">
        <w:r>
          <w:rPr>
            <w:rFonts w:ascii="Consolas" w:hAnsi="Consolas" w:cs="Consolas"/>
            <w:color w:val="000000"/>
            <w:sz w:val="18"/>
            <w:szCs w:val="18"/>
            <w:bdr w:val="none" w:sz="0" w:space="0" w:color="auto" w:frame="1"/>
          </w:rPr>
          <w:t>            }  </w:t>
        </w:r>
      </w:ins>
    </w:p>
    <w:p w14:paraId="7A19EBFE"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17" w:author="Benjamin Pannell" w:date="2014-10-20T13:44:00Z"/>
          <w:rFonts w:ascii="Consolas" w:hAnsi="Consolas" w:cs="Consolas"/>
          <w:color w:val="5C5C5C"/>
          <w:sz w:val="18"/>
          <w:szCs w:val="18"/>
        </w:rPr>
      </w:pPr>
      <w:ins w:id="5118" w:author="Benjamin Pannell" w:date="2014-10-20T13:44:00Z">
        <w:r>
          <w:rPr>
            <w:rFonts w:ascii="Consolas" w:hAnsi="Consolas" w:cs="Consolas"/>
            <w:color w:val="000000"/>
            <w:sz w:val="18"/>
            <w:szCs w:val="18"/>
            <w:bdr w:val="none" w:sz="0" w:space="0" w:color="auto" w:frame="1"/>
          </w:rPr>
          <w:t>  </w:t>
        </w:r>
      </w:ins>
    </w:p>
    <w:p w14:paraId="4F7F65E2"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19" w:author="Benjamin Pannell" w:date="2014-10-20T13:44:00Z"/>
          <w:rFonts w:ascii="Consolas" w:hAnsi="Consolas" w:cs="Consolas"/>
          <w:color w:val="5C5C5C"/>
          <w:sz w:val="18"/>
          <w:szCs w:val="18"/>
        </w:rPr>
      </w:pPr>
      <w:ins w:id="5120" w:author="Benjamin Pannell" w:date="2014-10-20T13:44:00Z">
        <w:r>
          <w:rPr>
            <w:rFonts w:ascii="Consolas" w:hAnsi="Consolas" w:cs="Consolas"/>
            <w:color w:val="000000"/>
            <w:sz w:val="18"/>
            <w:szCs w:val="18"/>
            <w:bdr w:val="none" w:sz="0" w:space="0" w:color="auto" w:frame="1"/>
          </w:rPr>
          <w:t>            </w:t>
        </w:r>
        <w:r>
          <w:rPr>
            <w:rStyle w:val="comment2"/>
            <w:rFonts w:ascii="Consolas" w:hAnsi="Consolas" w:cs="Consolas"/>
          </w:rPr>
          <w:t>// Handle the same key (with shift changed)</w:t>
        </w:r>
        <w:r>
          <w:rPr>
            <w:rFonts w:ascii="Consolas" w:hAnsi="Consolas" w:cs="Consolas"/>
            <w:color w:val="000000"/>
            <w:sz w:val="18"/>
            <w:szCs w:val="18"/>
            <w:bdr w:val="none" w:sz="0" w:space="0" w:color="auto" w:frame="1"/>
          </w:rPr>
          <w:t>  </w:t>
        </w:r>
      </w:ins>
    </w:p>
    <w:p w14:paraId="65747D9E"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21" w:author="Benjamin Pannell" w:date="2014-10-20T13:44:00Z"/>
          <w:rFonts w:ascii="Consolas" w:hAnsi="Consolas" w:cs="Consolas"/>
          <w:color w:val="5C5C5C"/>
          <w:sz w:val="18"/>
          <w:szCs w:val="18"/>
        </w:rPr>
      </w:pPr>
      <w:ins w:id="5122"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w:t>
        </w:r>
        <w:proofErr w:type="spellStart"/>
        <w:r>
          <w:rPr>
            <w:rFonts w:ascii="Consolas" w:hAnsi="Consolas" w:cs="Consolas"/>
            <w:color w:val="000000"/>
            <w:sz w:val="18"/>
            <w:szCs w:val="18"/>
            <w:bdr w:val="none" w:sz="0" w:space="0" w:color="auto" w:frame="1"/>
          </w:rPr>
          <w:t>lastIndex</w:t>
        </w:r>
        <w:proofErr w:type="spellEnd"/>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proofErr w:type="spellEnd"/>
        <w:r>
          <w:rPr>
            <w:rFonts w:ascii="Consolas" w:hAnsi="Consolas" w:cs="Consolas"/>
            <w:color w:val="000000"/>
            <w:sz w:val="18"/>
            <w:szCs w:val="18"/>
            <w:bdr w:val="none" w:sz="0" w:space="0" w:color="auto" w:frame="1"/>
          </w:rPr>
          <w:t>();  </w:t>
        </w:r>
      </w:ins>
    </w:p>
    <w:p w14:paraId="41041387"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23" w:author="Benjamin Pannell" w:date="2014-10-20T13:44:00Z"/>
          <w:rFonts w:ascii="Consolas" w:hAnsi="Consolas" w:cs="Consolas"/>
          <w:color w:val="5C5C5C"/>
          <w:sz w:val="18"/>
          <w:szCs w:val="18"/>
        </w:rPr>
      </w:pPr>
      <w:ins w:id="5124" w:author="Benjamin Pannell" w:date="2014-10-20T13:44:00Z">
        <w:r>
          <w:rPr>
            <w:rFonts w:ascii="Consolas" w:hAnsi="Consolas" w:cs="Consolas"/>
            <w:color w:val="000000"/>
            <w:sz w:val="18"/>
            <w:szCs w:val="18"/>
            <w:bdr w:val="none" w:sz="0" w:space="0" w:color="auto" w:frame="1"/>
          </w:rPr>
          <w:t>  </w:t>
        </w:r>
      </w:ins>
    </w:p>
    <w:p w14:paraId="546E08EB"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25" w:author="Benjamin Pannell" w:date="2014-10-20T13:44:00Z"/>
          <w:rFonts w:ascii="Consolas" w:hAnsi="Consolas" w:cs="Consolas"/>
          <w:color w:val="5C5C5C"/>
          <w:sz w:val="18"/>
          <w:szCs w:val="18"/>
        </w:rPr>
      </w:pPr>
      <w:ins w:id="5126" w:author="Benjamin Pannell" w:date="2014-10-20T13:44:00Z">
        <w:r>
          <w:rPr>
            <w:rFonts w:ascii="Consolas" w:hAnsi="Consolas" w:cs="Consolas"/>
            <w:color w:val="000000"/>
            <w:sz w:val="18"/>
            <w:szCs w:val="18"/>
            <w:bdr w:val="none" w:sz="0" w:space="0" w:color="auto" w:frame="1"/>
          </w:rPr>
          <w:t>            </w:t>
        </w:r>
        <w:r>
          <w:rPr>
            <w:rStyle w:val="comment2"/>
            <w:rFonts w:ascii="Consolas" w:hAnsi="Consolas" w:cs="Consolas"/>
          </w:rPr>
          <w:t>// Send the new key</w:t>
        </w:r>
        <w:r>
          <w:rPr>
            <w:rFonts w:ascii="Consolas" w:hAnsi="Consolas" w:cs="Consolas"/>
            <w:color w:val="000000"/>
            <w:sz w:val="18"/>
            <w:szCs w:val="18"/>
            <w:bdr w:val="none" w:sz="0" w:space="0" w:color="auto" w:frame="1"/>
          </w:rPr>
          <w:t>  </w:t>
        </w:r>
      </w:ins>
    </w:p>
    <w:p w14:paraId="1C590846"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27" w:author="Benjamin Pannell" w:date="2014-10-20T13:44:00Z"/>
          <w:rFonts w:ascii="Consolas" w:hAnsi="Consolas" w:cs="Consolas"/>
          <w:color w:val="5C5C5C"/>
          <w:sz w:val="18"/>
          <w:szCs w:val="18"/>
        </w:rPr>
      </w:pPr>
      <w:ins w:id="512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.isotope.keyboardRaw(m, [codeMap.mutable[index]]);  </w:t>
        </w:r>
      </w:ins>
    </w:p>
    <w:p w14:paraId="1E9F244C"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29" w:author="Benjamin Pannell" w:date="2014-10-20T13:44:00Z"/>
          <w:rFonts w:ascii="Consolas" w:hAnsi="Consolas" w:cs="Consolas"/>
          <w:color w:val="5C5C5C"/>
          <w:sz w:val="18"/>
          <w:szCs w:val="18"/>
        </w:rPr>
      </w:pPr>
      <w:ins w:id="5130" w:author="Benjamin Pannell" w:date="2014-10-20T13:44:00Z">
        <w:r>
          <w:rPr>
            <w:rFonts w:ascii="Consolas" w:hAnsi="Consolas" w:cs="Consolas"/>
            <w:color w:val="000000"/>
            <w:sz w:val="18"/>
            <w:szCs w:val="18"/>
            <w:bdr w:val="none" w:sz="0" w:space="0" w:color="auto" w:frame="1"/>
          </w:rPr>
          <w:t>        }  </w:t>
        </w:r>
      </w:ins>
    </w:p>
    <w:p w14:paraId="5A403A4B"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31" w:author="Benjamin Pannell" w:date="2014-10-20T13:44:00Z"/>
          <w:rFonts w:ascii="Consolas" w:hAnsi="Consolas" w:cs="Consolas"/>
          <w:color w:val="5C5C5C"/>
          <w:sz w:val="18"/>
          <w:szCs w:val="18"/>
        </w:rPr>
      </w:pPr>
      <w:ins w:id="5132" w:author="Benjamin Pannell" w:date="2014-10-20T13:44:00Z">
        <w:r>
          <w:rPr>
            <w:rFonts w:ascii="Consolas" w:hAnsi="Consolas" w:cs="Consolas"/>
            <w:color w:val="000000"/>
            <w:sz w:val="18"/>
            <w:szCs w:val="18"/>
            <w:bdr w:val="none" w:sz="0" w:space="0" w:color="auto" w:frame="1"/>
          </w:rPr>
          <w:t>    }  </w:t>
        </w:r>
      </w:ins>
    </w:p>
    <w:p w14:paraId="6D094269"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33" w:author="Benjamin Pannell" w:date="2014-10-20T13:44:00Z"/>
          <w:rFonts w:ascii="Consolas" w:hAnsi="Consolas" w:cs="Consolas"/>
          <w:color w:val="5C5C5C"/>
          <w:sz w:val="18"/>
          <w:szCs w:val="18"/>
        </w:rPr>
      </w:pPr>
      <w:ins w:id="5134" w:author="Benjamin Pannell" w:date="2014-10-20T13:44:00Z">
        <w:r>
          <w:rPr>
            <w:rFonts w:ascii="Consolas" w:hAnsi="Consolas" w:cs="Consolas"/>
            <w:color w:val="000000"/>
            <w:sz w:val="18"/>
            <w:szCs w:val="18"/>
            <w:bdr w:val="none" w:sz="0" w:space="0" w:color="auto" w:frame="1"/>
          </w:rPr>
          <w:t>  </w:t>
        </w:r>
      </w:ins>
    </w:p>
    <w:p w14:paraId="174596F4"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35" w:author="Benjamin Pannell" w:date="2014-10-20T13:44:00Z"/>
          <w:rFonts w:ascii="Consolas" w:hAnsi="Consolas" w:cs="Consolas"/>
          <w:color w:val="5C5C5C"/>
          <w:sz w:val="18"/>
          <w:szCs w:val="18"/>
        </w:rPr>
      </w:pPr>
      <w:ins w:id="5136"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proofErr w:type="spellEnd"/>
        <w:r>
          <w:rPr>
            <w:rFonts w:ascii="Consolas" w:hAnsi="Consolas" w:cs="Consolas"/>
            <w:color w:val="000000"/>
            <w:sz w:val="18"/>
            <w:szCs w:val="18"/>
            <w:bdr w:val="none" w:sz="0" w:space="0" w:color="auto" w:frame="1"/>
          </w:rPr>
          <w:t>();  </w:t>
        </w:r>
      </w:ins>
    </w:p>
    <w:p w14:paraId="63BCDC3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37" w:author="Benjamin Pannell" w:date="2014-10-20T13:44:00Z"/>
          <w:rFonts w:ascii="Consolas" w:hAnsi="Consolas" w:cs="Consolas"/>
          <w:color w:val="5C5C5C"/>
          <w:sz w:val="18"/>
          <w:szCs w:val="18"/>
        </w:rPr>
      </w:pPr>
      <w:ins w:id="5138"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5F581D90"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39" w:author="Benjamin Pannell" w:date="2014-10-20T13:44:00Z"/>
          <w:rFonts w:ascii="Consolas" w:hAnsi="Consolas" w:cs="Consolas"/>
          <w:color w:val="5C5C5C"/>
          <w:sz w:val="18"/>
          <w:szCs w:val="18"/>
        </w:rPr>
      </w:pPr>
      <w:ins w:id="5140" w:author="Benjamin Pannell" w:date="2014-10-20T13:44:00Z">
        <w:r>
          <w:rPr>
            <w:rFonts w:ascii="Consolas" w:hAnsi="Consolas" w:cs="Consolas"/>
            <w:color w:val="000000"/>
            <w:sz w:val="18"/>
            <w:szCs w:val="18"/>
            <w:bdr w:val="none" w:sz="0" w:space="0" w:color="auto" w:frame="1"/>
          </w:rPr>
          <w:t>};  </w:t>
        </w:r>
      </w:ins>
    </w:p>
    <w:p w14:paraId="52730E61"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41" w:author="Benjamin Pannell" w:date="2014-10-20T13:44:00Z"/>
          <w:rFonts w:ascii="Consolas" w:hAnsi="Consolas" w:cs="Consolas"/>
          <w:color w:val="5C5C5C"/>
          <w:sz w:val="18"/>
          <w:szCs w:val="18"/>
        </w:rPr>
      </w:pPr>
      <w:ins w:id="5142" w:author="Benjamin Pannell" w:date="2014-10-20T13:44:00Z">
        <w:r>
          <w:rPr>
            <w:rFonts w:ascii="Consolas" w:hAnsi="Consolas" w:cs="Consolas"/>
            <w:color w:val="000000"/>
            <w:sz w:val="18"/>
            <w:szCs w:val="18"/>
            <w:bdr w:val="none" w:sz="0" w:space="0" w:color="auto" w:frame="1"/>
          </w:rPr>
          <w:t>  </w:t>
        </w:r>
      </w:ins>
    </w:p>
    <w:p w14:paraId="22FB7CC0"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43" w:author="Benjamin Pannell" w:date="2014-10-20T13:44:00Z"/>
          <w:rFonts w:ascii="Consolas" w:hAnsi="Consolas" w:cs="Consolas"/>
          <w:color w:val="5C5C5C"/>
          <w:sz w:val="18"/>
          <w:szCs w:val="18"/>
        </w:rPr>
      </w:pPr>
      <w:proofErr w:type="spellStart"/>
      <w:ins w:id="5144" w:author="Benjamin Pannell" w:date="2014-10-20T13:44:00Z">
        <w:r>
          <w:rPr>
            <w:rFonts w:ascii="Consolas" w:hAnsi="Consolas" w:cs="Consolas"/>
            <w:color w:val="000000"/>
            <w:sz w:val="18"/>
            <w:szCs w:val="18"/>
            <w:bdr w:val="none" w:sz="0" w:space="0" w:color="auto" w:frame="1"/>
          </w:rPr>
          <w:t>Keyboard.prototype.now</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24ED9F9A" w14:textId="77777777" w:rsidR="00361CB2" w:rsidRDefault="00361CB2" w:rsidP="00361CB2">
      <w:pPr>
        <w:numPr>
          <w:ilvl w:val="0"/>
          <w:numId w:val="16"/>
        </w:numPr>
        <w:pBdr>
          <w:left w:val="single" w:sz="18" w:space="0" w:color="6CE26C"/>
        </w:pBdr>
        <w:shd w:val="clear" w:color="auto" w:fill="F8F8F8"/>
        <w:spacing w:after="0" w:line="210" w:lineRule="atLeast"/>
        <w:ind w:left="675"/>
        <w:rPr>
          <w:ins w:id="5145" w:author="Benjamin Pannell" w:date="2014-10-20T13:44:00Z"/>
          <w:rFonts w:ascii="Consolas" w:hAnsi="Consolas" w:cs="Consolas"/>
          <w:color w:val="5C5C5C"/>
          <w:sz w:val="18"/>
          <w:szCs w:val="18"/>
        </w:rPr>
      </w:pPr>
      <w:ins w:id="5146"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.then</w:t>
        </w:r>
        <w:proofErr w:type="spellEnd"/>
        <w:r>
          <w:rPr>
            <w:rFonts w:ascii="Consolas" w:hAnsi="Consolas" w:cs="Consolas"/>
            <w:color w:val="000000"/>
            <w:sz w:val="18"/>
            <w:szCs w:val="18"/>
            <w:bdr w:val="none" w:sz="0" w:space="0" w:color="auto" w:frame="1"/>
          </w:rPr>
          <w:t>;  </w:t>
        </w:r>
      </w:ins>
    </w:p>
    <w:p w14:paraId="4B10A638" w14:textId="77777777" w:rsidR="00361CB2" w:rsidRDefault="00361CB2" w:rsidP="00361CB2">
      <w:pPr>
        <w:numPr>
          <w:ilvl w:val="0"/>
          <w:numId w:val="16"/>
        </w:numPr>
        <w:pBdr>
          <w:left w:val="single" w:sz="18" w:space="0" w:color="6CE26C"/>
        </w:pBdr>
        <w:shd w:val="clear" w:color="auto" w:fill="FFFFFF"/>
        <w:spacing w:after="0" w:line="210" w:lineRule="atLeast"/>
        <w:ind w:left="675"/>
        <w:rPr>
          <w:ins w:id="5147" w:author="Benjamin Pannell" w:date="2014-10-20T13:44:00Z"/>
          <w:rFonts w:ascii="Consolas" w:hAnsi="Consolas" w:cs="Consolas"/>
          <w:color w:val="5C5C5C"/>
          <w:sz w:val="18"/>
          <w:szCs w:val="18"/>
        </w:rPr>
      </w:pPr>
      <w:ins w:id="5148" w:author="Benjamin Pannell" w:date="2014-10-20T13:44:00Z">
        <w:r>
          <w:rPr>
            <w:rFonts w:ascii="Consolas" w:hAnsi="Consolas" w:cs="Consolas"/>
            <w:color w:val="000000"/>
            <w:sz w:val="18"/>
            <w:szCs w:val="18"/>
            <w:bdr w:val="none" w:sz="0" w:space="0" w:color="auto" w:frame="1"/>
          </w:rPr>
          <w:t>};  </w:t>
        </w:r>
      </w:ins>
    </w:p>
    <w:p w14:paraId="28408AF0" w14:textId="77777777" w:rsidR="00361CB2" w:rsidRDefault="00361CB2">
      <w:pPr>
        <w:rPr>
          <w:ins w:id="5149" w:author="Benjamin Pannell" w:date="2014-10-20T13:44:00Z"/>
          <w:rFonts w:ascii="Consolas" w:hAnsi="Consolas" w:cs="Consolas"/>
          <w:color w:val="5C5C5C"/>
          <w:sz w:val="18"/>
          <w:szCs w:val="18"/>
        </w:rPr>
        <w:pPrChange w:id="5150" w:author="Benjamin Pannell" w:date="2014-10-20T13:43:00Z">
          <w:pPr>
            <w:pStyle w:val="Heading1"/>
          </w:pPr>
        </w:pPrChange>
      </w:pPr>
    </w:p>
    <w:p w14:paraId="44CA1574" w14:textId="77777777" w:rsidR="00311E07" w:rsidRDefault="00311E07">
      <w:pPr>
        <w:rPr>
          <w:ins w:id="5151" w:author="Benjamin Pannell" w:date="2014-10-22T19:29:00Z"/>
          <w:rFonts w:asciiTheme="majorHAnsi" w:eastAsiaTheme="majorEastAsia" w:hAnsiTheme="majorHAnsi" w:cstheme="majorBidi"/>
          <w:color w:val="2E74B5" w:themeColor="accent1" w:themeShade="BF"/>
          <w:sz w:val="26"/>
          <w:szCs w:val="26"/>
        </w:rPr>
      </w:pPr>
      <w:ins w:id="5152" w:author="Benjamin Pannell" w:date="2014-10-22T19:29:00Z">
        <w:r>
          <w:br w:type="page"/>
        </w:r>
      </w:ins>
    </w:p>
    <w:p w14:paraId="6E7505B9" w14:textId="516C5A1E" w:rsidR="00361CB2" w:rsidRPr="004F1C80" w:rsidRDefault="00361CB2">
      <w:pPr>
        <w:pStyle w:val="Heading2"/>
        <w:rPr>
          <w:ins w:id="5153" w:author="Benjamin Pannell" w:date="2014-10-20T13:44:00Z"/>
          <w:rPrChange w:id="5154" w:author="Benjamin Pannell" w:date="2014-10-20T13:45:00Z">
            <w:rPr>
              <w:ins w:id="5155" w:author="Benjamin Pannell" w:date="2014-10-20T13:44:00Z"/>
              <w:rFonts w:ascii="Consolas" w:hAnsi="Consolas" w:cs="Consolas"/>
              <w:color w:val="5C5C5C"/>
              <w:sz w:val="18"/>
              <w:szCs w:val="18"/>
            </w:rPr>
          </w:rPrChange>
        </w:rPr>
        <w:pPrChange w:id="5156" w:author="Benjamin Pannell" w:date="2014-10-20T13:45:00Z">
          <w:pPr>
            <w:numPr>
              <w:numId w:val="17"/>
            </w:numPr>
            <w:pBdr>
              <w:left w:val="single" w:sz="18" w:space="0" w:color="6CE26C"/>
            </w:pBdr>
            <w:shd w:val="clear" w:color="auto" w:fill="FFFFFF"/>
            <w:tabs>
              <w:tab w:val="num" w:pos="720"/>
            </w:tabs>
            <w:spacing w:after="0" w:line="210" w:lineRule="atLeast"/>
            <w:ind w:left="720" w:hanging="360"/>
          </w:pPr>
        </w:pPrChange>
      </w:pPr>
      <w:ins w:id="5157" w:author="Benjamin Pannell" w:date="2014-10-20T13:44:00Z">
        <w:r>
          <w:lastRenderedPageBreak/>
          <w:t>Mouse Wrapper</w:t>
        </w:r>
        <w:r>
          <w:rPr>
            <w:rFonts w:ascii="Consolas" w:hAnsi="Consolas" w:cs="Consolas"/>
            <w:color w:val="000000"/>
            <w:sz w:val="18"/>
            <w:szCs w:val="18"/>
            <w:bdr w:val="none" w:sz="0" w:space="0" w:color="auto" w:frame="1"/>
          </w:rPr>
          <w:t> </w:t>
        </w:r>
      </w:ins>
    </w:p>
    <w:p w14:paraId="1A698F22"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58" w:author="Benjamin Pannell" w:date="2014-10-20T13:44:00Z"/>
          <w:rFonts w:ascii="Consolas" w:hAnsi="Consolas" w:cs="Consolas"/>
          <w:color w:val="5C5C5C"/>
          <w:sz w:val="18"/>
          <w:szCs w:val="18"/>
        </w:rPr>
      </w:pPr>
      <w:proofErr w:type="spellStart"/>
      <w:proofErr w:type="gramStart"/>
      <w:ins w:id="5159" w:author="Benjamin Pannell" w:date="2014-10-20T13:44:00Z">
        <w:r>
          <w:rPr>
            <w:rStyle w:val="keyword2"/>
            <w:rFonts w:ascii="Consolas" w:hAnsi="Consolas" w:cs="Consolas"/>
            <w:sz w:val="18"/>
            <w:szCs w:val="18"/>
          </w:rPr>
          <w:t>var</w:t>
        </w:r>
        <w:proofErr w:type="spellEnd"/>
        <w:proofErr w:type="gramEnd"/>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w:t>
        </w:r>
        <w:proofErr w:type="spellStart"/>
        <w:r>
          <w:rPr>
            <w:rStyle w:val="string2"/>
            <w:rFonts w:ascii="Consolas" w:hAnsi="Consolas" w:cs="Consolas"/>
            <w:sz w:val="18"/>
            <w:szCs w:val="18"/>
          </w:rPr>
          <w:t>keycodes</w:t>
        </w:r>
        <w:proofErr w:type="spellEnd"/>
        <w:r>
          <w:rPr>
            <w:rStyle w:val="string2"/>
            <w:rFonts w:ascii="Consolas" w:hAnsi="Consolas" w:cs="Consolas"/>
            <w:sz w:val="18"/>
            <w:szCs w:val="18"/>
          </w:rPr>
          <w:t>/mouse'</w:t>
        </w:r>
        <w:r>
          <w:rPr>
            <w:rFonts w:ascii="Consolas" w:hAnsi="Consolas" w:cs="Consolas"/>
            <w:color w:val="000000"/>
            <w:sz w:val="18"/>
            <w:szCs w:val="18"/>
            <w:bdr w:val="none" w:sz="0" w:space="0" w:color="auto" w:frame="1"/>
          </w:rPr>
          <w:t>);  </w:t>
        </w:r>
      </w:ins>
    </w:p>
    <w:p w14:paraId="5EA4C7D1"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60" w:author="Benjamin Pannell" w:date="2014-10-20T13:44:00Z"/>
          <w:rFonts w:ascii="Consolas" w:hAnsi="Consolas" w:cs="Consolas"/>
          <w:color w:val="5C5C5C"/>
          <w:sz w:val="18"/>
          <w:szCs w:val="18"/>
        </w:rPr>
      </w:pPr>
      <w:ins w:id="5161" w:author="Benjamin Pannell" w:date="2014-10-20T13:44:00Z">
        <w:r>
          <w:rPr>
            <w:rFonts w:ascii="Consolas" w:hAnsi="Consolas" w:cs="Consolas"/>
            <w:color w:val="000000"/>
            <w:sz w:val="18"/>
            <w:szCs w:val="18"/>
            <w:bdr w:val="none" w:sz="0" w:space="0" w:color="auto" w:frame="1"/>
          </w:rPr>
          <w:t>  </w:t>
        </w:r>
      </w:ins>
    </w:p>
    <w:p w14:paraId="72928D2A"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62" w:author="Benjamin Pannell" w:date="2014-10-20T13:44:00Z"/>
          <w:rFonts w:ascii="Consolas" w:hAnsi="Consolas" w:cs="Consolas"/>
          <w:color w:val="5C5C5C"/>
          <w:sz w:val="18"/>
          <w:szCs w:val="18"/>
        </w:rPr>
      </w:pPr>
      <w:proofErr w:type="spellStart"/>
      <w:ins w:id="5163" w:author="Benjamin Pannell" w:date="2014-10-20T13:44:00Z">
        <w:r>
          <w:rPr>
            <w:rFonts w:ascii="Consolas" w:hAnsi="Consolas" w:cs="Consolas"/>
            <w:color w:val="000000"/>
            <w:sz w:val="18"/>
            <w:szCs w:val="18"/>
            <w:bdr w:val="none" w:sz="0" w:space="0" w:color="auto" w:frame="1"/>
          </w:rPr>
          <w:t>module.exports</w:t>
        </w:r>
        <w:proofErr w:type="spellEnd"/>
        <w:r>
          <w:rPr>
            <w:rFonts w:ascii="Consolas" w:hAnsi="Consolas" w:cs="Consolas"/>
            <w:color w:val="000000"/>
            <w:sz w:val="18"/>
            <w:szCs w:val="18"/>
            <w:bdr w:val="none" w:sz="0" w:space="0" w:color="auto" w:frame="1"/>
          </w:rPr>
          <w:t> = Mouse;  </w:t>
        </w:r>
      </w:ins>
    </w:p>
    <w:p w14:paraId="7B3E8834"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64" w:author="Benjamin Pannell" w:date="2014-10-20T13:44:00Z"/>
          <w:rFonts w:ascii="Consolas" w:hAnsi="Consolas" w:cs="Consolas"/>
          <w:color w:val="5C5C5C"/>
          <w:sz w:val="18"/>
          <w:szCs w:val="18"/>
        </w:rPr>
      </w:pPr>
      <w:ins w:id="5165" w:author="Benjamin Pannell" w:date="2014-10-20T13:44:00Z">
        <w:r>
          <w:rPr>
            <w:rFonts w:ascii="Consolas" w:hAnsi="Consolas" w:cs="Consolas"/>
            <w:color w:val="000000"/>
            <w:sz w:val="18"/>
            <w:szCs w:val="18"/>
            <w:bdr w:val="none" w:sz="0" w:space="0" w:color="auto" w:frame="1"/>
          </w:rPr>
          <w:t>  </w:t>
        </w:r>
      </w:ins>
    </w:p>
    <w:p w14:paraId="28FC2E26"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66" w:author="Benjamin Pannell" w:date="2014-10-20T13:44:00Z"/>
          <w:rFonts w:ascii="Consolas" w:hAnsi="Consolas" w:cs="Consolas"/>
          <w:color w:val="5C5C5C"/>
          <w:sz w:val="18"/>
          <w:szCs w:val="18"/>
        </w:rPr>
      </w:pPr>
      <w:ins w:id="5167" w:author="Benjamin Pannell" w:date="2014-10-20T13:44:00Z">
        <w:r>
          <w:rPr>
            <w:rStyle w:val="keyword2"/>
            <w:rFonts w:ascii="Consolas" w:hAnsi="Consolas" w:cs="Consolas"/>
            <w:sz w:val="18"/>
            <w:szCs w:val="18"/>
          </w:rPr>
          <w:t>function</w:t>
        </w:r>
        <w:r>
          <w:rPr>
            <w:rFonts w:ascii="Consolas" w:hAnsi="Consolas" w:cs="Consolas"/>
            <w:color w:val="000000"/>
            <w:sz w:val="18"/>
            <w:szCs w:val="18"/>
            <w:bdr w:val="none" w:sz="0" w:space="0" w:color="auto" w:frame="1"/>
          </w:rPr>
          <w:t> Mouse(isotope) {  </w:t>
        </w:r>
      </w:ins>
    </w:p>
    <w:p w14:paraId="6D833A00"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68" w:author="Benjamin Pannell" w:date="2014-10-20T13:44:00Z"/>
          <w:rFonts w:ascii="Consolas" w:hAnsi="Consolas" w:cs="Consolas"/>
          <w:color w:val="5C5C5C"/>
          <w:sz w:val="18"/>
          <w:szCs w:val="18"/>
        </w:rPr>
      </w:pPr>
      <w:ins w:id="5169"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w:t>
        </w:r>
        <w:proofErr w:type="spellEnd"/>
        <w:r>
          <w:rPr>
            <w:rFonts w:ascii="Consolas" w:hAnsi="Consolas" w:cs="Consolas"/>
            <w:color w:val="000000"/>
            <w:sz w:val="18"/>
            <w:szCs w:val="18"/>
            <w:bdr w:val="none" w:sz="0" w:space="0" w:color="auto" w:frame="1"/>
          </w:rPr>
          <w:t> = isotope;  </w:t>
        </w:r>
      </w:ins>
    </w:p>
    <w:p w14:paraId="5E54F5CE"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70" w:author="Benjamin Pannell" w:date="2014-10-20T13:44:00Z"/>
          <w:rFonts w:ascii="Consolas" w:hAnsi="Consolas" w:cs="Consolas"/>
          <w:color w:val="5C5C5C"/>
          <w:sz w:val="18"/>
          <w:szCs w:val="18"/>
        </w:rPr>
      </w:pPr>
      <w:ins w:id="5171" w:author="Benjamin Pannell" w:date="2014-10-20T13:44:00Z">
        <w:r>
          <w:rPr>
            <w:rFonts w:ascii="Consolas" w:hAnsi="Consolas" w:cs="Consolas"/>
            <w:color w:val="000000"/>
            <w:sz w:val="18"/>
            <w:szCs w:val="18"/>
            <w:bdr w:val="none" w:sz="0" w:space="0" w:color="auto" w:frame="1"/>
          </w:rPr>
          <w:t>  </w:t>
        </w:r>
      </w:ins>
    </w:p>
    <w:p w14:paraId="7C66B793"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72" w:author="Benjamin Pannell" w:date="2014-10-20T13:44:00Z"/>
          <w:rFonts w:ascii="Consolas" w:hAnsi="Consolas" w:cs="Consolas"/>
          <w:color w:val="5C5C5C"/>
          <w:sz w:val="18"/>
          <w:szCs w:val="18"/>
        </w:rPr>
      </w:pPr>
      <w:ins w:id="517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w:t>
        </w:r>
        <w:proofErr w:type="spellEnd"/>
        <w:r>
          <w:rPr>
            <w:rFonts w:ascii="Consolas" w:hAnsi="Consolas" w:cs="Consolas"/>
            <w:color w:val="000000"/>
            <w:sz w:val="18"/>
            <w:szCs w:val="18"/>
            <w:bdr w:val="none" w:sz="0" w:space="0" w:color="auto" w:frame="1"/>
          </w:rPr>
          <w:t> = 0;  </w:t>
        </w:r>
      </w:ins>
    </w:p>
    <w:p w14:paraId="0B9D7725"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74" w:author="Benjamin Pannell" w:date="2014-10-20T13:44:00Z"/>
          <w:rFonts w:ascii="Consolas" w:hAnsi="Consolas" w:cs="Consolas"/>
          <w:color w:val="5C5C5C"/>
          <w:sz w:val="18"/>
          <w:szCs w:val="18"/>
        </w:rPr>
      </w:pPr>
      <w:ins w:id="5175"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 0;  </w:t>
        </w:r>
      </w:ins>
    </w:p>
    <w:p w14:paraId="32F079EB"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76" w:author="Benjamin Pannell" w:date="2014-10-20T13:44:00Z"/>
          <w:rFonts w:ascii="Consolas" w:hAnsi="Consolas" w:cs="Consolas"/>
          <w:color w:val="5C5C5C"/>
          <w:sz w:val="18"/>
          <w:szCs w:val="18"/>
        </w:rPr>
      </w:pPr>
      <w:ins w:id="517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 0;  </w:t>
        </w:r>
      </w:ins>
    </w:p>
    <w:p w14:paraId="4E81FE0B"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78" w:author="Benjamin Pannell" w:date="2014-10-20T13:44:00Z"/>
          <w:rFonts w:ascii="Consolas" w:hAnsi="Consolas" w:cs="Consolas"/>
          <w:color w:val="5C5C5C"/>
          <w:sz w:val="18"/>
          <w:szCs w:val="18"/>
        </w:rPr>
      </w:pPr>
      <w:ins w:id="5179"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w:t>
        </w:r>
        <w:proofErr w:type="spellEnd"/>
        <w:r>
          <w:rPr>
            <w:rFonts w:ascii="Consolas" w:hAnsi="Consolas" w:cs="Consolas"/>
            <w:color w:val="000000"/>
            <w:sz w:val="18"/>
            <w:szCs w:val="18"/>
            <w:bdr w:val="none" w:sz="0" w:space="0" w:color="auto" w:frame="1"/>
          </w:rPr>
          <w:t> = 0;  </w:t>
        </w:r>
      </w:ins>
    </w:p>
    <w:p w14:paraId="6BFBC562"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80" w:author="Benjamin Pannell" w:date="2014-10-20T13:44:00Z"/>
          <w:rFonts w:ascii="Consolas" w:hAnsi="Consolas" w:cs="Consolas"/>
          <w:color w:val="5C5C5C"/>
          <w:sz w:val="18"/>
          <w:szCs w:val="18"/>
        </w:rPr>
      </w:pPr>
      <w:ins w:id="5181" w:author="Benjamin Pannell" w:date="2014-10-20T13:44:00Z">
        <w:r>
          <w:rPr>
            <w:rFonts w:ascii="Consolas" w:hAnsi="Consolas" w:cs="Consolas"/>
            <w:color w:val="000000"/>
            <w:sz w:val="18"/>
            <w:szCs w:val="18"/>
            <w:bdr w:val="none" w:sz="0" w:space="0" w:color="auto" w:frame="1"/>
          </w:rPr>
          <w:t>  </w:t>
        </w:r>
      </w:ins>
    </w:p>
    <w:p w14:paraId="34D0353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82" w:author="Benjamin Pannell" w:date="2014-10-20T13:44:00Z"/>
          <w:rFonts w:ascii="Consolas" w:hAnsi="Consolas" w:cs="Consolas"/>
          <w:color w:val="5C5C5C"/>
          <w:sz w:val="18"/>
          <w:szCs w:val="18"/>
        </w:rPr>
      </w:pPr>
      <w:ins w:id="518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3295648E"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84" w:author="Benjamin Pannell" w:date="2014-10-20T13:44:00Z"/>
          <w:rFonts w:ascii="Consolas" w:hAnsi="Consolas" w:cs="Consolas"/>
          <w:color w:val="5C5C5C"/>
          <w:sz w:val="18"/>
          <w:szCs w:val="18"/>
        </w:rPr>
      </w:pPr>
      <w:ins w:id="5185" w:author="Benjamin Pannell" w:date="2014-10-20T13:44:00Z">
        <w:r>
          <w:rPr>
            <w:rFonts w:ascii="Consolas" w:hAnsi="Consolas" w:cs="Consolas"/>
            <w:color w:val="000000"/>
            <w:sz w:val="18"/>
            <w:szCs w:val="18"/>
            <w:bdr w:val="none" w:sz="0" w:space="0" w:color="auto" w:frame="1"/>
          </w:rPr>
          <w:t>}  </w:t>
        </w:r>
      </w:ins>
    </w:p>
    <w:p w14:paraId="283F679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86" w:author="Benjamin Pannell" w:date="2014-10-20T13:44:00Z"/>
          <w:rFonts w:ascii="Consolas" w:hAnsi="Consolas" w:cs="Consolas"/>
          <w:color w:val="5C5C5C"/>
          <w:sz w:val="18"/>
          <w:szCs w:val="18"/>
        </w:rPr>
      </w:pPr>
      <w:ins w:id="5187" w:author="Benjamin Pannell" w:date="2014-10-20T13:44:00Z">
        <w:r>
          <w:rPr>
            <w:rFonts w:ascii="Consolas" w:hAnsi="Consolas" w:cs="Consolas"/>
            <w:color w:val="000000"/>
            <w:sz w:val="18"/>
            <w:szCs w:val="18"/>
            <w:bdr w:val="none" w:sz="0" w:space="0" w:color="auto" w:frame="1"/>
          </w:rPr>
          <w:t>  </w:t>
        </w:r>
      </w:ins>
    </w:p>
    <w:p w14:paraId="2374E032"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88" w:author="Benjamin Pannell" w:date="2014-10-20T13:44:00Z"/>
          <w:rFonts w:ascii="Consolas" w:hAnsi="Consolas" w:cs="Consolas"/>
          <w:color w:val="5C5C5C"/>
          <w:sz w:val="18"/>
          <w:szCs w:val="18"/>
        </w:rPr>
      </w:pPr>
      <w:proofErr w:type="spellStart"/>
      <w:ins w:id="5189" w:author="Benjamin Pannell" w:date="2014-10-20T13:44:00Z">
        <w:r>
          <w:rPr>
            <w:rFonts w:ascii="Consolas" w:hAnsi="Consolas" w:cs="Consolas"/>
            <w:color w:val="000000"/>
            <w:sz w:val="18"/>
            <w:szCs w:val="18"/>
            <w:bdr w:val="none" w:sz="0" w:space="0" w:color="auto" w:frame="1"/>
          </w:rPr>
          <w:t>Mouse.prototype</w:t>
        </w:r>
        <w:proofErr w:type="spellEnd"/>
        <w:r>
          <w:rPr>
            <w:rFonts w:ascii="Consolas" w:hAnsi="Consolas" w:cs="Consolas"/>
            <w:color w:val="000000"/>
            <w:sz w:val="18"/>
            <w:szCs w:val="18"/>
            <w:bdr w:val="none" w:sz="0" w:space="0" w:color="auto" w:frame="1"/>
          </w:rPr>
          <w:t> = {  </w:t>
        </w:r>
      </w:ins>
    </w:p>
    <w:p w14:paraId="55C9B2AF"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90" w:author="Benjamin Pannell" w:date="2014-10-20T13:44:00Z"/>
          <w:rFonts w:ascii="Consolas" w:hAnsi="Consolas" w:cs="Consolas"/>
          <w:color w:val="5C5C5C"/>
          <w:sz w:val="18"/>
          <w:szCs w:val="18"/>
        </w:rPr>
      </w:pPr>
      <w:ins w:id="5191" w:author="Benjamin Pannell" w:date="2014-10-20T13:44:00Z">
        <w:r>
          <w:rPr>
            <w:rFonts w:ascii="Consolas" w:hAnsi="Consolas" w:cs="Consolas"/>
            <w:color w:val="000000"/>
            <w:sz w:val="18"/>
            <w:szCs w:val="18"/>
            <w:bdr w:val="none" w:sz="0" w:space="0" w:color="auto" w:frame="1"/>
          </w:rPr>
          <w:t>    get then() {  </w:t>
        </w:r>
      </w:ins>
    </w:p>
    <w:p w14:paraId="35D8B938"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92" w:author="Benjamin Pannell" w:date="2014-10-20T13:44:00Z"/>
          <w:rFonts w:ascii="Consolas" w:hAnsi="Consolas" w:cs="Consolas"/>
          <w:color w:val="5C5C5C"/>
          <w:sz w:val="18"/>
          <w:szCs w:val="18"/>
        </w:rPr>
      </w:pPr>
      <w:ins w:id="5193"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ins>
    </w:p>
    <w:p w14:paraId="5646646C"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94" w:author="Benjamin Pannell" w:date="2014-10-20T13:44:00Z"/>
          <w:rFonts w:ascii="Consolas" w:hAnsi="Consolas" w:cs="Consolas"/>
          <w:color w:val="5C5C5C"/>
          <w:sz w:val="18"/>
          <w:szCs w:val="18"/>
        </w:rPr>
      </w:pPr>
      <w:ins w:id="5195" w:author="Benjamin Pannell" w:date="2014-10-20T13:44:00Z">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clearTimeout</w:t>
        </w:r>
        <w:proofErr w:type="spellEnd"/>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w:t>
        </w:r>
      </w:ins>
    </w:p>
    <w:p w14:paraId="65875D39"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196" w:author="Benjamin Pannell" w:date="2014-10-20T13:44:00Z"/>
          <w:rFonts w:ascii="Consolas" w:hAnsi="Consolas" w:cs="Consolas"/>
          <w:color w:val="5C5C5C"/>
          <w:sz w:val="18"/>
          <w:szCs w:val="18"/>
        </w:rPr>
      </w:pPr>
      <w:ins w:id="519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15103352"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198" w:author="Benjamin Pannell" w:date="2014-10-20T13:44:00Z"/>
          <w:rFonts w:ascii="Consolas" w:hAnsi="Consolas" w:cs="Consolas"/>
          <w:color w:val="5C5C5C"/>
          <w:sz w:val="18"/>
          <w:szCs w:val="18"/>
        </w:rPr>
      </w:pPr>
      <w:ins w:id="5199" w:author="Benjamin Pannell" w:date="2014-10-20T13:44:00Z">
        <w:r>
          <w:rPr>
            <w:rFonts w:ascii="Consolas" w:hAnsi="Consolas" w:cs="Consolas"/>
            <w:color w:val="000000"/>
            <w:sz w:val="18"/>
            <w:szCs w:val="18"/>
            <w:bdr w:val="none" w:sz="0" w:space="0" w:color="auto" w:frame="1"/>
          </w:rPr>
          <w:t>        }  </w:t>
        </w:r>
      </w:ins>
    </w:p>
    <w:p w14:paraId="298D7B93"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00" w:author="Benjamin Pannell" w:date="2014-10-20T13:44:00Z"/>
          <w:rFonts w:ascii="Consolas" w:hAnsi="Consolas" w:cs="Consolas"/>
          <w:color w:val="5C5C5C"/>
          <w:sz w:val="18"/>
          <w:szCs w:val="18"/>
        </w:rPr>
      </w:pPr>
      <w:ins w:id="5201" w:author="Benjamin Pannell" w:date="2014-10-20T13:44:00Z">
        <w:r>
          <w:rPr>
            <w:rFonts w:ascii="Consolas" w:hAnsi="Consolas" w:cs="Consolas"/>
            <w:color w:val="000000"/>
            <w:sz w:val="18"/>
            <w:szCs w:val="18"/>
            <w:bdr w:val="none" w:sz="0" w:space="0" w:color="auto" w:frame="1"/>
          </w:rPr>
          <w:t>  </w:t>
        </w:r>
      </w:ins>
    </w:p>
    <w:p w14:paraId="33CA856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02" w:author="Benjamin Pannell" w:date="2014-10-20T13:44:00Z"/>
          <w:rFonts w:ascii="Consolas" w:hAnsi="Consolas" w:cs="Consolas"/>
          <w:color w:val="5C5C5C"/>
          <w:sz w:val="18"/>
          <w:szCs w:val="18"/>
        </w:rPr>
      </w:pPr>
      <w:ins w:id="5203"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.isotope.mouseRaw(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w:t>
        </w:r>
      </w:ins>
    </w:p>
    <w:p w14:paraId="7B6B9EF2"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04" w:author="Benjamin Pannell" w:date="2014-10-20T13:44:00Z"/>
          <w:rFonts w:ascii="Consolas" w:hAnsi="Consolas" w:cs="Consolas"/>
          <w:color w:val="5C5C5C"/>
          <w:sz w:val="18"/>
          <w:szCs w:val="18"/>
        </w:rPr>
      </w:pPr>
      <w:ins w:id="5205"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w:t>
        </w:r>
        <w:proofErr w:type="spellEnd"/>
        <w:r>
          <w:rPr>
            <w:rFonts w:ascii="Consolas" w:hAnsi="Consolas" w:cs="Consolas"/>
            <w:color w:val="000000"/>
            <w:sz w:val="18"/>
            <w:szCs w:val="18"/>
            <w:bdr w:val="none" w:sz="0" w:space="0" w:color="auto" w:frame="1"/>
          </w:rPr>
          <w:t> = 0;  </w:t>
        </w:r>
      </w:ins>
    </w:p>
    <w:p w14:paraId="6ABD9968"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06" w:author="Benjamin Pannell" w:date="2014-10-20T13:44:00Z"/>
          <w:rFonts w:ascii="Consolas" w:hAnsi="Consolas" w:cs="Consolas"/>
          <w:color w:val="5C5C5C"/>
          <w:sz w:val="18"/>
          <w:szCs w:val="18"/>
        </w:rPr>
      </w:pPr>
      <w:ins w:id="520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 0;  </w:t>
        </w:r>
      </w:ins>
    </w:p>
    <w:p w14:paraId="06B30F6A"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08" w:author="Benjamin Pannell" w:date="2014-10-20T13:44:00Z"/>
          <w:rFonts w:ascii="Consolas" w:hAnsi="Consolas" w:cs="Consolas"/>
          <w:color w:val="5C5C5C"/>
          <w:sz w:val="18"/>
          <w:szCs w:val="18"/>
        </w:rPr>
      </w:pPr>
      <w:ins w:id="5209"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 0;  </w:t>
        </w:r>
      </w:ins>
    </w:p>
    <w:p w14:paraId="1E6306D0"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10" w:author="Benjamin Pannell" w:date="2014-10-20T13:44:00Z"/>
          <w:rFonts w:ascii="Consolas" w:hAnsi="Consolas" w:cs="Consolas"/>
          <w:color w:val="5C5C5C"/>
          <w:sz w:val="18"/>
          <w:szCs w:val="18"/>
        </w:rPr>
      </w:pPr>
      <w:ins w:id="5211"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w:t>
        </w:r>
        <w:proofErr w:type="spellEnd"/>
        <w:r>
          <w:rPr>
            <w:rFonts w:ascii="Consolas" w:hAnsi="Consolas" w:cs="Consolas"/>
            <w:color w:val="000000"/>
            <w:sz w:val="18"/>
            <w:szCs w:val="18"/>
            <w:bdr w:val="none" w:sz="0" w:space="0" w:color="auto" w:frame="1"/>
          </w:rPr>
          <w:t> = 0;  </w:t>
        </w:r>
      </w:ins>
    </w:p>
    <w:p w14:paraId="580920F8"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12" w:author="Benjamin Pannell" w:date="2014-10-20T13:44:00Z"/>
          <w:rFonts w:ascii="Consolas" w:hAnsi="Consolas" w:cs="Consolas"/>
          <w:color w:val="5C5C5C"/>
          <w:sz w:val="18"/>
          <w:szCs w:val="18"/>
        </w:rPr>
      </w:pPr>
      <w:ins w:id="521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7142A7E7"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14" w:author="Benjamin Pannell" w:date="2014-10-20T13:44:00Z"/>
          <w:rFonts w:ascii="Consolas" w:hAnsi="Consolas" w:cs="Consolas"/>
          <w:color w:val="5C5C5C"/>
          <w:sz w:val="18"/>
          <w:szCs w:val="18"/>
        </w:rPr>
      </w:pPr>
      <w:ins w:id="5215" w:author="Benjamin Pannell" w:date="2014-10-20T13:44:00Z">
        <w:r>
          <w:rPr>
            <w:rFonts w:ascii="Consolas" w:hAnsi="Consolas" w:cs="Consolas"/>
            <w:color w:val="000000"/>
            <w:sz w:val="18"/>
            <w:szCs w:val="18"/>
            <w:bdr w:val="none" w:sz="0" w:space="0" w:color="auto" w:frame="1"/>
          </w:rPr>
          <w:t>  </w:t>
        </w:r>
      </w:ins>
    </w:p>
    <w:p w14:paraId="253032A5"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16" w:author="Benjamin Pannell" w:date="2014-10-20T13:44:00Z"/>
          <w:rFonts w:ascii="Consolas" w:hAnsi="Consolas" w:cs="Consolas"/>
          <w:color w:val="5C5C5C"/>
          <w:sz w:val="18"/>
          <w:szCs w:val="18"/>
        </w:rPr>
      </w:pPr>
      <w:ins w:id="5217"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4513A2CE"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18" w:author="Benjamin Pannell" w:date="2014-10-20T13:44:00Z"/>
          <w:rFonts w:ascii="Consolas" w:hAnsi="Consolas" w:cs="Consolas"/>
          <w:color w:val="5C5C5C"/>
          <w:sz w:val="18"/>
          <w:szCs w:val="18"/>
        </w:rPr>
      </w:pPr>
      <w:ins w:id="5219" w:author="Benjamin Pannell" w:date="2014-10-20T13:44:00Z">
        <w:r>
          <w:rPr>
            <w:rFonts w:ascii="Consolas" w:hAnsi="Consolas" w:cs="Consolas"/>
            <w:color w:val="000000"/>
            <w:sz w:val="18"/>
            <w:szCs w:val="18"/>
            <w:bdr w:val="none" w:sz="0" w:space="0" w:color="auto" w:frame="1"/>
          </w:rPr>
          <w:t>    },  </w:t>
        </w:r>
      </w:ins>
    </w:p>
    <w:p w14:paraId="1D59A1E3"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20" w:author="Benjamin Pannell" w:date="2014-10-20T13:44:00Z"/>
          <w:rFonts w:ascii="Consolas" w:hAnsi="Consolas" w:cs="Consolas"/>
          <w:color w:val="5C5C5C"/>
          <w:sz w:val="18"/>
          <w:szCs w:val="18"/>
        </w:rPr>
      </w:pPr>
      <w:ins w:id="5221" w:author="Benjamin Pannell" w:date="2014-10-20T13:44:00Z">
        <w:r>
          <w:rPr>
            <w:rFonts w:ascii="Consolas" w:hAnsi="Consolas" w:cs="Consolas"/>
            <w:color w:val="000000"/>
            <w:sz w:val="18"/>
            <w:szCs w:val="18"/>
            <w:bdr w:val="none" w:sz="0" w:space="0" w:color="auto" w:frame="1"/>
          </w:rPr>
          <w:t>    get left() {  </w:t>
        </w:r>
      </w:ins>
    </w:p>
    <w:p w14:paraId="12A44E45"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22" w:author="Benjamin Pannell" w:date="2014-10-20T13:44:00Z"/>
          <w:rFonts w:ascii="Consolas" w:hAnsi="Consolas" w:cs="Consolas"/>
          <w:color w:val="5C5C5C"/>
          <w:sz w:val="18"/>
          <w:szCs w:val="18"/>
        </w:rPr>
      </w:pPr>
      <w:ins w:id="522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mouse.left</w:t>
        </w:r>
        <w:proofErr w:type="spellEnd"/>
        <w:r>
          <w:rPr>
            <w:rFonts w:ascii="Consolas" w:hAnsi="Consolas" w:cs="Consolas"/>
            <w:color w:val="000000"/>
            <w:sz w:val="18"/>
            <w:szCs w:val="18"/>
            <w:bdr w:val="none" w:sz="0" w:space="0" w:color="auto" w:frame="1"/>
          </w:rPr>
          <w:t>;  </w:t>
        </w:r>
      </w:ins>
    </w:p>
    <w:p w14:paraId="445B6783"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24" w:author="Benjamin Pannell" w:date="2014-10-20T13:44:00Z"/>
          <w:rFonts w:ascii="Consolas" w:hAnsi="Consolas" w:cs="Consolas"/>
          <w:color w:val="5C5C5C"/>
          <w:sz w:val="18"/>
          <w:szCs w:val="18"/>
        </w:rPr>
      </w:pPr>
      <w:ins w:id="5225"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019EDA25"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26" w:author="Benjamin Pannell" w:date="2014-10-20T13:44:00Z"/>
          <w:rFonts w:ascii="Consolas" w:hAnsi="Consolas" w:cs="Consolas"/>
          <w:color w:val="5C5C5C"/>
          <w:sz w:val="18"/>
          <w:szCs w:val="18"/>
        </w:rPr>
      </w:pPr>
      <w:ins w:id="5227" w:author="Benjamin Pannell" w:date="2014-10-20T13:44:00Z">
        <w:r>
          <w:rPr>
            <w:rFonts w:ascii="Consolas" w:hAnsi="Consolas" w:cs="Consolas"/>
            <w:color w:val="000000"/>
            <w:sz w:val="18"/>
            <w:szCs w:val="18"/>
            <w:bdr w:val="none" w:sz="0" w:space="0" w:color="auto" w:frame="1"/>
          </w:rPr>
          <w:t>    },  </w:t>
        </w:r>
      </w:ins>
    </w:p>
    <w:p w14:paraId="462370D8"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28" w:author="Benjamin Pannell" w:date="2014-10-20T13:44:00Z"/>
          <w:rFonts w:ascii="Consolas" w:hAnsi="Consolas" w:cs="Consolas"/>
          <w:color w:val="5C5C5C"/>
          <w:sz w:val="18"/>
          <w:szCs w:val="18"/>
        </w:rPr>
      </w:pPr>
      <w:ins w:id="5229" w:author="Benjamin Pannell" w:date="2014-10-20T13:44:00Z">
        <w:r>
          <w:rPr>
            <w:rFonts w:ascii="Consolas" w:hAnsi="Consolas" w:cs="Consolas"/>
            <w:color w:val="000000"/>
            <w:sz w:val="18"/>
            <w:szCs w:val="18"/>
            <w:bdr w:val="none" w:sz="0" w:space="0" w:color="auto" w:frame="1"/>
          </w:rPr>
          <w:t>    get right() {  </w:t>
        </w:r>
      </w:ins>
    </w:p>
    <w:p w14:paraId="58ACD92C"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30" w:author="Benjamin Pannell" w:date="2014-10-20T13:44:00Z"/>
          <w:rFonts w:ascii="Consolas" w:hAnsi="Consolas" w:cs="Consolas"/>
          <w:color w:val="5C5C5C"/>
          <w:sz w:val="18"/>
          <w:szCs w:val="18"/>
        </w:rPr>
      </w:pPr>
      <w:ins w:id="5231"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mouse.right</w:t>
        </w:r>
        <w:proofErr w:type="spellEnd"/>
        <w:r>
          <w:rPr>
            <w:rFonts w:ascii="Consolas" w:hAnsi="Consolas" w:cs="Consolas"/>
            <w:color w:val="000000"/>
            <w:sz w:val="18"/>
            <w:szCs w:val="18"/>
            <w:bdr w:val="none" w:sz="0" w:space="0" w:color="auto" w:frame="1"/>
          </w:rPr>
          <w:t>;  </w:t>
        </w:r>
      </w:ins>
    </w:p>
    <w:p w14:paraId="7A1455F5"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32" w:author="Benjamin Pannell" w:date="2014-10-20T13:44:00Z"/>
          <w:rFonts w:ascii="Consolas" w:hAnsi="Consolas" w:cs="Consolas"/>
          <w:color w:val="5C5C5C"/>
          <w:sz w:val="18"/>
          <w:szCs w:val="18"/>
        </w:rPr>
      </w:pPr>
      <w:ins w:id="5233"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79328432"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34" w:author="Benjamin Pannell" w:date="2014-10-20T13:44:00Z"/>
          <w:rFonts w:ascii="Consolas" w:hAnsi="Consolas" w:cs="Consolas"/>
          <w:color w:val="5C5C5C"/>
          <w:sz w:val="18"/>
          <w:szCs w:val="18"/>
        </w:rPr>
      </w:pPr>
      <w:ins w:id="5235" w:author="Benjamin Pannell" w:date="2014-10-20T13:44:00Z">
        <w:r>
          <w:rPr>
            <w:rFonts w:ascii="Consolas" w:hAnsi="Consolas" w:cs="Consolas"/>
            <w:color w:val="000000"/>
            <w:sz w:val="18"/>
            <w:szCs w:val="18"/>
            <w:bdr w:val="none" w:sz="0" w:space="0" w:color="auto" w:frame="1"/>
          </w:rPr>
          <w:t>    },  </w:t>
        </w:r>
      </w:ins>
    </w:p>
    <w:p w14:paraId="22067D75"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36" w:author="Benjamin Pannell" w:date="2014-10-20T13:44:00Z"/>
          <w:rFonts w:ascii="Consolas" w:hAnsi="Consolas" w:cs="Consolas"/>
          <w:color w:val="5C5C5C"/>
          <w:sz w:val="18"/>
          <w:szCs w:val="18"/>
        </w:rPr>
      </w:pPr>
      <w:ins w:id="5237" w:author="Benjamin Pannell" w:date="2014-10-20T13:44:00Z">
        <w:r>
          <w:rPr>
            <w:rFonts w:ascii="Consolas" w:hAnsi="Consolas" w:cs="Consolas"/>
            <w:color w:val="000000"/>
            <w:sz w:val="18"/>
            <w:szCs w:val="18"/>
            <w:bdr w:val="none" w:sz="0" w:space="0" w:color="auto" w:frame="1"/>
          </w:rPr>
          <w:t>    get middle() {  </w:t>
        </w:r>
      </w:ins>
    </w:p>
    <w:p w14:paraId="6E07BEC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38" w:author="Benjamin Pannell" w:date="2014-10-20T13:44:00Z"/>
          <w:rFonts w:ascii="Consolas" w:hAnsi="Consolas" w:cs="Consolas"/>
          <w:color w:val="5C5C5C"/>
          <w:sz w:val="18"/>
          <w:szCs w:val="18"/>
        </w:rPr>
      </w:pPr>
      <w:ins w:id="5239"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mouse.middle</w:t>
        </w:r>
        <w:proofErr w:type="spellEnd"/>
        <w:r>
          <w:rPr>
            <w:rFonts w:ascii="Consolas" w:hAnsi="Consolas" w:cs="Consolas"/>
            <w:color w:val="000000"/>
            <w:sz w:val="18"/>
            <w:szCs w:val="18"/>
            <w:bdr w:val="none" w:sz="0" w:space="0" w:color="auto" w:frame="1"/>
          </w:rPr>
          <w:t>;  </w:t>
        </w:r>
      </w:ins>
    </w:p>
    <w:p w14:paraId="3A2DD65E"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40" w:author="Benjamin Pannell" w:date="2014-10-20T13:44:00Z"/>
          <w:rFonts w:ascii="Consolas" w:hAnsi="Consolas" w:cs="Consolas"/>
          <w:color w:val="5C5C5C"/>
          <w:sz w:val="18"/>
          <w:szCs w:val="18"/>
        </w:rPr>
      </w:pPr>
      <w:ins w:id="5241"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0B85AF7D"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42" w:author="Benjamin Pannell" w:date="2014-10-20T13:44:00Z"/>
          <w:rFonts w:ascii="Consolas" w:hAnsi="Consolas" w:cs="Consolas"/>
          <w:color w:val="5C5C5C"/>
          <w:sz w:val="18"/>
          <w:szCs w:val="18"/>
        </w:rPr>
      </w:pPr>
      <w:ins w:id="5243" w:author="Benjamin Pannell" w:date="2014-10-20T13:44:00Z">
        <w:r>
          <w:rPr>
            <w:rFonts w:ascii="Consolas" w:hAnsi="Consolas" w:cs="Consolas"/>
            <w:color w:val="000000"/>
            <w:sz w:val="18"/>
            <w:szCs w:val="18"/>
            <w:bdr w:val="none" w:sz="0" w:space="0" w:color="auto" w:frame="1"/>
          </w:rPr>
          <w:t>    }  </w:t>
        </w:r>
      </w:ins>
    </w:p>
    <w:p w14:paraId="22AA11FF"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44" w:author="Benjamin Pannell" w:date="2014-10-20T13:44:00Z"/>
          <w:rFonts w:ascii="Consolas" w:hAnsi="Consolas" w:cs="Consolas"/>
          <w:color w:val="5C5C5C"/>
          <w:sz w:val="18"/>
          <w:szCs w:val="18"/>
        </w:rPr>
      </w:pPr>
      <w:ins w:id="5245" w:author="Benjamin Pannell" w:date="2014-10-20T13:44:00Z">
        <w:r>
          <w:rPr>
            <w:rFonts w:ascii="Consolas" w:hAnsi="Consolas" w:cs="Consolas"/>
            <w:color w:val="000000"/>
            <w:sz w:val="18"/>
            <w:szCs w:val="18"/>
            <w:bdr w:val="none" w:sz="0" w:space="0" w:color="auto" w:frame="1"/>
          </w:rPr>
          <w:t>};  </w:t>
        </w:r>
      </w:ins>
    </w:p>
    <w:p w14:paraId="71813754"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46" w:author="Benjamin Pannell" w:date="2014-10-20T13:44:00Z"/>
          <w:rFonts w:ascii="Consolas" w:hAnsi="Consolas" w:cs="Consolas"/>
          <w:color w:val="5C5C5C"/>
          <w:sz w:val="18"/>
          <w:szCs w:val="18"/>
        </w:rPr>
      </w:pPr>
      <w:ins w:id="5247" w:author="Benjamin Pannell" w:date="2014-10-20T13:44:00Z">
        <w:r>
          <w:rPr>
            <w:rFonts w:ascii="Consolas" w:hAnsi="Consolas" w:cs="Consolas"/>
            <w:color w:val="000000"/>
            <w:sz w:val="18"/>
            <w:szCs w:val="18"/>
            <w:bdr w:val="none" w:sz="0" w:space="0" w:color="auto" w:frame="1"/>
          </w:rPr>
          <w:t>  </w:t>
        </w:r>
      </w:ins>
    </w:p>
    <w:p w14:paraId="05348D9A"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48" w:author="Benjamin Pannell" w:date="2014-10-20T13:44:00Z"/>
          <w:rFonts w:ascii="Consolas" w:hAnsi="Consolas" w:cs="Consolas"/>
          <w:color w:val="5C5C5C"/>
          <w:sz w:val="18"/>
          <w:szCs w:val="18"/>
        </w:rPr>
      </w:pPr>
      <w:proofErr w:type="spellStart"/>
      <w:ins w:id="5249" w:author="Benjamin Pannell" w:date="2014-10-20T13:44:00Z">
        <w:r>
          <w:rPr>
            <w:rFonts w:ascii="Consolas" w:hAnsi="Consolas" w:cs="Consolas"/>
            <w:color w:val="000000"/>
            <w:sz w:val="18"/>
            <w:szCs w:val="18"/>
            <w:bdr w:val="none" w:sz="0" w:space="0" w:color="auto" w:frame="1"/>
          </w:rPr>
          <w:t>Mouse.prototype.queueUpdate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4C28F8A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50" w:author="Benjamin Pannell" w:date="2014-10-20T13:44:00Z"/>
          <w:rFonts w:ascii="Consolas" w:hAnsi="Consolas" w:cs="Consolas"/>
          <w:color w:val="5C5C5C"/>
          <w:sz w:val="18"/>
          <w:szCs w:val="18"/>
        </w:rPr>
      </w:pPr>
      <w:ins w:id="5251"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w:t>
        </w:r>
      </w:ins>
    </w:p>
    <w:p w14:paraId="5AD70E5B"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52" w:author="Benjamin Pannell" w:date="2014-10-20T13:44:00Z"/>
          <w:rFonts w:ascii="Consolas" w:hAnsi="Consolas" w:cs="Consolas"/>
          <w:color w:val="5C5C5C"/>
          <w:sz w:val="18"/>
          <w:szCs w:val="18"/>
        </w:rPr>
      </w:pPr>
      <w:ins w:id="525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setTimeout</w:t>
        </w:r>
        <w:proofErr w:type="spellEnd"/>
        <w:r>
          <w:rPr>
            <w:rFonts w:ascii="Consolas" w:hAnsi="Consolas" w:cs="Consolas"/>
            <w:color w:val="000000"/>
            <w:sz w:val="18"/>
            <w:szCs w:val="18"/>
            <w:bdr w:val="none" w:sz="0" w:space="0" w:color="auto" w:frame="1"/>
          </w:rPr>
          <w: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074E990C"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54" w:author="Benjamin Pannell" w:date="2014-10-20T13:44:00Z"/>
          <w:rFonts w:ascii="Consolas" w:hAnsi="Consolas" w:cs="Consolas"/>
          <w:color w:val="5C5C5C"/>
          <w:sz w:val="18"/>
          <w:szCs w:val="18"/>
        </w:rPr>
      </w:pPr>
      <w:ins w:id="5255"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ins>
    </w:p>
    <w:p w14:paraId="6D52089F"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56" w:author="Benjamin Pannell" w:date="2014-10-20T13:44:00Z"/>
          <w:rFonts w:ascii="Consolas" w:hAnsi="Consolas" w:cs="Consolas"/>
          <w:color w:val="5C5C5C"/>
          <w:sz w:val="18"/>
          <w:szCs w:val="18"/>
        </w:rPr>
      </w:pPr>
      <w:ins w:id="525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.now</w:t>
        </w:r>
        <w:proofErr w:type="spellEnd"/>
        <w:r>
          <w:rPr>
            <w:rFonts w:ascii="Consolas" w:hAnsi="Consolas" w:cs="Consolas"/>
            <w:color w:val="000000"/>
            <w:sz w:val="18"/>
            <w:szCs w:val="18"/>
            <w:bdr w:val="none" w:sz="0" w:space="0" w:color="auto" w:frame="1"/>
          </w:rPr>
          <w:t>();  </w:t>
        </w:r>
      </w:ins>
    </w:p>
    <w:p w14:paraId="7F219C7E"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58" w:author="Benjamin Pannell" w:date="2014-10-20T13:44:00Z"/>
          <w:rFonts w:ascii="Consolas" w:hAnsi="Consolas" w:cs="Consolas"/>
          <w:color w:val="5C5C5C"/>
          <w:sz w:val="18"/>
          <w:szCs w:val="18"/>
        </w:rPr>
      </w:pPr>
      <w:ins w:id="5259" w:author="Benjamin Pannell" w:date="2014-10-20T13:44:00Z">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ins>
    </w:p>
    <w:p w14:paraId="477D7ACB"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60" w:author="Benjamin Pannell" w:date="2014-10-20T13:44:00Z"/>
          <w:rFonts w:ascii="Consolas" w:hAnsi="Consolas" w:cs="Consolas"/>
          <w:color w:val="5C5C5C"/>
          <w:sz w:val="18"/>
          <w:szCs w:val="18"/>
        </w:rPr>
      </w:pPr>
      <w:ins w:id="5261"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33DCA2AD"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62" w:author="Benjamin Pannell" w:date="2014-10-20T13:44:00Z"/>
          <w:rFonts w:ascii="Consolas" w:hAnsi="Consolas" w:cs="Consolas"/>
          <w:color w:val="5C5C5C"/>
          <w:sz w:val="18"/>
          <w:szCs w:val="18"/>
        </w:rPr>
      </w:pPr>
      <w:ins w:id="5263" w:author="Benjamin Pannell" w:date="2014-10-20T13:44:00Z">
        <w:r>
          <w:rPr>
            <w:rFonts w:ascii="Consolas" w:hAnsi="Consolas" w:cs="Consolas"/>
            <w:color w:val="000000"/>
            <w:sz w:val="18"/>
            <w:szCs w:val="18"/>
            <w:bdr w:val="none" w:sz="0" w:space="0" w:color="auto" w:frame="1"/>
          </w:rPr>
          <w:t>};  </w:t>
        </w:r>
      </w:ins>
    </w:p>
    <w:p w14:paraId="32599406"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64" w:author="Benjamin Pannell" w:date="2014-10-20T13:44:00Z"/>
          <w:rFonts w:ascii="Consolas" w:hAnsi="Consolas" w:cs="Consolas"/>
          <w:color w:val="5C5C5C"/>
          <w:sz w:val="18"/>
          <w:szCs w:val="18"/>
        </w:rPr>
      </w:pPr>
      <w:ins w:id="5265" w:author="Benjamin Pannell" w:date="2014-10-20T13:44:00Z">
        <w:r>
          <w:rPr>
            <w:rFonts w:ascii="Consolas" w:hAnsi="Consolas" w:cs="Consolas"/>
            <w:color w:val="000000"/>
            <w:sz w:val="18"/>
            <w:szCs w:val="18"/>
            <w:bdr w:val="none" w:sz="0" w:space="0" w:color="auto" w:frame="1"/>
          </w:rPr>
          <w:t>  </w:t>
        </w:r>
      </w:ins>
    </w:p>
    <w:p w14:paraId="31908777"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66" w:author="Benjamin Pannell" w:date="2014-10-20T13:44:00Z"/>
          <w:rFonts w:ascii="Consolas" w:hAnsi="Consolas" w:cs="Consolas"/>
          <w:color w:val="5C5C5C"/>
          <w:sz w:val="18"/>
          <w:szCs w:val="18"/>
        </w:rPr>
      </w:pPr>
      <w:proofErr w:type="spellStart"/>
      <w:ins w:id="5267" w:author="Benjamin Pannell" w:date="2014-10-20T13:44:00Z">
        <w:r>
          <w:rPr>
            <w:rFonts w:ascii="Consolas" w:hAnsi="Consolas" w:cs="Consolas"/>
            <w:color w:val="000000"/>
            <w:sz w:val="18"/>
            <w:szCs w:val="18"/>
            <w:bdr w:val="none" w:sz="0" w:space="0" w:color="auto" w:frame="1"/>
          </w:rPr>
          <w:t>Mouse.prototype.now</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ins>
    </w:p>
    <w:p w14:paraId="10A9BF8B"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68" w:author="Benjamin Pannell" w:date="2014-10-20T13:44:00Z"/>
          <w:rFonts w:ascii="Consolas" w:hAnsi="Consolas" w:cs="Consolas"/>
          <w:color w:val="5C5C5C"/>
          <w:sz w:val="18"/>
          <w:szCs w:val="18"/>
        </w:rPr>
      </w:pPr>
      <w:ins w:id="5269"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.then</w:t>
        </w:r>
        <w:proofErr w:type="spellEnd"/>
        <w:r>
          <w:rPr>
            <w:rFonts w:ascii="Consolas" w:hAnsi="Consolas" w:cs="Consolas"/>
            <w:color w:val="000000"/>
            <w:sz w:val="18"/>
            <w:szCs w:val="18"/>
            <w:bdr w:val="none" w:sz="0" w:space="0" w:color="auto" w:frame="1"/>
          </w:rPr>
          <w:t>;  </w:t>
        </w:r>
      </w:ins>
    </w:p>
    <w:p w14:paraId="5B25ECC5"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70" w:author="Benjamin Pannell" w:date="2014-10-20T13:44:00Z"/>
          <w:rFonts w:ascii="Consolas" w:hAnsi="Consolas" w:cs="Consolas"/>
          <w:color w:val="5C5C5C"/>
          <w:sz w:val="18"/>
          <w:szCs w:val="18"/>
        </w:rPr>
      </w:pPr>
      <w:ins w:id="5271" w:author="Benjamin Pannell" w:date="2014-10-20T13:44:00Z">
        <w:r>
          <w:rPr>
            <w:rFonts w:ascii="Consolas" w:hAnsi="Consolas" w:cs="Consolas"/>
            <w:color w:val="000000"/>
            <w:sz w:val="18"/>
            <w:szCs w:val="18"/>
            <w:bdr w:val="none" w:sz="0" w:space="0" w:color="auto" w:frame="1"/>
          </w:rPr>
          <w:t>};  </w:t>
        </w:r>
      </w:ins>
    </w:p>
    <w:p w14:paraId="58F92106"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72" w:author="Benjamin Pannell" w:date="2014-10-20T13:44:00Z"/>
          <w:rFonts w:ascii="Consolas" w:hAnsi="Consolas" w:cs="Consolas"/>
          <w:color w:val="5C5C5C"/>
          <w:sz w:val="18"/>
          <w:szCs w:val="18"/>
        </w:rPr>
      </w:pPr>
      <w:ins w:id="5273" w:author="Benjamin Pannell" w:date="2014-10-20T13:44:00Z">
        <w:r>
          <w:rPr>
            <w:rFonts w:ascii="Consolas" w:hAnsi="Consolas" w:cs="Consolas"/>
            <w:color w:val="000000"/>
            <w:sz w:val="18"/>
            <w:szCs w:val="18"/>
            <w:bdr w:val="none" w:sz="0" w:space="0" w:color="auto" w:frame="1"/>
          </w:rPr>
          <w:t>  </w:t>
        </w:r>
      </w:ins>
    </w:p>
    <w:p w14:paraId="6874CCC0"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74" w:author="Benjamin Pannell" w:date="2014-10-20T13:44:00Z"/>
          <w:rFonts w:ascii="Consolas" w:hAnsi="Consolas" w:cs="Consolas"/>
          <w:color w:val="5C5C5C"/>
          <w:sz w:val="18"/>
          <w:szCs w:val="18"/>
        </w:rPr>
      </w:pPr>
      <w:proofErr w:type="spellStart"/>
      <w:ins w:id="5275" w:author="Benjamin Pannell" w:date="2014-10-20T13:44:00Z">
        <w:r>
          <w:rPr>
            <w:rFonts w:ascii="Consolas" w:hAnsi="Consolas" w:cs="Consolas"/>
            <w:color w:val="000000"/>
            <w:sz w:val="18"/>
            <w:szCs w:val="18"/>
            <w:bdr w:val="none" w:sz="0" w:space="0" w:color="auto" w:frame="1"/>
          </w:rPr>
          <w:t>Mouse.prototype.press</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ins>
    </w:p>
    <w:p w14:paraId="63DFDF54"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76" w:author="Benjamin Pannell" w:date="2014-10-20T13:44:00Z"/>
          <w:rFonts w:ascii="Consolas" w:hAnsi="Consolas" w:cs="Consolas"/>
          <w:color w:val="5C5C5C"/>
          <w:sz w:val="18"/>
          <w:szCs w:val="18"/>
        </w:rPr>
      </w:pPr>
      <w:ins w:id="5277"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(buttons))  </w:t>
        </w:r>
      </w:ins>
    </w:p>
    <w:p w14:paraId="1E8783D7"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78" w:author="Benjamin Pannell" w:date="2014-10-20T13:44:00Z"/>
          <w:rFonts w:ascii="Consolas" w:hAnsi="Consolas" w:cs="Consolas"/>
          <w:color w:val="5C5C5C"/>
          <w:sz w:val="18"/>
          <w:szCs w:val="18"/>
        </w:rPr>
      </w:pPr>
      <w:ins w:id="5279" w:author="Benjamin Pannell" w:date="2014-10-20T13:44:00Z">
        <w:r>
          <w:rPr>
            <w:rFonts w:ascii="Consolas" w:hAnsi="Consolas" w:cs="Consolas"/>
            <w:color w:val="000000"/>
            <w:sz w:val="18"/>
            <w:szCs w:val="18"/>
            <w:bdr w:val="none" w:sz="0" w:space="0" w:color="auto" w:frame="1"/>
          </w:rPr>
          <w:t>        buttons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4FD99F47"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80" w:author="Benjamin Pannell" w:date="2014-10-20T13:44:00Z"/>
          <w:rFonts w:ascii="Consolas" w:hAnsi="Consolas" w:cs="Consolas"/>
          <w:color w:val="5C5C5C"/>
          <w:sz w:val="18"/>
          <w:szCs w:val="18"/>
        </w:rPr>
      </w:pPr>
      <w:ins w:id="5281"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buttons.length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6AC04E44"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82" w:author="Benjamin Pannell" w:date="2014-10-20T13:44:00Z"/>
          <w:rFonts w:ascii="Consolas" w:hAnsi="Consolas" w:cs="Consolas"/>
          <w:color w:val="5C5C5C"/>
          <w:sz w:val="18"/>
          <w:szCs w:val="18"/>
        </w:rPr>
      </w:pPr>
      <w:ins w:id="528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w:t>
        </w:r>
        <w:proofErr w:type="spellEnd"/>
        <w:r>
          <w:rPr>
            <w:rFonts w:ascii="Consolas" w:hAnsi="Consolas" w:cs="Consolas"/>
            <w:color w:val="000000"/>
            <w:sz w:val="18"/>
            <w:szCs w:val="18"/>
            <w:bdr w:val="none" w:sz="0" w:space="0" w:color="auto" w:frame="1"/>
          </w:rPr>
          <w:t> |= buttons[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6E8780FC"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84" w:author="Benjamin Pannell" w:date="2014-10-20T13:44:00Z"/>
          <w:rFonts w:ascii="Consolas" w:hAnsi="Consolas" w:cs="Consolas"/>
          <w:color w:val="5C5C5C"/>
          <w:sz w:val="18"/>
          <w:szCs w:val="18"/>
        </w:rPr>
      </w:pPr>
      <w:ins w:id="5285" w:author="Benjamin Pannell" w:date="2014-10-20T13:44:00Z">
        <w:r>
          <w:rPr>
            <w:rFonts w:ascii="Consolas" w:hAnsi="Consolas" w:cs="Consolas"/>
            <w:color w:val="000000"/>
            <w:sz w:val="18"/>
            <w:szCs w:val="18"/>
            <w:bdr w:val="none" w:sz="0" w:space="0" w:color="auto" w:frame="1"/>
          </w:rPr>
          <w:lastRenderedPageBreak/>
          <w:t>  </w:t>
        </w:r>
      </w:ins>
    </w:p>
    <w:p w14:paraId="5F6C2E2B"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86" w:author="Benjamin Pannell" w:date="2014-10-20T13:44:00Z"/>
          <w:rFonts w:ascii="Consolas" w:hAnsi="Consolas" w:cs="Consolas"/>
          <w:color w:val="5C5C5C"/>
          <w:sz w:val="18"/>
          <w:szCs w:val="18"/>
        </w:rPr>
      </w:pPr>
      <w:ins w:id="528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543413BE"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88" w:author="Benjamin Pannell" w:date="2014-10-20T13:44:00Z"/>
          <w:rFonts w:ascii="Consolas" w:hAnsi="Consolas" w:cs="Consolas"/>
          <w:color w:val="5C5C5C"/>
          <w:sz w:val="18"/>
          <w:szCs w:val="18"/>
        </w:rPr>
      </w:pPr>
      <w:ins w:id="5289"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6CE63DFB"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90" w:author="Benjamin Pannell" w:date="2014-10-20T13:44:00Z"/>
          <w:rFonts w:ascii="Consolas" w:hAnsi="Consolas" w:cs="Consolas"/>
          <w:color w:val="5C5C5C"/>
          <w:sz w:val="18"/>
          <w:szCs w:val="18"/>
        </w:rPr>
      </w:pPr>
      <w:ins w:id="5291" w:author="Benjamin Pannell" w:date="2014-10-20T13:44:00Z">
        <w:r>
          <w:rPr>
            <w:rFonts w:ascii="Consolas" w:hAnsi="Consolas" w:cs="Consolas"/>
            <w:color w:val="000000"/>
            <w:sz w:val="18"/>
            <w:szCs w:val="18"/>
            <w:bdr w:val="none" w:sz="0" w:space="0" w:color="auto" w:frame="1"/>
          </w:rPr>
          <w:t>};  </w:t>
        </w:r>
      </w:ins>
    </w:p>
    <w:p w14:paraId="57E4BDD8"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92" w:author="Benjamin Pannell" w:date="2014-10-20T13:44:00Z"/>
          <w:rFonts w:ascii="Consolas" w:hAnsi="Consolas" w:cs="Consolas"/>
          <w:color w:val="5C5C5C"/>
          <w:sz w:val="18"/>
          <w:szCs w:val="18"/>
        </w:rPr>
      </w:pPr>
      <w:ins w:id="5293" w:author="Benjamin Pannell" w:date="2014-10-20T13:44:00Z">
        <w:r>
          <w:rPr>
            <w:rFonts w:ascii="Consolas" w:hAnsi="Consolas" w:cs="Consolas"/>
            <w:color w:val="000000"/>
            <w:sz w:val="18"/>
            <w:szCs w:val="18"/>
            <w:bdr w:val="none" w:sz="0" w:space="0" w:color="auto" w:frame="1"/>
          </w:rPr>
          <w:t>  </w:t>
        </w:r>
      </w:ins>
    </w:p>
    <w:p w14:paraId="7D53E474"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94" w:author="Benjamin Pannell" w:date="2014-10-20T13:44:00Z"/>
          <w:rFonts w:ascii="Consolas" w:hAnsi="Consolas" w:cs="Consolas"/>
          <w:color w:val="5C5C5C"/>
          <w:sz w:val="18"/>
          <w:szCs w:val="18"/>
        </w:rPr>
      </w:pPr>
      <w:proofErr w:type="spellStart"/>
      <w:ins w:id="5295" w:author="Benjamin Pannell" w:date="2014-10-20T13:44:00Z">
        <w:r>
          <w:rPr>
            <w:rFonts w:ascii="Consolas" w:hAnsi="Consolas" w:cs="Consolas"/>
            <w:color w:val="000000"/>
            <w:sz w:val="18"/>
            <w:szCs w:val="18"/>
            <w:bdr w:val="none" w:sz="0" w:space="0" w:color="auto" w:frame="1"/>
          </w:rPr>
          <w:t>Mouse.prototype.release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ins>
    </w:p>
    <w:p w14:paraId="16701FF1"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296" w:author="Benjamin Pannell" w:date="2014-10-20T13:44:00Z"/>
          <w:rFonts w:ascii="Consolas" w:hAnsi="Consolas" w:cs="Consolas"/>
          <w:color w:val="5C5C5C"/>
          <w:sz w:val="18"/>
          <w:szCs w:val="18"/>
        </w:rPr>
      </w:pPr>
      <w:ins w:id="5297"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Array.isArray</w:t>
        </w:r>
        <w:proofErr w:type="spellEnd"/>
        <w:r>
          <w:rPr>
            <w:rFonts w:ascii="Consolas" w:hAnsi="Consolas" w:cs="Consolas"/>
            <w:color w:val="000000"/>
            <w:sz w:val="18"/>
            <w:szCs w:val="18"/>
            <w:bdr w:val="none" w:sz="0" w:space="0" w:color="auto" w:frame="1"/>
          </w:rPr>
          <w:t>(buttons))  </w:t>
        </w:r>
      </w:ins>
    </w:p>
    <w:p w14:paraId="6686264F"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298" w:author="Benjamin Pannell" w:date="2014-10-20T13:44:00Z"/>
          <w:rFonts w:ascii="Consolas" w:hAnsi="Consolas" w:cs="Consolas"/>
          <w:color w:val="5C5C5C"/>
          <w:sz w:val="18"/>
          <w:szCs w:val="18"/>
        </w:rPr>
      </w:pPr>
      <w:ins w:id="5299" w:author="Benjamin Pannell" w:date="2014-10-20T13:44:00Z">
        <w:r>
          <w:rPr>
            <w:rFonts w:ascii="Consolas" w:hAnsi="Consolas" w:cs="Consolas"/>
            <w:color w:val="000000"/>
            <w:sz w:val="18"/>
            <w:szCs w:val="18"/>
            <w:bdr w:val="none" w:sz="0" w:space="0" w:color="auto" w:frame="1"/>
          </w:rPr>
          <w:t>        buttons = </w:t>
        </w:r>
        <w:proofErr w:type="spellStart"/>
        <w:r>
          <w:rPr>
            <w:rFonts w:ascii="Consolas" w:hAnsi="Consolas" w:cs="Consolas"/>
            <w:color w:val="000000"/>
            <w:sz w:val="18"/>
            <w:szCs w:val="18"/>
            <w:bdr w:val="none" w:sz="0" w:space="0" w:color="auto" w:frame="1"/>
          </w:rPr>
          <w:t>Array.prototype.slice.call</w:t>
        </w:r>
        <w:proofErr w:type="spellEnd"/>
        <w:r>
          <w:rPr>
            <w:rFonts w:ascii="Consolas" w:hAnsi="Consolas" w:cs="Consolas"/>
            <w:color w:val="000000"/>
            <w:sz w:val="18"/>
            <w:szCs w:val="18"/>
            <w:bdr w:val="none" w:sz="0" w:space="0" w:color="auto" w:frame="1"/>
          </w:rPr>
          <w:t>(arguments, 0);  </w:t>
        </w:r>
      </w:ins>
    </w:p>
    <w:p w14:paraId="437882A9"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00" w:author="Benjamin Pannell" w:date="2014-10-20T13:44:00Z"/>
          <w:rFonts w:ascii="Consolas" w:hAnsi="Consolas" w:cs="Consolas"/>
          <w:color w:val="5C5C5C"/>
          <w:sz w:val="18"/>
          <w:szCs w:val="18"/>
        </w:rPr>
      </w:pPr>
      <w:ins w:id="5301"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0;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&lt; </w:t>
        </w:r>
        <w:proofErr w:type="spellStart"/>
        <w:r>
          <w:rPr>
            <w:rFonts w:ascii="Consolas" w:hAnsi="Consolas" w:cs="Consolas"/>
            <w:color w:val="000000"/>
            <w:sz w:val="18"/>
            <w:szCs w:val="18"/>
            <w:bdr w:val="none" w:sz="0" w:space="0" w:color="auto" w:frame="1"/>
          </w:rPr>
          <w:t>buttons.length</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  </w:t>
        </w:r>
      </w:ins>
    </w:p>
    <w:p w14:paraId="01395EB2"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02" w:author="Benjamin Pannell" w:date="2014-10-20T13:44:00Z"/>
          <w:rFonts w:ascii="Consolas" w:hAnsi="Consolas" w:cs="Consolas"/>
          <w:color w:val="5C5C5C"/>
          <w:sz w:val="18"/>
          <w:szCs w:val="18"/>
        </w:rPr>
      </w:pPr>
      <w:ins w:id="530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var</w:t>
        </w:r>
        <w:proofErr w:type="spellEnd"/>
        <w:r>
          <w:rPr>
            <w:rFonts w:ascii="Consolas" w:hAnsi="Consolas" w:cs="Consolas"/>
            <w:color w:val="000000"/>
            <w:sz w:val="18"/>
            <w:szCs w:val="18"/>
            <w:bdr w:val="none" w:sz="0" w:space="0" w:color="auto" w:frame="1"/>
          </w:rPr>
          <w:t> compliment = 0xff ^ buttons[</w:t>
        </w:r>
        <w:proofErr w:type="spellStart"/>
        <w:r>
          <w:rPr>
            <w:rFonts w:ascii="Consolas" w:hAnsi="Consolas" w:cs="Consolas"/>
            <w:color w:val="000000"/>
            <w:sz w:val="18"/>
            <w:szCs w:val="18"/>
            <w:bdr w:val="none" w:sz="0" w:space="0" w:color="auto" w:frame="1"/>
          </w:rPr>
          <w:t>i</w:t>
        </w:r>
        <w:proofErr w:type="spellEnd"/>
        <w:r>
          <w:rPr>
            <w:rFonts w:ascii="Consolas" w:hAnsi="Consolas" w:cs="Consolas"/>
            <w:color w:val="000000"/>
            <w:sz w:val="18"/>
            <w:szCs w:val="18"/>
            <w:bdr w:val="none" w:sz="0" w:space="0" w:color="auto" w:frame="1"/>
          </w:rPr>
          <w:t>];  </w:t>
        </w:r>
      </w:ins>
    </w:p>
    <w:p w14:paraId="10F28937"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04" w:author="Benjamin Pannell" w:date="2014-10-20T13:44:00Z"/>
          <w:rFonts w:ascii="Consolas" w:hAnsi="Consolas" w:cs="Consolas"/>
          <w:color w:val="5C5C5C"/>
          <w:sz w:val="18"/>
          <w:szCs w:val="18"/>
        </w:rPr>
      </w:pPr>
      <w:ins w:id="5305"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w:t>
        </w:r>
        <w:proofErr w:type="spellEnd"/>
        <w:r>
          <w:rPr>
            <w:rFonts w:ascii="Consolas" w:hAnsi="Consolas" w:cs="Consolas"/>
            <w:color w:val="000000"/>
            <w:sz w:val="18"/>
            <w:szCs w:val="18"/>
            <w:bdr w:val="none" w:sz="0" w:space="0" w:color="auto" w:frame="1"/>
          </w:rPr>
          <w:t> &amp;= compliment;  </w:t>
        </w:r>
      </w:ins>
    </w:p>
    <w:p w14:paraId="4386BF73"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06" w:author="Benjamin Pannell" w:date="2014-10-20T13:44:00Z"/>
          <w:rFonts w:ascii="Consolas" w:hAnsi="Consolas" w:cs="Consolas"/>
          <w:color w:val="5C5C5C"/>
          <w:sz w:val="18"/>
          <w:szCs w:val="18"/>
        </w:rPr>
      </w:pPr>
      <w:ins w:id="5307" w:author="Benjamin Pannell" w:date="2014-10-20T13:44:00Z">
        <w:r>
          <w:rPr>
            <w:rFonts w:ascii="Consolas" w:hAnsi="Consolas" w:cs="Consolas"/>
            <w:color w:val="000000"/>
            <w:sz w:val="18"/>
            <w:szCs w:val="18"/>
            <w:bdr w:val="none" w:sz="0" w:space="0" w:color="auto" w:frame="1"/>
          </w:rPr>
          <w:t>    }  </w:t>
        </w:r>
      </w:ins>
    </w:p>
    <w:p w14:paraId="236B7429"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08" w:author="Benjamin Pannell" w:date="2014-10-20T13:44:00Z"/>
          <w:rFonts w:ascii="Consolas" w:hAnsi="Consolas" w:cs="Consolas"/>
          <w:color w:val="5C5C5C"/>
          <w:sz w:val="18"/>
          <w:szCs w:val="18"/>
        </w:rPr>
      </w:pPr>
      <w:ins w:id="5309" w:author="Benjamin Pannell" w:date="2014-10-20T13:44:00Z">
        <w:r>
          <w:rPr>
            <w:rFonts w:ascii="Consolas" w:hAnsi="Consolas" w:cs="Consolas"/>
            <w:color w:val="000000"/>
            <w:sz w:val="18"/>
            <w:szCs w:val="18"/>
            <w:bdr w:val="none" w:sz="0" w:space="0" w:color="auto" w:frame="1"/>
          </w:rPr>
          <w:t>  </w:t>
        </w:r>
      </w:ins>
    </w:p>
    <w:p w14:paraId="6C540EBA"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10" w:author="Benjamin Pannell" w:date="2014-10-20T13:44:00Z"/>
          <w:rFonts w:ascii="Consolas" w:hAnsi="Consolas" w:cs="Consolas"/>
          <w:color w:val="5C5C5C"/>
          <w:sz w:val="18"/>
          <w:szCs w:val="18"/>
        </w:rPr>
      </w:pPr>
      <w:ins w:id="5311"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6FC5DA7F"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12" w:author="Benjamin Pannell" w:date="2014-10-20T13:44:00Z"/>
          <w:rFonts w:ascii="Consolas" w:hAnsi="Consolas" w:cs="Consolas"/>
          <w:color w:val="5C5C5C"/>
          <w:sz w:val="18"/>
          <w:szCs w:val="18"/>
        </w:rPr>
      </w:pPr>
      <w:ins w:id="5313"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145C2DC1"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14" w:author="Benjamin Pannell" w:date="2014-10-20T13:44:00Z"/>
          <w:rFonts w:ascii="Consolas" w:hAnsi="Consolas" w:cs="Consolas"/>
          <w:color w:val="5C5C5C"/>
          <w:sz w:val="18"/>
          <w:szCs w:val="18"/>
        </w:rPr>
      </w:pPr>
      <w:ins w:id="5315" w:author="Benjamin Pannell" w:date="2014-10-20T13:44:00Z">
        <w:r>
          <w:rPr>
            <w:rFonts w:ascii="Consolas" w:hAnsi="Consolas" w:cs="Consolas"/>
            <w:color w:val="000000"/>
            <w:sz w:val="18"/>
            <w:szCs w:val="18"/>
            <w:bdr w:val="none" w:sz="0" w:space="0" w:color="auto" w:frame="1"/>
          </w:rPr>
          <w:t>};  </w:t>
        </w:r>
      </w:ins>
    </w:p>
    <w:p w14:paraId="2F540315"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16" w:author="Benjamin Pannell" w:date="2014-10-20T13:44:00Z"/>
          <w:rFonts w:ascii="Consolas" w:hAnsi="Consolas" w:cs="Consolas"/>
          <w:color w:val="5C5C5C"/>
          <w:sz w:val="18"/>
          <w:szCs w:val="18"/>
        </w:rPr>
      </w:pPr>
      <w:ins w:id="5317" w:author="Benjamin Pannell" w:date="2014-10-20T13:44:00Z">
        <w:r>
          <w:rPr>
            <w:rFonts w:ascii="Consolas" w:hAnsi="Consolas" w:cs="Consolas"/>
            <w:color w:val="000000"/>
            <w:sz w:val="18"/>
            <w:szCs w:val="18"/>
            <w:bdr w:val="none" w:sz="0" w:space="0" w:color="auto" w:frame="1"/>
          </w:rPr>
          <w:t>  </w:t>
        </w:r>
      </w:ins>
    </w:p>
    <w:p w14:paraId="4506F86C"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18" w:author="Benjamin Pannell" w:date="2014-10-20T13:44:00Z"/>
          <w:rFonts w:ascii="Consolas" w:hAnsi="Consolas" w:cs="Consolas"/>
          <w:color w:val="5C5C5C"/>
          <w:sz w:val="18"/>
          <w:szCs w:val="18"/>
        </w:rPr>
      </w:pPr>
      <w:proofErr w:type="spellStart"/>
      <w:ins w:id="5319" w:author="Benjamin Pannell" w:date="2014-10-20T13:44:00Z">
        <w:r>
          <w:rPr>
            <w:rFonts w:ascii="Consolas" w:hAnsi="Consolas" w:cs="Consolas"/>
            <w:color w:val="000000"/>
            <w:sz w:val="18"/>
            <w:szCs w:val="18"/>
            <w:bdr w:val="none" w:sz="0" w:space="0" w:color="auto" w:frame="1"/>
          </w:rPr>
          <w:t>Mouse.prototype.scroll</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 {  </w:t>
        </w:r>
      </w:ins>
    </w:p>
    <w:p w14:paraId="37751F20"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20" w:author="Benjamin Pannell" w:date="2014-10-20T13:44:00Z"/>
          <w:rFonts w:ascii="Consolas" w:hAnsi="Consolas" w:cs="Consolas"/>
          <w:color w:val="5C5C5C"/>
          <w:sz w:val="18"/>
          <w:szCs w:val="18"/>
        </w:rPr>
      </w:pPr>
      <w:ins w:id="5321"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w:t>
        </w:r>
        <w:proofErr w:type="spellEnd"/>
        <w:r>
          <w:rPr>
            <w:rFonts w:ascii="Consolas" w:hAnsi="Consolas" w:cs="Consolas"/>
            <w:color w:val="000000"/>
            <w:sz w:val="18"/>
            <w:szCs w:val="18"/>
            <w:bdr w:val="none" w:sz="0" w:space="0" w:color="auto" w:frame="1"/>
          </w:rPr>
          <w:t> += delta;  </w:t>
        </w:r>
      </w:ins>
    </w:p>
    <w:p w14:paraId="2337EAF0"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22" w:author="Benjamin Pannell" w:date="2014-10-20T13:44:00Z"/>
          <w:rFonts w:ascii="Consolas" w:hAnsi="Consolas" w:cs="Consolas"/>
          <w:color w:val="5C5C5C"/>
          <w:sz w:val="18"/>
          <w:szCs w:val="18"/>
        </w:rPr>
      </w:pPr>
      <w:ins w:id="532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333CCAA3"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24" w:author="Benjamin Pannell" w:date="2014-10-20T13:44:00Z"/>
          <w:rFonts w:ascii="Consolas" w:hAnsi="Consolas" w:cs="Consolas"/>
          <w:color w:val="5C5C5C"/>
          <w:sz w:val="18"/>
          <w:szCs w:val="18"/>
        </w:rPr>
      </w:pPr>
      <w:ins w:id="5325"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3E3693B3"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26" w:author="Benjamin Pannell" w:date="2014-10-20T13:44:00Z"/>
          <w:rFonts w:ascii="Consolas" w:hAnsi="Consolas" w:cs="Consolas"/>
          <w:color w:val="5C5C5C"/>
          <w:sz w:val="18"/>
          <w:szCs w:val="18"/>
        </w:rPr>
      </w:pPr>
      <w:ins w:id="5327" w:author="Benjamin Pannell" w:date="2014-10-20T13:44:00Z">
        <w:r>
          <w:rPr>
            <w:rFonts w:ascii="Consolas" w:hAnsi="Consolas" w:cs="Consolas"/>
            <w:color w:val="000000"/>
            <w:sz w:val="18"/>
            <w:szCs w:val="18"/>
            <w:bdr w:val="none" w:sz="0" w:space="0" w:color="auto" w:frame="1"/>
          </w:rPr>
          <w:t>};  </w:t>
        </w:r>
      </w:ins>
    </w:p>
    <w:p w14:paraId="4ECD149D"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28" w:author="Benjamin Pannell" w:date="2014-10-20T13:44:00Z"/>
          <w:rFonts w:ascii="Consolas" w:hAnsi="Consolas" w:cs="Consolas"/>
          <w:color w:val="5C5C5C"/>
          <w:sz w:val="18"/>
          <w:szCs w:val="18"/>
        </w:rPr>
      </w:pPr>
      <w:ins w:id="5329" w:author="Benjamin Pannell" w:date="2014-10-20T13:44:00Z">
        <w:r>
          <w:rPr>
            <w:rFonts w:ascii="Consolas" w:hAnsi="Consolas" w:cs="Consolas"/>
            <w:color w:val="000000"/>
            <w:sz w:val="18"/>
            <w:szCs w:val="18"/>
            <w:bdr w:val="none" w:sz="0" w:space="0" w:color="auto" w:frame="1"/>
          </w:rPr>
          <w:t>  </w:t>
        </w:r>
      </w:ins>
    </w:p>
    <w:p w14:paraId="2C9CBC07"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30" w:author="Benjamin Pannell" w:date="2014-10-20T13:44:00Z"/>
          <w:rFonts w:ascii="Consolas" w:hAnsi="Consolas" w:cs="Consolas"/>
          <w:color w:val="5C5C5C"/>
          <w:sz w:val="18"/>
          <w:szCs w:val="18"/>
        </w:rPr>
      </w:pPr>
      <w:proofErr w:type="spellStart"/>
      <w:ins w:id="5331" w:author="Benjamin Pannell" w:date="2014-10-20T13:44:00Z">
        <w:r>
          <w:rPr>
            <w:rFonts w:ascii="Consolas" w:hAnsi="Consolas" w:cs="Consolas"/>
            <w:color w:val="000000"/>
            <w:sz w:val="18"/>
            <w:szCs w:val="18"/>
            <w:bdr w:val="none" w:sz="0" w:space="0" w:color="auto" w:frame="1"/>
          </w:rPr>
          <w:t>Mouse.prototype.move</w:t>
        </w:r>
        <w:proofErr w:type="spellEnd"/>
        <w:r>
          <w:rPr>
            <w:rFonts w:ascii="Consolas" w:hAnsi="Consolas" w:cs="Consolas"/>
            <w:color w:val="000000"/>
            <w:sz w:val="18"/>
            <w:szCs w:val="18"/>
            <w:bdr w:val="none" w:sz="0" w:space="0" w:color="auto" w:frame="1"/>
          </w:rPr>
          <w:t>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w:t>
        </w:r>
        <w:proofErr w:type="spellStart"/>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w:t>
        </w:r>
        <w:proofErr w:type="spellStart"/>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  </w:t>
        </w:r>
      </w:ins>
    </w:p>
    <w:p w14:paraId="13E62F17"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32" w:author="Benjamin Pannell" w:date="2014-10-20T13:44:00Z"/>
          <w:rFonts w:ascii="Consolas" w:hAnsi="Consolas" w:cs="Consolas"/>
          <w:color w:val="5C5C5C"/>
          <w:sz w:val="18"/>
          <w:szCs w:val="18"/>
        </w:rPr>
      </w:pPr>
      <w:ins w:id="5333"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deltaX</w:t>
        </w:r>
        <w:proofErr w:type="spellEnd"/>
        <w:r>
          <w:rPr>
            <w:rFonts w:ascii="Consolas" w:hAnsi="Consolas" w:cs="Consolas"/>
            <w:color w:val="000000"/>
            <w:sz w:val="18"/>
            <w:szCs w:val="18"/>
            <w:bdr w:val="none" w:sz="0" w:space="0" w:color="auto" w:frame="1"/>
          </w:rPr>
          <w:t>;  </w:t>
        </w:r>
      </w:ins>
    </w:p>
    <w:p w14:paraId="00A930F8"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34" w:author="Benjamin Pannell" w:date="2014-10-20T13:44:00Z"/>
          <w:rFonts w:ascii="Consolas" w:hAnsi="Consolas" w:cs="Consolas"/>
          <w:color w:val="5C5C5C"/>
          <w:sz w:val="18"/>
          <w:szCs w:val="18"/>
        </w:rPr>
      </w:pPr>
      <w:ins w:id="5335"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 </w:t>
        </w:r>
        <w:proofErr w:type="spellStart"/>
        <w:r>
          <w:rPr>
            <w:rFonts w:ascii="Consolas" w:hAnsi="Consolas" w:cs="Consolas"/>
            <w:color w:val="000000"/>
            <w:sz w:val="18"/>
            <w:szCs w:val="18"/>
            <w:bdr w:val="none" w:sz="0" w:space="0" w:color="auto" w:frame="1"/>
          </w:rPr>
          <w:t>deltaY</w:t>
        </w:r>
        <w:proofErr w:type="spellEnd"/>
        <w:r>
          <w:rPr>
            <w:rFonts w:ascii="Consolas" w:hAnsi="Consolas" w:cs="Consolas"/>
            <w:color w:val="000000"/>
            <w:sz w:val="18"/>
            <w:szCs w:val="18"/>
            <w:bdr w:val="none" w:sz="0" w:space="0" w:color="auto" w:frame="1"/>
          </w:rPr>
          <w:t>;  </w:t>
        </w:r>
      </w:ins>
    </w:p>
    <w:p w14:paraId="75C842A1" w14:textId="77777777" w:rsidR="00361CB2" w:rsidRDefault="00361CB2" w:rsidP="00361CB2">
      <w:pPr>
        <w:numPr>
          <w:ilvl w:val="0"/>
          <w:numId w:val="17"/>
        </w:numPr>
        <w:pBdr>
          <w:left w:val="single" w:sz="18" w:space="0" w:color="6CE26C"/>
        </w:pBdr>
        <w:shd w:val="clear" w:color="auto" w:fill="FFFFFF"/>
        <w:spacing w:after="0" w:line="210" w:lineRule="atLeast"/>
        <w:ind w:left="675"/>
        <w:rPr>
          <w:ins w:id="5336" w:author="Benjamin Pannell" w:date="2014-10-20T13:44:00Z"/>
          <w:rFonts w:ascii="Consolas" w:hAnsi="Consolas" w:cs="Consolas"/>
          <w:color w:val="5C5C5C"/>
          <w:sz w:val="18"/>
          <w:szCs w:val="18"/>
        </w:rPr>
      </w:pPr>
      <w:ins w:id="5337" w:author="Benjamin Pannell" w:date="2014-10-20T13:44:00Z">
        <w:r>
          <w:rPr>
            <w:rFonts w:ascii="Consolas" w:hAnsi="Consolas" w:cs="Consolas"/>
            <w:color w:val="000000"/>
            <w:sz w:val="18"/>
            <w:szCs w:val="18"/>
            <w:bdr w:val="none" w:sz="0" w:space="0" w:color="auto" w:frame="1"/>
          </w:rPr>
          <w:t>    </w:t>
        </w:r>
        <w:proofErr w:type="spellStart"/>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w:t>
        </w:r>
        <w:proofErr w:type="spellEnd"/>
        <w:r>
          <w:rPr>
            <w:rFonts w:ascii="Consolas" w:hAnsi="Consolas" w:cs="Consolas"/>
            <w:color w:val="000000"/>
            <w:sz w:val="18"/>
            <w:szCs w:val="18"/>
            <w:bdr w:val="none" w:sz="0" w:space="0" w:color="auto" w:frame="1"/>
          </w:rPr>
          <w:t>();  </w:t>
        </w:r>
      </w:ins>
    </w:p>
    <w:p w14:paraId="1EB0FE99" w14:textId="77777777" w:rsidR="00361CB2" w:rsidRDefault="00361CB2" w:rsidP="00361CB2">
      <w:pPr>
        <w:numPr>
          <w:ilvl w:val="0"/>
          <w:numId w:val="17"/>
        </w:numPr>
        <w:pBdr>
          <w:left w:val="single" w:sz="18" w:space="0" w:color="6CE26C"/>
        </w:pBdr>
        <w:shd w:val="clear" w:color="auto" w:fill="F8F8F8"/>
        <w:spacing w:after="0" w:line="210" w:lineRule="atLeast"/>
        <w:ind w:left="675"/>
        <w:rPr>
          <w:ins w:id="5338" w:author="Benjamin Pannell" w:date="2014-10-20T13:44:00Z"/>
          <w:rFonts w:ascii="Consolas" w:hAnsi="Consolas" w:cs="Consolas"/>
          <w:color w:val="5C5C5C"/>
          <w:sz w:val="18"/>
          <w:szCs w:val="18"/>
        </w:rPr>
      </w:pPr>
      <w:ins w:id="5339" w:author="Benjamin Pannell" w:date="2014-10-20T13:44:00Z">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ins>
    </w:p>
    <w:p w14:paraId="6E8F5FC9" w14:textId="1C57B7B7" w:rsidR="00361CB2" w:rsidRPr="00361CB2" w:rsidRDefault="00361CB2">
      <w:pPr>
        <w:numPr>
          <w:ilvl w:val="0"/>
          <w:numId w:val="17"/>
        </w:numPr>
        <w:pBdr>
          <w:left w:val="single" w:sz="18" w:space="0" w:color="6CE26C"/>
        </w:pBdr>
        <w:shd w:val="clear" w:color="auto" w:fill="FFFFFF"/>
        <w:spacing w:after="0" w:line="210" w:lineRule="atLeast"/>
        <w:ind w:left="675"/>
        <w:rPr>
          <w:ins w:id="5340" w:author="Benjamin Pannell" w:date="2014-10-20T13:41:00Z"/>
          <w:rFonts w:ascii="Consolas" w:hAnsi="Consolas" w:cs="Consolas"/>
          <w:color w:val="5C5C5C"/>
          <w:sz w:val="18"/>
          <w:szCs w:val="18"/>
          <w:rPrChange w:id="5341" w:author="Benjamin Pannell" w:date="2014-10-20T13:44:00Z">
            <w:rPr>
              <w:ins w:id="5342" w:author="Benjamin Pannell" w:date="2014-10-20T13:41:00Z"/>
            </w:rPr>
          </w:rPrChange>
        </w:rPr>
        <w:pPrChange w:id="5343" w:author="Benjamin Pannell" w:date="2014-10-20T13:44:00Z">
          <w:pPr>
            <w:pStyle w:val="Heading1"/>
          </w:pPr>
        </w:pPrChange>
      </w:pPr>
      <w:ins w:id="5344" w:author="Benjamin Pannell" w:date="2014-10-20T13:44:00Z">
        <w:r>
          <w:rPr>
            <w:rFonts w:ascii="Consolas" w:hAnsi="Consolas" w:cs="Consolas"/>
            <w:color w:val="000000"/>
            <w:sz w:val="18"/>
            <w:szCs w:val="18"/>
            <w:bdr w:val="none" w:sz="0" w:space="0" w:color="auto" w:frame="1"/>
          </w:rPr>
          <w:t>};  </w:t>
        </w:r>
      </w:ins>
    </w:p>
    <w:p w14:paraId="1A2E9925" w14:textId="08B5D951" w:rsidR="00311E07" w:rsidRDefault="00311E07">
      <w:pPr>
        <w:rPr>
          <w:ins w:id="5345" w:author="Benjamin Pannell" w:date="2014-10-22T19:25:00Z"/>
          <w:rFonts w:asciiTheme="majorHAnsi" w:eastAsiaTheme="majorEastAsia" w:hAnsiTheme="majorHAnsi" w:cstheme="majorBidi"/>
          <w:color w:val="2E74B5" w:themeColor="accent1" w:themeShade="BF"/>
          <w:sz w:val="32"/>
          <w:szCs w:val="32"/>
        </w:rPr>
      </w:pPr>
      <w:ins w:id="5346" w:author="Benjamin Pannell" w:date="2014-10-22T19:25:00Z">
        <w:r>
          <w:br w:type="page"/>
        </w:r>
      </w:ins>
    </w:p>
    <w:p w14:paraId="435EA6BB" w14:textId="3F2F8250" w:rsidR="00311E07" w:rsidRDefault="00311E07">
      <w:pPr>
        <w:pStyle w:val="Heading1"/>
        <w:rPr>
          <w:ins w:id="5347" w:author="Benjamin Pannell" w:date="2014-10-22T19:25:00Z"/>
        </w:rPr>
      </w:pPr>
      <w:bookmarkStart w:id="5348" w:name="_Toc401771015"/>
      <w:ins w:id="5349" w:author="Benjamin Pannell" w:date="2014-10-22T19:25:00Z">
        <w:r>
          <w:lastRenderedPageBreak/>
          <w:t xml:space="preserve">Appendix </w:t>
        </w:r>
      </w:ins>
      <w:ins w:id="5350" w:author="Benjamin Pannell" w:date="2014-10-22T19:37:00Z">
        <w:r w:rsidR="00DB3031">
          <w:t>I</w:t>
        </w:r>
      </w:ins>
      <w:ins w:id="5351" w:author="Benjamin Pannell" w:date="2014-10-22T19:25:00Z">
        <w:r>
          <w:t>: Command Line Tools Source Code</w:t>
        </w:r>
        <w:bookmarkEnd w:id="5348"/>
      </w:ins>
    </w:p>
    <w:p w14:paraId="212F3784" w14:textId="6228B725" w:rsidR="00311E07" w:rsidRDefault="00311E07" w:rsidP="00311E07">
      <w:pPr>
        <w:pStyle w:val="Heading2"/>
        <w:rPr>
          <w:ins w:id="5352" w:author="Benjamin Pannell" w:date="2014-10-22T19:26:00Z"/>
        </w:rPr>
        <w:pPrChange w:id="5353" w:author="Benjamin Pannell" w:date="2014-10-22T19:26:00Z">
          <w:pPr>
            <w:pStyle w:val="Heading1"/>
          </w:pPr>
        </w:pPrChange>
      </w:pPr>
      <w:proofErr w:type="spellStart"/>
      <w:proofErr w:type="gramStart"/>
      <w:ins w:id="5354" w:author="Benjamin Pannell" w:date="2014-10-22T19:26:00Z">
        <w:r>
          <w:t>isokey</w:t>
        </w:r>
        <w:proofErr w:type="spellEnd"/>
        <w:proofErr w:type="gramEnd"/>
      </w:ins>
    </w:p>
    <w:p w14:paraId="17E6652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55" w:author="Benjamin Pannell" w:date="2014-10-22T19:26:00Z"/>
          <w:rFonts w:ascii="Consolas" w:eastAsia="Times New Roman" w:hAnsi="Consolas" w:cs="Consolas"/>
          <w:color w:val="5C5C5C"/>
          <w:sz w:val="18"/>
          <w:szCs w:val="18"/>
          <w:lang w:eastAsia="en-ZA"/>
        </w:rPr>
      </w:pPr>
      <w:ins w:id="5356" w:author="Benjamin Pannell" w:date="2014-10-22T19:26:00Z">
        <w:r w:rsidRPr="00311E07">
          <w:rPr>
            <w:rFonts w:ascii="Consolas" w:eastAsia="Times New Roman" w:hAnsi="Consolas" w:cs="Consolas"/>
            <w:color w:val="808080"/>
            <w:sz w:val="18"/>
            <w:szCs w:val="18"/>
            <w:bdr w:val="none" w:sz="0" w:space="0" w:color="auto" w:frame="1"/>
            <w:lang w:eastAsia="en-ZA"/>
          </w:rPr>
          <w:t>#include "</w:t>
        </w:r>
        <w:proofErr w:type="gramStart"/>
        <w:r w:rsidRPr="00311E07">
          <w:rPr>
            <w:rFonts w:ascii="Consolas" w:eastAsia="Times New Roman" w:hAnsi="Consolas" w:cs="Consolas"/>
            <w:color w:val="808080"/>
            <w:sz w:val="18"/>
            <w:szCs w:val="18"/>
            <w:bdr w:val="none" w:sz="0" w:space="0" w:color="auto" w:frame="1"/>
            <w:lang w:eastAsia="en-ZA"/>
          </w:rPr>
          <w:t>..</w:t>
        </w:r>
        <w:proofErr w:type="gramEnd"/>
        <w:r w:rsidRPr="00311E07">
          <w:rPr>
            <w:rFonts w:ascii="Consolas" w:eastAsia="Times New Roman" w:hAnsi="Consolas" w:cs="Consolas"/>
            <w:color w:val="808080"/>
            <w:sz w:val="18"/>
            <w:szCs w:val="18"/>
            <w:bdr w:val="none" w:sz="0" w:space="0" w:color="auto" w:frame="1"/>
            <w:lang w:eastAsia="en-ZA"/>
          </w:rPr>
          <w:t>/libs/c/</w:t>
        </w:r>
        <w:proofErr w:type="spellStart"/>
        <w:r w:rsidRPr="00311E07">
          <w:rPr>
            <w:rFonts w:ascii="Consolas" w:eastAsia="Times New Roman" w:hAnsi="Consolas" w:cs="Consolas"/>
            <w:color w:val="808080"/>
            <w:sz w:val="18"/>
            <w:szCs w:val="18"/>
            <w:bdr w:val="none" w:sz="0" w:space="0" w:color="auto" w:frame="1"/>
            <w:lang w:eastAsia="en-ZA"/>
          </w:rPr>
          <w:t>isotope.h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7CC2823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57" w:author="Benjamin Pannell" w:date="2014-10-22T19:26:00Z"/>
          <w:rFonts w:ascii="Consolas" w:eastAsia="Times New Roman" w:hAnsi="Consolas" w:cs="Consolas"/>
          <w:color w:val="5C5C5C"/>
          <w:sz w:val="18"/>
          <w:szCs w:val="18"/>
          <w:lang w:eastAsia="en-ZA"/>
        </w:rPr>
      </w:pPr>
      <w:ins w:id="5358" w:author="Benjamin Pannell" w:date="2014-10-22T19:26:00Z">
        <w:r w:rsidRPr="00311E07">
          <w:rPr>
            <w:rFonts w:ascii="Consolas" w:eastAsia="Times New Roman" w:hAnsi="Consolas" w:cs="Consolas"/>
            <w:color w:val="808080"/>
            <w:sz w:val="18"/>
            <w:szCs w:val="18"/>
            <w:bdr w:val="none" w:sz="0" w:space="0" w:color="auto" w:frame="1"/>
            <w:lang w:eastAsia="en-ZA"/>
          </w:rPr>
          <w:t>#include "</w:t>
        </w:r>
        <w:proofErr w:type="gramStart"/>
        <w:r w:rsidRPr="00311E07">
          <w:rPr>
            <w:rFonts w:ascii="Consolas" w:eastAsia="Times New Roman" w:hAnsi="Consolas" w:cs="Consolas"/>
            <w:color w:val="808080"/>
            <w:sz w:val="18"/>
            <w:szCs w:val="18"/>
            <w:bdr w:val="none" w:sz="0" w:space="0" w:color="auto" w:frame="1"/>
            <w:lang w:eastAsia="en-ZA"/>
          </w:rPr>
          <w:t>..</w:t>
        </w:r>
        <w:proofErr w:type="gramEnd"/>
        <w:r w:rsidRPr="00311E07">
          <w:rPr>
            <w:rFonts w:ascii="Consolas" w:eastAsia="Times New Roman" w:hAnsi="Consolas" w:cs="Consolas"/>
            <w:color w:val="808080"/>
            <w:sz w:val="18"/>
            <w:szCs w:val="18"/>
            <w:bdr w:val="none" w:sz="0" w:space="0" w:color="auto" w:frame="1"/>
            <w:lang w:eastAsia="en-ZA"/>
          </w:rPr>
          <w:t>/libs/c/</w:t>
        </w:r>
        <w:proofErr w:type="spellStart"/>
        <w:r w:rsidRPr="00311E07">
          <w:rPr>
            <w:rFonts w:ascii="Consolas" w:eastAsia="Times New Roman" w:hAnsi="Consolas" w:cs="Consolas"/>
            <w:color w:val="808080"/>
            <w:sz w:val="18"/>
            <w:szCs w:val="18"/>
            <w:bdr w:val="none" w:sz="0" w:space="0" w:color="auto" w:frame="1"/>
            <w:lang w:eastAsia="en-ZA"/>
          </w:rPr>
          <w:t>keylayouts.h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4D0A99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59" w:author="Benjamin Pannell" w:date="2014-10-22T19:26:00Z"/>
          <w:rFonts w:ascii="Consolas" w:eastAsia="Times New Roman" w:hAnsi="Consolas" w:cs="Consolas"/>
          <w:color w:val="5C5C5C"/>
          <w:sz w:val="18"/>
          <w:szCs w:val="18"/>
          <w:lang w:eastAsia="en-ZA"/>
        </w:rPr>
      </w:pPr>
      <w:ins w:id="5360"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2AAADB9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61" w:author="Benjamin Pannell" w:date="2014-10-22T19:26:00Z"/>
          <w:rFonts w:ascii="Consolas" w:eastAsia="Times New Roman" w:hAnsi="Consolas" w:cs="Consolas"/>
          <w:color w:val="5C5C5C"/>
          <w:sz w:val="18"/>
          <w:szCs w:val="18"/>
          <w:lang w:eastAsia="en-ZA"/>
        </w:rPr>
      </w:pPr>
      <w:ins w:id="5362" w:author="Benjamin Pannell" w:date="2014-10-22T19:26:00Z">
        <w:r w:rsidRPr="00311E07">
          <w:rPr>
            <w:rFonts w:ascii="Consolas" w:eastAsia="Times New Roman" w:hAnsi="Consolas" w:cs="Consolas"/>
            <w:color w:val="808080"/>
            <w:sz w:val="18"/>
            <w:szCs w:val="18"/>
            <w:bdr w:val="none" w:sz="0" w:space="0" w:color="auto" w:frame="1"/>
            <w:lang w:eastAsia="en-ZA"/>
          </w:rPr>
          <w:t>#include "</w:t>
        </w:r>
        <w:proofErr w:type="spellStart"/>
        <w:r w:rsidRPr="00311E07">
          <w:rPr>
            <w:rFonts w:ascii="Consolas" w:eastAsia="Times New Roman" w:hAnsi="Consolas" w:cs="Consolas"/>
            <w:color w:val="808080"/>
            <w:sz w:val="18"/>
            <w:szCs w:val="18"/>
            <w:bdr w:val="none" w:sz="0" w:space="0" w:color="auto" w:frame="1"/>
            <w:lang w:eastAsia="en-ZA"/>
          </w:rPr>
          <w:t>cmdline.h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77B79A1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63" w:author="Benjamin Pannell" w:date="2014-10-22T19:26:00Z"/>
          <w:rFonts w:ascii="Consolas" w:eastAsia="Times New Roman" w:hAnsi="Consolas" w:cs="Consolas"/>
          <w:color w:val="5C5C5C"/>
          <w:sz w:val="18"/>
          <w:szCs w:val="18"/>
          <w:lang w:eastAsia="en-ZA"/>
        </w:rPr>
      </w:pPr>
      <w:ins w:id="5364"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599EEA20"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65" w:author="Benjamin Pannell" w:date="2014-10-22T19:26:00Z"/>
          <w:rFonts w:ascii="Consolas" w:eastAsia="Times New Roman" w:hAnsi="Consolas" w:cs="Consolas"/>
          <w:color w:val="5C5C5C"/>
          <w:sz w:val="18"/>
          <w:szCs w:val="18"/>
          <w:lang w:eastAsia="en-ZA"/>
        </w:rPr>
      </w:pPr>
      <w:ins w:id="5366" w:author="Benjamin Pannell" w:date="2014-10-22T19:26: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stdio.h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4088A70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67" w:author="Benjamin Pannell" w:date="2014-10-22T19:26:00Z"/>
          <w:rFonts w:ascii="Consolas" w:eastAsia="Times New Roman" w:hAnsi="Consolas" w:cs="Consolas"/>
          <w:color w:val="5C5C5C"/>
          <w:sz w:val="18"/>
          <w:szCs w:val="18"/>
          <w:lang w:eastAsia="en-ZA"/>
        </w:rPr>
      </w:pPr>
      <w:ins w:id="5368" w:author="Benjamin Pannell" w:date="2014-10-22T19:26: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string.h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557C12A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69" w:author="Benjamin Pannell" w:date="2014-10-22T19:26:00Z"/>
          <w:rFonts w:ascii="Consolas" w:eastAsia="Times New Roman" w:hAnsi="Consolas" w:cs="Consolas"/>
          <w:color w:val="5C5C5C"/>
          <w:sz w:val="18"/>
          <w:szCs w:val="18"/>
          <w:lang w:eastAsia="en-ZA"/>
        </w:rPr>
      </w:pPr>
      <w:ins w:id="5370" w:author="Benjamin Pannell" w:date="2014-10-22T19:26: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stdlib.h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13E568F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71" w:author="Benjamin Pannell" w:date="2014-10-22T19:26:00Z"/>
          <w:rFonts w:ascii="Consolas" w:eastAsia="Times New Roman" w:hAnsi="Consolas" w:cs="Consolas"/>
          <w:color w:val="5C5C5C"/>
          <w:sz w:val="18"/>
          <w:szCs w:val="18"/>
          <w:lang w:eastAsia="en-ZA"/>
        </w:rPr>
      </w:pPr>
      <w:ins w:id="5372"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62F897B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73" w:author="Benjamin Pannell" w:date="2014-10-22T19:26:00Z"/>
          <w:rFonts w:ascii="Consolas" w:eastAsia="Times New Roman" w:hAnsi="Consolas" w:cs="Consolas"/>
          <w:color w:val="5C5C5C"/>
          <w:sz w:val="18"/>
          <w:szCs w:val="18"/>
          <w:lang w:eastAsia="en-ZA"/>
        </w:rPr>
      </w:pPr>
      <w:ins w:id="5374" w:author="Benjamin Pannell" w:date="2014-10-22T19:26: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parseKey</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w:t>
        </w:r>
      </w:ins>
    </w:p>
    <w:p w14:paraId="75E0DB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75" w:author="Benjamin Pannell" w:date="2014-10-22T19:26:00Z"/>
          <w:rFonts w:ascii="Consolas" w:eastAsia="Times New Roman" w:hAnsi="Consolas" w:cs="Consolas"/>
          <w:color w:val="5C5C5C"/>
          <w:sz w:val="18"/>
          <w:szCs w:val="18"/>
          <w:lang w:eastAsia="en-ZA"/>
        </w:rPr>
      </w:pPr>
      <w:ins w:id="5376"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4E56D0B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77" w:author="Benjamin Pannell" w:date="2014-10-22T19:26:00Z"/>
          <w:rFonts w:ascii="Consolas" w:eastAsia="Times New Roman" w:hAnsi="Consolas" w:cs="Consolas"/>
          <w:color w:val="5C5C5C"/>
          <w:sz w:val="18"/>
          <w:szCs w:val="18"/>
          <w:lang w:eastAsia="en-ZA"/>
        </w:rPr>
      </w:pPr>
      <w:proofErr w:type="spellStart"/>
      <w:ins w:id="5378" w:author="Benjamin Pannell" w:date="2014-10-22T19:26: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main(</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  </w:t>
        </w:r>
      </w:ins>
    </w:p>
    <w:p w14:paraId="739291F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79" w:author="Benjamin Pannell" w:date="2014-10-22T19:26:00Z"/>
          <w:rFonts w:ascii="Consolas" w:eastAsia="Times New Roman" w:hAnsi="Consolas" w:cs="Consolas"/>
          <w:color w:val="5C5C5C"/>
          <w:sz w:val="18"/>
          <w:szCs w:val="18"/>
          <w:lang w:eastAsia="en-ZA"/>
        </w:rPr>
      </w:pPr>
      <w:ins w:id="5380"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isotope;  </w:t>
        </w:r>
      </w:ins>
    </w:p>
    <w:p w14:paraId="58F595A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81" w:author="Benjamin Pannell" w:date="2014-10-22T19:26:00Z"/>
          <w:rFonts w:ascii="Consolas" w:eastAsia="Times New Roman" w:hAnsi="Consolas" w:cs="Consolas"/>
          <w:color w:val="5C5C5C"/>
          <w:sz w:val="18"/>
          <w:szCs w:val="18"/>
          <w:lang w:eastAsia="en-ZA"/>
        </w:rPr>
      </w:pPr>
      <w:ins w:id="538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 0;  </w:t>
        </w:r>
      </w:ins>
    </w:p>
    <w:p w14:paraId="607A1BA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83" w:author="Benjamin Pannell" w:date="2014-10-22T19:26:00Z"/>
          <w:rFonts w:ascii="Consolas" w:eastAsia="Times New Roman" w:hAnsi="Consolas" w:cs="Consolas"/>
          <w:color w:val="5C5C5C"/>
          <w:sz w:val="18"/>
          <w:szCs w:val="18"/>
          <w:lang w:eastAsia="en-ZA"/>
        </w:rPr>
      </w:pPr>
      <w:ins w:id="5384"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keys[6] = {0};  </w:t>
        </w:r>
      </w:ins>
    </w:p>
    <w:p w14:paraId="4782B6A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85" w:author="Benjamin Pannell" w:date="2014-10-22T19:26:00Z"/>
          <w:rFonts w:ascii="Consolas" w:eastAsia="Times New Roman" w:hAnsi="Consolas" w:cs="Consolas"/>
          <w:color w:val="5C5C5C"/>
          <w:sz w:val="18"/>
          <w:szCs w:val="18"/>
          <w:lang w:eastAsia="en-ZA"/>
        </w:rPr>
      </w:pPr>
      <w:ins w:id="5386"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 0;  </w:t>
        </w:r>
      </w:ins>
    </w:p>
    <w:p w14:paraId="7CA6AD6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87" w:author="Benjamin Pannell" w:date="2014-10-22T19:26:00Z"/>
          <w:rFonts w:ascii="Consolas" w:eastAsia="Times New Roman" w:hAnsi="Consolas" w:cs="Consolas"/>
          <w:color w:val="5C5C5C"/>
          <w:sz w:val="18"/>
          <w:szCs w:val="18"/>
          <w:lang w:eastAsia="en-ZA"/>
        </w:rPr>
      </w:pPr>
      <w:ins w:id="5388"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ins>
    </w:p>
    <w:p w14:paraId="2156A50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89" w:author="Benjamin Pannell" w:date="2014-10-22T19:26:00Z"/>
          <w:rFonts w:ascii="Consolas" w:eastAsia="Times New Roman" w:hAnsi="Consolas" w:cs="Consolas"/>
          <w:color w:val="5C5C5C"/>
          <w:sz w:val="18"/>
          <w:szCs w:val="18"/>
          <w:lang w:eastAsia="en-ZA"/>
        </w:rPr>
      </w:pPr>
      <w:ins w:id="5390"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1406C7C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91" w:author="Benjamin Pannell" w:date="2014-10-22T19:26:00Z"/>
          <w:rFonts w:ascii="Consolas" w:eastAsia="Times New Roman" w:hAnsi="Consolas" w:cs="Consolas"/>
          <w:color w:val="5C5C5C"/>
          <w:sz w:val="18"/>
          <w:szCs w:val="18"/>
          <w:lang w:eastAsia="en-ZA"/>
        </w:rPr>
      </w:pPr>
      <w:ins w:id="5392"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cmd_init</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w:t>
        </w:r>
      </w:ins>
    </w:p>
    <w:p w14:paraId="6329FD6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93" w:author="Benjamin Pannell" w:date="2014-10-22T19:26:00Z"/>
          <w:rFonts w:ascii="Consolas" w:eastAsia="Times New Roman" w:hAnsi="Consolas" w:cs="Consolas"/>
          <w:color w:val="5C5C5C"/>
          <w:sz w:val="18"/>
          <w:szCs w:val="18"/>
          <w:lang w:eastAsia="en-ZA"/>
        </w:rPr>
      </w:pPr>
      <w:ins w:id="5394"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5CEAF41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95" w:author="Benjamin Pannell" w:date="2014-10-22T19:26:00Z"/>
          <w:rFonts w:ascii="Consolas" w:eastAsia="Times New Roman" w:hAnsi="Consolas" w:cs="Consolas"/>
          <w:color w:val="5C5C5C"/>
          <w:sz w:val="18"/>
          <w:szCs w:val="18"/>
          <w:lang w:eastAsia="en-ZA"/>
        </w:rPr>
      </w:pPr>
      <w:ins w:id="5396"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ins>
    </w:p>
    <w:p w14:paraId="3CA20AF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397" w:author="Benjamin Pannell" w:date="2014-10-22T19:26:00Z"/>
          <w:rFonts w:ascii="Consolas" w:eastAsia="Times New Roman" w:hAnsi="Consolas" w:cs="Consolas"/>
          <w:color w:val="5C5C5C"/>
          <w:sz w:val="18"/>
          <w:szCs w:val="18"/>
          <w:lang w:eastAsia="en-ZA"/>
        </w:rPr>
      </w:pPr>
      <w:ins w:id="5398"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printf</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ins>
    </w:p>
    <w:p w14:paraId="2F8C6B7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399" w:author="Benjamin Pannell" w:date="2014-10-22T19:26:00Z"/>
          <w:rFonts w:ascii="Consolas" w:eastAsia="Times New Roman" w:hAnsi="Consolas" w:cs="Consolas"/>
          <w:color w:val="5C5C5C"/>
          <w:sz w:val="18"/>
          <w:szCs w:val="18"/>
          <w:lang w:eastAsia="en-ZA"/>
        </w:rPr>
      </w:pPr>
      <w:ins w:id="5400" w:author="Benjamin Pannell" w:date="2014-10-22T19:26: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-C -shift -A -win A SPACE BACKSPACE DEL F11 NUM7\n"</w:t>
        </w:r>
        <w:r w:rsidRPr="00311E07">
          <w:rPr>
            <w:rFonts w:ascii="Consolas" w:eastAsia="Times New Roman" w:hAnsi="Consolas" w:cs="Consolas"/>
            <w:color w:val="000000"/>
            <w:sz w:val="18"/>
            <w:szCs w:val="18"/>
            <w:bdr w:val="none" w:sz="0" w:space="0" w:color="auto" w:frame="1"/>
            <w:lang w:eastAsia="en-ZA"/>
          </w:rPr>
          <w:t>, cmd_application());  </w:t>
        </w:r>
      </w:ins>
    </w:p>
    <w:p w14:paraId="3902BE9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01" w:author="Benjamin Pannell" w:date="2014-10-22T19:26:00Z"/>
          <w:rFonts w:ascii="Consolas" w:eastAsia="Times New Roman" w:hAnsi="Consolas" w:cs="Consolas"/>
          <w:color w:val="5C5C5C"/>
          <w:sz w:val="18"/>
          <w:szCs w:val="18"/>
          <w:lang w:eastAsia="en-ZA"/>
        </w:rPr>
      </w:pPr>
      <w:ins w:id="540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ins>
    </w:p>
    <w:p w14:paraId="3956A05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03" w:author="Benjamin Pannell" w:date="2014-10-22T19:26:00Z"/>
          <w:rFonts w:ascii="Consolas" w:eastAsia="Times New Roman" w:hAnsi="Consolas" w:cs="Consolas"/>
          <w:color w:val="5C5C5C"/>
          <w:sz w:val="18"/>
          <w:szCs w:val="18"/>
          <w:lang w:eastAsia="en-ZA"/>
        </w:rPr>
      </w:pPr>
      <w:ins w:id="5404" w:author="Benjamin Pannell" w:date="2014-10-22T19:26:00Z">
        <w:r w:rsidRPr="00311E07">
          <w:rPr>
            <w:rFonts w:ascii="Consolas" w:eastAsia="Times New Roman" w:hAnsi="Consolas" w:cs="Consolas"/>
            <w:color w:val="000000"/>
            <w:sz w:val="18"/>
            <w:szCs w:val="18"/>
            <w:bdr w:val="none" w:sz="0" w:space="0" w:color="auto" w:frame="1"/>
            <w:lang w:eastAsia="en-ZA"/>
          </w:rPr>
          <w:t>    }  </w:t>
        </w:r>
      </w:ins>
    </w:p>
    <w:p w14:paraId="4B5107C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05" w:author="Benjamin Pannell" w:date="2014-10-22T19:26:00Z"/>
          <w:rFonts w:ascii="Consolas" w:eastAsia="Times New Roman" w:hAnsi="Consolas" w:cs="Consolas"/>
          <w:color w:val="5C5C5C"/>
          <w:sz w:val="18"/>
          <w:szCs w:val="18"/>
          <w:lang w:eastAsia="en-ZA"/>
        </w:rPr>
      </w:pPr>
      <w:ins w:id="5406"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7EA390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07" w:author="Benjamin Pannell" w:date="2014-10-22T19:26:00Z"/>
          <w:rFonts w:ascii="Consolas" w:eastAsia="Times New Roman" w:hAnsi="Consolas" w:cs="Consolas"/>
          <w:color w:val="5C5C5C"/>
          <w:sz w:val="18"/>
          <w:szCs w:val="18"/>
          <w:lang w:eastAsia="en-ZA"/>
        </w:rPr>
      </w:pPr>
      <w:ins w:id="5408"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ins>
    </w:p>
    <w:p w14:paraId="63EB04A4"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09" w:author="Benjamin Pannell" w:date="2014-10-22T19:26:00Z"/>
          <w:rFonts w:ascii="Consolas" w:eastAsia="Times New Roman" w:hAnsi="Consolas" w:cs="Consolas"/>
          <w:color w:val="5C5C5C"/>
          <w:sz w:val="18"/>
          <w:szCs w:val="18"/>
          <w:lang w:eastAsia="en-ZA"/>
        </w:rPr>
      </w:pPr>
      <w:ins w:id="5410"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4A1E03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11" w:author="Benjamin Pannell" w:date="2014-10-22T19:26:00Z"/>
          <w:rFonts w:ascii="Consolas" w:eastAsia="Times New Roman" w:hAnsi="Consolas" w:cs="Consolas"/>
          <w:color w:val="5C5C5C"/>
          <w:sz w:val="18"/>
          <w:szCs w:val="18"/>
          <w:lang w:eastAsia="en-ZA"/>
        </w:rPr>
      </w:pPr>
      <w:ins w:id="541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'C'</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"ctrl"</w:t>
        </w:r>
        <w:r w:rsidRPr="00311E07">
          <w:rPr>
            <w:rFonts w:ascii="Consolas" w:eastAsia="Times New Roman" w:hAnsi="Consolas" w:cs="Consolas"/>
            <w:color w:val="000000"/>
            <w:sz w:val="18"/>
            <w:szCs w:val="18"/>
            <w:bdr w:val="none" w:sz="0" w:space="0" w:color="auto" w:frame="1"/>
            <w:lang w:eastAsia="en-ZA"/>
          </w:rPr>
          <w:t>)) modifiers |= MODIFIERKEY_CTRL;  </w:t>
        </w:r>
      </w:ins>
    </w:p>
    <w:p w14:paraId="7C87DC0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13" w:author="Benjamin Pannell" w:date="2014-10-22T19:26:00Z"/>
          <w:rFonts w:ascii="Consolas" w:eastAsia="Times New Roman" w:hAnsi="Consolas" w:cs="Consolas"/>
          <w:color w:val="5C5C5C"/>
          <w:sz w:val="18"/>
          <w:szCs w:val="18"/>
          <w:lang w:eastAsia="en-ZA"/>
        </w:rPr>
      </w:pPr>
      <w:ins w:id="5414"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"lctrl"</w:t>
        </w:r>
        <w:r w:rsidRPr="00311E07">
          <w:rPr>
            <w:rFonts w:ascii="Consolas" w:eastAsia="Times New Roman" w:hAnsi="Consolas" w:cs="Consolas"/>
            <w:color w:val="000000"/>
            <w:sz w:val="18"/>
            <w:szCs w:val="18"/>
            <w:bdr w:val="none" w:sz="0" w:space="0" w:color="auto" w:frame="1"/>
            <w:lang w:eastAsia="en-ZA"/>
          </w:rPr>
          <w:t>)) modifiers |= MODIFIERKEY_LEFT_CTRL;  </w:t>
        </w:r>
      </w:ins>
    </w:p>
    <w:p w14:paraId="0311CE9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15" w:author="Benjamin Pannell" w:date="2014-10-22T19:26:00Z"/>
          <w:rFonts w:ascii="Consolas" w:eastAsia="Times New Roman" w:hAnsi="Consolas" w:cs="Consolas"/>
          <w:color w:val="5C5C5C"/>
          <w:sz w:val="18"/>
          <w:szCs w:val="18"/>
          <w:lang w:eastAsia="en-ZA"/>
        </w:rPr>
      </w:pPr>
      <w:ins w:id="5416"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"rctrl"</w:t>
        </w:r>
        <w:r w:rsidRPr="00311E07">
          <w:rPr>
            <w:rFonts w:ascii="Consolas" w:eastAsia="Times New Roman" w:hAnsi="Consolas" w:cs="Consolas"/>
            <w:color w:val="000000"/>
            <w:sz w:val="18"/>
            <w:szCs w:val="18"/>
            <w:bdr w:val="none" w:sz="0" w:space="0" w:color="auto" w:frame="1"/>
            <w:lang w:eastAsia="en-ZA"/>
          </w:rPr>
          <w:t>)) modifiers |= MODIFIERKEY_RIGHT_CTRL;  </w:t>
        </w:r>
      </w:ins>
    </w:p>
    <w:p w14:paraId="5D2F580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17" w:author="Benjamin Pannell" w:date="2014-10-22T19:26:00Z"/>
          <w:rFonts w:ascii="Consolas" w:eastAsia="Times New Roman" w:hAnsi="Consolas" w:cs="Consolas"/>
          <w:color w:val="5C5C5C"/>
          <w:sz w:val="18"/>
          <w:szCs w:val="18"/>
          <w:lang w:eastAsia="en-ZA"/>
        </w:rPr>
      </w:pPr>
      <w:ins w:id="5418"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7C5141A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19" w:author="Benjamin Pannell" w:date="2014-10-22T19:26:00Z"/>
          <w:rFonts w:ascii="Consolas" w:eastAsia="Times New Roman" w:hAnsi="Consolas" w:cs="Consolas"/>
          <w:color w:val="5C5C5C"/>
          <w:sz w:val="18"/>
          <w:szCs w:val="18"/>
          <w:lang w:eastAsia="en-ZA"/>
        </w:rPr>
      </w:pPr>
      <w:ins w:id="5420"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'A'</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"alt"</w:t>
        </w:r>
        <w:r w:rsidRPr="00311E07">
          <w:rPr>
            <w:rFonts w:ascii="Consolas" w:eastAsia="Times New Roman" w:hAnsi="Consolas" w:cs="Consolas"/>
            <w:color w:val="000000"/>
            <w:sz w:val="18"/>
            <w:szCs w:val="18"/>
            <w:bdr w:val="none" w:sz="0" w:space="0" w:color="auto" w:frame="1"/>
            <w:lang w:eastAsia="en-ZA"/>
          </w:rPr>
          <w:t>)) modifiers |= MODIFIERKEY_ALT;  </w:t>
        </w:r>
      </w:ins>
    </w:p>
    <w:p w14:paraId="5450F2E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21" w:author="Benjamin Pannell" w:date="2014-10-22T19:26:00Z"/>
          <w:rFonts w:ascii="Consolas" w:eastAsia="Times New Roman" w:hAnsi="Consolas" w:cs="Consolas"/>
          <w:color w:val="5C5C5C"/>
          <w:sz w:val="18"/>
          <w:szCs w:val="18"/>
          <w:lang w:eastAsia="en-ZA"/>
        </w:rPr>
      </w:pPr>
      <w:ins w:id="542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"lalt"</w:t>
        </w:r>
        <w:r w:rsidRPr="00311E07">
          <w:rPr>
            <w:rFonts w:ascii="Consolas" w:eastAsia="Times New Roman" w:hAnsi="Consolas" w:cs="Consolas"/>
            <w:color w:val="000000"/>
            <w:sz w:val="18"/>
            <w:szCs w:val="18"/>
            <w:bdr w:val="none" w:sz="0" w:space="0" w:color="auto" w:frame="1"/>
            <w:lang w:eastAsia="en-ZA"/>
          </w:rPr>
          <w:t>)) modifiers |= MODIFIERKEY_LEFT_ALT;  </w:t>
        </w:r>
      </w:ins>
    </w:p>
    <w:p w14:paraId="40840B65"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23" w:author="Benjamin Pannell" w:date="2014-10-22T19:26:00Z"/>
          <w:rFonts w:ascii="Consolas" w:eastAsia="Times New Roman" w:hAnsi="Consolas" w:cs="Consolas"/>
          <w:color w:val="5C5C5C"/>
          <w:sz w:val="18"/>
          <w:szCs w:val="18"/>
          <w:lang w:eastAsia="en-ZA"/>
        </w:rPr>
      </w:pPr>
      <w:ins w:id="5424"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"ralt"</w:t>
        </w:r>
        <w:r w:rsidRPr="00311E07">
          <w:rPr>
            <w:rFonts w:ascii="Consolas" w:eastAsia="Times New Roman" w:hAnsi="Consolas" w:cs="Consolas"/>
            <w:color w:val="000000"/>
            <w:sz w:val="18"/>
            <w:szCs w:val="18"/>
            <w:bdr w:val="none" w:sz="0" w:space="0" w:color="auto" w:frame="1"/>
            <w:lang w:eastAsia="en-ZA"/>
          </w:rPr>
          <w:t>)) modifiers |= MODIFIERKEY_RIGHT_ALT;  </w:t>
        </w:r>
      </w:ins>
    </w:p>
    <w:p w14:paraId="24B5FC5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25" w:author="Benjamin Pannell" w:date="2014-10-22T19:26:00Z"/>
          <w:rFonts w:ascii="Consolas" w:eastAsia="Times New Roman" w:hAnsi="Consolas" w:cs="Consolas"/>
          <w:color w:val="5C5C5C"/>
          <w:sz w:val="18"/>
          <w:szCs w:val="18"/>
          <w:lang w:eastAsia="en-ZA"/>
        </w:rPr>
      </w:pPr>
      <w:ins w:id="5426"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749F00A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27" w:author="Benjamin Pannell" w:date="2014-10-22T19:26:00Z"/>
          <w:rFonts w:ascii="Consolas" w:eastAsia="Times New Roman" w:hAnsi="Consolas" w:cs="Consolas"/>
          <w:color w:val="5C5C5C"/>
          <w:sz w:val="18"/>
          <w:szCs w:val="18"/>
          <w:lang w:eastAsia="en-ZA"/>
        </w:rPr>
      </w:pPr>
      <w:ins w:id="5428"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"shift"</w:t>
        </w:r>
        <w:r w:rsidRPr="00311E07">
          <w:rPr>
            <w:rFonts w:ascii="Consolas" w:eastAsia="Times New Roman" w:hAnsi="Consolas" w:cs="Consolas"/>
            <w:color w:val="000000"/>
            <w:sz w:val="18"/>
            <w:szCs w:val="18"/>
            <w:bdr w:val="none" w:sz="0" w:space="0" w:color="auto" w:frame="1"/>
            <w:lang w:eastAsia="en-ZA"/>
          </w:rPr>
          <w:t>)) modifiers |= MODIFIERKEY_SHIFT;  </w:t>
        </w:r>
      </w:ins>
    </w:p>
    <w:p w14:paraId="12E8FF7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29" w:author="Benjamin Pannell" w:date="2014-10-22T19:26:00Z"/>
          <w:rFonts w:ascii="Consolas" w:eastAsia="Times New Roman" w:hAnsi="Consolas" w:cs="Consolas"/>
          <w:color w:val="5C5C5C"/>
          <w:sz w:val="18"/>
          <w:szCs w:val="18"/>
          <w:lang w:eastAsia="en-ZA"/>
        </w:rPr>
      </w:pPr>
      <w:ins w:id="5430"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"lshift"</w:t>
        </w:r>
        <w:r w:rsidRPr="00311E07">
          <w:rPr>
            <w:rFonts w:ascii="Consolas" w:eastAsia="Times New Roman" w:hAnsi="Consolas" w:cs="Consolas"/>
            <w:color w:val="000000"/>
            <w:sz w:val="18"/>
            <w:szCs w:val="18"/>
            <w:bdr w:val="none" w:sz="0" w:space="0" w:color="auto" w:frame="1"/>
            <w:lang w:eastAsia="en-ZA"/>
          </w:rPr>
          <w:t>)) modifiers |= MODIFIERKEY_LEFT_SHIFT;  </w:t>
        </w:r>
      </w:ins>
    </w:p>
    <w:p w14:paraId="0F9CD7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31" w:author="Benjamin Pannell" w:date="2014-10-22T19:26:00Z"/>
          <w:rFonts w:ascii="Consolas" w:eastAsia="Times New Roman" w:hAnsi="Consolas" w:cs="Consolas"/>
          <w:color w:val="5C5C5C"/>
          <w:sz w:val="18"/>
          <w:szCs w:val="18"/>
          <w:lang w:eastAsia="en-ZA"/>
        </w:rPr>
      </w:pPr>
      <w:ins w:id="543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"rshift"</w:t>
        </w:r>
        <w:r w:rsidRPr="00311E07">
          <w:rPr>
            <w:rFonts w:ascii="Consolas" w:eastAsia="Times New Roman" w:hAnsi="Consolas" w:cs="Consolas"/>
            <w:color w:val="000000"/>
            <w:sz w:val="18"/>
            <w:szCs w:val="18"/>
            <w:bdr w:val="none" w:sz="0" w:space="0" w:color="auto" w:frame="1"/>
            <w:lang w:eastAsia="en-ZA"/>
          </w:rPr>
          <w:t>)) modifiers |= MODIFIERKEY_RIGHT_SHIFT;  </w:t>
        </w:r>
      </w:ins>
    </w:p>
    <w:p w14:paraId="0F03A1C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33" w:author="Benjamin Pannell" w:date="2014-10-22T19:26:00Z"/>
          <w:rFonts w:ascii="Consolas" w:eastAsia="Times New Roman" w:hAnsi="Consolas" w:cs="Consolas"/>
          <w:color w:val="5C5C5C"/>
          <w:sz w:val="18"/>
          <w:szCs w:val="18"/>
          <w:lang w:eastAsia="en-ZA"/>
        </w:rPr>
      </w:pPr>
      <w:ins w:id="5434"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196291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35" w:author="Benjamin Pannell" w:date="2014-10-22T19:26:00Z"/>
          <w:rFonts w:ascii="Consolas" w:eastAsia="Times New Roman" w:hAnsi="Consolas" w:cs="Consolas"/>
          <w:color w:val="5C5C5C"/>
          <w:sz w:val="18"/>
          <w:szCs w:val="18"/>
          <w:lang w:eastAsia="en-ZA"/>
        </w:rPr>
      </w:pPr>
      <w:ins w:id="5436"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"win"</w:t>
        </w:r>
        <w:r w:rsidRPr="00311E07">
          <w:rPr>
            <w:rFonts w:ascii="Consolas" w:eastAsia="Times New Roman" w:hAnsi="Consolas" w:cs="Consolas"/>
            <w:color w:val="000000"/>
            <w:sz w:val="18"/>
            <w:szCs w:val="18"/>
            <w:bdr w:val="none" w:sz="0" w:space="0" w:color="auto" w:frame="1"/>
            <w:lang w:eastAsia="en-ZA"/>
          </w:rPr>
          <w:t>)) modifiers |= MODIFIERKEY_GUI;  </w:t>
        </w:r>
      </w:ins>
    </w:p>
    <w:p w14:paraId="75835A3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37" w:author="Benjamin Pannell" w:date="2014-10-22T19:26:00Z"/>
          <w:rFonts w:ascii="Consolas" w:eastAsia="Times New Roman" w:hAnsi="Consolas" w:cs="Consolas"/>
          <w:color w:val="5C5C5C"/>
          <w:sz w:val="18"/>
          <w:szCs w:val="18"/>
          <w:lang w:eastAsia="en-ZA"/>
        </w:rPr>
      </w:pPr>
      <w:ins w:id="5438"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"lwin"</w:t>
        </w:r>
        <w:r w:rsidRPr="00311E07">
          <w:rPr>
            <w:rFonts w:ascii="Consolas" w:eastAsia="Times New Roman" w:hAnsi="Consolas" w:cs="Consolas"/>
            <w:color w:val="000000"/>
            <w:sz w:val="18"/>
            <w:szCs w:val="18"/>
            <w:bdr w:val="none" w:sz="0" w:space="0" w:color="auto" w:frame="1"/>
            <w:lang w:eastAsia="en-ZA"/>
          </w:rPr>
          <w:t>)) modifiers |= MODIFIERKEY_LEFT_GUI;  </w:t>
        </w:r>
      </w:ins>
    </w:p>
    <w:p w14:paraId="4B2935B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39" w:author="Benjamin Pannell" w:date="2014-10-22T19:26:00Z"/>
          <w:rFonts w:ascii="Consolas" w:eastAsia="Times New Roman" w:hAnsi="Consolas" w:cs="Consolas"/>
          <w:color w:val="5C5C5C"/>
          <w:sz w:val="18"/>
          <w:szCs w:val="18"/>
          <w:lang w:eastAsia="en-ZA"/>
        </w:rPr>
      </w:pPr>
      <w:ins w:id="5440"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"rwin"</w:t>
        </w:r>
        <w:r w:rsidRPr="00311E07">
          <w:rPr>
            <w:rFonts w:ascii="Consolas" w:eastAsia="Times New Roman" w:hAnsi="Consolas" w:cs="Consolas"/>
            <w:color w:val="000000"/>
            <w:sz w:val="18"/>
            <w:szCs w:val="18"/>
            <w:bdr w:val="none" w:sz="0" w:space="0" w:color="auto" w:frame="1"/>
            <w:lang w:eastAsia="en-ZA"/>
          </w:rPr>
          <w:t>)) modifiers |= MODIFIERKEY_RIGHT_GUI;  </w:t>
        </w:r>
      </w:ins>
    </w:p>
    <w:p w14:paraId="06FE94C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41" w:author="Benjamin Pannell" w:date="2014-10-22T19:26:00Z"/>
          <w:rFonts w:ascii="Consolas" w:eastAsia="Times New Roman" w:hAnsi="Consolas" w:cs="Consolas"/>
          <w:color w:val="5C5C5C"/>
          <w:sz w:val="18"/>
          <w:szCs w:val="18"/>
          <w:lang w:eastAsia="en-ZA"/>
        </w:rPr>
      </w:pPr>
      <w:ins w:id="5442"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6F9F8F2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43" w:author="Benjamin Pannell" w:date="2014-10-22T19:26:00Z"/>
          <w:rFonts w:ascii="Consolas" w:eastAsia="Times New Roman" w:hAnsi="Consolas" w:cs="Consolas"/>
          <w:color w:val="5C5C5C"/>
          <w:sz w:val="18"/>
          <w:szCs w:val="18"/>
          <w:lang w:eastAsia="en-ZA"/>
        </w:rPr>
      </w:pPr>
      <w:ins w:id="5444"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parseKey</w:t>
        </w:r>
        <w:proofErr w:type="spellEnd"/>
        <w:r w:rsidRPr="00311E07">
          <w:rPr>
            <w:rFonts w:ascii="Consolas" w:eastAsia="Times New Roman" w:hAnsi="Consolas" w:cs="Consolas"/>
            <w:color w:val="000000"/>
            <w:sz w:val="18"/>
            <w:szCs w:val="18"/>
            <w:bdr w:val="none" w:sz="0" w:space="0" w:color="auto" w:frame="1"/>
            <w:lang w:eastAsia="en-ZA"/>
          </w:rPr>
          <w:t>(keys, &amp;</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w:t>
        </w:r>
      </w:ins>
    </w:p>
    <w:p w14:paraId="5744CA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45" w:author="Benjamin Pannell" w:date="2014-10-22T19:26:00Z"/>
          <w:rFonts w:ascii="Consolas" w:eastAsia="Times New Roman" w:hAnsi="Consolas" w:cs="Consolas"/>
          <w:color w:val="5C5C5C"/>
          <w:sz w:val="18"/>
          <w:szCs w:val="18"/>
          <w:lang w:eastAsia="en-ZA"/>
        </w:rPr>
      </w:pPr>
      <w:ins w:id="5446"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051C54C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47" w:author="Benjamin Pannell" w:date="2014-10-22T19:26:00Z"/>
          <w:rFonts w:ascii="Consolas" w:eastAsia="Times New Roman" w:hAnsi="Consolas" w:cs="Consolas"/>
          <w:color w:val="5C5C5C"/>
          <w:sz w:val="18"/>
          <w:szCs w:val="18"/>
          <w:lang w:eastAsia="en-ZA"/>
        </w:rPr>
      </w:pPr>
      <w:ins w:id="5448"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w:t>
        </w:r>
        <w:proofErr w:type="spellStart"/>
        <w:r w:rsidRPr="00311E07">
          <w:rPr>
            <w:rFonts w:ascii="Consolas" w:eastAsia="Times New Roman" w:hAnsi="Consolas" w:cs="Consolas"/>
            <w:color w:val="000000"/>
            <w:sz w:val="18"/>
            <w:szCs w:val="18"/>
            <w:bdr w:val="none" w:sz="0" w:space="0" w:color="auto" w:frame="1"/>
            <w:lang w:eastAsia="en-ZA"/>
          </w:rPr>
          <w:t>isotope_open</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proofErr w:type="spellStart"/>
        <w:r w:rsidRPr="00311E07">
          <w:rPr>
            <w:rFonts w:ascii="Consolas" w:eastAsia="Times New Roman" w:hAnsi="Consolas" w:cs="Consolas"/>
            <w:color w:val="0000FF"/>
            <w:sz w:val="18"/>
            <w:szCs w:val="18"/>
            <w:bdr w:val="none" w:sz="0" w:space="0" w:color="auto" w:frame="1"/>
            <w:lang w:eastAsia="en-ZA"/>
          </w:rPr>
          <w:t>dev</w:t>
        </w:r>
        <w:proofErr w:type="spellEnd"/>
        <w:r w:rsidRPr="00311E07">
          <w:rPr>
            <w:rFonts w:ascii="Consolas" w:eastAsia="Times New Roman" w:hAnsi="Consolas" w:cs="Consolas"/>
            <w:color w:val="0000FF"/>
            <w:sz w:val="18"/>
            <w:szCs w:val="18"/>
            <w:bdr w:val="none" w:sz="0" w:space="0" w:color="auto" w:frame="1"/>
            <w:lang w:eastAsia="en-ZA"/>
          </w:rPr>
          <w:t>/ttyAMA0"</w:t>
        </w:r>
        <w:r w:rsidRPr="00311E07">
          <w:rPr>
            <w:rFonts w:ascii="Consolas" w:eastAsia="Times New Roman" w:hAnsi="Consolas" w:cs="Consolas"/>
            <w:color w:val="000000"/>
            <w:sz w:val="18"/>
            <w:szCs w:val="18"/>
            <w:bdr w:val="none" w:sz="0" w:space="0" w:color="auto" w:frame="1"/>
            <w:lang w:eastAsia="en-ZA"/>
          </w:rPr>
          <w:t>)) {  </w:t>
        </w:r>
      </w:ins>
    </w:p>
    <w:p w14:paraId="2AED14E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49" w:author="Benjamin Pannell" w:date="2014-10-22T19:26:00Z"/>
          <w:rFonts w:ascii="Consolas" w:eastAsia="Times New Roman" w:hAnsi="Consolas" w:cs="Consolas"/>
          <w:color w:val="5C5C5C"/>
          <w:sz w:val="18"/>
          <w:szCs w:val="18"/>
          <w:lang w:eastAsia="en-ZA"/>
        </w:rPr>
      </w:pPr>
      <w:ins w:id="5450"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isotope_keyboard</w:t>
        </w:r>
        <w:proofErr w:type="spellEnd"/>
        <w:r w:rsidRPr="00311E07">
          <w:rPr>
            <w:rFonts w:ascii="Consolas" w:eastAsia="Times New Roman" w:hAnsi="Consolas" w:cs="Consolas"/>
            <w:color w:val="000000"/>
            <w:sz w:val="18"/>
            <w:szCs w:val="18"/>
            <w:bdr w:val="none" w:sz="0" w:space="0" w:color="auto" w:frame="1"/>
            <w:lang w:eastAsia="en-ZA"/>
          </w:rPr>
          <w:t>(isotope, modifiers, keys, </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w:t>
        </w:r>
      </w:ins>
    </w:p>
    <w:p w14:paraId="6448E8F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51" w:author="Benjamin Pannell" w:date="2014-10-22T19:26:00Z"/>
          <w:rFonts w:ascii="Consolas" w:eastAsia="Times New Roman" w:hAnsi="Consolas" w:cs="Consolas"/>
          <w:color w:val="5C5C5C"/>
          <w:sz w:val="18"/>
          <w:szCs w:val="18"/>
          <w:lang w:eastAsia="en-ZA"/>
        </w:rPr>
      </w:pPr>
      <w:ins w:id="545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w:t>
        </w:r>
        <w:proofErr w:type="spellStart"/>
        <w:r w:rsidRPr="00311E07">
          <w:rPr>
            <w:rFonts w:ascii="Consolas" w:eastAsia="Times New Roman" w:hAnsi="Consolas" w:cs="Consolas"/>
            <w:color w:val="000000"/>
            <w:sz w:val="18"/>
            <w:szCs w:val="18"/>
            <w:bdr w:val="none" w:sz="0" w:space="0" w:color="auto" w:frame="1"/>
            <w:lang w:eastAsia="en-ZA"/>
          </w:rPr>
          <w:t>isotope_keyboard</w:t>
        </w:r>
        <w:proofErr w:type="spellEnd"/>
        <w:r w:rsidRPr="00311E07">
          <w:rPr>
            <w:rFonts w:ascii="Consolas" w:eastAsia="Times New Roman" w:hAnsi="Consolas" w:cs="Consolas"/>
            <w:color w:val="000000"/>
            <w:sz w:val="18"/>
            <w:szCs w:val="18"/>
            <w:bdr w:val="none" w:sz="0" w:space="0" w:color="auto" w:frame="1"/>
            <w:lang w:eastAsia="en-ZA"/>
          </w:rPr>
          <w:t>(isotope, 0, 0, 0);  </w:t>
        </w:r>
      </w:ins>
    </w:p>
    <w:p w14:paraId="5C1E4B4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53" w:author="Benjamin Pannell" w:date="2014-10-22T19:26:00Z"/>
          <w:rFonts w:ascii="Consolas" w:eastAsia="Times New Roman" w:hAnsi="Consolas" w:cs="Consolas"/>
          <w:color w:val="5C5C5C"/>
          <w:sz w:val="18"/>
          <w:szCs w:val="18"/>
          <w:lang w:eastAsia="en-ZA"/>
        </w:rPr>
      </w:pPr>
      <w:ins w:id="5454"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isotope_close</w:t>
        </w:r>
        <w:proofErr w:type="spellEnd"/>
        <w:r w:rsidRPr="00311E07">
          <w:rPr>
            <w:rFonts w:ascii="Consolas" w:eastAsia="Times New Roman" w:hAnsi="Consolas" w:cs="Consolas"/>
            <w:color w:val="000000"/>
            <w:sz w:val="18"/>
            <w:szCs w:val="18"/>
            <w:bdr w:val="none" w:sz="0" w:space="0" w:color="auto" w:frame="1"/>
            <w:lang w:eastAsia="en-ZA"/>
          </w:rPr>
          <w:t>(isotope);  </w:t>
        </w:r>
      </w:ins>
    </w:p>
    <w:p w14:paraId="113A02AA"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55" w:author="Benjamin Pannell" w:date="2014-10-22T19:26:00Z"/>
          <w:rFonts w:ascii="Consolas" w:eastAsia="Times New Roman" w:hAnsi="Consolas" w:cs="Consolas"/>
          <w:color w:val="5C5C5C"/>
          <w:sz w:val="18"/>
          <w:szCs w:val="18"/>
          <w:lang w:eastAsia="en-ZA"/>
        </w:rPr>
      </w:pPr>
      <w:ins w:id="5456"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ins>
    </w:p>
    <w:p w14:paraId="7984E58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57" w:author="Benjamin Pannell" w:date="2014-10-22T19:26:00Z"/>
          <w:rFonts w:ascii="Consolas" w:eastAsia="Times New Roman" w:hAnsi="Consolas" w:cs="Consolas"/>
          <w:color w:val="5C5C5C"/>
          <w:sz w:val="18"/>
          <w:szCs w:val="18"/>
          <w:lang w:eastAsia="en-ZA"/>
        </w:rPr>
      </w:pPr>
      <w:ins w:id="5458"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ins>
    </w:p>
    <w:p w14:paraId="7A659D7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59" w:author="Benjamin Pannell" w:date="2014-10-22T19:26:00Z"/>
          <w:rFonts w:ascii="Consolas" w:eastAsia="Times New Roman" w:hAnsi="Consolas" w:cs="Consolas"/>
          <w:color w:val="5C5C5C"/>
          <w:sz w:val="18"/>
          <w:szCs w:val="18"/>
          <w:lang w:eastAsia="en-ZA"/>
        </w:rPr>
      </w:pPr>
      <w:ins w:id="5460" w:author="Benjamin Pannell" w:date="2014-10-22T19:26: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ins>
    </w:p>
    <w:p w14:paraId="2755E3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61" w:author="Benjamin Pannell" w:date="2014-10-22T19:26:00Z"/>
          <w:rFonts w:ascii="Consolas" w:eastAsia="Times New Roman" w:hAnsi="Consolas" w:cs="Consolas"/>
          <w:color w:val="5C5C5C"/>
          <w:sz w:val="18"/>
          <w:szCs w:val="18"/>
          <w:lang w:eastAsia="en-ZA"/>
        </w:rPr>
      </w:pPr>
      <w:ins w:id="546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ins>
    </w:p>
    <w:p w14:paraId="25084B0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63" w:author="Benjamin Pannell" w:date="2014-10-22T19:26:00Z"/>
          <w:rFonts w:ascii="Consolas" w:eastAsia="Times New Roman" w:hAnsi="Consolas" w:cs="Consolas"/>
          <w:color w:val="5C5C5C"/>
          <w:sz w:val="18"/>
          <w:szCs w:val="18"/>
          <w:lang w:eastAsia="en-ZA"/>
        </w:rPr>
      </w:pPr>
      <w:ins w:id="5464" w:author="Benjamin Pannell" w:date="2014-10-22T19:26:00Z">
        <w:r w:rsidRPr="00311E07">
          <w:rPr>
            <w:rFonts w:ascii="Consolas" w:eastAsia="Times New Roman" w:hAnsi="Consolas" w:cs="Consolas"/>
            <w:color w:val="000000"/>
            <w:sz w:val="18"/>
            <w:szCs w:val="18"/>
            <w:bdr w:val="none" w:sz="0" w:space="0" w:color="auto" w:frame="1"/>
            <w:lang w:eastAsia="en-ZA"/>
          </w:rPr>
          <w:t>    }  </w:t>
        </w:r>
      </w:ins>
    </w:p>
    <w:p w14:paraId="4A342AF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65" w:author="Benjamin Pannell" w:date="2014-10-22T19:26:00Z"/>
          <w:rFonts w:ascii="Consolas" w:eastAsia="Times New Roman" w:hAnsi="Consolas" w:cs="Consolas"/>
          <w:color w:val="5C5C5C"/>
          <w:sz w:val="18"/>
          <w:szCs w:val="18"/>
          <w:lang w:eastAsia="en-ZA"/>
        </w:rPr>
      </w:pPr>
      <w:ins w:id="5466"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4E60CEC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67" w:author="Benjamin Pannell" w:date="2014-10-22T19:26:00Z"/>
          <w:rFonts w:ascii="Consolas" w:eastAsia="Times New Roman" w:hAnsi="Consolas" w:cs="Consolas"/>
          <w:color w:val="5C5C5C"/>
          <w:sz w:val="18"/>
          <w:szCs w:val="18"/>
          <w:lang w:eastAsia="en-ZA"/>
        </w:rPr>
      </w:pPr>
      <w:ins w:id="5468"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72EA411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69" w:author="Benjamin Pannell" w:date="2014-10-22T19:26:00Z"/>
          <w:rFonts w:ascii="Consolas" w:eastAsia="Times New Roman" w:hAnsi="Consolas" w:cs="Consolas"/>
          <w:color w:val="5C5C5C"/>
          <w:sz w:val="18"/>
          <w:szCs w:val="18"/>
          <w:lang w:eastAsia="en-ZA"/>
        </w:rPr>
      </w:pPr>
      <w:proofErr w:type="spellStart"/>
      <w:ins w:id="5470" w:author="Benjamin Pannell" w:date="2014-10-22T19:26:00Z">
        <w:r w:rsidRPr="00311E07">
          <w:rPr>
            <w:rFonts w:ascii="Consolas" w:eastAsia="Times New Roman" w:hAnsi="Consolas" w:cs="Consolas"/>
            <w:b/>
            <w:bCs/>
            <w:color w:val="006699"/>
            <w:sz w:val="18"/>
            <w:szCs w:val="18"/>
            <w:bdr w:val="none" w:sz="0" w:space="0" w:color="auto" w:frame="1"/>
            <w:lang w:eastAsia="en-ZA"/>
          </w:rPr>
          <w:t>typedef</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struct</w:t>
        </w:r>
        <w:proofErr w:type="spellEnd"/>
        <w:r w:rsidRPr="00311E07">
          <w:rPr>
            <w:rFonts w:ascii="Consolas" w:eastAsia="Times New Roman" w:hAnsi="Consolas" w:cs="Consolas"/>
            <w:color w:val="000000"/>
            <w:sz w:val="18"/>
            <w:szCs w:val="18"/>
            <w:bdr w:val="none" w:sz="0" w:space="0" w:color="auto" w:frame="1"/>
            <w:lang w:eastAsia="en-ZA"/>
          </w:rPr>
          <w:t> KEYBIND {  </w:t>
        </w:r>
      </w:ins>
    </w:p>
    <w:p w14:paraId="1FD13A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71" w:author="Benjamin Pannell" w:date="2014-10-22T19:26:00Z"/>
          <w:rFonts w:ascii="Consolas" w:eastAsia="Times New Roman" w:hAnsi="Consolas" w:cs="Consolas"/>
          <w:color w:val="5C5C5C"/>
          <w:sz w:val="18"/>
          <w:szCs w:val="18"/>
          <w:lang w:eastAsia="en-ZA"/>
        </w:rPr>
      </w:pPr>
      <w:ins w:id="5472"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shortcut[15];  </w:t>
        </w:r>
      </w:ins>
    </w:p>
    <w:p w14:paraId="38B92E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73" w:author="Benjamin Pannell" w:date="2014-10-22T19:26:00Z"/>
          <w:rFonts w:ascii="Consolas" w:eastAsia="Times New Roman" w:hAnsi="Consolas" w:cs="Consolas"/>
          <w:color w:val="5C5C5C"/>
          <w:sz w:val="18"/>
          <w:szCs w:val="18"/>
          <w:lang w:eastAsia="en-ZA"/>
        </w:rPr>
      </w:pPr>
      <w:ins w:id="5474"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code;  </w:t>
        </w:r>
      </w:ins>
    </w:p>
    <w:p w14:paraId="334ACAF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75" w:author="Benjamin Pannell" w:date="2014-10-22T19:26:00Z"/>
          <w:rFonts w:ascii="Consolas" w:eastAsia="Times New Roman" w:hAnsi="Consolas" w:cs="Consolas"/>
          <w:color w:val="5C5C5C"/>
          <w:sz w:val="18"/>
          <w:szCs w:val="18"/>
          <w:lang w:eastAsia="en-ZA"/>
        </w:rPr>
      </w:pPr>
      <w:ins w:id="5476" w:author="Benjamin Pannell" w:date="2014-10-22T19:26:00Z">
        <w:r w:rsidRPr="00311E07">
          <w:rPr>
            <w:rFonts w:ascii="Consolas" w:eastAsia="Times New Roman" w:hAnsi="Consolas" w:cs="Consolas"/>
            <w:color w:val="000000"/>
            <w:sz w:val="18"/>
            <w:szCs w:val="18"/>
            <w:bdr w:val="none" w:sz="0" w:space="0" w:color="auto" w:frame="1"/>
            <w:lang w:eastAsia="en-ZA"/>
          </w:rPr>
          <w:lastRenderedPageBreak/>
          <w:t>} KEYBIND;  </w:t>
        </w:r>
      </w:ins>
    </w:p>
    <w:p w14:paraId="575A13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77" w:author="Benjamin Pannell" w:date="2014-10-22T19:26:00Z"/>
          <w:rFonts w:ascii="Consolas" w:eastAsia="Times New Roman" w:hAnsi="Consolas" w:cs="Consolas"/>
          <w:color w:val="5C5C5C"/>
          <w:sz w:val="18"/>
          <w:szCs w:val="18"/>
          <w:lang w:eastAsia="en-ZA"/>
        </w:rPr>
      </w:pPr>
      <w:ins w:id="5478"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35BAE73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79" w:author="Benjamin Pannell" w:date="2014-10-22T19:26:00Z"/>
          <w:rFonts w:ascii="Consolas" w:eastAsia="Times New Roman" w:hAnsi="Consolas" w:cs="Consolas"/>
          <w:color w:val="5C5C5C"/>
          <w:sz w:val="18"/>
          <w:szCs w:val="18"/>
          <w:lang w:eastAsia="en-ZA"/>
        </w:rPr>
      </w:pPr>
      <w:ins w:id="5480" w:author="Benjamin Pannell" w:date="2014-10-22T19:26:00Z">
        <w:r w:rsidRPr="00311E07">
          <w:rPr>
            <w:rFonts w:ascii="Consolas" w:eastAsia="Times New Roman" w:hAnsi="Consolas" w:cs="Consolas"/>
            <w:color w:val="000000"/>
            <w:sz w:val="18"/>
            <w:szCs w:val="18"/>
            <w:bdr w:val="none" w:sz="0" w:space="0" w:color="auto" w:frame="1"/>
            <w:lang w:eastAsia="en-ZA"/>
          </w:rPr>
          <w:t>KEYBIND </w:t>
        </w:r>
        <w:proofErr w:type="spellStart"/>
        <w:r w:rsidRPr="00311E07">
          <w:rPr>
            <w:rFonts w:ascii="Consolas" w:eastAsia="Times New Roman" w:hAnsi="Consolas" w:cs="Consolas"/>
            <w:color w:val="000000"/>
            <w:sz w:val="18"/>
            <w:szCs w:val="18"/>
            <w:bdr w:val="none" w:sz="0" w:space="0" w:color="auto" w:frame="1"/>
            <w:lang w:eastAsia="en-ZA"/>
          </w:rPr>
          <w:t>keymap</w:t>
        </w:r>
        <w:proofErr w:type="spellEnd"/>
        <w:r w:rsidRPr="00311E07">
          <w:rPr>
            <w:rFonts w:ascii="Consolas" w:eastAsia="Times New Roman" w:hAnsi="Consolas" w:cs="Consolas"/>
            <w:color w:val="000000"/>
            <w:sz w:val="18"/>
            <w:szCs w:val="18"/>
            <w:bdr w:val="none" w:sz="0" w:space="0" w:color="auto" w:frame="1"/>
            <w:lang w:eastAsia="en-ZA"/>
          </w:rPr>
          <w:t>[] = {  </w:t>
        </w:r>
      </w:ins>
    </w:p>
    <w:p w14:paraId="5E447EA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81" w:author="Benjamin Pannell" w:date="2014-10-22T19:26:00Z"/>
          <w:rFonts w:ascii="Consolas" w:eastAsia="Times New Roman" w:hAnsi="Consolas" w:cs="Consolas"/>
          <w:color w:val="5C5C5C"/>
          <w:sz w:val="18"/>
          <w:szCs w:val="18"/>
          <w:lang w:eastAsia="en-ZA"/>
        </w:rPr>
      </w:pPr>
      <w:ins w:id="5482"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"0"</w:t>
        </w:r>
        <w:r w:rsidRPr="00311E07">
          <w:rPr>
            <w:rFonts w:ascii="Consolas" w:eastAsia="Times New Roman" w:hAnsi="Consolas" w:cs="Consolas"/>
            <w:color w:val="000000"/>
            <w:sz w:val="18"/>
            <w:szCs w:val="18"/>
            <w:bdr w:val="none" w:sz="0" w:space="0" w:color="auto" w:frame="1"/>
            <w:lang w:eastAsia="en-ZA"/>
          </w:rPr>
          <w:t>, KEY_0 },  </w:t>
        </w:r>
      </w:ins>
    </w:p>
    <w:p w14:paraId="04BB681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83" w:author="Benjamin Pannell" w:date="2014-10-22T19:26:00Z"/>
          <w:rFonts w:ascii="Consolas" w:eastAsia="Times New Roman" w:hAnsi="Consolas" w:cs="Consolas"/>
          <w:color w:val="5C5C5C"/>
          <w:sz w:val="18"/>
          <w:szCs w:val="18"/>
          <w:lang w:eastAsia="en-ZA"/>
        </w:rPr>
      </w:pPr>
      <w:ins w:id="5484"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"1"</w:t>
        </w:r>
        <w:r w:rsidRPr="00311E07">
          <w:rPr>
            <w:rFonts w:ascii="Consolas" w:eastAsia="Times New Roman" w:hAnsi="Consolas" w:cs="Consolas"/>
            <w:color w:val="000000"/>
            <w:sz w:val="18"/>
            <w:szCs w:val="18"/>
            <w:bdr w:val="none" w:sz="0" w:space="0" w:color="auto" w:frame="1"/>
            <w:lang w:eastAsia="en-ZA"/>
          </w:rPr>
          <w:t>, KEY_1 },  </w:t>
        </w:r>
      </w:ins>
    </w:p>
    <w:p w14:paraId="249526A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85" w:author="Benjamin Pannell" w:date="2014-10-22T19:28:00Z"/>
          <w:rFonts w:ascii="Consolas" w:eastAsia="Times New Roman" w:hAnsi="Consolas" w:cs="Consolas"/>
          <w:color w:val="5C5C5C"/>
          <w:sz w:val="18"/>
          <w:szCs w:val="18"/>
          <w:lang w:eastAsia="en-ZA"/>
          <w:rPrChange w:id="5486" w:author="Benjamin Pannell" w:date="2014-10-22T19:28:00Z">
            <w:rPr>
              <w:ins w:id="5487" w:author="Benjamin Pannell" w:date="2014-10-22T19:28:00Z"/>
              <w:rFonts w:ascii="Consolas" w:eastAsia="Times New Roman" w:hAnsi="Consolas" w:cs="Consolas"/>
              <w:color w:val="000000"/>
              <w:sz w:val="18"/>
              <w:szCs w:val="18"/>
              <w:bdr w:val="none" w:sz="0" w:space="0" w:color="auto" w:frame="1"/>
              <w:lang w:eastAsia="en-ZA"/>
            </w:rPr>
          </w:rPrChange>
        </w:rPr>
      </w:pPr>
      <w:ins w:id="5488"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"2"</w:t>
        </w:r>
        <w:r w:rsidRPr="00311E07">
          <w:rPr>
            <w:rFonts w:ascii="Consolas" w:eastAsia="Times New Roman" w:hAnsi="Consolas" w:cs="Consolas"/>
            <w:color w:val="000000"/>
            <w:sz w:val="18"/>
            <w:szCs w:val="18"/>
            <w:bdr w:val="none" w:sz="0" w:space="0" w:color="auto" w:frame="1"/>
            <w:lang w:eastAsia="en-ZA"/>
          </w:rPr>
          <w:t>, KEY_2 },  </w:t>
        </w:r>
      </w:ins>
    </w:p>
    <w:p w14:paraId="5599B52A" w14:textId="12DBEF91"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89" w:author="Benjamin Pannell" w:date="2014-10-22T19:26:00Z"/>
          <w:rFonts w:ascii="Consolas" w:eastAsia="Times New Roman" w:hAnsi="Consolas" w:cs="Consolas"/>
          <w:color w:val="5C5C5C"/>
          <w:sz w:val="18"/>
          <w:szCs w:val="18"/>
          <w:lang w:eastAsia="en-ZA"/>
        </w:rPr>
      </w:pPr>
      <w:ins w:id="5490" w:author="Benjamin Pannell" w:date="2014-10-22T19:28:00Z">
        <w:r>
          <w:rPr>
            <w:rFonts w:ascii="Consolas" w:eastAsia="Times New Roman" w:hAnsi="Consolas" w:cs="Consolas"/>
            <w:color w:val="000000"/>
            <w:sz w:val="18"/>
            <w:szCs w:val="18"/>
            <w:bdr w:val="none" w:sz="0" w:space="0" w:color="auto" w:frame="1"/>
            <w:lang w:eastAsia="en-ZA"/>
          </w:rPr>
          <w:t xml:space="preserve">    </w:t>
        </w:r>
      </w:ins>
      <w:ins w:id="5491" w:author="Benjamin Pannell" w:date="2014-10-22T19:29:00Z">
        <w:r w:rsidRPr="00311E07">
          <w:rPr>
            <w:rFonts w:ascii="Consolas" w:eastAsia="Times New Roman" w:hAnsi="Consolas" w:cs="Consolas"/>
            <w:color w:val="008200"/>
            <w:sz w:val="18"/>
            <w:szCs w:val="18"/>
            <w:bdr w:val="none" w:sz="0" w:space="0" w:color="auto" w:frame="1"/>
            <w:lang w:eastAsia="en-ZA"/>
          </w:rPr>
          <w:t>//</w:t>
        </w:r>
        <w:r>
          <w:rPr>
            <w:rFonts w:ascii="Consolas" w:eastAsia="Times New Roman" w:hAnsi="Consolas" w:cs="Consolas"/>
            <w:color w:val="008200"/>
            <w:sz w:val="18"/>
            <w:szCs w:val="18"/>
            <w:bdr w:val="none" w:sz="0" w:space="0" w:color="auto" w:frame="1"/>
            <w:lang w:eastAsia="en-ZA"/>
          </w:rPr>
          <w:t xml:space="preserve"> and so on...</w:t>
        </w:r>
      </w:ins>
    </w:p>
    <w:p w14:paraId="2238F3A6"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92" w:author="Benjamin Pannell" w:date="2014-10-22T19:26:00Z"/>
          <w:rFonts w:ascii="Consolas" w:eastAsia="Times New Roman" w:hAnsi="Consolas" w:cs="Consolas"/>
          <w:color w:val="5C5C5C"/>
          <w:sz w:val="18"/>
          <w:szCs w:val="18"/>
          <w:lang w:eastAsia="en-ZA"/>
        </w:rPr>
      </w:pPr>
      <w:ins w:id="5493"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"NUMASTERIX"</w:t>
        </w:r>
        <w:r w:rsidRPr="00311E07">
          <w:rPr>
            <w:rFonts w:ascii="Consolas" w:eastAsia="Times New Roman" w:hAnsi="Consolas" w:cs="Consolas"/>
            <w:color w:val="000000"/>
            <w:sz w:val="18"/>
            <w:szCs w:val="18"/>
            <w:bdr w:val="none" w:sz="0" w:space="0" w:color="auto" w:frame="1"/>
            <w:lang w:eastAsia="en-ZA"/>
          </w:rPr>
          <w:t>, KEYPAD_ASTERIX },  </w:t>
        </w:r>
      </w:ins>
    </w:p>
    <w:p w14:paraId="7DE7E2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94" w:author="Benjamin Pannell" w:date="2014-10-22T19:26:00Z"/>
          <w:rFonts w:ascii="Consolas" w:eastAsia="Times New Roman" w:hAnsi="Consolas" w:cs="Consolas"/>
          <w:color w:val="5C5C5C"/>
          <w:sz w:val="18"/>
          <w:szCs w:val="18"/>
          <w:lang w:eastAsia="en-ZA"/>
        </w:rPr>
      </w:pPr>
      <w:ins w:id="5495"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KEYPAD_PLUS },  </w:t>
        </w:r>
      </w:ins>
    </w:p>
    <w:p w14:paraId="43FA4E3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496" w:author="Benjamin Pannell" w:date="2014-10-22T19:26:00Z"/>
          <w:rFonts w:ascii="Consolas" w:eastAsia="Times New Roman" w:hAnsi="Consolas" w:cs="Consolas"/>
          <w:color w:val="5C5C5C"/>
          <w:sz w:val="18"/>
          <w:szCs w:val="18"/>
          <w:lang w:eastAsia="en-ZA"/>
        </w:rPr>
      </w:pPr>
      <w:ins w:id="5497"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"NUMPLUS"</w:t>
        </w:r>
        <w:r w:rsidRPr="00311E07">
          <w:rPr>
            <w:rFonts w:ascii="Consolas" w:eastAsia="Times New Roman" w:hAnsi="Consolas" w:cs="Consolas"/>
            <w:color w:val="000000"/>
            <w:sz w:val="18"/>
            <w:szCs w:val="18"/>
            <w:bdr w:val="none" w:sz="0" w:space="0" w:color="auto" w:frame="1"/>
            <w:lang w:eastAsia="en-ZA"/>
          </w:rPr>
          <w:t>, KEYPAD_PLUS },  </w:t>
        </w:r>
      </w:ins>
    </w:p>
    <w:p w14:paraId="7498120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498" w:author="Benjamin Pannell" w:date="2014-10-22T19:26:00Z"/>
          <w:rFonts w:ascii="Consolas" w:eastAsia="Times New Roman" w:hAnsi="Consolas" w:cs="Consolas"/>
          <w:color w:val="5C5C5C"/>
          <w:sz w:val="18"/>
          <w:szCs w:val="18"/>
          <w:lang w:eastAsia="en-ZA"/>
        </w:rPr>
      </w:pPr>
      <w:ins w:id="5499"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KEYPAD_MINUS },  </w:t>
        </w:r>
      </w:ins>
    </w:p>
    <w:p w14:paraId="08F9C7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00" w:author="Benjamin Pannell" w:date="2014-10-22T19:26:00Z"/>
          <w:rFonts w:ascii="Consolas" w:eastAsia="Times New Roman" w:hAnsi="Consolas" w:cs="Consolas"/>
          <w:color w:val="5C5C5C"/>
          <w:sz w:val="18"/>
          <w:szCs w:val="18"/>
          <w:lang w:eastAsia="en-ZA"/>
        </w:rPr>
      </w:pPr>
      <w:ins w:id="5501"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"NUMMINUS"</w:t>
        </w:r>
        <w:r w:rsidRPr="00311E07">
          <w:rPr>
            <w:rFonts w:ascii="Consolas" w:eastAsia="Times New Roman" w:hAnsi="Consolas" w:cs="Consolas"/>
            <w:color w:val="000000"/>
            <w:sz w:val="18"/>
            <w:szCs w:val="18"/>
            <w:bdr w:val="none" w:sz="0" w:space="0" w:color="auto" w:frame="1"/>
            <w:lang w:eastAsia="en-ZA"/>
          </w:rPr>
          <w:t>, KEYPAD_MINUS },  </w:t>
        </w:r>
      </w:ins>
    </w:p>
    <w:p w14:paraId="7166813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02" w:author="Benjamin Pannell" w:date="2014-10-22T19:26:00Z"/>
          <w:rFonts w:ascii="Consolas" w:eastAsia="Times New Roman" w:hAnsi="Consolas" w:cs="Consolas"/>
          <w:color w:val="5C5C5C"/>
          <w:sz w:val="18"/>
          <w:szCs w:val="18"/>
          <w:lang w:eastAsia="en-ZA"/>
        </w:rPr>
      </w:pPr>
      <w:ins w:id="5503"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KEYPAD_PERIOD },  </w:t>
        </w:r>
      </w:ins>
    </w:p>
    <w:p w14:paraId="0478ECE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04" w:author="Benjamin Pannell" w:date="2014-10-22T19:26:00Z"/>
          <w:rFonts w:ascii="Consolas" w:eastAsia="Times New Roman" w:hAnsi="Consolas" w:cs="Consolas"/>
          <w:color w:val="5C5C5C"/>
          <w:sz w:val="18"/>
          <w:szCs w:val="18"/>
          <w:lang w:eastAsia="en-ZA"/>
        </w:rPr>
      </w:pPr>
      <w:ins w:id="5505" w:author="Benjamin Pannell" w:date="2014-10-22T19:26: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"NUMPERIOD"</w:t>
        </w:r>
        <w:r w:rsidRPr="00311E07">
          <w:rPr>
            <w:rFonts w:ascii="Consolas" w:eastAsia="Times New Roman" w:hAnsi="Consolas" w:cs="Consolas"/>
            <w:color w:val="000000"/>
            <w:sz w:val="18"/>
            <w:szCs w:val="18"/>
            <w:bdr w:val="none" w:sz="0" w:space="0" w:color="auto" w:frame="1"/>
            <w:lang w:eastAsia="en-ZA"/>
          </w:rPr>
          <w:t>, KEYPAD_PERIOD }  </w:t>
        </w:r>
      </w:ins>
    </w:p>
    <w:p w14:paraId="2E2561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06" w:author="Benjamin Pannell" w:date="2014-10-22T19:26:00Z"/>
          <w:rFonts w:ascii="Consolas" w:eastAsia="Times New Roman" w:hAnsi="Consolas" w:cs="Consolas"/>
          <w:color w:val="5C5C5C"/>
          <w:sz w:val="18"/>
          <w:szCs w:val="18"/>
          <w:lang w:eastAsia="en-ZA"/>
        </w:rPr>
      </w:pPr>
      <w:ins w:id="5507"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6B2A1B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08" w:author="Benjamin Pannell" w:date="2014-10-22T19:26:00Z"/>
          <w:rFonts w:ascii="Consolas" w:eastAsia="Times New Roman" w:hAnsi="Consolas" w:cs="Consolas"/>
          <w:color w:val="5C5C5C"/>
          <w:sz w:val="18"/>
          <w:szCs w:val="18"/>
          <w:lang w:eastAsia="en-ZA"/>
        </w:rPr>
      </w:pPr>
      <w:ins w:id="5509"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496D36D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10" w:author="Benjamin Pannell" w:date="2014-10-22T19:26:00Z"/>
          <w:rFonts w:ascii="Consolas" w:eastAsia="Times New Roman" w:hAnsi="Consolas" w:cs="Consolas"/>
          <w:color w:val="5C5C5C"/>
          <w:sz w:val="18"/>
          <w:szCs w:val="18"/>
          <w:lang w:eastAsia="en-ZA"/>
        </w:rPr>
      </w:pPr>
      <w:ins w:id="5511" w:author="Benjamin Pannell" w:date="2014-10-22T19:26:00Z">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parseKey</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  </w:t>
        </w:r>
      </w:ins>
    </w:p>
    <w:p w14:paraId="7DDDCB5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12" w:author="Benjamin Pannell" w:date="2014-10-22T19:26:00Z"/>
          <w:rFonts w:ascii="Consolas" w:eastAsia="Times New Roman" w:hAnsi="Consolas" w:cs="Consolas"/>
          <w:color w:val="5C5C5C"/>
          <w:sz w:val="18"/>
          <w:szCs w:val="18"/>
          <w:lang w:eastAsia="en-ZA"/>
        </w:rPr>
      </w:pPr>
      <w:ins w:id="5513"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w:t>
        </w:r>
      </w:ins>
    </w:p>
    <w:p w14:paraId="40CFB94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14" w:author="Benjamin Pannell" w:date="2014-10-22T19:26:00Z"/>
          <w:rFonts w:ascii="Consolas" w:eastAsia="Times New Roman" w:hAnsi="Consolas" w:cs="Consolas"/>
          <w:color w:val="5C5C5C"/>
          <w:sz w:val="18"/>
          <w:szCs w:val="18"/>
          <w:lang w:eastAsia="en-ZA"/>
        </w:rPr>
      </w:pPr>
      <w:ins w:id="5515"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keyUpper</w:t>
        </w:r>
        <w:proofErr w:type="spellEnd"/>
        <w:r w:rsidRPr="00311E07">
          <w:rPr>
            <w:rFonts w:ascii="Consolas" w:eastAsia="Times New Roman" w:hAnsi="Consolas" w:cs="Consolas"/>
            <w:color w:val="000000"/>
            <w:sz w:val="18"/>
            <w:szCs w:val="18"/>
            <w:bdr w:val="none" w:sz="0" w:space="0" w:color="auto" w:frame="1"/>
            <w:lang w:eastAsia="en-ZA"/>
          </w:rPr>
          <w:t>;  </w:t>
        </w:r>
      </w:ins>
    </w:p>
    <w:p w14:paraId="7C02BFD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16" w:author="Benjamin Pannell" w:date="2014-10-22T19:26:00Z"/>
          <w:rFonts w:ascii="Consolas" w:eastAsia="Times New Roman" w:hAnsi="Consolas" w:cs="Consolas"/>
          <w:color w:val="5C5C5C"/>
          <w:sz w:val="18"/>
          <w:szCs w:val="18"/>
          <w:lang w:eastAsia="en-ZA"/>
        </w:rPr>
      </w:pPr>
      <w:ins w:id="5517"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w:t>
        </w:r>
      </w:ins>
    </w:p>
    <w:p w14:paraId="108765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18" w:author="Benjamin Pannell" w:date="2014-10-22T19:26:00Z"/>
          <w:rFonts w:ascii="Consolas" w:eastAsia="Times New Roman" w:hAnsi="Consolas" w:cs="Consolas"/>
          <w:color w:val="5C5C5C"/>
          <w:sz w:val="18"/>
          <w:szCs w:val="18"/>
          <w:lang w:eastAsia="en-ZA"/>
        </w:rPr>
      </w:pPr>
      <w:ins w:id="5519"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354F3A7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20" w:author="Benjamin Pannell" w:date="2014-10-22T19:26:00Z"/>
          <w:rFonts w:ascii="Consolas" w:eastAsia="Times New Roman" w:hAnsi="Consolas" w:cs="Consolas"/>
          <w:color w:val="5C5C5C"/>
          <w:sz w:val="18"/>
          <w:szCs w:val="18"/>
          <w:lang w:eastAsia="en-ZA"/>
        </w:rPr>
      </w:pPr>
      <w:ins w:id="5521" w:author="Benjamin Pannell" w:date="2014-10-22T19:26:00Z">
        <w:r w:rsidRPr="00311E07">
          <w:rPr>
            <w:rFonts w:ascii="Consolas" w:eastAsia="Times New Roman" w:hAnsi="Consolas" w:cs="Consolas"/>
            <w:color w:val="000000"/>
            <w:sz w:val="18"/>
            <w:szCs w:val="18"/>
            <w:bdr w:val="none" w:sz="0" w:space="0" w:color="auto" w:frame="1"/>
            <w:lang w:eastAsia="en-ZA"/>
          </w:rPr>
          <w:t>    key = </w:t>
        </w:r>
        <w:proofErr w:type="spellStart"/>
        <w:r w:rsidRPr="00311E07">
          <w:rPr>
            <w:rFonts w:ascii="Consolas" w:eastAsia="Times New Roman" w:hAnsi="Consolas" w:cs="Consolas"/>
            <w:color w:val="000000"/>
            <w:sz w:val="18"/>
            <w:szCs w:val="18"/>
            <w:bdr w:val="none" w:sz="0" w:space="0" w:color="auto" w:frame="1"/>
            <w:lang w:eastAsia="en-ZA"/>
          </w:rPr>
          <w:t>cmd_nextValue</w:t>
        </w:r>
        <w:proofErr w:type="spellEnd"/>
        <w:r w:rsidRPr="00311E07">
          <w:rPr>
            <w:rFonts w:ascii="Consolas" w:eastAsia="Times New Roman" w:hAnsi="Consolas" w:cs="Consolas"/>
            <w:color w:val="000000"/>
            <w:sz w:val="18"/>
            <w:szCs w:val="18"/>
            <w:bdr w:val="none" w:sz="0" w:space="0" w:color="auto" w:frame="1"/>
            <w:lang w:eastAsia="en-ZA"/>
          </w:rPr>
          <w:t>();  </w:t>
        </w:r>
      </w:ins>
    </w:p>
    <w:p w14:paraId="3B82F7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22" w:author="Benjamin Pannell" w:date="2014-10-22T19:26:00Z"/>
          <w:rFonts w:ascii="Consolas" w:eastAsia="Times New Roman" w:hAnsi="Consolas" w:cs="Consolas"/>
          <w:color w:val="5C5C5C"/>
          <w:sz w:val="18"/>
          <w:szCs w:val="18"/>
          <w:lang w:eastAsia="en-ZA"/>
        </w:rPr>
      </w:pPr>
      <w:ins w:id="5523"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ins>
    </w:p>
    <w:p w14:paraId="2A5F633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24" w:author="Benjamin Pannell" w:date="2014-10-22T19:26:00Z"/>
          <w:rFonts w:ascii="Consolas" w:eastAsia="Times New Roman" w:hAnsi="Consolas" w:cs="Consolas"/>
          <w:color w:val="5C5C5C"/>
          <w:sz w:val="18"/>
          <w:szCs w:val="18"/>
          <w:lang w:eastAsia="en-ZA"/>
        </w:rPr>
      </w:pPr>
      <w:ins w:id="5525" w:author="Benjamin Pannell" w:date="2014-10-22T19:26: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keyUpper</w:t>
        </w:r>
        <w:proofErr w:type="spellEnd"/>
        <w:r w:rsidRPr="00311E07">
          <w:rPr>
            <w:rFonts w:ascii="Consolas" w:eastAsia="Times New Roman" w:hAnsi="Consolas" w:cs="Consolas"/>
            <w:color w:val="000000"/>
            <w:sz w:val="18"/>
            <w:szCs w:val="18"/>
            <w:bdr w:val="none" w:sz="0" w:space="0" w:color="auto" w:frame="1"/>
            <w:lang w:eastAsia="en-ZA"/>
          </w:rPr>
          <w:t> = </w:t>
        </w:r>
        <w:proofErr w:type="spellStart"/>
        <w:r w:rsidRPr="00311E07">
          <w:rPr>
            <w:rFonts w:ascii="Consolas" w:eastAsia="Times New Roman" w:hAnsi="Consolas" w:cs="Consolas"/>
            <w:color w:val="000000"/>
            <w:sz w:val="18"/>
            <w:szCs w:val="18"/>
            <w:bdr w:val="none" w:sz="0" w:space="0" w:color="auto" w:frame="1"/>
            <w:lang w:eastAsia="en-ZA"/>
          </w:rPr>
          <w:t>cmd_strupr</w:t>
        </w:r>
        <w:proofErr w:type="spellEnd"/>
        <w:r w:rsidRPr="00311E07">
          <w:rPr>
            <w:rFonts w:ascii="Consolas" w:eastAsia="Times New Roman" w:hAnsi="Consolas" w:cs="Consolas"/>
            <w:color w:val="000000"/>
            <w:sz w:val="18"/>
            <w:szCs w:val="18"/>
            <w:bdr w:val="none" w:sz="0" w:space="0" w:color="auto" w:frame="1"/>
            <w:lang w:eastAsia="en-ZA"/>
          </w:rPr>
          <w:t>(key);  </w:t>
        </w:r>
      </w:ins>
    </w:p>
    <w:p w14:paraId="286D248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26" w:author="Benjamin Pannell" w:date="2014-10-22T19:26:00Z"/>
          <w:rFonts w:ascii="Consolas" w:eastAsia="Times New Roman" w:hAnsi="Consolas" w:cs="Consolas"/>
          <w:color w:val="5C5C5C"/>
          <w:sz w:val="18"/>
          <w:szCs w:val="18"/>
          <w:lang w:eastAsia="en-ZA"/>
        </w:rPr>
      </w:pPr>
      <w:ins w:id="5527"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7E1ED45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28" w:author="Benjamin Pannell" w:date="2014-10-22T19:26:00Z"/>
          <w:rFonts w:ascii="Consolas" w:eastAsia="Times New Roman" w:hAnsi="Consolas" w:cs="Consolas"/>
          <w:color w:val="5C5C5C"/>
          <w:sz w:val="18"/>
          <w:szCs w:val="18"/>
          <w:lang w:eastAsia="en-ZA"/>
        </w:rPr>
      </w:pPr>
      <w:ins w:id="5529"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 0;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&lt; </w:t>
        </w:r>
        <w:proofErr w:type="spellStart"/>
        <w:r w:rsidRPr="00311E07">
          <w:rPr>
            <w:rFonts w:ascii="Consolas" w:eastAsia="Times New Roman" w:hAnsi="Consolas" w:cs="Consolas"/>
            <w:b/>
            <w:bCs/>
            <w:color w:val="006699"/>
            <w:sz w:val="18"/>
            <w:szCs w:val="18"/>
            <w:bdr w:val="none" w:sz="0" w:space="0" w:color="auto" w:frame="1"/>
            <w:lang w:eastAsia="en-ZA"/>
          </w:rPr>
          <w:t>sizeof</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keymap</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006699"/>
            <w:sz w:val="18"/>
            <w:szCs w:val="18"/>
            <w:bdr w:val="none" w:sz="0" w:space="0" w:color="auto" w:frame="1"/>
            <w:lang w:eastAsia="en-ZA"/>
          </w:rPr>
          <w:t>sizeof</w:t>
        </w:r>
        <w:proofErr w:type="spellEnd"/>
        <w:r w:rsidRPr="00311E07">
          <w:rPr>
            <w:rFonts w:ascii="Consolas" w:eastAsia="Times New Roman" w:hAnsi="Consolas" w:cs="Consolas"/>
            <w:color w:val="000000"/>
            <w:sz w:val="18"/>
            <w:szCs w:val="18"/>
            <w:bdr w:val="none" w:sz="0" w:space="0" w:color="auto" w:frame="1"/>
            <w:lang w:eastAsia="en-ZA"/>
          </w:rPr>
          <w:t>(KEYBIND); </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 {  </w:t>
        </w:r>
      </w:ins>
    </w:p>
    <w:p w14:paraId="7FC5C9A6"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30" w:author="Benjamin Pannell" w:date="2014-10-22T19:26:00Z"/>
          <w:rFonts w:ascii="Consolas" w:eastAsia="Times New Roman" w:hAnsi="Consolas" w:cs="Consolas"/>
          <w:color w:val="5C5C5C"/>
          <w:sz w:val="18"/>
          <w:szCs w:val="18"/>
          <w:lang w:eastAsia="en-ZA"/>
        </w:rPr>
      </w:pPr>
      <w:ins w:id="5531"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strcmp</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keyUpper</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keymap</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].shortcut)) {  </w:t>
        </w:r>
      </w:ins>
    </w:p>
    <w:p w14:paraId="61D5EBC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32" w:author="Benjamin Pannell" w:date="2014-10-22T19:26:00Z"/>
          <w:rFonts w:ascii="Consolas" w:eastAsia="Times New Roman" w:hAnsi="Consolas" w:cs="Consolas"/>
          <w:color w:val="5C5C5C"/>
          <w:sz w:val="18"/>
          <w:szCs w:val="18"/>
          <w:lang w:eastAsia="en-ZA"/>
        </w:rPr>
      </w:pPr>
      <w:ins w:id="5533" w:author="Benjamin Pannell" w:date="2014-10-22T19:26:00Z">
        <w:r w:rsidRPr="00311E07">
          <w:rPr>
            <w:rFonts w:ascii="Consolas" w:eastAsia="Times New Roman" w:hAnsi="Consolas" w:cs="Consolas"/>
            <w:color w:val="000000"/>
            <w:sz w:val="18"/>
            <w:szCs w:val="18"/>
            <w:bdr w:val="none" w:sz="0" w:space="0" w:color="auto" w:frame="1"/>
            <w:lang w:eastAsia="en-ZA"/>
          </w:rPr>
          <w:t>            keys[(*</w:t>
        </w:r>
        <w:proofErr w:type="spellStart"/>
        <w:r w:rsidRPr="00311E07">
          <w:rPr>
            <w:rFonts w:ascii="Consolas" w:eastAsia="Times New Roman" w:hAnsi="Consolas" w:cs="Consolas"/>
            <w:color w:val="000000"/>
            <w:sz w:val="18"/>
            <w:szCs w:val="18"/>
            <w:bdr w:val="none" w:sz="0" w:space="0" w:color="auto" w:frame="1"/>
            <w:lang w:eastAsia="en-ZA"/>
          </w:rPr>
          <w:t>keysCount</w:t>
        </w:r>
        <w:proofErr w:type="spellEnd"/>
        <w:r w:rsidRPr="00311E07">
          <w:rPr>
            <w:rFonts w:ascii="Consolas" w:eastAsia="Times New Roman" w:hAnsi="Consolas" w:cs="Consolas"/>
            <w:color w:val="000000"/>
            <w:sz w:val="18"/>
            <w:szCs w:val="18"/>
            <w:bdr w:val="none" w:sz="0" w:space="0" w:color="auto" w:frame="1"/>
            <w:lang w:eastAsia="en-ZA"/>
          </w:rPr>
          <w:t>)++] = </w:t>
        </w:r>
        <w:proofErr w:type="spellStart"/>
        <w:r w:rsidRPr="00311E07">
          <w:rPr>
            <w:rFonts w:ascii="Consolas" w:eastAsia="Times New Roman" w:hAnsi="Consolas" w:cs="Consolas"/>
            <w:color w:val="000000"/>
            <w:sz w:val="18"/>
            <w:szCs w:val="18"/>
            <w:bdr w:val="none" w:sz="0" w:space="0" w:color="auto" w:frame="1"/>
            <w:lang w:eastAsia="en-ZA"/>
          </w:rPr>
          <w:t>keymap</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i</w:t>
        </w:r>
        <w:proofErr w:type="spellEnd"/>
        <w:r w:rsidRPr="00311E07">
          <w:rPr>
            <w:rFonts w:ascii="Consolas" w:eastAsia="Times New Roman" w:hAnsi="Consolas" w:cs="Consolas"/>
            <w:color w:val="000000"/>
            <w:sz w:val="18"/>
            <w:szCs w:val="18"/>
            <w:bdr w:val="none" w:sz="0" w:space="0" w:color="auto" w:frame="1"/>
            <w:lang w:eastAsia="en-ZA"/>
          </w:rPr>
          <w:t>].code;  </w:t>
        </w:r>
      </w:ins>
    </w:p>
    <w:p w14:paraId="66C3F31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34" w:author="Benjamin Pannell" w:date="2014-10-22T19:26:00Z"/>
          <w:rFonts w:ascii="Consolas" w:eastAsia="Times New Roman" w:hAnsi="Consolas" w:cs="Consolas"/>
          <w:color w:val="5C5C5C"/>
          <w:sz w:val="18"/>
          <w:szCs w:val="18"/>
          <w:lang w:eastAsia="en-ZA"/>
        </w:rPr>
      </w:pPr>
      <w:ins w:id="5535"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ins>
    </w:p>
    <w:p w14:paraId="065258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36" w:author="Benjamin Pannell" w:date="2014-10-22T19:26:00Z"/>
          <w:rFonts w:ascii="Consolas" w:eastAsia="Times New Roman" w:hAnsi="Consolas" w:cs="Consolas"/>
          <w:color w:val="5C5C5C"/>
          <w:sz w:val="18"/>
          <w:szCs w:val="18"/>
          <w:lang w:eastAsia="en-ZA"/>
        </w:rPr>
      </w:pPr>
      <w:ins w:id="5537" w:author="Benjamin Pannell" w:date="2014-10-22T19:26:00Z">
        <w:r w:rsidRPr="00311E07">
          <w:rPr>
            <w:rFonts w:ascii="Consolas" w:eastAsia="Times New Roman" w:hAnsi="Consolas" w:cs="Consolas"/>
            <w:color w:val="000000"/>
            <w:sz w:val="18"/>
            <w:szCs w:val="18"/>
            <w:bdr w:val="none" w:sz="0" w:space="0" w:color="auto" w:frame="1"/>
            <w:lang w:eastAsia="en-ZA"/>
          </w:rPr>
          <w:t>        }  </w:t>
        </w:r>
      </w:ins>
    </w:p>
    <w:p w14:paraId="201F021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38" w:author="Benjamin Pannell" w:date="2014-10-22T19:26:00Z"/>
          <w:rFonts w:ascii="Consolas" w:eastAsia="Times New Roman" w:hAnsi="Consolas" w:cs="Consolas"/>
          <w:color w:val="5C5C5C"/>
          <w:sz w:val="18"/>
          <w:szCs w:val="18"/>
          <w:lang w:eastAsia="en-ZA"/>
        </w:rPr>
      </w:pPr>
      <w:ins w:id="5539" w:author="Benjamin Pannell" w:date="2014-10-22T19:26:00Z">
        <w:r w:rsidRPr="00311E07">
          <w:rPr>
            <w:rFonts w:ascii="Consolas" w:eastAsia="Times New Roman" w:hAnsi="Consolas" w:cs="Consolas"/>
            <w:color w:val="000000"/>
            <w:sz w:val="18"/>
            <w:szCs w:val="18"/>
            <w:bdr w:val="none" w:sz="0" w:space="0" w:color="auto" w:frame="1"/>
            <w:lang w:eastAsia="en-ZA"/>
          </w:rPr>
          <w:t>    }  </w:t>
        </w:r>
      </w:ins>
    </w:p>
    <w:p w14:paraId="609EF70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40" w:author="Benjamin Pannell" w:date="2014-10-22T19:26:00Z"/>
          <w:rFonts w:ascii="Consolas" w:eastAsia="Times New Roman" w:hAnsi="Consolas" w:cs="Consolas"/>
          <w:color w:val="5C5C5C"/>
          <w:sz w:val="18"/>
          <w:szCs w:val="18"/>
          <w:lang w:eastAsia="en-ZA"/>
        </w:rPr>
      </w:pPr>
      <w:ins w:id="5541"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4D77B1D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ins w:id="5542" w:author="Benjamin Pannell" w:date="2014-10-22T19:26:00Z"/>
          <w:rFonts w:ascii="Consolas" w:eastAsia="Times New Roman" w:hAnsi="Consolas" w:cs="Consolas"/>
          <w:color w:val="5C5C5C"/>
          <w:sz w:val="18"/>
          <w:szCs w:val="18"/>
          <w:lang w:eastAsia="en-ZA"/>
        </w:rPr>
      </w:pPr>
      <w:ins w:id="5543" w:author="Benjamin Pannell" w:date="2014-10-22T19:26: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Failed to find a binding for key '%s'\n"</w:t>
        </w:r>
        <w:r w:rsidRPr="00311E07">
          <w:rPr>
            <w:rFonts w:ascii="Consolas" w:eastAsia="Times New Roman" w:hAnsi="Consolas" w:cs="Consolas"/>
            <w:color w:val="000000"/>
            <w:sz w:val="18"/>
            <w:szCs w:val="18"/>
            <w:bdr w:val="none" w:sz="0" w:space="0" w:color="auto" w:frame="1"/>
            <w:lang w:eastAsia="en-ZA"/>
          </w:rPr>
          <w:t>, keyUpper);  </w:t>
        </w:r>
      </w:ins>
    </w:p>
    <w:p w14:paraId="03EF61D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ins w:id="5544" w:author="Benjamin Pannell" w:date="2014-10-22T19:26:00Z"/>
          <w:rFonts w:ascii="Consolas" w:eastAsia="Times New Roman" w:hAnsi="Consolas" w:cs="Consolas"/>
          <w:color w:val="5C5C5C"/>
          <w:sz w:val="18"/>
          <w:szCs w:val="18"/>
          <w:lang w:eastAsia="en-ZA"/>
        </w:rPr>
      </w:pPr>
      <w:ins w:id="5545" w:author="Benjamin Pannell" w:date="2014-10-22T19:26: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ins>
    </w:p>
    <w:p w14:paraId="11889CC5" w14:textId="77777777" w:rsidR="00311E07" w:rsidRPr="00311E07" w:rsidRDefault="00311E07" w:rsidP="00311E07">
      <w:pPr>
        <w:numPr>
          <w:ilvl w:val="0"/>
          <w:numId w:val="20"/>
        </w:numPr>
        <w:pBdr>
          <w:left w:val="single" w:sz="18" w:space="0" w:color="6CE26C"/>
        </w:pBdr>
        <w:shd w:val="clear" w:color="auto" w:fill="FFFFFF"/>
        <w:spacing w:line="210" w:lineRule="atLeast"/>
        <w:ind w:left="675"/>
        <w:rPr>
          <w:ins w:id="5546" w:author="Benjamin Pannell" w:date="2014-10-22T19:26:00Z"/>
          <w:rFonts w:ascii="Consolas" w:eastAsia="Times New Roman" w:hAnsi="Consolas" w:cs="Consolas"/>
          <w:color w:val="5C5C5C"/>
          <w:sz w:val="18"/>
          <w:szCs w:val="18"/>
          <w:lang w:eastAsia="en-ZA"/>
        </w:rPr>
      </w:pPr>
      <w:ins w:id="5547" w:author="Benjamin Pannell" w:date="2014-10-22T19:26:00Z">
        <w:r w:rsidRPr="00311E07">
          <w:rPr>
            <w:rFonts w:ascii="Consolas" w:eastAsia="Times New Roman" w:hAnsi="Consolas" w:cs="Consolas"/>
            <w:color w:val="000000"/>
            <w:sz w:val="18"/>
            <w:szCs w:val="18"/>
            <w:bdr w:val="none" w:sz="0" w:space="0" w:color="auto" w:frame="1"/>
            <w:lang w:eastAsia="en-ZA"/>
          </w:rPr>
          <w:t>}  </w:t>
        </w:r>
      </w:ins>
    </w:p>
    <w:p w14:paraId="5FE08BC5" w14:textId="77777777" w:rsidR="00311E07" w:rsidRDefault="00311E07">
      <w:pPr>
        <w:rPr>
          <w:ins w:id="5548" w:author="Benjamin Pannell" w:date="2014-10-22T19:28:00Z"/>
          <w:rFonts w:asciiTheme="majorHAnsi" w:eastAsiaTheme="majorEastAsia" w:hAnsiTheme="majorHAnsi" w:cstheme="majorBidi"/>
          <w:color w:val="2E74B5" w:themeColor="accent1" w:themeShade="BF"/>
          <w:sz w:val="26"/>
          <w:szCs w:val="26"/>
        </w:rPr>
      </w:pPr>
      <w:ins w:id="5549" w:author="Benjamin Pannell" w:date="2014-10-22T19:28:00Z">
        <w:r>
          <w:br w:type="page"/>
        </w:r>
      </w:ins>
    </w:p>
    <w:p w14:paraId="255B07FA" w14:textId="22B52983" w:rsidR="00311E07" w:rsidRPr="00311E07" w:rsidRDefault="00311E07" w:rsidP="00311E07">
      <w:pPr>
        <w:pStyle w:val="Heading2"/>
        <w:rPr>
          <w:ins w:id="5550" w:author="Benjamin Pannell" w:date="2014-10-22T19:27:00Z"/>
          <w:rFonts w:ascii="Consolas" w:eastAsia="Times New Roman" w:hAnsi="Consolas" w:cs="Consolas"/>
          <w:color w:val="5C5C5C"/>
          <w:sz w:val="18"/>
          <w:szCs w:val="18"/>
          <w:lang w:eastAsia="en-ZA"/>
        </w:rPr>
        <w:pPrChange w:id="5551" w:author="Benjamin Pannell" w:date="2014-10-22T19:28:00Z">
          <w:pPr>
            <w:numPr>
              <w:numId w:val="21"/>
            </w:numPr>
            <w:pBdr>
              <w:left w:val="single" w:sz="18" w:space="0" w:color="6CE26C"/>
            </w:pBdr>
            <w:shd w:val="clear" w:color="auto" w:fill="FFFFFF"/>
            <w:tabs>
              <w:tab w:val="num" w:pos="720"/>
            </w:tabs>
            <w:spacing w:after="0" w:line="210" w:lineRule="atLeast"/>
            <w:ind w:left="675" w:hanging="360"/>
          </w:pPr>
        </w:pPrChange>
      </w:pPr>
      <w:proofErr w:type="spellStart"/>
      <w:proofErr w:type="gramStart"/>
      <w:ins w:id="5552" w:author="Benjamin Pannell" w:date="2014-10-22T19:27:00Z">
        <w:r>
          <w:lastRenderedPageBreak/>
          <w:t>isomouse</w:t>
        </w:r>
        <w:proofErr w:type="spellEnd"/>
        <w:proofErr w:type="gramEnd"/>
        <w:r w:rsidRPr="00311E07">
          <w:rPr>
            <w:rFonts w:ascii="Consolas" w:eastAsia="Times New Roman" w:hAnsi="Consolas" w:cs="Consolas"/>
            <w:color w:val="000000"/>
            <w:sz w:val="18"/>
            <w:szCs w:val="18"/>
            <w:bdr w:val="none" w:sz="0" w:space="0" w:color="auto" w:frame="1"/>
            <w:lang w:eastAsia="en-ZA"/>
          </w:rPr>
          <w:t>  </w:t>
        </w:r>
      </w:ins>
    </w:p>
    <w:p w14:paraId="304DD63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53" w:author="Benjamin Pannell" w:date="2014-10-22T19:27:00Z"/>
          <w:rFonts w:ascii="Consolas" w:eastAsia="Times New Roman" w:hAnsi="Consolas" w:cs="Consolas"/>
          <w:color w:val="5C5C5C"/>
          <w:sz w:val="18"/>
          <w:szCs w:val="18"/>
          <w:lang w:eastAsia="en-ZA"/>
        </w:rPr>
      </w:pPr>
      <w:ins w:id="5554" w:author="Benjamin Pannell" w:date="2014-10-22T19:27:00Z">
        <w:r w:rsidRPr="00311E07">
          <w:rPr>
            <w:rFonts w:ascii="Consolas" w:eastAsia="Times New Roman" w:hAnsi="Consolas" w:cs="Consolas"/>
            <w:color w:val="808080"/>
            <w:sz w:val="18"/>
            <w:szCs w:val="18"/>
            <w:bdr w:val="none" w:sz="0" w:space="0" w:color="auto" w:frame="1"/>
            <w:lang w:eastAsia="en-ZA"/>
          </w:rPr>
          <w:t>#include "</w:t>
        </w:r>
        <w:proofErr w:type="gramStart"/>
        <w:r w:rsidRPr="00311E07">
          <w:rPr>
            <w:rFonts w:ascii="Consolas" w:eastAsia="Times New Roman" w:hAnsi="Consolas" w:cs="Consolas"/>
            <w:color w:val="808080"/>
            <w:sz w:val="18"/>
            <w:szCs w:val="18"/>
            <w:bdr w:val="none" w:sz="0" w:space="0" w:color="auto" w:frame="1"/>
            <w:lang w:eastAsia="en-ZA"/>
          </w:rPr>
          <w:t>..</w:t>
        </w:r>
        <w:proofErr w:type="gramEnd"/>
        <w:r w:rsidRPr="00311E07">
          <w:rPr>
            <w:rFonts w:ascii="Consolas" w:eastAsia="Times New Roman" w:hAnsi="Consolas" w:cs="Consolas"/>
            <w:color w:val="808080"/>
            <w:sz w:val="18"/>
            <w:szCs w:val="18"/>
            <w:bdr w:val="none" w:sz="0" w:space="0" w:color="auto" w:frame="1"/>
            <w:lang w:eastAsia="en-ZA"/>
          </w:rPr>
          <w:t>/libs/c/</w:t>
        </w:r>
        <w:proofErr w:type="spellStart"/>
        <w:r w:rsidRPr="00311E07">
          <w:rPr>
            <w:rFonts w:ascii="Consolas" w:eastAsia="Times New Roman" w:hAnsi="Consolas" w:cs="Consolas"/>
            <w:color w:val="808080"/>
            <w:sz w:val="18"/>
            <w:szCs w:val="18"/>
            <w:bdr w:val="none" w:sz="0" w:space="0" w:color="auto" w:frame="1"/>
            <w:lang w:eastAsia="en-ZA"/>
          </w:rPr>
          <w:t>isotope.h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351EDD8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55" w:author="Benjamin Pannell" w:date="2014-10-22T19:27:00Z"/>
          <w:rFonts w:ascii="Consolas" w:eastAsia="Times New Roman" w:hAnsi="Consolas" w:cs="Consolas"/>
          <w:color w:val="5C5C5C"/>
          <w:sz w:val="18"/>
          <w:szCs w:val="18"/>
          <w:lang w:eastAsia="en-ZA"/>
        </w:rPr>
      </w:pPr>
      <w:ins w:id="5556"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7C24978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57" w:author="Benjamin Pannell" w:date="2014-10-22T19:27:00Z"/>
          <w:rFonts w:ascii="Consolas" w:eastAsia="Times New Roman" w:hAnsi="Consolas" w:cs="Consolas"/>
          <w:color w:val="5C5C5C"/>
          <w:sz w:val="18"/>
          <w:szCs w:val="18"/>
          <w:lang w:eastAsia="en-ZA"/>
        </w:rPr>
      </w:pPr>
      <w:ins w:id="5558" w:author="Benjamin Pannell" w:date="2014-10-22T19:27:00Z">
        <w:r w:rsidRPr="00311E07">
          <w:rPr>
            <w:rFonts w:ascii="Consolas" w:eastAsia="Times New Roman" w:hAnsi="Consolas" w:cs="Consolas"/>
            <w:color w:val="808080"/>
            <w:sz w:val="18"/>
            <w:szCs w:val="18"/>
            <w:bdr w:val="none" w:sz="0" w:space="0" w:color="auto" w:frame="1"/>
            <w:lang w:eastAsia="en-ZA"/>
          </w:rPr>
          <w:t>#include "</w:t>
        </w:r>
        <w:proofErr w:type="spellStart"/>
        <w:r w:rsidRPr="00311E07">
          <w:rPr>
            <w:rFonts w:ascii="Consolas" w:eastAsia="Times New Roman" w:hAnsi="Consolas" w:cs="Consolas"/>
            <w:color w:val="808080"/>
            <w:sz w:val="18"/>
            <w:szCs w:val="18"/>
            <w:bdr w:val="none" w:sz="0" w:space="0" w:color="auto" w:frame="1"/>
            <w:lang w:eastAsia="en-ZA"/>
          </w:rPr>
          <w:t>cmdline.h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22D6AF1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59" w:author="Benjamin Pannell" w:date="2014-10-22T19:27:00Z"/>
          <w:rFonts w:ascii="Consolas" w:eastAsia="Times New Roman" w:hAnsi="Consolas" w:cs="Consolas"/>
          <w:color w:val="5C5C5C"/>
          <w:sz w:val="18"/>
          <w:szCs w:val="18"/>
          <w:lang w:eastAsia="en-ZA"/>
        </w:rPr>
      </w:pPr>
      <w:ins w:id="5560"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210838D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61" w:author="Benjamin Pannell" w:date="2014-10-22T19:27:00Z"/>
          <w:rFonts w:ascii="Consolas" w:eastAsia="Times New Roman" w:hAnsi="Consolas" w:cs="Consolas"/>
          <w:color w:val="5C5C5C"/>
          <w:sz w:val="18"/>
          <w:szCs w:val="18"/>
          <w:lang w:eastAsia="en-ZA"/>
        </w:rPr>
      </w:pPr>
      <w:ins w:id="5562" w:author="Benjamin Pannell" w:date="2014-10-22T19:27: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stdio.h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53783829"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63" w:author="Benjamin Pannell" w:date="2014-10-22T19:27:00Z"/>
          <w:rFonts w:ascii="Consolas" w:eastAsia="Times New Roman" w:hAnsi="Consolas" w:cs="Consolas"/>
          <w:color w:val="5C5C5C"/>
          <w:sz w:val="18"/>
          <w:szCs w:val="18"/>
          <w:lang w:eastAsia="en-ZA"/>
        </w:rPr>
      </w:pPr>
      <w:ins w:id="5564" w:author="Benjamin Pannell" w:date="2014-10-22T19:27: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string.h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460F6A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65" w:author="Benjamin Pannell" w:date="2014-10-22T19:27:00Z"/>
          <w:rFonts w:ascii="Consolas" w:eastAsia="Times New Roman" w:hAnsi="Consolas" w:cs="Consolas"/>
          <w:color w:val="5C5C5C"/>
          <w:sz w:val="18"/>
          <w:szCs w:val="18"/>
          <w:lang w:eastAsia="en-ZA"/>
        </w:rPr>
      </w:pPr>
      <w:ins w:id="5566"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58705A1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67" w:author="Benjamin Pannell" w:date="2014-10-22T19:27:00Z"/>
          <w:rFonts w:ascii="Consolas" w:eastAsia="Times New Roman" w:hAnsi="Consolas" w:cs="Consolas"/>
          <w:color w:val="5C5C5C"/>
          <w:sz w:val="18"/>
          <w:szCs w:val="18"/>
          <w:lang w:eastAsia="en-ZA"/>
        </w:rPr>
      </w:pPr>
      <w:proofErr w:type="spellStart"/>
      <w:ins w:id="5568" w:author="Benjamin Pannell" w:date="2014-10-22T19:27: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main(</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  </w:t>
        </w:r>
      </w:ins>
    </w:p>
    <w:p w14:paraId="693CD1D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69" w:author="Benjamin Pannell" w:date="2014-10-22T19:27:00Z"/>
          <w:rFonts w:ascii="Consolas" w:eastAsia="Times New Roman" w:hAnsi="Consolas" w:cs="Consolas"/>
          <w:color w:val="5C5C5C"/>
          <w:sz w:val="18"/>
          <w:szCs w:val="18"/>
          <w:lang w:eastAsia="en-ZA"/>
        </w:rPr>
      </w:pPr>
      <w:ins w:id="5570"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isotope;  </w:t>
        </w:r>
      </w:ins>
    </w:p>
    <w:p w14:paraId="5D4AE265"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71" w:author="Benjamin Pannell" w:date="2014-10-22T19:27:00Z"/>
          <w:rFonts w:ascii="Consolas" w:eastAsia="Times New Roman" w:hAnsi="Consolas" w:cs="Consolas"/>
          <w:color w:val="5C5C5C"/>
          <w:sz w:val="18"/>
          <w:szCs w:val="18"/>
          <w:lang w:eastAsia="en-ZA"/>
        </w:rPr>
      </w:pPr>
      <w:ins w:id="557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 0;  </w:t>
        </w:r>
      </w:ins>
    </w:p>
    <w:p w14:paraId="1CDC2CD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73" w:author="Benjamin Pannell" w:date="2014-10-22T19:27:00Z"/>
          <w:rFonts w:ascii="Consolas" w:eastAsia="Times New Roman" w:hAnsi="Consolas" w:cs="Consolas"/>
          <w:color w:val="5C5C5C"/>
          <w:sz w:val="18"/>
          <w:szCs w:val="18"/>
          <w:lang w:eastAsia="en-ZA"/>
        </w:rPr>
      </w:pPr>
      <w:ins w:id="5574"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x = 0, y = 0, scroll = 0;  </w:t>
        </w:r>
      </w:ins>
    </w:p>
    <w:p w14:paraId="45B1CA8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75" w:author="Benjamin Pannell" w:date="2014-10-22T19:27:00Z"/>
          <w:rFonts w:ascii="Consolas" w:eastAsia="Times New Roman" w:hAnsi="Consolas" w:cs="Consolas"/>
          <w:color w:val="5C5C5C"/>
          <w:sz w:val="18"/>
          <w:szCs w:val="18"/>
          <w:lang w:eastAsia="en-ZA"/>
        </w:rPr>
      </w:pPr>
      <w:ins w:id="5576"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value;  </w:t>
        </w:r>
      </w:ins>
    </w:p>
    <w:p w14:paraId="50B3E9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77" w:author="Benjamin Pannell" w:date="2014-10-22T19:27:00Z"/>
          <w:rFonts w:ascii="Consolas" w:eastAsia="Times New Roman" w:hAnsi="Consolas" w:cs="Consolas"/>
          <w:color w:val="5C5C5C"/>
          <w:sz w:val="18"/>
          <w:szCs w:val="18"/>
          <w:lang w:eastAsia="en-ZA"/>
        </w:rPr>
      </w:pPr>
      <w:ins w:id="5578"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w:t>
        </w:r>
      </w:ins>
    </w:p>
    <w:p w14:paraId="210148A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79" w:author="Benjamin Pannell" w:date="2014-10-22T19:27:00Z"/>
          <w:rFonts w:ascii="Consolas" w:eastAsia="Times New Roman" w:hAnsi="Consolas" w:cs="Consolas"/>
          <w:color w:val="5C5C5C"/>
          <w:sz w:val="18"/>
          <w:szCs w:val="18"/>
          <w:lang w:eastAsia="en-ZA"/>
        </w:rPr>
      </w:pPr>
      <w:ins w:id="558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ins>
    </w:p>
    <w:p w14:paraId="494E1FB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81" w:author="Benjamin Pannell" w:date="2014-10-22T19:27:00Z"/>
          <w:rFonts w:ascii="Consolas" w:eastAsia="Times New Roman" w:hAnsi="Consolas" w:cs="Consolas"/>
          <w:color w:val="5C5C5C"/>
          <w:sz w:val="18"/>
          <w:szCs w:val="18"/>
          <w:lang w:eastAsia="en-ZA"/>
        </w:rPr>
      </w:pPr>
      <w:ins w:id="5582"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5522930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83" w:author="Benjamin Pannell" w:date="2014-10-22T19:27:00Z"/>
          <w:rFonts w:ascii="Consolas" w:eastAsia="Times New Roman" w:hAnsi="Consolas" w:cs="Consolas"/>
          <w:color w:val="5C5C5C"/>
          <w:sz w:val="18"/>
          <w:szCs w:val="18"/>
          <w:lang w:eastAsia="en-ZA"/>
        </w:rPr>
      </w:pPr>
      <w:ins w:id="5584"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2A6F698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85" w:author="Benjamin Pannell" w:date="2014-10-22T19:27:00Z"/>
          <w:rFonts w:ascii="Consolas" w:eastAsia="Times New Roman" w:hAnsi="Consolas" w:cs="Consolas"/>
          <w:color w:val="5C5C5C"/>
          <w:sz w:val="18"/>
          <w:szCs w:val="18"/>
          <w:lang w:eastAsia="en-ZA"/>
        </w:rPr>
      </w:pPr>
      <w:ins w:id="5586"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cmd_init</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w:t>
        </w:r>
      </w:ins>
    </w:p>
    <w:p w14:paraId="0F3149A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87" w:author="Benjamin Pannell" w:date="2014-10-22T19:27:00Z"/>
          <w:rFonts w:ascii="Consolas" w:eastAsia="Times New Roman" w:hAnsi="Consolas" w:cs="Consolas"/>
          <w:color w:val="5C5C5C"/>
          <w:sz w:val="18"/>
          <w:szCs w:val="18"/>
          <w:lang w:eastAsia="en-ZA"/>
        </w:rPr>
      </w:pPr>
      <w:ins w:id="5588"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70E32FB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89" w:author="Benjamin Pannell" w:date="2014-10-22T19:27:00Z"/>
          <w:rFonts w:ascii="Consolas" w:eastAsia="Times New Roman" w:hAnsi="Consolas" w:cs="Consolas"/>
          <w:color w:val="5C5C5C"/>
          <w:sz w:val="18"/>
          <w:szCs w:val="18"/>
          <w:lang w:eastAsia="en-ZA"/>
        </w:rPr>
      </w:pPr>
      <w:ins w:id="559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ins>
    </w:p>
    <w:p w14:paraId="56AA1AC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91" w:author="Benjamin Pannell" w:date="2014-10-22T19:27:00Z"/>
          <w:rFonts w:ascii="Consolas" w:eastAsia="Times New Roman" w:hAnsi="Consolas" w:cs="Consolas"/>
          <w:color w:val="5C5C5C"/>
          <w:sz w:val="18"/>
          <w:szCs w:val="18"/>
          <w:lang w:eastAsia="en-ZA"/>
        </w:rPr>
      </w:pPr>
      <w:ins w:id="5592"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printf</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ins>
    </w:p>
    <w:p w14:paraId="56D13C7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93" w:author="Benjamin Pannell" w:date="2014-10-22T19:27:00Z"/>
          <w:rFonts w:ascii="Consolas" w:eastAsia="Times New Roman" w:hAnsi="Consolas" w:cs="Consolas"/>
          <w:color w:val="5C5C5C"/>
          <w:sz w:val="18"/>
          <w:szCs w:val="18"/>
          <w:lang w:eastAsia="en-ZA"/>
        </w:rPr>
      </w:pPr>
      <w:ins w:id="5594" w:author="Benjamin Pannell" w:date="2014-10-22T19:27: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-L -right -M X10 Y0 S-1\n"</w:t>
        </w:r>
        <w:r w:rsidRPr="00311E07">
          <w:rPr>
            <w:rFonts w:ascii="Consolas" w:eastAsia="Times New Roman" w:hAnsi="Consolas" w:cs="Consolas"/>
            <w:color w:val="000000"/>
            <w:sz w:val="18"/>
            <w:szCs w:val="18"/>
            <w:bdr w:val="none" w:sz="0" w:space="0" w:color="auto" w:frame="1"/>
            <w:lang w:eastAsia="en-ZA"/>
          </w:rPr>
          <w:t>, cmd_application());  </w:t>
        </w:r>
      </w:ins>
    </w:p>
    <w:p w14:paraId="3408D58E"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95" w:author="Benjamin Pannell" w:date="2014-10-22T19:27:00Z"/>
          <w:rFonts w:ascii="Consolas" w:eastAsia="Times New Roman" w:hAnsi="Consolas" w:cs="Consolas"/>
          <w:color w:val="5C5C5C"/>
          <w:sz w:val="18"/>
          <w:szCs w:val="18"/>
          <w:lang w:eastAsia="en-ZA"/>
        </w:rPr>
      </w:pPr>
      <w:ins w:id="5596"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ins>
    </w:p>
    <w:p w14:paraId="51F570E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597" w:author="Benjamin Pannell" w:date="2014-10-22T19:27:00Z"/>
          <w:rFonts w:ascii="Consolas" w:eastAsia="Times New Roman" w:hAnsi="Consolas" w:cs="Consolas"/>
          <w:color w:val="5C5C5C"/>
          <w:sz w:val="18"/>
          <w:szCs w:val="18"/>
          <w:lang w:eastAsia="en-ZA"/>
        </w:rPr>
      </w:pPr>
      <w:ins w:id="5598" w:author="Benjamin Pannell" w:date="2014-10-22T19:27:00Z">
        <w:r w:rsidRPr="00311E07">
          <w:rPr>
            <w:rFonts w:ascii="Consolas" w:eastAsia="Times New Roman" w:hAnsi="Consolas" w:cs="Consolas"/>
            <w:color w:val="000000"/>
            <w:sz w:val="18"/>
            <w:szCs w:val="18"/>
            <w:bdr w:val="none" w:sz="0" w:space="0" w:color="auto" w:frame="1"/>
            <w:lang w:eastAsia="en-ZA"/>
          </w:rPr>
          <w:t>    }  </w:t>
        </w:r>
      </w:ins>
    </w:p>
    <w:p w14:paraId="4FF8BF8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599" w:author="Benjamin Pannell" w:date="2014-10-22T19:27:00Z"/>
          <w:rFonts w:ascii="Consolas" w:eastAsia="Times New Roman" w:hAnsi="Consolas" w:cs="Consolas"/>
          <w:color w:val="5C5C5C"/>
          <w:sz w:val="18"/>
          <w:szCs w:val="18"/>
          <w:lang w:eastAsia="en-ZA"/>
        </w:rPr>
      </w:pPr>
      <w:ins w:id="5600"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14D8A30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01" w:author="Benjamin Pannell" w:date="2014-10-22T19:27:00Z"/>
          <w:rFonts w:ascii="Consolas" w:eastAsia="Times New Roman" w:hAnsi="Consolas" w:cs="Consolas"/>
          <w:color w:val="5C5C5C"/>
          <w:sz w:val="18"/>
          <w:szCs w:val="18"/>
          <w:lang w:eastAsia="en-ZA"/>
        </w:rPr>
      </w:pPr>
      <w:ins w:id="560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'L'</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"left"</w:t>
        </w:r>
        <w:r w:rsidRPr="00311E07">
          <w:rPr>
            <w:rFonts w:ascii="Consolas" w:eastAsia="Times New Roman" w:hAnsi="Consolas" w:cs="Consolas"/>
            <w:color w:val="000000"/>
            <w:sz w:val="18"/>
            <w:szCs w:val="18"/>
            <w:bdr w:val="none" w:sz="0" w:space="0" w:color="auto" w:frame="1"/>
            <w:lang w:eastAsia="en-ZA"/>
          </w:rPr>
          <w:t>)) buttons |= 0x1;  </w:t>
        </w:r>
      </w:ins>
    </w:p>
    <w:p w14:paraId="55F3A04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03" w:author="Benjamin Pannell" w:date="2014-10-22T19:27:00Z"/>
          <w:rFonts w:ascii="Consolas" w:eastAsia="Times New Roman" w:hAnsi="Consolas" w:cs="Consolas"/>
          <w:color w:val="5C5C5C"/>
          <w:sz w:val="18"/>
          <w:szCs w:val="18"/>
          <w:lang w:eastAsia="en-ZA"/>
        </w:rPr>
      </w:pPr>
      <w:ins w:id="5604"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'R'</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"right"</w:t>
        </w:r>
        <w:r w:rsidRPr="00311E07">
          <w:rPr>
            <w:rFonts w:ascii="Consolas" w:eastAsia="Times New Roman" w:hAnsi="Consolas" w:cs="Consolas"/>
            <w:color w:val="000000"/>
            <w:sz w:val="18"/>
            <w:szCs w:val="18"/>
            <w:bdr w:val="none" w:sz="0" w:space="0" w:color="auto" w:frame="1"/>
            <w:lang w:eastAsia="en-ZA"/>
          </w:rPr>
          <w:t>)) buttons |= 0x2;  </w:t>
        </w:r>
      </w:ins>
    </w:p>
    <w:p w14:paraId="7E58C85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05" w:author="Benjamin Pannell" w:date="2014-10-22T19:27:00Z"/>
          <w:rFonts w:ascii="Consolas" w:eastAsia="Times New Roman" w:hAnsi="Consolas" w:cs="Consolas"/>
          <w:color w:val="5C5C5C"/>
          <w:sz w:val="18"/>
          <w:szCs w:val="18"/>
          <w:lang w:eastAsia="en-ZA"/>
        </w:rPr>
      </w:pPr>
      <w:ins w:id="5606"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'M'</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"middle"</w:t>
        </w:r>
        <w:r w:rsidRPr="00311E07">
          <w:rPr>
            <w:rFonts w:ascii="Consolas" w:eastAsia="Times New Roman" w:hAnsi="Consolas" w:cs="Consolas"/>
            <w:color w:val="000000"/>
            <w:sz w:val="18"/>
            <w:szCs w:val="18"/>
            <w:bdr w:val="none" w:sz="0" w:space="0" w:color="auto" w:frame="1"/>
            <w:lang w:eastAsia="en-ZA"/>
          </w:rPr>
          <w:t>)) buttons |= 0x4;  </w:t>
        </w:r>
      </w:ins>
    </w:p>
    <w:p w14:paraId="2F0A97C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07" w:author="Benjamin Pannell" w:date="2014-10-22T19:27:00Z"/>
          <w:rFonts w:ascii="Consolas" w:eastAsia="Times New Roman" w:hAnsi="Consolas" w:cs="Consolas"/>
          <w:color w:val="5C5C5C"/>
          <w:sz w:val="18"/>
          <w:szCs w:val="18"/>
          <w:lang w:eastAsia="en-ZA"/>
        </w:rPr>
      </w:pPr>
      <w:ins w:id="5608"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ins>
    </w:p>
    <w:p w14:paraId="446EB0B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09" w:author="Benjamin Pannell" w:date="2014-10-22T19:27:00Z"/>
          <w:rFonts w:ascii="Consolas" w:eastAsia="Times New Roman" w:hAnsi="Consolas" w:cs="Consolas"/>
          <w:color w:val="5C5C5C"/>
          <w:sz w:val="18"/>
          <w:szCs w:val="18"/>
          <w:lang w:eastAsia="en-ZA"/>
        </w:rPr>
      </w:pPr>
      <w:ins w:id="5610"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657F735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11" w:author="Benjamin Pannell" w:date="2014-10-22T19:27:00Z"/>
          <w:rFonts w:ascii="Consolas" w:eastAsia="Times New Roman" w:hAnsi="Consolas" w:cs="Consolas"/>
          <w:color w:val="5C5C5C"/>
          <w:sz w:val="18"/>
          <w:szCs w:val="18"/>
          <w:lang w:eastAsia="en-ZA"/>
        </w:rPr>
      </w:pPr>
      <w:ins w:id="561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(value = </w:t>
        </w:r>
        <w:proofErr w:type="spellStart"/>
        <w:r w:rsidRPr="00311E07">
          <w:rPr>
            <w:rFonts w:ascii="Consolas" w:eastAsia="Times New Roman" w:hAnsi="Consolas" w:cs="Consolas"/>
            <w:color w:val="000000"/>
            <w:sz w:val="18"/>
            <w:szCs w:val="18"/>
            <w:bdr w:val="none" w:sz="0" w:space="0" w:color="auto" w:frame="1"/>
            <w:lang w:eastAsia="en-ZA"/>
          </w:rPr>
          <w:t>cmd_nextValue</w:t>
        </w:r>
        <w:proofErr w:type="spellEnd"/>
        <w:r w:rsidRPr="00311E07">
          <w:rPr>
            <w:rFonts w:ascii="Consolas" w:eastAsia="Times New Roman" w:hAnsi="Consolas" w:cs="Consolas"/>
            <w:color w:val="000000"/>
            <w:sz w:val="18"/>
            <w:szCs w:val="18"/>
            <w:bdr w:val="none" w:sz="0" w:space="0" w:color="auto" w:frame="1"/>
            <w:lang w:eastAsia="en-ZA"/>
          </w:rPr>
          <w:t>()) {  </w:t>
        </w:r>
      </w:ins>
    </w:p>
    <w:p w14:paraId="6578B648"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13" w:author="Benjamin Pannell" w:date="2014-10-22T19:27:00Z"/>
          <w:rFonts w:ascii="Consolas" w:eastAsia="Times New Roman" w:hAnsi="Consolas" w:cs="Consolas"/>
          <w:color w:val="5C5C5C"/>
          <w:sz w:val="18"/>
          <w:szCs w:val="18"/>
          <w:lang w:eastAsia="en-ZA"/>
        </w:rPr>
      </w:pPr>
      <w:ins w:id="5614"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sscanf</w:t>
        </w:r>
        <w:proofErr w:type="spellEnd"/>
        <w:r w:rsidRPr="00311E07">
          <w:rPr>
            <w:rFonts w:ascii="Consolas" w:eastAsia="Times New Roman" w:hAnsi="Consolas" w:cs="Consolas"/>
            <w:color w:val="000000"/>
            <w:sz w:val="18"/>
            <w:szCs w:val="18"/>
            <w:bdr w:val="none" w:sz="0" w:space="0" w:color="auto" w:frame="1"/>
            <w:lang w:eastAsia="en-ZA"/>
          </w:rPr>
          <w:t>(value + 1, </w:t>
        </w:r>
        <w:r w:rsidRPr="00311E07">
          <w:rPr>
            <w:rFonts w:ascii="Consolas" w:eastAsia="Times New Roman" w:hAnsi="Consolas" w:cs="Consolas"/>
            <w:color w:val="0000FF"/>
            <w:sz w:val="18"/>
            <w:szCs w:val="18"/>
            <w:bdr w:val="none" w:sz="0" w:space="0" w:color="auto" w:frame="1"/>
            <w:lang w:eastAsia="en-ZA"/>
          </w:rPr>
          <w:t>"%d"</w:t>
        </w:r>
        <w:r w:rsidRPr="00311E07">
          <w:rPr>
            <w:rFonts w:ascii="Consolas" w:eastAsia="Times New Roman" w:hAnsi="Consolas" w:cs="Consolas"/>
            <w:color w:val="000000"/>
            <w:sz w:val="18"/>
            <w:szCs w:val="18"/>
            <w:bdr w:val="none" w:sz="0" w:space="0" w:color="auto" w:frame="1"/>
            <w:lang w:eastAsia="en-ZA"/>
          </w:rPr>
          <w:t>, &amp;</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w:t>
        </w:r>
      </w:ins>
    </w:p>
    <w:p w14:paraId="62F5D4A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15" w:author="Benjamin Pannell" w:date="2014-10-22T19:27:00Z"/>
          <w:rFonts w:ascii="Consolas" w:eastAsia="Times New Roman" w:hAnsi="Consolas" w:cs="Consolas"/>
          <w:color w:val="5C5C5C"/>
          <w:sz w:val="18"/>
          <w:szCs w:val="18"/>
          <w:lang w:eastAsia="en-ZA"/>
        </w:rPr>
      </w:pPr>
      <w:ins w:id="5616"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0BEBE51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17" w:author="Benjamin Pannell" w:date="2014-10-22T19:27:00Z"/>
          <w:rFonts w:ascii="Consolas" w:eastAsia="Times New Roman" w:hAnsi="Consolas" w:cs="Consolas"/>
          <w:color w:val="5C5C5C"/>
          <w:sz w:val="18"/>
          <w:szCs w:val="18"/>
          <w:lang w:eastAsia="en-ZA"/>
        </w:rPr>
      </w:pPr>
      <w:ins w:id="5618"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&gt; 127 || </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&lt; -127) {  </w:t>
        </w:r>
      </w:ins>
    </w:p>
    <w:p w14:paraId="73C11FD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19" w:author="Benjamin Pannell" w:date="2014-10-22T19:27:00Z"/>
          <w:rFonts w:ascii="Consolas" w:eastAsia="Times New Roman" w:hAnsi="Consolas" w:cs="Consolas"/>
          <w:color w:val="5C5C5C"/>
          <w:sz w:val="18"/>
          <w:szCs w:val="18"/>
          <w:lang w:eastAsia="en-ZA"/>
        </w:rPr>
      </w:pPr>
      <w:ins w:id="562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&gt; 127) </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 127;  </w:t>
        </w:r>
      </w:ins>
    </w:p>
    <w:p w14:paraId="52F040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21" w:author="Benjamin Pannell" w:date="2014-10-22T19:27:00Z"/>
          <w:rFonts w:ascii="Consolas" w:eastAsia="Times New Roman" w:hAnsi="Consolas" w:cs="Consolas"/>
          <w:color w:val="5C5C5C"/>
          <w:sz w:val="18"/>
          <w:szCs w:val="18"/>
          <w:lang w:eastAsia="en-ZA"/>
        </w:rPr>
      </w:pPr>
      <w:ins w:id="562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 -127;  </w:t>
        </w:r>
      </w:ins>
    </w:p>
    <w:p w14:paraId="65D6C3D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23" w:author="Benjamin Pannell" w:date="2014-10-22T19:27:00Z"/>
          <w:rFonts w:ascii="Consolas" w:eastAsia="Times New Roman" w:hAnsi="Consolas" w:cs="Consolas"/>
          <w:color w:val="5C5C5C"/>
          <w:sz w:val="18"/>
          <w:szCs w:val="18"/>
          <w:lang w:eastAsia="en-ZA"/>
        </w:rPr>
      </w:pPr>
      <w:ins w:id="5624" w:author="Benjamin Pannell" w:date="2014-10-22T19:27: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%c value was outside maximum bounds (-127 to 127), used %d instead.\n"</w:t>
        </w:r>
        <w:r w:rsidRPr="00311E07">
          <w:rPr>
            <w:rFonts w:ascii="Consolas" w:eastAsia="Times New Roman" w:hAnsi="Consolas" w:cs="Consolas"/>
            <w:color w:val="000000"/>
            <w:sz w:val="18"/>
            <w:szCs w:val="18"/>
            <w:bdr w:val="none" w:sz="0" w:space="0" w:color="auto" w:frame="1"/>
            <w:lang w:eastAsia="en-ZA"/>
          </w:rPr>
          <w:t>, value[0], val);  </w:t>
        </w:r>
      </w:ins>
    </w:p>
    <w:p w14:paraId="7B23C5A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25" w:author="Benjamin Pannell" w:date="2014-10-22T19:27:00Z"/>
          <w:rFonts w:ascii="Consolas" w:eastAsia="Times New Roman" w:hAnsi="Consolas" w:cs="Consolas"/>
          <w:color w:val="5C5C5C"/>
          <w:sz w:val="18"/>
          <w:szCs w:val="18"/>
          <w:lang w:eastAsia="en-ZA"/>
        </w:rPr>
      </w:pPr>
      <w:ins w:id="5626" w:author="Benjamin Pannell" w:date="2014-10-22T19:27:00Z">
        <w:r w:rsidRPr="00311E07">
          <w:rPr>
            <w:rFonts w:ascii="Consolas" w:eastAsia="Times New Roman" w:hAnsi="Consolas" w:cs="Consolas"/>
            <w:color w:val="000000"/>
            <w:sz w:val="18"/>
            <w:szCs w:val="18"/>
            <w:bdr w:val="none" w:sz="0" w:space="0" w:color="auto" w:frame="1"/>
            <w:lang w:eastAsia="en-ZA"/>
          </w:rPr>
          <w:t>        }  </w:t>
        </w:r>
      </w:ins>
    </w:p>
    <w:p w14:paraId="26627A8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27" w:author="Benjamin Pannell" w:date="2014-10-22T19:27:00Z"/>
          <w:rFonts w:ascii="Consolas" w:eastAsia="Times New Roman" w:hAnsi="Consolas" w:cs="Consolas"/>
          <w:color w:val="5C5C5C"/>
          <w:sz w:val="18"/>
          <w:szCs w:val="18"/>
          <w:lang w:eastAsia="en-ZA"/>
        </w:rPr>
      </w:pPr>
      <w:ins w:id="5628"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switch</w:t>
        </w:r>
        <w:r w:rsidRPr="00311E07">
          <w:rPr>
            <w:rFonts w:ascii="Consolas" w:eastAsia="Times New Roman" w:hAnsi="Consolas" w:cs="Consolas"/>
            <w:color w:val="000000"/>
            <w:sz w:val="18"/>
            <w:szCs w:val="18"/>
            <w:bdr w:val="none" w:sz="0" w:space="0" w:color="auto" w:frame="1"/>
            <w:lang w:eastAsia="en-ZA"/>
          </w:rPr>
          <w:t>(value[0]) {  </w:t>
        </w:r>
      </w:ins>
    </w:p>
    <w:p w14:paraId="2B024A7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29" w:author="Benjamin Pannell" w:date="2014-10-22T19:27:00Z"/>
          <w:rFonts w:ascii="Consolas" w:eastAsia="Times New Roman" w:hAnsi="Consolas" w:cs="Consolas"/>
          <w:color w:val="5C5C5C"/>
          <w:sz w:val="18"/>
          <w:szCs w:val="18"/>
          <w:lang w:eastAsia="en-ZA"/>
        </w:rPr>
      </w:pPr>
      <w:ins w:id="563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ins>
    </w:p>
    <w:p w14:paraId="11EF28B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31" w:author="Benjamin Pannell" w:date="2014-10-22T19:27:00Z"/>
          <w:rFonts w:ascii="Consolas" w:eastAsia="Times New Roman" w:hAnsi="Consolas" w:cs="Consolas"/>
          <w:color w:val="5C5C5C"/>
          <w:sz w:val="18"/>
          <w:szCs w:val="18"/>
          <w:lang w:eastAsia="en-ZA"/>
        </w:rPr>
      </w:pPr>
      <w:ins w:id="563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ins>
    </w:p>
    <w:p w14:paraId="1EF905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33" w:author="Benjamin Pannell" w:date="2014-10-22T19:27:00Z"/>
          <w:rFonts w:ascii="Consolas" w:eastAsia="Times New Roman" w:hAnsi="Consolas" w:cs="Consolas"/>
          <w:color w:val="5C5C5C"/>
          <w:sz w:val="18"/>
          <w:szCs w:val="18"/>
          <w:lang w:eastAsia="en-ZA"/>
        </w:rPr>
      </w:pPr>
      <w:ins w:id="5634" w:author="Benjamin Pannell" w:date="2014-10-22T19:27:00Z">
        <w:r w:rsidRPr="00311E07">
          <w:rPr>
            <w:rFonts w:ascii="Consolas" w:eastAsia="Times New Roman" w:hAnsi="Consolas" w:cs="Consolas"/>
            <w:color w:val="000000"/>
            <w:sz w:val="18"/>
            <w:szCs w:val="18"/>
            <w:bdr w:val="none" w:sz="0" w:space="0" w:color="auto" w:frame="1"/>
            <w:lang w:eastAsia="en-ZA"/>
          </w:rPr>
          <w:t>                x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w:t>
        </w:r>
      </w:ins>
    </w:p>
    <w:p w14:paraId="524F8C5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35" w:author="Benjamin Pannell" w:date="2014-10-22T19:27:00Z"/>
          <w:rFonts w:ascii="Consolas" w:eastAsia="Times New Roman" w:hAnsi="Consolas" w:cs="Consolas"/>
          <w:color w:val="5C5C5C"/>
          <w:sz w:val="18"/>
          <w:szCs w:val="18"/>
          <w:lang w:eastAsia="en-ZA"/>
        </w:rPr>
      </w:pPr>
      <w:ins w:id="5636"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ins>
    </w:p>
    <w:p w14:paraId="50C6B67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37" w:author="Benjamin Pannell" w:date="2014-10-22T19:27:00Z"/>
          <w:rFonts w:ascii="Consolas" w:eastAsia="Times New Roman" w:hAnsi="Consolas" w:cs="Consolas"/>
          <w:color w:val="5C5C5C"/>
          <w:sz w:val="18"/>
          <w:szCs w:val="18"/>
          <w:lang w:eastAsia="en-ZA"/>
        </w:rPr>
      </w:pPr>
      <w:ins w:id="5638"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ins>
    </w:p>
    <w:p w14:paraId="7254136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39" w:author="Benjamin Pannell" w:date="2014-10-22T19:27:00Z"/>
          <w:rFonts w:ascii="Consolas" w:eastAsia="Times New Roman" w:hAnsi="Consolas" w:cs="Consolas"/>
          <w:color w:val="5C5C5C"/>
          <w:sz w:val="18"/>
          <w:szCs w:val="18"/>
          <w:lang w:eastAsia="en-ZA"/>
        </w:rPr>
      </w:pPr>
      <w:ins w:id="564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ins>
    </w:p>
    <w:p w14:paraId="1E786A0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41" w:author="Benjamin Pannell" w:date="2014-10-22T19:27:00Z"/>
          <w:rFonts w:ascii="Consolas" w:eastAsia="Times New Roman" w:hAnsi="Consolas" w:cs="Consolas"/>
          <w:color w:val="5C5C5C"/>
          <w:sz w:val="18"/>
          <w:szCs w:val="18"/>
          <w:lang w:eastAsia="en-ZA"/>
        </w:rPr>
      </w:pPr>
      <w:ins w:id="5642" w:author="Benjamin Pannell" w:date="2014-10-22T19:27:00Z">
        <w:r w:rsidRPr="00311E07">
          <w:rPr>
            <w:rFonts w:ascii="Consolas" w:eastAsia="Times New Roman" w:hAnsi="Consolas" w:cs="Consolas"/>
            <w:color w:val="000000"/>
            <w:sz w:val="18"/>
            <w:szCs w:val="18"/>
            <w:bdr w:val="none" w:sz="0" w:space="0" w:color="auto" w:frame="1"/>
            <w:lang w:eastAsia="en-ZA"/>
          </w:rPr>
          <w:t>                y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w:t>
        </w:r>
      </w:ins>
    </w:p>
    <w:p w14:paraId="0C873BE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43" w:author="Benjamin Pannell" w:date="2014-10-22T19:27:00Z"/>
          <w:rFonts w:ascii="Consolas" w:eastAsia="Times New Roman" w:hAnsi="Consolas" w:cs="Consolas"/>
          <w:color w:val="5C5C5C"/>
          <w:sz w:val="18"/>
          <w:szCs w:val="18"/>
          <w:lang w:eastAsia="en-ZA"/>
        </w:rPr>
      </w:pPr>
      <w:ins w:id="5644"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ins>
    </w:p>
    <w:p w14:paraId="3B128FD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45" w:author="Benjamin Pannell" w:date="2014-10-22T19:27:00Z"/>
          <w:rFonts w:ascii="Consolas" w:eastAsia="Times New Roman" w:hAnsi="Consolas" w:cs="Consolas"/>
          <w:color w:val="5C5C5C"/>
          <w:sz w:val="18"/>
          <w:szCs w:val="18"/>
          <w:lang w:eastAsia="en-ZA"/>
        </w:rPr>
      </w:pPr>
      <w:ins w:id="5646"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ins>
    </w:p>
    <w:p w14:paraId="52262E4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47" w:author="Benjamin Pannell" w:date="2014-10-22T19:27:00Z"/>
          <w:rFonts w:ascii="Consolas" w:eastAsia="Times New Roman" w:hAnsi="Consolas" w:cs="Consolas"/>
          <w:color w:val="5C5C5C"/>
          <w:sz w:val="18"/>
          <w:szCs w:val="18"/>
          <w:lang w:eastAsia="en-ZA"/>
        </w:rPr>
      </w:pPr>
      <w:ins w:id="5648"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ins>
    </w:p>
    <w:p w14:paraId="1DC9886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49" w:author="Benjamin Pannell" w:date="2014-10-22T19:27:00Z"/>
          <w:rFonts w:ascii="Consolas" w:eastAsia="Times New Roman" w:hAnsi="Consolas" w:cs="Consolas"/>
          <w:color w:val="5C5C5C"/>
          <w:sz w:val="18"/>
          <w:szCs w:val="18"/>
          <w:lang w:eastAsia="en-ZA"/>
        </w:rPr>
      </w:pPr>
      <w:ins w:id="5650" w:author="Benjamin Pannell" w:date="2014-10-22T19:27:00Z">
        <w:r w:rsidRPr="00311E07">
          <w:rPr>
            <w:rFonts w:ascii="Consolas" w:eastAsia="Times New Roman" w:hAnsi="Consolas" w:cs="Consolas"/>
            <w:color w:val="000000"/>
            <w:sz w:val="18"/>
            <w:szCs w:val="18"/>
            <w:bdr w:val="none" w:sz="0" w:space="0" w:color="auto" w:frame="1"/>
            <w:lang w:eastAsia="en-ZA"/>
          </w:rPr>
          <w:t>                scroll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val</w:t>
        </w:r>
        <w:proofErr w:type="spellEnd"/>
        <w:r w:rsidRPr="00311E07">
          <w:rPr>
            <w:rFonts w:ascii="Consolas" w:eastAsia="Times New Roman" w:hAnsi="Consolas" w:cs="Consolas"/>
            <w:color w:val="000000"/>
            <w:sz w:val="18"/>
            <w:szCs w:val="18"/>
            <w:bdr w:val="none" w:sz="0" w:space="0" w:color="auto" w:frame="1"/>
            <w:lang w:eastAsia="en-ZA"/>
          </w:rPr>
          <w:t>;  </w:t>
        </w:r>
      </w:ins>
    </w:p>
    <w:p w14:paraId="5783670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51" w:author="Benjamin Pannell" w:date="2014-10-22T19:27:00Z"/>
          <w:rFonts w:ascii="Consolas" w:eastAsia="Times New Roman" w:hAnsi="Consolas" w:cs="Consolas"/>
          <w:color w:val="5C5C5C"/>
          <w:sz w:val="18"/>
          <w:szCs w:val="18"/>
          <w:lang w:eastAsia="en-ZA"/>
        </w:rPr>
      </w:pPr>
      <w:ins w:id="565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ins>
    </w:p>
    <w:p w14:paraId="671488E7"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53" w:author="Benjamin Pannell" w:date="2014-10-22T19:27:00Z"/>
          <w:rFonts w:ascii="Consolas" w:eastAsia="Times New Roman" w:hAnsi="Consolas" w:cs="Consolas"/>
          <w:color w:val="5C5C5C"/>
          <w:sz w:val="18"/>
          <w:szCs w:val="18"/>
          <w:lang w:eastAsia="en-ZA"/>
        </w:rPr>
      </w:pPr>
      <w:ins w:id="5654" w:author="Benjamin Pannell" w:date="2014-10-22T19:27:00Z">
        <w:r w:rsidRPr="00311E07">
          <w:rPr>
            <w:rFonts w:ascii="Consolas" w:eastAsia="Times New Roman" w:hAnsi="Consolas" w:cs="Consolas"/>
            <w:color w:val="000000"/>
            <w:sz w:val="18"/>
            <w:szCs w:val="18"/>
            <w:bdr w:val="none" w:sz="0" w:space="0" w:color="auto" w:frame="1"/>
            <w:lang w:eastAsia="en-ZA"/>
          </w:rPr>
          <w:t>        }  </w:t>
        </w:r>
      </w:ins>
    </w:p>
    <w:p w14:paraId="19D4EE7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55" w:author="Benjamin Pannell" w:date="2014-10-22T19:27:00Z"/>
          <w:rFonts w:ascii="Consolas" w:eastAsia="Times New Roman" w:hAnsi="Consolas" w:cs="Consolas"/>
          <w:color w:val="5C5C5C"/>
          <w:sz w:val="18"/>
          <w:szCs w:val="18"/>
          <w:lang w:eastAsia="en-ZA"/>
        </w:rPr>
      </w:pPr>
      <w:ins w:id="5656" w:author="Benjamin Pannell" w:date="2014-10-22T19:27:00Z">
        <w:r w:rsidRPr="00311E07">
          <w:rPr>
            <w:rFonts w:ascii="Consolas" w:eastAsia="Times New Roman" w:hAnsi="Consolas" w:cs="Consolas"/>
            <w:color w:val="000000"/>
            <w:sz w:val="18"/>
            <w:szCs w:val="18"/>
            <w:bdr w:val="none" w:sz="0" w:space="0" w:color="auto" w:frame="1"/>
            <w:lang w:eastAsia="en-ZA"/>
          </w:rPr>
          <w:t>    }  </w:t>
        </w:r>
      </w:ins>
    </w:p>
    <w:p w14:paraId="18CC4DC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57" w:author="Benjamin Pannell" w:date="2014-10-22T19:27:00Z"/>
          <w:rFonts w:ascii="Consolas" w:eastAsia="Times New Roman" w:hAnsi="Consolas" w:cs="Consolas"/>
          <w:color w:val="5C5C5C"/>
          <w:sz w:val="18"/>
          <w:szCs w:val="18"/>
          <w:lang w:eastAsia="en-ZA"/>
        </w:rPr>
      </w:pPr>
      <w:ins w:id="5658"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70D188C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59" w:author="Benjamin Pannell" w:date="2014-10-22T19:27:00Z"/>
          <w:rFonts w:ascii="Consolas" w:eastAsia="Times New Roman" w:hAnsi="Consolas" w:cs="Consolas"/>
          <w:color w:val="5C5C5C"/>
          <w:sz w:val="18"/>
          <w:szCs w:val="18"/>
          <w:lang w:eastAsia="en-ZA"/>
        </w:rPr>
      </w:pPr>
      <w:ins w:id="5660"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w:t>
        </w:r>
        <w:proofErr w:type="spellStart"/>
        <w:r w:rsidRPr="00311E07">
          <w:rPr>
            <w:rFonts w:ascii="Consolas" w:eastAsia="Times New Roman" w:hAnsi="Consolas" w:cs="Consolas"/>
            <w:color w:val="000000"/>
            <w:sz w:val="18"/>
            <w:szCs w:val="18"/>
            <w:bdr w:val="none" w:sz="0" w:space="0" w:color="auto" w:frame="1"/>
            <w:lang w:eastAsia="en-ZA"/>
          </w:rPr>
          <w:t>isotope_open</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proofErr w:type="spellStart"/>
        <w:r w:rsidRPr="00311E07">
          <w:rPr>
            <w:rFonts w:ascii="Consolas" w:eastAsia="Times New Roman" w:hAnsi="Consolas" w:cs="Consolas"/>
            <w:color w:val="0000FF"/>
            <w:sz w:val="18"/>
            <w:szCs w:val="18"/>
            <w:bdr w:val="none" w:sz="0" w:space="0" w:color="auto" w:frame="1"/>
            <w:lang w:eastAsia="en-ZA"/>
          </w:rPr>
          <w:t>dev</w:t>
        </w:r>
        <w:proofErr w:type="spellEnd"/>
        <w:r w:rsidRPr="00311E07">
          <w:rPr>
            <w:rFonts w:ascii="Consolas" w:eastAsia="Times New Roman" w:hAnsi="Consolas" w:cs="Consolas"/>
            <w:color w:val="0000FF"/>
            <w:sz w:val="18"/>
            <w:szCs w:val="18"/>
            <w:bdr w:val="none" w:sz="0" w:space="0" w:color="auto" w:frame="1"/>
            <w:lang w:eastAsia="en-ZA"/>
          </w:rPr>
          <w:t>/ttyAMA0"</w:t>
        </w:r>
        <w:r w:rsidRPr="00311E07">
          <w:rPr>
            <w:rFonts w:ascii="Consolas" w:eastAsia="Times New Roman" w:hAnsi="Consolas" w:cs="Consolas"/>
            <w:color w:val="000000"/>
            <w:sz w:val="18"/>
            <w:szCs w:val="18"/>
            <w:bdr w:val="none" w:sz="0" w:space="0" w:color="auto" w:frame="1"/>
            <w:lang w:eastAsia="en-ZA"/>
          </w:rPr>
          <w:t>)) {  </w:t>
        </w:r>
      </w:ins>
    </w:p>
    <w:p w14:paraId="3178922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61" w:author="Benjamin Pannell" w:date="2014-10-22T19:27:00Z"/>
          <w:rFonts w:ascii="Consolas" w:eastAsia="Times New Roman" w:hAnsi="Consolas" w:cs="Consolas"/>
          <w:color w:val="5C5C5C"/>
          <w:sz w:val="18"/>
          <w:szCs w:val="18"/>
          <w:lang w:eastAsia="en-ZA"/>
        </w:rPr>
      </w:pPr>
      <w:ins w:id="5662"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isotope_mouse</w:t>
        </w:r>
        <w:proofErr w:type="spellEnd"/>
        <w:r w:rsidRPr="00311E07">
          <w:rPr>
            <w:rFonts w:ascii="Consolas" w:eastAsia="Times New Roman" w:hAnsi="Consolas" w:cs="Consolas"/>
            <w:color w:val="000000"/>
            <w:sz w:val="18"/>
            <w:szCs w:val="18"/>
            <w:bdr w:val="none" w:sz="0" w:space="0" w:color="auto" w:frame="1"/>
            <w:lang w:eastAsia="en-ZA"/>
          </w:rPr>
          <w:t>(isotope, buttons, x, y, scroll);  </w:t>
        </w:r>
      </w:ins>
    </w:p>
    <w:p w14:paraId="798AEE6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63" w:author="Benjamin Pannell" w:date="2014-10-22T19:27:00Z"/>
          <w:rFonts w:ascii="Consolas" w:eastAsia="Times New Roman" w:hAnsi="Consolas" w:cs="Consolas"/>
          <w:color w:val="5C5C5C"/>
          <w:sz w:val="18"/>
          <w:szCs w:val="18"/>
          <w:lang w:eastAsia="en-ZA"/>
        </w:rPr>
      </w:pPr>
      <w:ins w:id="5664"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w:t>
        </w:r>
        <w:proofErr w:type="spellStart"/>
        <w:r w:rsidRPr="00311E07">
          <w:rPr>
            <w:rFonts w:ascii="Consolas" w:eastAsia="Times New Roman" w:hAnsi="Consolas" w:cs="Consolas"/>
            <w:color w:val="000000"/>
            <w:sz w:val="18"/>
            <w:szCs w:val="18"/>
            <w:bdr w:val="none" w:sz="0" w:space="0" w:color="auto" w:frame="1"/>
            <w:lang w:eastAsia="en-ZA"/>
          </w:rPr>
          <w:t>isotope_mouse</w:t>
        </w:r>
        <w:proofErr w:type="spellEnd"/>
        <w:r w:rsidRPr="00311E07">
          <w:rPr>
            <w:rFonts w:ascii="Consolas" w:eastAsia="Times New Roman" w:hAnsi="Consolas" w:cs="Consolas"/>
            <w:color w:val="000000"/>
            <w:sz w:val="18"/>
            <w:szCs w:val="18"/>
            <w:bdr w:val="none" w:sz="0" w:space="0" w:color="auto" w:frame="1"/>
            <w:lang w:eastAsia="en-ZA"/>
          </w:rPr>
          <w:t>(isotope, 0, 0, 0, 0);  </w:t>
        </w:r>
      </w:ins>
    </w:p>
    <w:p w14:paraId="61E8CD4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65" w:author="Benjamin Pannell" w:date="2014-10-22T19:27:00Z"/>
          <w:rFonts w:ascii="Consolas" w:eastAsia="Times New Roman" w:hAnsi="Consolas" w:cs="Consolas"/>
          <w:color w:val="5C5C5C"/>
          <w:sz w:val="18"/>
          <w:szCs w:val="18"/>
          <w:lang w:eastAsia="en-ZA"/>
        </w:rPr>
      </w:pPr>
      <w:ins w:id="5666" w:author="Benjamin Pannell" w:date="2014-10-22T19:27: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isotope_close</w:t>
        </w:r>
        <w:proofErr w:type="spellEnd"/>
        <w:r w:rsidRPr="00311E07">
          <w:rPr>
            <w:rFonts w:ascii="Consolas" w:eastAsia="Times New Roman" w:hAnsi="Consolas" w:cs="Consolas"/>
            <w:color w:val="000000"/>
            <w:sz w:val="18"/>
            <w:szCs w:val="18"/>
            <w:bdr w:val="none" w:sz="0" w:space="0" w:color="auto" w:frame="1"/>
            <w:lang w:eastAsia="en-ZA"/>
          </w:rPr>
          <w:t>(isotope);  </w:t>
        </w:r>
      </w:ins>
    </w:p>
    <w:p w14:paraId="3B17A09D"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67" w:author="Benjamin Pannell" w:date="2014-10-22T19:27:00Z"/>
          <w:rFonts w:ascii="Consolas" w:eastAsia="Times New Roman" w:hAnsi="Consolas" w:cs="Consolas"/>
          <w:color w:val="5C5C5C"/>
          <w:sz w:val="18"/>
          <w:szCs w:val="18"/>
          <w:lang w:eastAsia="en-ZA"/>
        </w:rPr>
      </w:pPr>
      <w:ins w:id="5668" w:author="Benjamin Pannell" w:date="2014-10-22T19:27: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ins>
    </w:p>
    <w:p w14:paraId="14798AF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69" w:author="Benjamin Pannell" w:date="2014-10-22T19:27:00Z"/>
          <w:rFonts w:ascii="Consolas" w:eastAsia="Times New Roman" w:hAnsi="Consolas" w:cs="Consolas"/>
          <w:color w:val="5C5C5C"/>
          <w:sz w:val="18"/>
          <w:szCs w:val="18"/>
          <w:lang w:eastAsia="en-ZA"/>
        </w:rPr>
      </w:pPr>
      <w:ins w:id="5670" w:author="Benjamin Pannell" w:date="2014-10-22T19:27: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ins>
    </w:p>
    <w:p w14:paraId="15D5F19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ins w:id="5671" w:author="Benjamin Pannell" w:date="2014-10-22T19:27:00Z"/>
          <w:rFonts w:ascii="Consolas" w:eastAsia="Times New Roman" w:hAnsi="Consolas" w:cs="Consolas"/>
          <w:color w:val="5C5C5C"/>
          <w:sz w:val="18"/>
          <w:szCs w:val="18"/>
          <w:lang w:eastAsia="en-ZA"/>
        </w:rPr>
      </w:pPr>
      <w:ins w:id="5672" w:author="Benjamin Pannell" w:date="2014-10-22T19:27: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ins>
    </w:p>
    <w:p w14:paraId="4BA1F3F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ins w:id="5673" w:author="Benjamin Pannell" w:date="2014-10-22T19:27:00Z"/>
          <w:rFonts w:ascii="Consolas" w:eastAsia="Times New Roman" w:hAnsi="Consolas" w:cs="Consolas"/>
          <w:color w:val="5C5C5C"/>
          <w:sz w:val="18"/>
          <w:szCs w:val="18"/>
          <w:lang w:eastAsia="en-ZA"/>
        </w:rPr>
      </w:pPr>
      <w:ins w:id="5674" w:author="Benjamin Pannell" w:date="2014-10-22T19:27:00Z">
        <w:r w:rsidRPr="00311E07">
          <w:rPr>
            <w:rFonts w:ascii="Consolas" w:eastAsia="Times New Roman" w:hAnsi="Consolas" w:cs="Consolas"/>
            <w:color w:val="000000"/>
            <w:sz w:val="18"/>
            <w:szCs w:val="18"/>
            <w:bdr w:val="none" w:sz="0" w:space="0" w:color="auto" w:frame="1"/>
            <w:lang w:eastAsia="en-ZA"/>
          </w:rPr>
          <w:t>    }  </w:t>
        </w:r>
      </w:ins>
    </w:p>
    <w:p w14:paraId="1F1A0B5A" w14:textId="77777777" w:rsidR="00311E07" w:rsidRPr="00311E07" w:rsidRDefault="00311E07" w:rsidP="00311E07">
      <w:pPr>
        <w:numPr>
          <w:ilvl w:val="0"/>
          <w:numId w:val="21"/>
        </w:numPr>
        <w:pBdr>
          <w:left w:val="single" w:sz="18" w:space="0" w:color="6CE26C"/>
        </w:pBdr>
        <w:shd w:val="clear" w:color="auto" w:fill="FFFFFF"/>
        <w:spacing w:line="210" w:lineRule="atLeast"/>
        <w:ind w:left="675"/>
        <w:rPr>
          <w:ins w:id="5675" w:author="Benjamin Pannell" w:date="2014-10-22T19:27:00Z"/>
          <w:rFonts w:ascii="Consolas" w:eastAsia="Times New Roman" w:hAnsi="Consolas" w:cs="Consolas"/>
          <w:color w:val="5C5C5C"/>
          <w:sz w:val="18"/>
          <w:szCs w:val="18"/>
          <w:lang w:eastAsia="en-ZA"/>
        </w:rPr>
      </w:pPr>
      <w:ins w:id="5676" w:author="Benjamin Pannell" w:date="2014-10-22T19:27:00Z">
        <w:r w:rsidRPr="00311E07">
          <w:rPr>
            <w:rFonts w:ascii="Consolas" w:eastAsia="Times New Roman" w:hAnsi="Consolas" w:cs="Consolas"/>
            <w:color w:val="000000"/>
            <w:sz w:val="18"/>
            <w:szCs w:val="18"/>
            <w:bdr w:val="none" w:sz="0" w:space="0" w:color="auto" w:frame="1"/>
            <w:lang w:eastAsia="en-ZA"/>
          </w:rPr>
          <w:t>}  </w:t>
        </w:r>
      </w:ins>
    </w:p>
    <w:p w14:paraId="40F2DF20" w14:textId="5DF8E20A" w:rsidR="00311E07" w:rsidRDefault="00311E07" w:rsidP="00311E07">
      <w:pPr>
        <w:pStyle w:val="Heading2"/>
        <w:rPr>
          <w:ins w:id="5677" w:author="Benjamin Pannell" w:date="2014-10-22T19:27:00Z"/>
        </w:rPr>
        <w:pPrChange w:id="5678" w:author="Benjamin Pannell" w:date="2014-10-22T19:27:00Z">
          <w:pPr>
            <w:pStyle w:val="Heading1"/>
          </w:pPr>
        </w:pPrChange>
      </w:pPr>
      <w:proofErr w:type="spellStart"/>
      <w:proofErr w:type="gramStart"/>
      <w:ins w:id="5679" w:author="Benjamin Pannell" w:date="2014-10-22T19:27:00Z">
        <w:r>
          <w:lastRenderedPageBreak/>
          <w:t>isowrite</w:t>
        </w:r>
        <w:proofErr w:type="spellEnd"/>
        <w:proofErr w:type="gramEnd"/>
      </w:ins>
    </w:p>
    <w:p w14:paraId="7741510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680" w:author="Benjamin Pannell" w:date="2014-10-22T19:28:00Z"/>
          <w:rFonts w:ascii="Consolas" w:eastAsia="Times New Roman" w:hAnsi="Consolas" w:cs="Consolas"/>
          <w:color w:val="5C5C5C"/>
          <w:sz w:val="18"/>
          <w:szCs w:val="18"/>
          <w:lang w:eastAsia="en-ZA"/>
        </w:rPr>
      </w:pPr>
      <w:ins w:id="5681" w:author="Benjamin Pannell" w:date="2014-10-22T19:28:00Z">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1FCDEAC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682" w:author="Benjamin Pannell" w:date="2014-10-22T19:28:00Z"/>
          <w:rFonts w:ascii="Consolas" w:eastAsia="Times New Roman" w:hAnsi="Consolas" w:cs="Consolas"/>
          <w:color w:val="5C5C5C"/>
          <w:sz w:val="18"/>
          <w:szCs w:val="18"/>
          <w:lang w:eastAsia="en-ZA"/>
        </w:rPr>
      </w:pPr>
      <w:ins w:id="5683" w:author="Benjamin Pannell" w:date="2014-10-22T19:28:00Z">
        <w:r w:rsidRPr="00311E07">
          <w:rPr>
            <w:rFonts w:ascii="Consolas" w:eastAsia="Times New Roman" w:hAnsi="Consolas" w:cs="Consolas"/>
            <w:color w:val="008200"/>
            <w:sz w:val="18"/>
            <w:szCs w:val="18"/>
            <w:bdr w:val="none" w:sz="0" w:space="0" w:color="auto" w:frame="1"/>
            <w:lang w:eastAsia="en-ZA"/>
          </w:rPr>
          <w:t> * Isotope Keyboard Emulation Command Line Applet</w:t>
        </w:r>
        <w:r w:rsidRPr="00311E07">
          <w:rPr>
            <w:rFonts w:ascii="Consolas" w:eastAsia="Times New Roman" w:hAnsi="Consolas" w:cs="Consolas"/>
            <w:color w:val="000000"/>
            <w:sz w:val="18"/>
            <w:szCs w:val="18"/>
            <w:bdr w:val="none" w:sz="0" w:space="0" w:color="auto" w:frame="1"/>
            <w:lang w:eastAsia="en-ZA"/>
          </w:rPr>
          <w:t> </w:t>
        </w:r>
      </w:ins>
    </w:p>
    <w:p w14:paraId="39B4DCE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684" w:author="Benjamin Pannell" w:date="2014-10-22T19:28:00Z"/>
          <w:rFonts w:ascii="Consolas" w:eastAsia="Times New Roman" w:hAnsi="Consolas" w:cs="Consolas"/>
          <w:color w:val="5C5C5C"/>
          <w:sz w:val="18"/>
          <w:szCs w:val="18"/>
          <w:lang w:eastAsia="en-ZA"/>
        </w:rPr>
      </w:pPr>
      <w:ins w:id="5685" w:author="Benjamin Pannell" w:date="2014-10-22T19:28:00Z">
        <w:r w:rsidRPr="00311E07">
          <w:rPr>
            <w:rFonts w:ascii="Consolas" w:eastAsia="Times New Roman" w:hAnsi="Consolas" w:cs="Consolas"/>
            <w:color w:val="008200"/>
            <w:sz w:val="18"/>
            <w:szCs w:val="18"/>
            <w:bdr w:val="none" w:sz="0" w:space="0" w:color="auto" w:frame="1"/>
            <w:lang w:eastAsia="en-ZA"/>
          </w:rPr>
          <w:t> * This command line executable allows emulation of</w:t>
        </w:r>
        <w:r w:rsidRPr="00311E07">
          <w:rPr>
            <w:rFonts w:ascii="Consolas" w:eastAsia="Times New Roman" w:hAnsi="Consolas" w:cs="Consolas"/>
            <w:color w:val="000000"/>
            <w:sz w:val="18"/>
            <w:szCs w:val="18"/>
            <w:bdr w:val="none" w:sz="0" w:space="0" w:color="auto" w:frame="1"/>
            <w:lang w:eastAsia="en-ZA"/>
          </w:rPr>
          <w:t> </w:t>
        </w:r>
      </w:ins>
    </w:p>
    <w:p w14:paraId="6A8ACF5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686" w:author="Benjamin Pannell" w:date="2014-10-22T19:28:00Z"/>
          <w:rFonts w:ascii="Consolas" w:eastAsia="Times New Roman" w:hAnsi="Consolas" w:cs="Consolas"/>
          <w:color w:val="5C5C5C"/>
          <w:sz w:val="18"/>
          <w:szCs w:val="18"/>
          <w:lang w:eastAsia="en-ZA"/>
        </w:rPr>
      </w:pPr>
      <w:ins w:id="5687" w:author="Benjamin Pannell" w:date="2014-10-22T19:28:00Z">
        <w:r w:rsidRPr="00311E07">
          <w:rPr>
            <w:rFonts w:ascii="Consolas" w:eastAsia="Times New Roman" w:hAnsi="Consolas" w:cs="Consolas"/>
            <w:color w:val="008200"/>
            <w:sz w:val="18"/>
            <w:szCs w:val="18"/>
            <w:bdr w:val="none" w:sz="0" w:space="0" w:color="auto" w:frame="1"/>
            <w:lang w:eastAsia="en-ZA"/>
          </w:rPr>
          <w:t> * basic keyboard commands through a shell terminal</w:t>
        </w:r>
        <w:r w:rsidRPr="00311E07">
          <w:rPr>
            <w:rFonts w:ascii="Consolas" w:eastAsia="Times New Roman" w:hAnsi="Consolas" w:cs="Consolas"/>
            <w:color w:val="000000"/>
            <w:sz w:val="18"/>
            <w:szCs w:val="18"/>
            <w:bdr w:val="none" w:sz="0" w:space="0" w:color="auto" w:frame="1"/>
            <w:lang w:eastAsia="en-ZA"/>
          </w:rPr>
          <w:t> </w:t>
        </w:r>
      </w:ins>
    </w:p>
    <w:p w14:paraId="6A407B57"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688" w:author="Benjamin Pannell" w:date="2014-10-22T19:28:00Z"/>
          <w:rFonts w:ascii="Consolas" w:eastAsia="Times New Roman" w:hAnsi="Consolas" w:cs="Consolas"/>
          <w:color w:val="5C5C5C"/>
          <w:sz w:val="18"/>
          <w:szCs w:val="18"/>
          <w:lang w:eastAsia="en-ZA"/>
        </w:rPr>
      </w:pPr>
      <w:ins w:id="5689" w:author="Benjamin Pannell" w:date="2014-10-22T19:28:00Z">
        <w:r w:rsidRPr="00311E07">
          <w:rPr>
            <w:rFonts w:ascii="Consolas" w:eastAsia="Times New Roman" w:hAnsi="Consolas" w:cs="Consolas"/>
            <w:color w:val="008200"/>
            <w:sz w:val="18"/>
            <w:szCs w:val="18"/>
            <w:bdr w:val="none" w:sz="0" w:space="0" w:color="auto" w:frame="1"/>
            <w:lang w:eastAsia="en-ZA"/>
          </w:rPr>
          <w:t> * or the system() function and its equivalents in</w:t>
        </w:r>
        <w:r w:rsidRPr="00311E07">
          <w:rPr>
            <w:rFonts w:ascii="Consolas" w:eastAsia="Times New Roman" w:hAnsi="Consolas" w:cs="Consolas"/>
            <w:color w:val="000000"/>
            <w:sz w:val="18"/>
            <w:szCs w:val="18"/>
            <w:bdr w:val="none" w:sz="0" w:space="0" w:color="auto" w:frame="1"/>
            <w:lang w:eastAsia="en-ZA"/>
          </w:rPr>
          <w:t> </w:t>
        </w:r>
      </w:ins>
    </w:p>
    <w:p w14:paraId="46C8B0CA"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690" w:author="Benjamin Pannell" w:date="2014-10-22T19:28:00Z"/>
          <w:rFonts w:ascii="Consolas" w:eastAsia="Times New Roman" w:hAnsi="Consolas" w:cs="Consolas"/>
          <w:color w:val="5C5C5C"/>
          <w:sz w:val="18"/>
          <w:szCs w:val="18"/>
          <w:lang w:eastAsia="en-ZA"/>
        </w:rPr>
      </w:pPr>
      <w:ins w:id="5691" w:author="Benjamin Pannell" w:date="2014-10-22T19:28:00Z">
        <w:r w:rsidRPr="00311E07">
          <w:rPr>
            <w:rFonts w:ascii="Consolas" w:eastAsia="Times New Roman" w:hAnsi="Consolas" w:cs="Consolas"/>
            <w:color w:val="008200"/>
            <w:sz w:val="18"/>
            <w:szCs w:val="18"/>
            <w:bdr w:val="none" w:sz="0" w:space="0" w:color="auto" w:frame="1"/>
            <w:lang w:eastAsia="en-ZA"/>
          </w:rPr>
          <w:t> * </w:t>
        </w:r>
        <w:proofErr w:type="gramStart"/>
        <w:r w:rsidRPr="00311E07">
          <w:rPr>
            <w:rFonts w:ascii="Consolas" w:eastAsia="Times New Roman" w:hAnsi="Consolas" w:cs="Consolas"/>
            <w:color w:val="008200"/>
            <w:sz w:val="18"/>
            <w:szCs w:val="18"/>
            <w:bdr w:val="none" w:sz="0" w:space="0" w:color="auto" w:frame="1"/>
            <w:lang w:eastAsia="en-ZA"/>
          </w:rPr>
          <w:t>other</w:t>
        </w:r>
        <w:proofErr w:type="gramEnd"/>
        <w:r w:rsidRPr="00311E07">
          <w:rPr>
            <w:rFonts w:ascii="Consolas" w:eastAsia="Times New Roman" w:hAnsi="Consolas" w:cs="Consolas"/>
            <w:color w:val="008200"/>
            <w:sz w:val="18"/>
            <w:szCs w:val="18"/>
            <w:bdr w:val="none" w:sz="0" w:space="0" w:color="auto" w:frame="1"/>
            <w:lang w:eastAsia="en-ZA"/>
          </w:rPr>
          <w:t> frameworks.</w:t>
        </w:r>
        <w:r w:rsidRPr="00311E07">
          <w:rPr>
            <w:rFonts w:ascii="Consolas" w:eastAsia="Times New Roman" w:hAnsi="Consolas" w:cs="Consolas"/>
            <w:color w:val="000000"/>
            <w:sz w:val="18"/>
            <w:szCs w:val="18"/>
            <w:bdr w:val="none" w:sz="0" w:space="0" w:color="auto" w:frame="1"/>
            <w:lang w:eastAsia="en-ZA"/>
          </w:rPr>
          <w:t> </w:t>
        </w:r>
      </w:ins>
    </w:p>
    <w:p w14:paraId="1C331CB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692" w:author="Benjamin Pannell" w:date="2014-10-22T19:28:00Z"/>
          <w:rFonts w:ascii="Consolas" w:eastAsia="Times New Roman" w:hAnsi="Consolas" w:cs="Consolas"/>
          <w:color w:val="5C5C5C"/>
          <w:sz w:val="18"/>
          <w:szCs w:val="18"/>
          <w:lang w:eastAsia="en-ZA"/>
        </w:rPr>
      </w:pPr>
      <w:ins w:id="5693" w:author="Benjamin Pannell" w:date="2014-10-22T19:28: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6FE1381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694" w:author="Benjamin Pannell" w:date="2014-10-22T19:28:00Z"/>
          <w:rFonts w:ascii="Consolas" w:eastAsia="Times New Roman" w:hAnsi="Consolas" w:cs="Consolas"/>
          <w:color w:val="5C5C5C"/>
          <w:sz w:val="18"/>
          <w:szCs w:val="18"/>
          <w:lang w:eastAsia="en-ZA"/>
        </w:rPr>
      </w:pPr>
      <w:ins w:id="5695"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2E3209F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696" w:author="Benjamin Pannell" w:date="2014-10-22T19:28:00Z"/>
          <w:rFonts w:ascii="Consolas" w:eastAsia="Times New Roman" w:hAnsi="Consolas" w:cs="Consolas"/>
          <w:color w:val="5C5C5C"/>
          <w:sz w:val="18"/>
          <w:szCs w:val="18"/>
          <w:lang w:eastAsia="en-ZA"/>
        </w:rPr>
      </w:pPr>
      <w:ins w:id="5697" w:author="Benjamin Pannell" w:date="2014-10-22T19:28:00Z">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50B4744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698" w:author="Benjamin Pannell" w:date="2014-10-22T19:28:00Z"/>
          <w:rFonts w:ascii="Consolas" w:eastAsia="Times New Roman" w:hAnsi="Consolas" w:cs="Consolas"/>
          <w:color w:val="5C5C5C"/>
          <w:sz w:val="18"/>
          <w:szCs w:val="18"/>
          <w:lang w:eastAsia="en-ZA"/>
        </w:rPr>
      </w:pPr>
      <w:ins w:id="5699" w:author="Benjamin Pannell" w:date="2014-10-22T19:28:00Z">
        <w:r w:rsidRPr="00311E07">
          <w:rPr>
            <w:rFonts w:ascii="Consolas" w:eastAsia="Times New Roman" w:hAnsi="Consolas" w:cs="Consolas"/>
            <w:color w:val="008200"/>
            <w:sz w:val="18"/>
            <w:szCs w:val="18"/>
            <w:bdr w:val="none" w:sz="0" w:space="0" w:color="auto" w:frame="1"/>
            <w:lang w:eastAsia="en-ZA"/>
          </w:rPr>
          <w:t> * Examples</w:t>
        </w:r>
        <w:r w:rsidRPr="00311E07">
          <w:rPr>
            <w:rFonts w:ascii="Consolas" w:eastAsia="Times New Roman" w:hAnsi="Consolas" w:cs="Consolas"/>
            <w:color w:val="000000"/>
            <w:sz w:val="18"/>
            <w:szCs w:val="18"/>
            <w:bdr w:val="none" w:sz="0" w:space="0" w:color="auto" w:frame="1"/>
            <w:lang w:eastAsia="en-ZA"/>
          </w:rPr>
          <w:t> </w:t>
        </w:r>
      </w:ins>
    </w:p>
    <w:p w14:paraId="35DDF98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00" w:author="Benjamin Pannell" w:date="2014-10-22T19:28:00Z"/>
          <w:rFonts w:ascii="Consolas" w:eastAsia="Times New Roman" w:hAnsi="Consolas" w:cs="Consolas"/>
          <w:color w:val="5C5C5C"/>
          <w:sz w:val="18"/>
          <w:szCs w:val="18"/>
          <w:lang w:eastAsia="en-ZA"/>
        </w:rPr>
      </w:pPr>
      <w:ins w:id="5701" w:author="Benjamin Pannell" w:date="2014-10-22T19:28:00Z">
        <w:r w:rsidRPr="00311E07">
          <w:rPr>
            <w:rFonts w:ascii="Consolas" w:eastAsia="Times New Roman" w:hAnsi="Consolas" w:cs="Consolas"/>
            <w:color w:val="008200"/>
            <w:sz w:val="18"/>
            <w:szCs w:val="18"/>
            <w:bdr w:val="none" w:sz="0" w:space="0" w:color="auto" w:frame="1"/>
            <w:lang w:eastAsia="en-ZA"/>
          </w:rPr>
          <w:t> * Type "Hello World!"</w:t>
        </w:r>
        <w:r w:rsidRPr="00311E07">
          <w:rPr>
            <w:rFonts w:ascii="Consolas" w:eastAsia="Times New Roman" w:hAnsi="Consolas" w:cs="Consolas"/>
            <w:color w:val="000000"/>
            <w:sz w:val="18"/>
            <w:szCs w:val="18"/>
            <w:bdr w:val="none" w:sz="0" w:space="0" w:color="auto" w:frame="1"/>
            <w:lang w:eastAsia="en-ZA"/>
          </w:rPr>
          <w:t> </w:t>
        </w:r>
      </w:ins>
    </w:p>
    <w:p w14:paraId="1FBA5DD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02" w:author="Benjamin Pannell" w:date="2014-10-22T19:28:00Z"/>
          <w:rFonts w:ascii="Consolas" w:eastAsia="Times New Roman" w:hAnsi="Consolas" w:cs="Consolas"/>
          <w:color w:val="5C5C5C"/>
          <w:sz w:val="18"/>
          <w:szCs w:val="18"/>
          <w:lang w:eastAsia="en-ZA"/>
        </w:rPr>
      </w:pPr>
      <w:ins w:id="5703" w:author="Benjamin Pannell" w:date="2014-10-22T19:28:00Z">
        <w:r w:rsidRPr="00311E07">
          <w:rPr>
            <w:rFonts w:ascii="Consolas" w:eastAsia="Times New Roman" w:hAnsi="Consolas" w:cs="Consolas"/>
            <w:color w:val="008200"/>
            <w:sz w:val="18"/>
            <w:szCs w:val="18"/>
            <w:bdr w:val="none" w:sz="0" w:space="0" w:color="auto" w:frame="1"/>
            <w:lang w:eastAsia="en-ZA"/>
          </w:rPr>
          <w:t> * &gt; </w:t>
        </w:r>
        <w:proofErr w:type="spellStart"/>
        <w:r w:rsidRPr="00311E07">
          <w:rPr>
            <w:rFonts w:ascii="Consolas" w:eastAsia="Times New Roman" w:hAnsi="Consolas" w:cs="Consolas"/>
            <w:color w:val="008200"/>
            <w:sz w:val="18"/>
            <w:szCs w:val="18"/>
            <w:bdr w:val="none" w:sz="0" w:space="0" w:color="auto" w:frame="1"/>
            <w:lang w:eastAsia="en-ZA"/>
          </w:rPr>
          <w:t>isowrite</w:t>
        </w:r>
        <w:proofErr w:type="spellEnd"/>
        <w:r w:rsidRPr="00311E07">
          <w:rPr>
            <w:rFonts w:ascii="Consolas" w:eastAsia="Times New Roman" w:hAnsi="Consolas" w:cs="Consolas"/>
            <w:color w:val="008200"/>
            <w:sz w:val="18"/>
            <w:szCs w:val="18"/>
            <w:bdr w:val="none" w:sz="0" w:space="0" w:color="auto" w:frame="1"/>
            <w:lang w:eastAsia="en-ZA"/>
          </w:rPr>
          <w:t> Hello World!</w:t>
        </w:r>
        <w:r w:rsidRPr="00311E07">
          <w:rPr>
            <w:rFonts w:ascii="Consolas" w:eastAsia="Times New Roman" w:hAnsi="Consolas" w:cs="Consolas"/>
            <w:color w:val="000000"/>
            <w:sz w:val="18"/>
            <w:szCs w:val="18"/>
            <w:bdr w:val="none" w:sz="0" w:space="0" w:color="auto" w:frame="1"/>
            <w:lang w:eastAsia="en-ZA"/>
          </w:rPr>
          <w:t> </w:t>
        </w:r>
      </w:ins>
    </w:p>
    <w:p w14:paraId="4BAE40D1"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04" w:author="Benjamin Pannell" w:date="2014-10-22T19:28:00Z"/>
          <w:rFonts w:ascii="Consolas" w:eastAsia="Times New Roman" w:hAnsi="Consolas" w:cs="Consolas"/>
          <w:color w:val="5C5C5C"/>
          <w:sz w:val="18"/>
          <w:szCs w:val="18"/>
          <w:lang w:eastAsia="en-ZA"/>
        </w:rPr>
      </w:pPr>
      <w:ins w:id="5705" w:author="Benjamin Pannell" w:date="2014-10-22T19:28:00Z">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76F9719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06" w:author="Benjamin Pannell" w:date="2014-10-22T19:28:00Z"/>
          <w:rFonts w:ascii="Consolas" w:eastAsia="Times New Roman" w:hAnsi="Consolas" w:cs="Consolas"/>
          <w:color w:val="5C5C5C"/>
          <w:sz w:val="18"/>
          <w:szCs w:val="18"/>
          <w:lang w:eastAsia="en-ZA"/>
        </w:rPr>
      </w:pPr>
      <w:ins w:id="5707"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5A8845C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08" w:author="Benjamin Pannell" w:date="2014-10-22T19:28:00Z"/>
          <w:rFonts w:ascii="Consolas" w:eastAsia="Times New Roman" w:hAnsi="Consolas" w:cs="Consolas"/>
          <w:color w:val="5C5C5C"/>
          <w:sz w:val="18"/>
          <w:szCs w:val="18"/>
          <w:lang w:eastAsia="en-ZA"/>
        </w:rPr>
      </w:pPr>
      <w:ins w:id="5709" w:author="Benjamin Pannell" w:date="2014-10-22T19:28:00Z">
        <w:r w:rsidRPr="00311E07">
          <w:rPr>
            <w:rFonts w:ascii="Consolas" w:eastAsia="Times New Roman" w:hAnsi="Consolas" w:cs="Consolas"/>
            <w:color w:val="808080"/>
            <w:sz w:val="18"/>
            <w:szCs w:val="18"/>
            <w:bdr w:val="none" w:sz="0" w:space="0" w:color="auto" w:frame="1"/>
            <w:lang w:eastAsia="en-ZA"/>
          </w:rPr>
          <w:t>#include "</w:t>
        </w:r>
        <w:proofErr w:type="gramStart"/>
        <w:r w:rsidRPr="00311E07">
          <w:rPr>
            <w:rFonts w:ascii="Consolas" w:eastAsia="Times New Roman" w:hAnsi="Consolas" w:cs="Consolas"/>
            <w:color w:val="808080"/>
            <w:sz w:val="18"/>
            <w:szCs w:val="18"/>
            <w:bdr w:val="none" w:sz="0" w:space="0" w:color="auto" w:frame="1"/>
            <w:lang w:eastAsia="en-ZA"/>
          </w:rPr>
          <w:t>..</w:t>
        </w:r>
        <w:proofErr w:type="gramEnd"/>
        <w:r w:rsidRPr="00311E07">
          <w:rPr>
            <w:rFonts w:ascii="Consolas" w:eastAsia="Times New Roman" w:hAnsi="Consolas" w:cs="Consolas"/>
            <w:color w:val="808080"/>
            <w:sz w:val="18"/>
            <w:szCs w:val="18"/>
            <w:bdr w:val="none" w:sz="0" w:space="0" w:color="auto" w:frame="1"/>
            <w:lang w:eastAsia="en-ZA"/>
          </w:rPr>
          <w:t>/libs/c/</w:t>
        </w:r>
        <w:proofErr w:type="spellStart"/>
        <w:r w:rsidRPr="00311E07">
          <w:rPr>
            <w:rFonts w:ascii="Consolas" w:eastAsia="Times New Roman" w:hAnsi="Consolas" w:cs="Consolas"/>
            <w:color w:val="808080"/>
            <w:sz w:val="18"/>
            <w:szCs w:val="18"/>
            <w:bdr w:val="none" w:sz="0" w:space="0" w:color="auto" w:frame="1"/>
            <w:lang w:eastAsia="en-ZA"/>
          </w:rPr>
          <w:t>isotope.h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38EA213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10" w:author="Benjamin Pannell" w:date="2014-10-22T19:28:00Z"/>
          <w:rFonts w:ascii="Consolas" w:eastAsia="Times New Roman" w:hAnsi="Consolas" w:cs="Consolas"/>
          <w:color w:val="5C5C5C"/>
          <w:sz w:val="18"/>
          <w:szCs w:val="18"/>
          <w:lang w:eastAsia="en-ZA"/>
        </w:rPr>
      </w:pPr>
      <w:ins w:id="5711" w:author="Benjamin Pannell" w:date="2014-10-22T19:28:00Z">
        <w:r w:rsidRPr="00311E07">
          <w:rPr>
            <w:rFonts w:ascii="Consolas" w:eastAsia="Times New Roman" w:hAnsi="Consolas" w:cs="Consolas"/>
            <w:color w:val="808080"/>
            <w:sz w:val="18"/>
            <w:szCs w:val="18"/>
            <w:bdr w:val="none" w:sz="0" w:space="0" w:color="auto" w:frame="1"/>
            <w:lang w:eastAsia="en-ZA"/>
          </w:rPr>
          <w:t>#include "</w:t>
        </w:r>
        <w:proofErr w:type="gramStart"/>
        <w:r w:rsidRPr="00311E07">
          <w:rPr>
            <w:rFonts w:ascii="Consolas" w:eastAsia="Times New Roman" w:hAnsi="Consolas" w:cs="Consolas"/>
            <w:color w:val="808080"/>
            <w:sz w:val="18"/>
            <w:szCs w:val="18"/>
            <w:bdr w:val="none" w:sz="0" w:space="0" w:color="auto" w:frame="1"/>
            <w:lang w:eastAsia="en-ZA"/>
          </w:rPr>
          <w:t>..</w:t>
        </w:r>
        <w:proofErr w:type="gramEnd"/>
        <w:r w:rsidRPr="00311E07">
          <w:rPr>
            <w:rFonts w:ascii="Consolas" w:eastAsia="Times New Roman" w:hAnsi="Consolas" w:cs="Consolas"/>
            <w:color w:val="808080"/>
            <w:sz w:val="18"/>
            <w:szCs w:val="18"/>
            <w:bdr w:val="none" w:sz="0" w:space="0" w:color="auto" w:frame="1"/>
            <w:lang w:eastAsia="en-ZA"/>
          </w:rPr>
          <w:t>/libs/c/</w:t>
        </w:r>
        <w:proofErr w:type="spellStart"/>
        <w:r w:rsidRPr="00311E07">
          <w:rPr>
            <w:rFonts w:ascii="Consolas" w:eastAsia="Times New Roman" w:hAnsi="Consolas" w:cs="Consolas"/>
            <w:color w:val="808080"/>
            <w:sz w:val="18"/>
            <w:szCs w:val="18"/>
            <w:bdr w:val="none" w:sz="0" w:space="0" w:color="auto" w:frame="1"/>
            <w:lang w:eastAsia="en-ZA"/>
          </w:rPr>
          <w:t>keylayouts.h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0909E63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12" w:author="Benjamin Pannell" w:date="2014-10-22T19:28:00Z"/>
          <w:rFonts w:ascii="Consolas" w:eastAsia="Times New Roman" w:hAnsi="Consolas" w:cs="Consolas"/>
          <w:color w:val="5C5C5C"/>
          <w:sz w:val="18"/>
          <w:szCs w:val="18"/>
          <w:lang w:eastAsia="en-ZA"/>
        </w:rPr>
      </w:pPr>
      <w:ins w:id="5713"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5BD2C47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14" w:author="Benjamin Pannell" w:date="2014-10-22T19:28:00Z"/>
          <w:rFonts w:ascii="Consolas" w:eastAsia="Times New Roman" w:hAnsi="Consolas" w:cs="Consolas"/>
          <w:color w:val="5C5C5C"/>
          <w:sz w:val="18"/>
          <w:szCs w:val="18"/>
          <w:lang w:eastAsia="en-ZA"/>
        </w:rPr>
      </w:pPr>
      <w:ins w:id="5715" w:author="Benjamin Pannell" w:date="2014-10-22T19:28:00Z">
        <w:r w:rsidRPr="00311E07">
          <w:rPr>
            <w:rFonts w:ascii="Consolas" w:eastAsia="Times New Roman" w:hAnsi="Consolas" w:cs="Consolas"/>
            <w:color w:val="808080"/>
            <w:sz w:val="18"/>
            <w:szCs w:val="18"/>
            <w:bdr w:val="none" w:sz="0" w:space="0" w:color="auto" w:frame="1"/>
            <w:lang w:eastAsia="en-ZA"/>
          </w:rPr>
          <w:t>#include "</w:t>
        </w:r>
        <w:proofErr w:type="spellStart"/>
        <w:r w:rsidRPr="00311E07">
          <w:rPr>
            <w:rFonts w:ascii="Consolas" w:eastAsia="Times New Roman" w:hAnsi="Consolas" w:cs="Consolas"/>
            <w:color w:val="808080"/>
            <w:sz w:val="18"/>
            <w:szCs w:val="18"/>
            <w:bdr w:val="none" w:sz="0" w:space="0" w:color="auto" w:frame="1"/>
            <w:lang w:eastAsia="en-ZA"/>
          </w:rPr>
          <w:t>cmdline.h</w:t>
        </w:r>
        <w:proofErr w:type="spellEnd"/>
        <w:r w:rsidRPr="00311E07">
          <w:rPr>
            <w:rFonts w:ascii="Consolas" w:eastAsia="Times New Roman" w:hAnsi="Consolas" w:cs="Consolas"/>
            <w:color w:val="80808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ins>
    </w:p>
    <w:p w14:paraId="3FC90C2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16" w:author="Benjamin Pannell" w:date="2014-10-22T19:28:00Z"/>
          <w:rFonts w:ascii="Consolas" w:eastAsia="Times New Roman" w:hAnsi="Consolas" w:cs="Consolas"/>
          <w:color w:val="5C5C5C"/>
          <w:sz w:val="18"/>
          <w:szCs w:val="18"/>
          <w:lang w:eastAsia="en-ZA"/>
        </w:rPr>
      </w:pPr>
      <w:ins w:id="5717"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1EE45A70"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18" w:author="Benjamin Pannell" w:date="2014-10-22T19:28:00Z"/>
          <w:rFonts w:ascii="Consolas" w:eastAsia="Times New Roman" w:hAnsi="Consolas" w:cs="Consolas"/>
          <w:color w:val="5C5C5C"/>
          <w:sz w:val="18"/>
          <w:szCs w:val="18"/>
          <w:lang w:eastAsia="en-ZA"/>
        </w:rPr>
      </w:pPr>
      <w:ins w:id="5719" w:author="Benjamin Pannell" w:date="2014-10-22T19:28: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stdio.h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396E307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20" w:author="Benjamin Pannell" w:date="2014-10-22T19:28:00Z"/>
          <w:rFonts w:ascii="Consolas" w:eastAsia="Times New Roman" w:hAnsi="Consolas" w:cs="Consolas"/>
          <w:color w:val="5C5C5C"/>
          <w:sz w:val="18"/>
          <w:szCs w:val="18"/>
          <w:lang w:eastAsia="en-ZA"/>
        </w:rPr>
      </w:pPr>
      <w:ins w:id="5721" w:author="Benjamin Pannell" w:date="2014-10-22T19:28: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string.h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5346EEE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22" w:author="Benjamin Pannell" w:date="2014-10-22T19:28:00Z"/>
          <w:rFonts w:ascii="Consolas" w:eastAsia="Times New Roman" w:hAnsi="Consolas" w:cs="Consolas"/>
          <w:color w:val="5C5C5C"/>
          <w:sz w:val="18"/>
          <w:szCs w:val="18"/>
          <w:lang w:eastAsia="en-ZA"/>
        </w:rPr>
      </w:pPr>
      <w:ins w:id="5723" w:author="Benjamin Pannell" w:date="2014-10-22T19:28:00Z">
        <w:r w:rsidRPr="00311E07">
          <w:rPr>
            <w:rFonts w:ascii="Consolas" w:eastAsia="Times New Roman" w:hAnsi="Consolas" w:cs="Consolas"/>
            <w:color w:val="808080"/>
            <w:sz w:val="18"/>
            <w:szCs w:val="18"/>
            <w:bdr w:val="none" w:sz="0" w:space="0" w:color="auto" w:frame="1"/>
            <w:lang w:eastAsia="en-ZA"/>
          </w:rPr>
          <w:t>#include &lt;</w:t>
        </w:r>
        <w:proofErr w:type="spellStart"/>
        <w:r w:rsidRPr="00311E07">
          <w:rPr>
            <w:rFonts w:ascii="Consolas" w:eastAsia="Times New Roman" w:hAnsi="Consolas" w:cs="Consolas"/>
            <w:color w:val="808080"/>
            <w:sz w:val="18"/>
            <w:szCs w:val="18"/>
            <w:bdr w:val="none" w:sz="0" w:space="0" w:color="auto" w:frame="1"/>
            <w:lang w:eastAsia="en-ZA"/>
          </w:rPr>
          <w:t>stdlib.h</w:t>
        </w:r>
        <w:proofErr w:type="spellEnd"/>
        <w:r w:rsidRPr="00311E07">
          <w:rPr>
            <w:rFonts w:ascii="Consolas" w:eastAsia="Times New Roman" w:hAnsi="Consolas" w:cs="Consolas"/>
            <w:color w:val="808080"/>
            <w:sz w:val="18"/>
            <w:szCs w:val="18"/>
            <w:bdr w:val="none" w:sz="0" w:space="0" w:color="auto" w:frame="1"/>
            <w:lang w:eastAsia="en-ZA"/>
          </w:rPr>
          <w:t>&gt;</w:t>
        </w:r>
        <w:r w:rsidRPr="00311E07">
          <w:rPr>
            <w:rFonts w:ascii="Consolas" w:eastAsia="Times New Roman" w:hAnsi="Consolas" w:cs="Consolas"/>
            <w:color w:val="000000"/>
            <w:sz w:val="18"/>
            <w:szCs w:val="18"/>
            <w:bdr w:val="none" w:sz="0" w:space="0" w:color="auto" w:frame="1"/>
            <w:lang w:eastAsia="en-ZA"/>
          </w:rPr>
          <w:t>  </w:t>
        </w:r>
      </w:ins>
    </w:p>
    <w:p w14:paraId="6348A07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24" w:author="Benjamin Pannell" w:date="2014-10-22T19:28:00Z"/>
          <w:rFonts w:ascii="Consolas" w:eastAsia="Times New Roman" w:hAnsi="Consolas" w:cs="Consolas"/>
          <w:color w:val="5C5C5C"/>
          <w:sz w:val="18"/>
          <w:szCs w:val="18"/>
          <w:lang w:eastAsia="en-ZA"/>
        </w:rPr>
      </w:pPr>
      <w:ins w:id="5725"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7440A8B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26" w:author="Benjamin Pannell" w:date="2014-10-22T19:28:00Z"/>
          <w:rFonts w:ascii="Consolas" w:eastAsia="Times New Roman" w:hAnsi="Consolas" w:cs="Consolas"/>
          <w:color w:val="5C5C5C"/>
          <w:sz w:val="18"/>
          <w:szCs w:val="18"/>
          <w:lang w:eastAsia="en-ZA"/>
        </w:rPr>
      </w:pPr>
      <w:proofErr w:type="spellStart"/>
      <w:ins w:id="5727" w:author="Benjamin Pannell" w:date="2014-10-22T19:28:00Z">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main(</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006699"/>
            <w:sz w:val="18"/>
            <w:szCs w:val="18"/>
            <w:bdr w:val="none" w:sz="0" w:space="0" w:color="auto" w:frame="1"/>
            <w:lang w:eastAsia="en-ZA"/>
          </w:rPr>
          <w:t>const</w:t>
        </w:r>
        <w:proofErr w:type="spellEnd"/>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  </w:t>
        </w:r>
      </w:ins>
    </w:p>
    <w:p w14:paraId="6F94F96C"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28" w:author="Benjamin Pannell" w:date="2014-10-22T19:28:00Z"/>
          <w:rFonts w:ascii="Consolas" w:eastAsia="Times New Roman" w:hAnsi="Consolas" w:cs="Consolas"/>
          <w:color w:val="5C5C5C"/>
          <w:sz w:val="18"/>
          <w:szCs w:val="18"/>
          <w:lang w:eastAsia="en-ZA"/>
        </w:rPr>
      </w:pPr>
      <w:ins w:id="5729"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b/>
            <w:bCs/>
            <w:color w:val="2E8B57"/>
            <w:sz w:val="18"/>
            <w:szCs w:val="18"/>
            <w:bdr w:val="none" w:sz="0" w:space="0" w:color="auto" w:frame="1"/>
            <w:lang w:eastAsia="en-ZA"/>
          </w:rPr>
          <w:t>int</w:t>
        </w:r>
        <w:proofErr w:type="spellEnd"/>
        <w:r w:rsidRPr="00311E07">
          <w:rPr>
            <w:rFonts w:ascii="Consolas" w:eastAsia="Times New Roman" w:hAnsi="Consolas" w:cs="Consolas"/>
            <w:color w:val="000000"/>
            <w:sz w:val="18"/>
            <w:szCs w:val="18"/>
            <w:bdr w:val="none" w:sz="0" w:space="0" w:color="auto" w:frame="1"/>
            <w:lang w:eastAsia="en-ZA"/>
          </w:rPr>
          <w:t> isotope;  </w:t>
        </w:r>
      </w:ins>
    </w:p>
    <w:p w14:paraId="4131A42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30" w:author="Benjamin Pannell" w:date="2014-10-22T19:28:00Z"/>
          <w:rFonts w:ascii="Consolas" w:eastAsia="Times New Roman" w:hAnsi="Consolas" w:cs="Consolas"/>
          <w:color w:val="5C5C5C"/>
          <w:sz w:val="18"/>
          <w:szCs w:val="18"/>
          <w:lang w:eastAsia="en-ZA"/>
        </w:rPr>
      </w:pPr>
      <w:ins w:id="5731"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w:t>
        </w:r>
      </w:ins>
    </w:p>
    <w:p w14:paraId="2872AEF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32" w:author="Benjamin Pannell" w:date="2014-10-22T19:28:00Z"/>
          <w:rFonts w:ascii="Consolas" w:eastAsia="Times New Roman" w:hAnsi="Consolas" w:cs="Consolas"/>
          <w:color w:val="5C5C5C"/>
          <w:sz w:val="18"/>
          <w:szCs w:val="18"/>
          <w:lang w:eastAsia="en-ZA"/>
        </w:rPr>
      </w:pPr>
      <w:ins w:id="5733"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hasWritten</w:t>
        </w:r>
        <w:proofErr w:type="spellEnd"/>
        <w:r w:rsidRPr="00311E07">
          <w:rPr>
            <w:rFonts w:ascii="Consolas" w:eastAsia="Times New Roman" w:hAnsi="Consolas" w:cs="Consolas"/>
            <w:color w:val="000000"/>
            <w:sz w:val="18"/>
            <w:szCs w:val="18"/>
            <w:bdr w:val="none" w:sz="0" w:space="0" w:color="auto" w:frame="1"/>
            <w:lang w:eastAsia="en-ZA"/>
          </w:rPr>
          <w:t> = 0;  </w:t>
        </w:r>
      </w:ins>
    </w:p>
    <w:p w14:paraId="52AE911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34" w:author="Benjamin Pannell" w:date="2014-10-22T19:28:00Z"/>
          <w:rFonts w:ascii="Consolas" w:eastAsia="Times New Roman" w:hAnsi="Consolas" w:cs="Consolas"/>
          <w:color w:val="5C5C5C"/>
          <w:sz w:val="18"/>
          <w:szCs w:val="18"/>
          <w:lang w:eastAsia="en-ZA"/>
        </w:rPr>
      </w:pPr>
      <w:ins w:id="5735"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0E021AD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36" w:author="Benjamin Pannell" w:date="2014-10-22T19:28:00Z"/>
          <w:rFonts w:ascii="Consolas" w:eastAsia="Times New Roman" w:hAnsi="Consolas" w:cs="Consolas"/>
          <w:color w:val="5C5C5C"/>
          <w:sz w:val="18"/>
          <w:szCs w:val="18"/>
          <w:lang w:eastAsia="en-ZA"/>
        </w:rPr>
      </w:pPr>
      <w:ins w:id="5737"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cmd_init</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argc</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argv</w:t>
        </w:r>
        <w:proofErr w:type="spellEnd"/>
        <w:r w:rsidRPr="00311E07">
          <w:rPr>
            <w:rFonts w:ascii="Consolas" w:eastAsia="Times New Roman" w:hAnsi="Consolas" w:cs="Consolas"/>
            <w:color w:val="000000"/>
            <w:sz w:val="18"/>
            <w:szCs w:val="18"/>
            <w:bdr w:val="none" w:sz="0" w:space="0" w:color="auto" w:frame="1"/>
            <w:lang w:eastAsia="en-ZA"/>
          </w:rPr>
          <w:t>);  </w:t>
        </w:r>
      </w:ins>
    </w:p>
    <w:p w14:paraId="01CD90D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38" w:author="Benjamin Pannell" w:date="2014-10-22T19:28:00Z"/>
          <w:rFonts w:ascii="Consolas" w:eastAsia="Times New Roman" w:hAnsi="Consolas" w:cs="Consolas"/>
          <w:color w:val="5C5C5C"/>
          <w:sz w:val="18"/>
          <w:szCs w:val="18"/>
          <w:lang w:eastAsia="en-ZA"/>
        </w:rPr>
      </w:pPr>
      <w:ins w:id="5739"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463B3C6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40" w:author="Benjamin Pannell" w:date="2014-10-22T19:28:00Z"/>
          <w:rFonts w:ascii="Consolas" w:eastAsia="Times New Roman" w:hAnsi="Consolas" w:cs="Consolas"/>
          <w:color w:val="5C5C5C"/>
          <w:sz w:val="18"/>
          <w:szCs w:val="18"/>
          <w:lang w:eastAsia="en-ZA"/>
        </w:rPr>
      </w:pPr>
      <w:ins w:id="5741"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cmd_hasFlag</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ins>
    </w:p>
    <w:p w14:paraId="698A597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42" w:author="Benjamin Pannell" w:date="2014-10-22T19:28:00Z"/>
          <w:rFonts w:ascii="Consolas" w:eastAsia="Times New Roman" w:hAnsi="Consolas" w:cs="Consolas"/>
          <w:color w:val="5C5C5C"/>
          <w:sz w:val="18"/>
          <w:szCs w:val="18"/>
          <w:lang w:eastAsia="en-ZA"/>
        </w:rPr>
      </w:pPr>
      <w:ins w:id="5743"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printf</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"Isotope Keyboard Writer\n"</w:t>
        </w:r>
        <w:r w:rsidRPr="00311E07">
          <w:rPr>
            <w:rFonts w:ascii="Consolas" w:eastAsia="Times New Roman" w:hAnsi="Consolas" w:cs="Consolas"/>
            <w:color w:val="000000"/>
            <w:sz w:val="18"/>
            <w:szCs w:val="18"/>
            <w:bdr w:val="none" w:sz="0" w:space="0" w:color="auto" w:frame="1"/>
            <w:lang w:eastAsia="en-ZA"/>
          </w:rPr>
          <w:t>);  </w:t>
        </w:r>
      </w:ins>
    </w:p>
    <w:p w14:paraId="7B975E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44" w:author="Benjamin Pannell" w:date="2014-10-22T19:28:00Z"/>
          <w:rFonts w:ascii="Consolas" w:eastAsia="Times New Roman" w:hAnsi="Consolas" w:cs="Consolas"/>
          <w:color w:val="5C5C5C"/>
          <w:sz w:val="18"/>
          <w:szCs w:val="18"/>
          <w:lang w:eastAsia="en-ZA"/>
        </w:rPr>
      </w:pPr>
      <w:ins w:id="5745"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printf</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"Usage: %s Hello World!\n"</w:t>
        </w:r>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cmd_application</w:t>
        </w:r>
        <w:proofErr w:type="spellEnd"/>
        <w:r w:rsidRPr="00311E07">
          <w:rPr>
            <w:rFonts w:ascii="Consolas" w:eastAsia="Times New Roman" w:hAnsi="Consolas" w:cs="Consolas"/>
            <w:color w:val="000000"/>
            <w:sz w:val="18"/>
            <w:szCs w:val="18"/>
            <w:bdr w:val="none" w:sz="0" w:space="0" w:color="auto" w:frame="1"/>
            <w:lang w:eastAsia="en-ZA"/>
          </w:rPr>
          <w:t>());  </w:t>
        </w:r>
      </w:ins>
    </w:p>
    <w:p w14:paraId="79003CE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46" w:author="Benjamin Pannell" w:date="2014-10-22T19:28:00Z"/>
          <w:rFonts w:ascii="Consolas" w:eastAsia="Times New Roman" w:hAnsi="Consolas" w:cs="Consolas"/>
          <w:color w:val="5C5C5C"/>
          <w:sz w:val="18"/>
          <w:szCs w:val="18"/>
          <w:lang w:eastAsia="en-ZA"/>
        </w:rPr>
      </w:pPr>
      <w:ins w:id="5747"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ins>
    </w:p>
    <w:p w14:paraId="192CCFC5"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48" w:author="Benjamin Pannell" w:date="2014-10-22T19:28:00Z"/>
          <w:rFonts w:ascii="Consolas" w:eastAsia="Times New Roman" w:hAnsi="Consolas" w:cs="Consolas"/>
          <w:color w:val="5C5C5C"/>
          <w:sz w:val="18"/>
          <w:szCs w:val="18"/>
          <w:lang w:eastAsia="en-ZA"/>
        </w:rPr>
      </w:pPr>
      <w:ins w:id="5749" w:author="Benjamin Pannell" w:date="2014-10-22T19:28:00Z">
        <w:r w:rsidRPr="00311E07">
          <w:rPr>
            <w:rFonts w:ascii="Consolas" w:eastAsia="Times New Roman" w:hAnsi="Consolas" w:cs="Consolas"/>
            <w:color w:val="000000"/>
            <w:sz w:val="18"/>
            <w:szCs w:val="18"/>
            <w:bdr w:val="none" w:sz="0" w:space="0" w:color="auto" w:frame="1"/>
            <w:lang w:eastAsia="en-ZA"/>
          </w:rPr>
          <w:t>    }  </w:t>
        </w:r>
      </w:ins>
    </w:p>
    <w:p w14:paraId="672B836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50" w:author="Benjamin Pannell" w:date="2014-10-22T19:28:00Z"/>
          <w:rFonts w:ascii="Consolas" w:eastAsia="Times New Roman" w:hAnsi="Consolas" w:cs="Consolas"/>
          <w:color w:val="5C5C5C"/>
          <w:sz w:val="18"/>
          <w:szCs w:val="18"/>
          <w:lang w:eastAsia="en-ZA"/>
        </w:rPr>
      </w:pPr>
      <w:ins w:id="5751"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0B5D8B52"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52" w:author="Benjamin Pannell" w:date="2014-10-22T19:28:00Z"/>
          <w:rFonts w:ascii="Consolas" w:eastAsia="Times New Roman" w:hAnsi="Consolas" w:cs="Consolas"/>
          <w:color w:val="5C5C5C"/>
          <w:sz w:val="18"/>
          <w:szCs w:val="18"/>
          <w:lang w:eastAsia="en-ZA"/>
        </w:rPr>
      </w:pPr>
      <w:ins w:id="5753"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w:t>
        </w:r>
        <w:proofErr w:type="spellStart"/>
        <w:r w:rsidRPr="00311E07">
          <w:rPr>
            <w:rFonts w:ascii="Consolas" w:eastAsia="Times New Roman" w:hAnsi="Consolas" w:cs="Consolas"/>
            <w:color w:val="000000"/>
            <w:sz w:val="18"/>
            <w:szCs w:val="18"/>
            <w:bdr w:val="none" w:sz="0" w:space="0" w:color="auto" w:frame="1"/>
            <w:lang w:eastAsia="en-ZA"/>
          </w:rPr>
          <w:t>isotope_open</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color w:val="0000FF"/>
            <w:sz w:val="18"/>
            <w:szCs w:val="18"/>
            <w:bdr w:val="none" w:sz="0" w:space="0" w:color="auto" w:frame="1"/>
            <w:lang w:eastAsia="en-ZA"/>
          </w:rPr>
          <w:t>"/</w:t>
        </w:r>
        <w:proofErr w:type="spellStart"/>
        <w:r w:rsidRPr="00311E07">
          <w:rPr>
            <w:rFonts w:ascii="Consolas" w:eastAsia="Times New Roman" w:hAnsi="Consolas" w:cs="Consolas"/>
            <w:color w:val="0000FF"/>
            <w:sz w:val="18"/>
            <w:szCs w:val="18"/>
            <w:bdr w:val="none" w:sz="0" w:space="0" w:color="auto" w:frame="1"/>
            <w:lang w:eastAsia="en-ZA"/>
          </w:rPr>
          <w:t>dev</w:t>
        </w:r>
        <w:proofErr w:type="spellEnd"/>
        <w:r w:rsidRPr="00311E07">
          <w:rPr>
            <w:rFonts w:ascii="Consolas" w:eastAsia="Times New Roman" w:hAnsi="Consolas" w:cs="Consolas"/>
            <w:color w:val="0000FF"/>
            <w:sz w:val="18"/>
            <w:szCs w:val="18"/>
            <w:bdr w:val="none" w:sz="0" w:space="0" w:color="auto" w:frame="1"/>
            <w:lang w:eastAsia="en-ZA"/>
          </w:rPr>
          <w:t>/ttyAMA0"</w:t>
        </w:r>
        <w:r w:rsidRPr="00311E07">
          <w:rPr>
            <w:rFonts w:ascii="Consolas" w:eastAsia="Times New Roman" w:hAnsi="Consolas" w:cs="Consolas"/>
            <w:color w:val="000000"/>
            <w:sz w:val="18"/>
            <w:szCs w:val="18"/>
            <w:bdr w:val="none" w:sz="0" w:space="0" w:color="auto" w:frame="1"/>
            <w:lang w:eastAsia="en-ZA"/>
          </w:rPr>
          <w:t>)) {  </w:t>
        </w:r>
      </w:ins>
    </w:p>
    <w:p w14:paraId="1EB68E66"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54" w:author="Benjamin Pannell" w:date="2014-10-22T19:28:00Z"/>
          <w:rFonts w:ascii="Consolas" w:eastAsia="Times New Roman" w:hAnsi="Consolas" w:cs="Consolas"/>
          <w:color w:val="5C5C5C"/>
          <w:sz w:val="18"/>
          <w:szCs w:val="18"/>
          <w:lang w:eastAsia="en-ZA"/>
        </w:rPr>
      </w:pPr>
      <w:ins w:id="5755"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cmd_length</w:t>
        </w:r>
        <w:proofErr w:type="spellEnd"/>
        <w:r w:rsidRPr="00311E07">
          <w:rPr>
            <w:rFonts w:ascii="Consolas" w:eastAsia="Times New Roman" w:hAnsi="Consolas" w:cs="Consolas"/>
            <w:color w:val="000000"/>
            <w:sz w:val="18"/>
            <w:szCs w:val="18"/>
            <w:bdr w:val="none" w:sz="0" w:space="0" w:color="auto" w:frame="1"/>
            <w:lang w:eastAsia="en-ZA"/>
          </w:rPr>
          <w:t>())  </w:t>
        </w:r>
      </w:ins>
    </w:p>
    <w:p w14:paraId="5C81AF1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56" w:author="Benjamin Pannell" w:date="2014-10-22T19:28:00Z"/>
          <w:rFonts w:ascii="Consolas" w:eastAsia="Times New Roman" w:hAnsi="Consolas" w:cs="Consolas"/>
          <w:color w:val="5C5C5C"/>
          <w:sz w:val="18"/>
          <w:szCs w:val="18"/>
          <w:lang w:eastAsia="en-ZA"/>
        </w:rPr>
      </w:pPr>
      <w:ins w:id="5757"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cmd_nextArgument</w:t>
        </w:r>
        <w:proofErr w:type="spellEnd"/>
        <w:r w:rsidRPr="00311E07">
          <w:rPr>
            <w:rFonts w:ascii="Consolas" w:eastAsia="Times New Roman" w:hAnsi="Consolas" w:cs="Consolas"/>
            <w:color w:val="000000"/>
            <w:sz w:val="18"/>
            <w:szCs w:val="18"/>
            <w:bdr w:val="none" w:sz="0" w:space="0" w:color="auto" w:frame="1"/>
            <w:lang w:eastAsia="en-ZA"/>
          </w:rPr>
          <w:t>()) {  </w:t>
        </w:r>
      </w:ins>
    </w:p>
    <w:p w14:paraId="76266BC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58" w:author="Benjamin Pannell" w:date="2014-10-22T19:28:00Z"/>
          <w:rFonts w:ascii="Consolas" w:eastAsia="Times New Roman" w:hAnsi="Consolas" w:cs="Consolas"/>
          <w:color w:val="5C5C5C"/>
          <w:sz w:val="18"/>
          <w:szCs w:val="18"/>
          <w:lang w:eastAsia="en-ZA"/>
        </w:rPr>
      </w:pPr>
      <w:ins w:id="5759"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hasWritten</w:t>
        </w:r>
        <w:proofErr w:type="spellEnd"/>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isotope_text</w:t>
        </w:r>
        <w:proofErr w:type="spellEnd"/>
        <w:r w:rsidRPr="00311E07">
          <w:rPr>
            <w:rFonts w:ascii="Consolas" w:eastAsia="Times New Roman" w:hAnsi="Consolas" w:cs="Consolas"/>
            <w:color w:val="000000"/>
            <w:sz w:val="18"/>
            <w:szCs w:val="18"/>
            <w:bdr w:val="none" w:sz="0" w:space="0" w:color="auto" w:frame="1"/>
            <w:lang w:eastAsia="en-ZA"/>
          </w:rPr>
          <w:t>(isotope, </w:t>
        </w:r>
        <w:r w:rsidRPr="00311E07">
          <w:rPr>
            <w:rFonts w:ascii="Consolas" w:eastAsia="Times New Roman" w:hAnsi="Consolas" w:cs="Consolas"/>
            <w:color w:val="0000FF"/>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ins>
    </w:p>
    <w:p w14:paraId="3B029A00"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60" w:author="Benjamin Pannell" w:date="2014-10-22T19:28:00Z"/>
          <w:rFonts w:ascii="Consolas" w:eastAsia="Times New Roman" w:hAnsi="Consolas" w:cs="Consolas"/>
          <w:color w:val="5C5C5C"/>
          <w:sz w:val="18"/>
          <w:szCs w:val="18"/>
          <w:lang w:eastAsia="en-ZA"/>
        </w:rPr>
      </w:pPr>
      <w:ins w:id="5761"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isotope_text</w:t>
        </w:r>
        <w:proofErr w:type="spellEnd"/>
        <w:r w:rsidRPr="00311E07">
          <w:rPr>
            <w:rFonts w:ascii="Consolas" w:eastAsia="Times New Roman" w:hAnsi="Consolas" w:cs="Consolas"/>
            <w:color w:val="000000"/>
            <w:sz w:val="18"/>
            <w:szCs w:val="18"/>
            <w:bdr w:val="none" w:sz="0" w:space="0" w:color="auto" w:frame="1"/>
            <w:lang w:eastAsia="en-ZA"/>
          </w:rPr>
          <w:t>(isotope, text);  </w:t>
        </w:r>
      </w:ins>
    </w:p>
    <w:p w14:paraId="6DDAB5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62" w:author="Benjamin Pannell" w:date="2014-10-22T19:28:00Z"/>
          <w:rFonts w:ascii="Consolas" w:eastAsia="Times New Roman" w:hAnsi="Consolas" w:cs="Consolas"/>
          <w:color w:val="5C5C5C"/>
          <w:sz w:val="18"/>
          <w:szCs w:val="18"/>
          <w:lang w:eastAsia="en-ZA"/>
        </w:rPr>
      </w:pPr>
      <w:ins w:id="5763"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hasWritten</w:t>
        </w:r>
        <w:proofErr w:type="spellEnd"/>
        <w:r w:rsidRPr="00311E07">
          <w:rPr>
            <w:rFonts w:ascii="Consolas" w:eastAsia="Times New Roman" w:hAnsi="Consolas" w:cs="Consolas"/>
            <w:color w:val="000000"/>
            <w:sz w:val="18"/>
            <w:szCs w:val="18"/>
            <w:bdr w:val="none" w:sz="0" w:space="0" w:color="auto" w:frame="1"/>
            <w:lang w:eastAsia="en-ZA"/>
          </w:rPr>
          <w:t> = 1;  </w:t>
        </w:r>
      </w:ins>
    </w:p>
    <w:p w14:paraId="7A77EF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64" w:author="Benjamin Pannell" w:date="2014-10-22T19:28:00Z"/>
          <w:rFonts w:ascii="Consolas" w:eastAsia="Times New Roman" w:hAnsi="Consolas" w:cs="Consolas"/>
          <w:color w:val="5C5C5C"/>
          <w:sz w:val="18"/>
          <w:szCs w:val="18"/>
          <w:lang w:eastAsia="en-ZA"/>
        </w:rPr>
      </w:pPr>
      <w:ins w:id="5765" w:author="Benjamin Pannell" w:date="2014-10-22T19:28:00Z">
        <w:r w:rsidRPr="00311E07">
          <w:rPr>
            <w:rFonts w:ascii="Consolas" w:eastAsia="Times New Roman" w:hAnsi="Consolas" w:cs="Consolas"/>
            <w:color w:val="000000"/>
            <w:sz w:val="18"/>
            <w:szCs w:val="18"/>
            <w:bdr w:val="none" w:sz="0" w:space="0" w:color="auto" w:frame="1"/>
            <w:lang w:eastAsia="en-ZA"/>
          </w:rPr>
          <w:t>            }  </w:t>
        </w:r>
      </w:ins>
    </w:p>
    <w:p w14:paraId="661AE43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66" w:author="Benjamin Pannell" w:date="2014-10-22T19:28:00Z"/>
          <w:rFonts w:ascii="Consolas" w:eastAsia="Times New Roman" w:hAnsi="Consolas" w:cs="Consolas"/>
          <w:color w:val="5C5C5C"/>
          <w:sz w:val="18"/>
          <w:szCs w:val="18"/>
          <w:lang w:eastAsia="en-ZA"/>
        </w:rPr>
      </w:pPr>
      <w:ins w:id="5767"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ins>
    </w:p>
    <w:p w14:paraId="30B1329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68" w:author="Benjamin Pannell" w:date="2014-10-22T19:28:00Z"/>
          <w:rFonts w:ascii="Consolas" w:eastAsia="Times New Roman" w:hAnsi="Consolas" w:cs="Consolas"/>
          <w:color w:val="5C5C5C"/>
          <w:sz w:val="18"/>
          <w:szCs w:val="18"/>
          <w:lang w:eastAsia="en-ZA"/>
        </w:rPr>
      </w:pPr>
      <w:ins w:id="5769" w:author="Benjamin Pannell" w:date="2014-10-22T19:28:00Z">
        <w:r w:rsidRPr="00311E07">
          <w:rPr>
            <w:rFonts w:ascii="Consolas" w:eastAsia="Times New Roman" w:hAnsi="Consolas" w:cs="Consolas"/>
            <w:color w:val="000000"/>
            <w:sz w:val="18"/>
            <w:szCs w:val="18"/>
            <w:bdr w:val="none" w:sz="0" w:space="0" w:color="auto" w:frame="1"/>
            <w:lang w:eastAsia="en-ZA"/>
          </w:rPr>
          <w:t>            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malloc</w:t>
        </w:r>
        <w:proofErr w:type="spellEnd"/>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b/>
            <w:bCs/>
            <w:color w:val="006699"/>
            <w:sz w:val="18"/>
            <w:szCs w:val="18"/>
            <w:bdr w:val="none" w:sz="0" w:space="0" w:color="auto" w:frame="1"/>
            <w:lang w:eastAsia="en-ZA"/>
          </w:rPr>
          <w:t>sizeof</w:t>
        </w:r>
        <w:proofErr w:type="spellEnd"/>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 512);  </w:t>
        </w:r>
      </w:ins>
    </w:p>
    <w:p w14:paraId="18EEE8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70" w:author="Benjamin Pannell" w:date="2014-10-22T19:28:00Z"/>
          <w:rFonts w:ascii="Consolas" w:eastAsia="Times New Roman" w:hAnsi="Consolas" w:cs="Consolas"/>
          <w:color w:val="5C5C5C"/>
          <w:sz w:val="18"/>
          <w:szCs w:val="18"/>
          <w:lang w:eastAsia="en-ZA"/>
        </w:rPr>
      </w:pPr>
      <w:ins w:id="5771"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memset</w:t>
        </w:r>
        <w:proofErr w:type="spellEnd"/>
        <w:r w:rsidRPr="00311E07">
          <w:rPr>
            <w:rFonts w:ascii="Consolas" w:eastAsia="Times New Roman" w:hAnsi="Consolas" w:cs="Consolas"/>
            <w:color w:val="000000"/>
            <w:sz w:val="18"/>
            <w:szCs w:val="18"/>
            <w:bdr w:val="none" w:sz="0" w:space="0" w:color="auto" w:frame="1"/>
            <w:lang w:eastAsia="en-ZA"/>
          </w:rPr>
          <w:t>(text, 0, 512);  </w:t>
        </w:r>
      </w:ins>
    </w:p>
    <w:p w14:paraId="20603D0A"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72" w:author="Benjamin Pannell" w:date="2014-10-22T19:28:00Z"/>
          <w:rFonts w:ascii="Consolas" w:eastAsia="Times New Roman" w:hAnsi="Consolas" w:cs="Consolas"/>
          <w:color w:val="5C5C5C"/>
          <w:sz w:val="18"/>
          <w:szCs w:val="18"/>
          <w:lang w:eastAsia="en-ZA"/>
        </w:rPr>
      </w:pPr>
      <w:ins w:id="5773"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w:t>
        </w:r>
        <w:proofErr w:type="spellStart"/>
        <w:r w:rsidRPr="00311E07">
          <w:rPr>
            <w:rFonts w:ascii="Consolas" w:eastAsia="Times New Roman" w:hAnsi="Consolas" w:cs="Consolas"/>
            <w:color w:val="000000"/>
            <w:sz w:val="18"/>
            <w:szCs w:val="18"/>
            <w:bdr w:val="none" w:sz="0" w:space="0" w:color="auto" w:frame="1"/>
            <w:lang w:eastAsia="en-ZA"/>
          </w:rPr>
          <w:t>fgets</w:t>
        </w:r>
        <w:proofErr w:type="spellEnd"/>
        <w:r w:rsidRPr="00311E07">
          <w:rPr>
            <w:rFonts w:ascii="Consolas" w:eastAsia="Times New Roman" w:hAnsi="Consolas" w:cs="Consolas"/>
            <w:color w:val="000000"/>
            <w:sz w:val="18"/>
            <w:szCs w:val="18"/>
            <w:bdr w:val="none" w:sz="0" w:space="0" w:color="auto" w:frame="1"/>
            <w:lang w:eastAsia="en-ZA"/>
          </w:rPr>
          <w:t>(text, 511, </w:t>
        </w:r>
        <w:proofErr w:type="spellStart"/>
        <w:r w:rsidRPr="00311E07">
          <w:rPr>
            <w:rFonts w:ascii="Consolas" w:eastAsia="Times New Roman" w:hAnsi="Consolas" w:cs="Consolas"/>
            <w:color w:val="000000"/>
            <w:sz w:val="18"/>
            <w:szCs w:val="18"/>
            <w:bdr w:val="none" w:sz="0" w:space="0" w:color="auto" w:frame="1"/>
            <w:lang w:eastAsia="en-ZA"/>
          </w:rPr>
          <w:t>stdin</w:t>
        </w:r>
        <w:proofErr w:type="spellEnd"/>
        <w:r w:rsidRPr="00311E07">
          <w:rPr>
            <w:rFonts w:ascii="Consolas" w:eastAsia="Times New Roman" w:hAnsi="Consolas" w:cs="Consolas"/>
            <w:color w:val="000000"/>
            <w:sz w:val="18"/>
            <w:szCs w:val="18"/>
            <w:bdr w:val="none" w:sz="0" w:space="0" w:color="auto" w:frame="1"/>
            <w:lang w:eastAsia="en-ZA"/>
          </w:rPr>
          <w:t>))  </w:t>
        </w:r>
      </w:ins>
    </w:p>
    <w:p w14:paraId="27127177"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74" w:author="Benjamin Pannell" w:date="2014-10-22T19:28:00Z"/>
          <w:rFonts w:ascii="Consolas" w:eastAsia="Times New Roman" w:hAnsi="Consolas" w:cs="Consolas"/>
          <w:color w:val="5C5C5C"/>
          <w:sz w:val="18"/>
          <w:szCs w:val="18"/>
          <w:lang w:eastAsia="en-ZA"/>
        </w:rPr>
      </w:pPr>
      <w:ins w:id="5775"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isotope_text</w:t>
        </w:r>
        <w:proofErr w:type="spellEnd"/>
        <w:r w:rsidRPr="00311E07">
          <w:rPr>
            <w:rFonts w:ascii="Consolas" w:eastAsia="Times New Roman" w:hAnsi="Consolas" w:cs="Consolas"/>
            <w:color w:val="000000"/>
            <w:sz w:val="18"/>
            <w:szCs w:val="18"/>
            <w:bdr w:val="none" w:sz="0" w:space="0" w:color="auto" w:frame="1"/>
            <w:lang w:eastAsia="en-ZA"/>
          </w:rPr>
          <w:t>(isotope, text);  </w:t>
        </w:r>
      </w:ins>
    </w:p>
    <w:p w14:paraId="0997AAF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76" w:author="Benjamin Pannell" w:date="2014-10-22T19:28:00Z"/>
          <w:rFonts w:ascii="Consolas" w:eastAsia="Times New Roman" w:hAnsi="Consolas" w:cs="Consolas"/>
          <w:color w:val="5C5C5C"/>
          <w:sz w:val="18"/>
          <w:szCs w:val="18"/>
          <w:lang w:eastAsia="en-ZA"/>
        </w:rPr>
      </w:pPr>
      <w:ins w:id="5777" w:author="Benjamin Pannell" w:date="2014-10-22T19:28:00Z">
        <w:r w:rsidRPr="00311E07">
          <w:rPr>
            <w:rFonts w:ascii="Consolas" w:eastAsia="Times New Roman" w:hAnsi="Consolas" w:cs="Consolas"/>
            <w:color w:val="000000"/>
            <w:sz w:val="18"/>
            <w:szCs w:val="18"/>
            <w:bdr w:val="none" w:sz="0" w:space="0" w:color="auto" w:frame="1"/>
            <w:lang w:eastAsia="en-ZA"/>
          </w:rPr>
          <w:t>        }  </w:t>
        </w:r>
      </w:ins>
    </w:p>
    <w:p w14:paraId="1A876DB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78" w:author="Benjamin Pannell" w:date="2014-10-22T19:28:00Z"/>
          <w:rFonts w:ascii="Consolas" w:eastAsia="Times New Roman" w:hAnsi="Consolas" w:cs="Consolas"/>
          <w:color w:val="5C5C5C"/>
          <w:sz w:val="18"/>
          <w:szCs w:val="18"/>
          <w:lang w:eastAsia="en-ZA"/>
        </w:rPr>
      </w:pPr>
      <w:ins w:id="5779" w:author="Benjamin Pannell" w:date="2014-10-22T19:28:00Z">
        <w:r w:rsidRPr="00311E07">
          <w:rPr>
            <w:rFonts w:ascii="Consolas" w:eastAsia="Times New Roman" w:hAnsi="Consolas" w:cs="Consolas"/>
            <w:color w:val="000000"/>
            <w:sz w:val="18"/>
            <w:szCs w:val="18"/>
            <w:bdr w:val="none" w:sz="0" w:space="0" w:color="auto" w:frame="1"/>
            <w:lang w:eastAsia="en-ZA"/>
          </w:rPr>
          <w:t>        </w:t>
        </w:r>
        <w:proofErr w:type="spellStart"/>
        <w:r w:rsidRPr="00311E07">
          <w:rPr>
            <w:rFonts w:ascii="Consolas" w:eastAsia="Times New Roman" w:hAnsi="Consolas" w:cs="Consolas"/>
            <w:color w:val="000000"/>
            <w:sz w:val="18"/>
            <w:szCs w:val="18"/>
            <w:bdr w:val="none" w:sz="0" w:space="0" w:color="auto" w:frame="1"/>
            <w:lang w:eastAsia="en-ZA"/>
          </w:rPr>
          <w:t>isotope_close</w:t>
        </w:r>
        <w:proofErr w:type="spellEnd"/>
        <w:r w:rsidRPr="00311E07">
          <w:rPr>
            <w:rFonts w:ascii="Consolas" w:eastAsia="Times New Roman" w:hAnsi="Consolas" w:cs="Consolas"/>
            <w:color w:val="000000"/>
            <w:sz w:val="18"/>
            <w:szCs w:val="18"/>
            <w:bdr w:val="none" w:sz="0" w:space="0" w:color="auto" w:frame="1"/>
            <w:lang w:eastAsia="en-ZA"/>
          </w:rPr>
          <w:t>(isotope);  </w:t>
        </w:r>
      </w:ins>
    </w:p>
    <w:p w14:paraId="588831E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80" w:author="Benjamin Pannell" w:date="2014-10-22T19:28:00Z"/>
          <w:rFonts w:ascii="Consolas" w:eastAsia="Times New Roman" w:hAnsi="Consolas" w:cs="Consolas"/>
          <w:color w:val="5C5C5C"/>
          <w:sz w:val="18"/>
          <w:szCs w:val="18"/>
          <w:lang w:eastAsia="en-ZA"/>
        </w:rPr>
      </w:pPr>
      <w:ins w:id="5781"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ins>
    </w:p>
    <w:p w14:paraId="7BF089B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82" w:author="Benjamin Pannell" w:date="2014-10-22T19:28:00Z"/>
          <w:rFonts w:ascii="Consolas" w:eastAsia="Times New Roman" w:hAnsi="Consolas" w:cs="Consolas"/>
          <w:color w:val="5C5C5C"/>
          <w:sz w:val="18"/>
          <w:szCs w:val="18"/>
          <w:lang w:eastAsia="en-ZA"/>
        </w:rPr>
      </w:pPr>
      <w:ins w:id="5783" w:author="Benjamin Pannell" w:date="2014-10-22T19:28:00Z">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ins>
    </w:p>
    <w:p w14:paraId="55E0474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84" w:author="Benjamin Pannell" w:date="2014-10-22T19:28:00Z"/>
          <w:rFonts w:ascii="Consolas" w:eastAsia="Times New Roman" w:hAnsi="Consolas" w:cs="Consolas"/>
          <w:color w:val="5C5C5C"/>
          <w:sz w:val="18"/>
          <w:szCs w:val="18"/>
          <w:lang w:eastAsia="en-ZA"/>
        </w:rPr>
      </w:pPr>
      <w:ins w:id="5785" w:author="Benjamin Pannell" w:date="2014-10-22T19:28:00Z">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ins>
    </w:p>
    <w:p w14:paraId="181AB31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ins w:id="5786" w:author="Benjamin Pannell" w:date="2014-10-22T19:28:00Z"/>
          <w:rFonts w:ascii="Consolas" w:eastAsia="Times New Roman" w:hAnsi="Consolas" w:cs="Consolas"/>
          <w:color w:val="5C5C5C"/>
          <w:sz w:val="18"/>
          <w:szCs w:val="18"/>
          <w:lang w:eastAsia="en-ZA"/>
        </w:rPr>
      </w:pPr>
      <w:ins w:id="5787" w:author="Benjamin Pannell" w:date="2014-10-22T19:28:00Z">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ins>
    </w:p>
    <w:p w14:paraId="5354C2A8"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ins w:id="5788" w:author="Benjamin Pannell" w:date="2014-10-22T19:28:00Z"/>
          <w:rFonts w:ascii="Consolas" w:eastAsia="Times New Roman" w:hAnsi="Consolas" w:cs="Consolas"/>
          <w:color w:val="5C5C5C"/>
          <w:sz w:val="18"/>
          <w:szCs w:val="18"/>
          <w:lang w:eastAsia="en-ZA"/>
        </w:rPr>
      </w:pPr>
      <w:ins w:id="5789" w:author="Benjamin Pannell" w:date="2014-10-22T19:28:00Z">
        <w:r w:rsidRPr="00311E07">
          <w:rPr>
            <w:rFonts w:ascii="Consolas" w:eastAsia="Times New Roman" w:hAnsi="Consolas" w:cs="Consolas"/>
            <w:color w:val="000000"/>
            <w:sz w:val="18"/>
            <w:szCs w:val="18"/>
            <w:bdr w:val="none" w:sz="0" w:space="0" w:color="auto" w:frame="1"/>
            <w:lang w:eastAsia="en-ZA"/>
          </w:rPr>
          <w:t>    }  </w:t>
        </w:r>
      </w:ins>
    </w:p>
    <w:p w14:paraId="75BC904D" w14:textId="77777777" w:rsidR="00311E07" w:rsidRPr="00311E07" w:rsidRDefault="00311E07" w:rsidP="00311E07">
      <w:pPr>
        <w:numPr>
          <w:ilvl w:val="0"/>
          <w:numId w:val="22"/>
        </w:numPr>
        <w:pBdr>
          <w:left w:val="single" w:sz="18" w:space="0" w:color="6CE26C"/>
        </w:pBdr>
        <w:shd w:val="clear" w:color="auto" w:fill="F8F8F8"/>
        <w:spacing w:line="210" w:lineRule="atLeast"/>
        <w:ind w:left="675"/>
        <w:rPr>
          <w:ins w:id="5790" w:author="Benjamin Pannell" w:date="2014-10-22T19:28:00Z"/>
          <w:rFonts w:ascii="Consolas" w:eastAsia="Times New Roman" w:hAnsi="Consolas" w:cs="Consolas"/>
          <w:color w:val="5C5C5C"/>
          <w:sz w:val="18"/>
          <w:szCs w:val="18"/>
          <w:lang w:eastAsia="en-ZA"/>
        </w:rPr>
      </w:pPr>
      <w:ins w:id="5791" w:author="Benjamin Pannell" w:date="2014-10-22T19:28:00Z">
        <w:r w:rsidRPr="00311E07">
          <w:rPr>
            <w:rFonts w:ascii="Consolas" w:eastAsia="Times New Roman" w:hAnsi="Consolas" w:cs="Consolas"/>
            <w:color w:val="000000"/>
            <w:sz w:val="18"/>
            <w:szCs w:val="18"/>
            <w:bdr w:val="none" w:sz="0" w:space="0" w:color="auto" w:frame="1"/>
            <w:lang w:eastAsia="en-ZA"/>
          </w:rPr>
          <w:t>}  </w:t>
        </w:r>
      </w:ins>
    </w:p>
    <w:p w14:paraId="40B7F2F9" w14:textId="77777777" w:rsidR="00311E07" w:rsidRPr="00311E07" w:rsidRDefault="00311E07" w:rsidP="00311E07">
      <w:pPr>
        <w:rPr>
          <w:ins w:id="5792" w:author="Benjamin Pannell" w:date="2014-10-22T19:25:00Z"/>
          <w:rPrChange w:id="5793" w:author="Benjamin Pannell" w:date="2014-10-22T19:27:00Z">
            <w:rPr>
              <w:ins w:id="5794" w:author="Benjamin Pannell" w:date="2014-10-22T19:25:00Z"/>
            </w:rPr>
          </w:rPrChange>
        </w:rPr>
        <w:pPrChange w:id="5795" w:author="Benjamin Pannell" w:date="2014-10-22T19:27:00Z">
          <w:pPr>
            <w:pStyle w:val="Heading1"/>
          </w:pPr>
        </w:pPrChange>
      </w:pPr>
    </w:p>
    <w:sectPr w:rsidR="00311E07" w:rsidRPr="00311E07" w:rsidSect="00DB1D70">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1" w:author="Benjamin Pannell" w:date="2014-10-08T11:21:00Z" w:initials="BP">
    <w:p w14:paraId="72024A5A" w14:textId="48A23D8C" w:rsidR="00790804" w:rsidRDefault="00790804">
      <w:pPr>
        <w:pStyle w:val="CommentText"/>
      </w:pPr>
      <w:r>
        <w:rPr>
          <w:rStyle w:val="CommentReference"/>
        </w:rPr>
        <w:annotationRef/>
      </w:r>
      <w:r>
        <w:t>Belongs in the references section.</w:t>
      </w:r>
    </w:p>
  </w:comment>
  <w:comment w:id="18" w:author="Benjamin Pannell" w:date="2014-10-08T11:21:00Z" w:initials="BP">
    <w:p w14:paraId="42DFBC31" w14:textId="3A693AD2" w:rsidR="00790804" w:rsidRDefault="00790804">
      <w:pPr>
        <w:pStyle w:val="CommentText"/>
      </w:pPr>
      <w:r>
        <w:rPr>
          <w:rStyle w:val="CommentReference"/>
        </w:rPr>
        <w:annotationRef/>
      </w:r>
      <w:r>
        <w:t>Short conclusion belongs here still – what was achieved?</w:t>
      </w:r>
    </w:p>
  </w:comment>
  <w:comment w:id="22" w:author="Benjamin Pannell" w:date="2014-10-15T20:46:00Z" w:initials="BP">
    <w:p w14:paraId="20BB7959" w14:textId="724CA36B" w:rsidR="00790804" w:rsidRDefault="00790804">
      <w:pPr>
        <w:pStyle w:val="CommentText"/>
      </w:pPr>
      <w:r>
        <w:rPr>
          <w:rStyle w:val="CommentReference"/>
        </w:rPr>
        <w:annotationRef/>
      </w:r>
      <w:r>
        <w:t>Exceeds maximum length requirement – 150 words</w:t>
      </w:r>
    </w:p>
  </w:comment>
  <w:comment w:id="498" w:author="Benjamin Pannell" w:date="2014-10-08T11:31:00Z" w:initials="BP">
    <w:p w14:paraId="291E3885" w14:textId="55D6B794" w:rsidR="00790804" w:rsidRDefault="00790804">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555" w:author="Benjamin Pannell" w:date="2014-09-02T12:02:00Z" w:initials="BP">
    <w:p w14:paraId="5F23DE03" w14:textId="77777777" w:rsidR="00790804" w:rsidRDefault="00790804">
      <w:pPr>
        <w:pStyle w:val="CommentText"/>
      </w:pPr>
      <w:r>
        <w:rPr>
          <w:rStyle w:val="CommentReference"/>
        </w:rPr>
        <w:annotationRef/>
      </w:r>
      <w:r>
        <w:t>Need to expand on this to include reasons for choosing the Pi over others (basically boils down to “it’s good enough” and price)</w:t>
      </w:r>
    </w:p>
  </w:comment>
  <w:comment w:id="3302" w:author="Benjamin Pannell" w:date="2014-10-15T21:06:00Z" w:initials="BP">
    <w:p w14:paraId="38EC9F33" w14:textId="09121851" w:rsidR="00016D3F" w:rsidRDefault="00016D3F">
      <w:pPr>
        <w:pStyle w:val="CommentText"/>
      </w:pPr>
      <w:r>
        <w:rPr>
          <w:rStyle w:val="CommentReference"/>
        </w:rPr>
        <w:annotationRef/>
      </w:r>
      <w:r>
        <w:t>I am concerned that I do not adequately satisfy this outcome due to the very software oriented nature of this project. In effect, very little mathematical modelling was involved in the project, making it difficult to quote any work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2024A5A" w15:done="0"/>
  <w15:commentEx w15:paraId="42DFBC31" w15:done="1"/>
  <w15:commentEx w15:paraId="20BB7959" w15:done="0"/>
  <w15:commentEx w15:paraId="291E3885" w15:done="0"/>
  <w15:commentEx w15:paraId="5F23DE03" w15:done="1"/>
  <w15:commentEx w15:paraId="38EC9F3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3ED8A0" w14:textId="77777777" w:rsidR="006E1F88" w:rsidRDefault="006E1F88" w:rsidP="00BC7BEF">
      <w:pPr>
        <w:spacing w:after="0" w:line="240" w:lineRule="auto"/>
      </w:pPr>
      <w:r>
        <w:separator/>
      </w:r>
    </w:p>
  </w:endnote>
  <w:endnote w:type="continuationSeparator" w:id="0">
    <w:p w14:paraId="395306D7" w14:textId="77777777" w:rsidR="006E1F88" w:rsidRDefault="006E1F88"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790804" w:rsidRPr="00BC7BEF" w:rsidRDefault="00790804"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790804" w:rsidRDefault="00790804" w:rsidP="00BC7BEF">
    <w:r>
      <w:t>I, the undersigned, hereby declare that the work contained in this report is my own original work unless indicated otherwise.</w:t>
    </w:r>
  </w:p>
  <w:p w14:paraId="5EA47A36" w14:textId="77777777" w:rsidR="00790804" w:rsidRDefault="00790804" w:rsidP="00BC7BEF">
    <w:pPr>
      <w:tabs>
        <w:tab w:val="right" w:pos="7230"/>
      </w:tabs>
      <w:rPr>
        <w:b/>
      </w:rPr>
    </w:pPr>
    <w:r>
      <w:rPr>
        <w:b/>
      </w:rPr>
      <w:t>Signature</w:t>
    </w:r>
    <w:r>
      <w:tab/>
    </w:r>
    <w:r>
      <w:rPr>
        <w:b/>
      </w:rPr>
      <w:t>Date</w:t>
    </w:r>
  </w:p>
  <w:p w14:paraId="66F1609A" w14:textId="77777777" w:rsidR="00790804" w:rsidRDefault="007908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678F5B" w14:textId="77777777" w:rsidR="006E1F88" w:rsidRDefault="006E1F88" w:rsidP="00BC7BEF">
      <w:pPr>
        <w:spacing w:after="0" w:line="240" w:lineRule="auto"/>
      </w:pPr>
      <w:r>
        <w:separator/>
      </w:r>
    </w:p>
  </w:footnote>
  <w:footnote w:type="continuationSeparator" w:id="0">
    <w:p w14:paraId="282FF237" w14:textId="77777777" w:rsidR="006E1F88" w:rsidRDefault="006E1F88"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7">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18">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9">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B36AE4"/>
    <w:multiLevelType w:val="hybridMultilevel"/>
    <w:tmpl w:val="8FAA0D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18"/>
  </w:num>
  <w:num w:numId="2">
    <w:abstractNumId w:val="6"/>
  </w:num>
  <w:num w:numId="3">
    <w:abstractNumId w:val="17"/>
  </w:num>
  <w:num w:numId="4">
    <w:abstractNumId w:val="11"/>
  </w:num>
  <w:num w:numId="5">
    <w:abstractNumId w:val="15"/>
  </w:num>
  <w:num w:numId="6">
    <w:abstractNumId w:val="12"/>
  </w:num>
  <w:num w:numId="7">
    <w:abstractNumId w:val="20"/>
  </w:num>
  <w:num w:numId="8">
    <w:abstractNumId w:val="9"/>
  </w:num>
  <w:num w:numId="9">
    <w:abstractNumId w:val="16"/>
  </w:num>
  <w:num w:numId="10">
    <w:abstractNumId w:val="2"/>
  </w:num>
  <w:num w:numId="11">
    <w:abstractNumId w:val="23"/>
  </w:num>
  <w:num w:numId="12">
    <w:abstractNumId w:val="21"/>
  </w:num>
  <w:num w:numId="13">
    <w:abstractNumId w:val="10"/>
  </w:num>
  <w:num w:numId="14">
    <w:abstractNumId w:val="1"/>
  </w:num>
  <w:num w:numId="15">
    <w:abstractNumId w:val="5"/>
  </w:num>
  <w:num w:numId="16">
    <w:abstractNumId w:val="4"/>
  </w:num>
  <w:num w:numId="17">
    <w:abstractNumId w:val="3"/>
  </w:num>
  <w:num w:numId="18">
    <w:abstractNumId w:val="0"/>
  </w:num>
  <w:num w:numId="19">
    <w:abstractNumId w:val="22"/>
  </w:num>
  <w:num w:numId="20">
    <w:abstractNumId w:val="13"/>
  </w:num>
  <w:num w:numId="21">
    <w:abstractNumId w:val="19"/>
  </w:num>
  <w:num w:numId="22">
    <w:abstractNumId w:val="14"/>
  </w:num>
  <w:num w:numId="23">
    <w:abstractNumId w:val="8"/>
  </w:num>
  <w:num w:numId="24">
    <w:abstractNumId w:val="7"/>
  </w:num>
  <w:num w:numId="25">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785B"/>
    <w:rsid w:val="00016D3F"/>
    <w:rsid w:val="00024867"/>
    <w:rsid w:val="00047BAC"/>
    <w:rsid w:val="00052DF9"/>
    <w:rsid w:val="00063968"/>
    <w:rsid w:val="00091FCE"/>
    <w:rsid w:val="000A073D"/>
    <w:rsid w:val="000C19BA"/>
    <w:rsid w:val="000D6B45"/>
    <w:rsid w:val="000D6C66"/>
    <w:rsid w:val="000E0AFE"/>
    <w:rsid w:val="000E246B"/>
    <w:rsid w:val="000F3CD3"/>
    <w:rsid w:val="00102F3B"/>
    <w:rsid w:val="00106F06"/>
    <w:rsid w:val="00110877"/>
    <w:rsid w:val="00114EDB"/>
    <w:rsid w:val="00115B56"/>
    <w:rsid w:val="001169E1"/>
    <w:rsid w:val="0012286C"/>
    <w:rsid w:val="001250FF"/>
    <w:rsid w:val="0013719D"/>
    <w:rsid w:val="00145655"/>
    <w:rsid w:val="0015761E"/>
    <w:rsid w:val="00166AB0"/>
    <w:rsid w:val="00167DAB"/>
    <w:rsid w:val="00177B63"/>
    <w:rsid w:val="0019536C"/>
    <w:rsid w:val="001A0DCF"/>
    <w:rsid w:val="001A2F7F"/>
    <w:rsid w:val="001B1A7C"/>
    <w:rsid w:val="001C6192"/>
    <w:rsid w:val="001D1271"/>
    <w:rsid w:val="002046FB"/>
    <w:rsid w:val="002066E8"/>
    <w:rsid w:val="0021630B"/>
    <w:rsid w:val="00217EE7"/>
    <w:rsid w:val="00224CBB"/>
    <w:rsid w:val="002548F6"/>
    <w:rsid w:val="00262A42"/>
    <w:rsid w:val="00264415"/>
    <w:rsid w:val="00265A8F"/>
    <w:rsid w:val="00270915"/>
    <w:rsid w:val="00270C18"/>
    <w:rsid w:val="00277BF7"/>
    <w:rsid w:val="0028238D"/>
    <w:rsid w:val="002A1F9F"/>
    <w:rsid w:val="002A3E1F"/>
    <w:rsid w:val="002A7583"/>
    <w:rsid w:val="002B3385"/>
    <w:rsid w:val="002B7914"/>
    <w:rsid w:val="002B7A26"/>
    <w:rsid w:val="002C3120"/>
    <w:rsid w:val="002F0A6F"/>
    <w:rsid w:val="002F1922"/>
    <w:rsid w:val="00305058"/>
    <w:rsid w:val="00311E07"/>
    <w:rsid w:val="003205A8"/>
    <w:rsid w:val="00322CE3"/>
    <w:rsid w:val="00337421"/>
    <w:rsid w:val="00341A01"/>
    <w:rsid w:val="0035329D"/>
    <w:rsid w:val="003536B8"/>
    <w:rsid w:val="00361CB2"/>
    <w:rsid w:val="00367B70"/>
    <w:rsid w:val="00370FB6"/>
    <w:rsid w:val="0037720F"/>
    <w:rsid w:val="0038004A"/>
    <w:rsid w:val="0038604E"/>
    <w:rsid w:val="003A07F7"/>
    <w:rsid w:val="003A17A5"/>
    <w:rsid w:val="003B385B"/>
    <w:rsid w:val="003B6833"/>
    <w:rsid w:val="003F6BD5"/>
    <w:rsid w:val="003F74B4"/>
    <w:rsid w:val="003F7B09"/>
    <w:rsid w:val="0042583D"/>
    <w:rsid w:val="0043382B"/>
    <w:rsid w:val="004551DC"/>
    <w:rsid w:val="00462D98"/>
    <w:rsid w:val="0047570E"/>
    <w:rsid w:val="00482B0F"/>
    <w:rsid w:val="00486D08"/>
    <w:rsid w:val="00494B12"/>
    <w:rsid w:val="004C2BB8"/>
    <w:rsid w:val="004D1715"/>
    <w:rsid w:val="004E1B26"/>
    <w:rsid w:val="004E5358"/>
    <w:rsid w:val="004F00DD"/>
    <w:rsid w:val="004F1270"/>
    <w:rsid w:val="004F1C80"/>
    <w:rsid w:val="00503EA4"/>
    <w:rsid w:val="00511D8D"/>
    <w:rsid w:val="00550332"/>
    <w:rsid w:val="00565469"/>
    <w:rsid w:val="0058238D"/>
    <w:rsid w:val="005828DF"/>
    <w:rsid w:val="0059586D"/>
    <w:rsid w:val="0059612D"/>
    <w:rsid w:val="005A1C94"/>
    <w:rsid w:val="005C482F"/>
    <w:rsid w:val="005E3CCE"/>
    <w:rsid w:val="005F7D63"/>
    <w:rsid w:val="00600BF1"/>
    <w:rsid w:val="00610ADB"/>
    <w:rsid w:val="00617F11"/>
    <w:rsid w:val="00627FC3"/>
    <w:rsid w:val="006323F6"/>
    <w:rsid w:val="00640D24"/>
    <w:rsid w:val="00643D74"/>
    <w:rsid w:val="006505E7"/>
    <w:rsid w:val="0065173D"/>
    <w:rsid w:val="00660595"/>
    <w:rsid w:val="00660681"/>
    <w:rsid w:val="00673C50"/>
    <w:rsid w:val="006760BE"/>
    <w:rsid w:val="006770D3"/>
    <w:rsid w:val="00681A68"/>
    <w:rsid w:val="00683254"/>
    <w:rsid w:val="006B4056"/>
    <w:rsid w:val="006D0F4E"/>
    <w:rsid w:val="006E1F88"/>
    <w:rsid w:val="006E6A4C"/>
    <w:rsid w:val="006F03D2"/>
    <w:rsid w:val="006F5D26"/>
    <w:rsid w:val="006F7EFD"/>
    <w:rsid w:val="00703247"/>
    <w:rsid w:val="00714F3E"/>
    <w:rsid w:val="007236D5"/>
    <w:rsid w:val="0072752C"/>
    <w:rsid w:val="007364EA"/>
    <w:rsid w:val="00750756"/>
    <w:rsid w:val="0075175A"/>
    <w:rsid w:val="00763E10"/>
    <w:rsid w:val="00767E4F"/>
    <w:rsid w:val="00775F34"/>
    <w:rsid w:val="0078420C"/>
    <w:rsid w:val="00784F27"/>
    <w:rsid w:val="00790804"/>
    <w:rsid w:val="007A75D7"/>
    <w:rsid w:val="007D0178"/>
    <w:rsid w:val="007D1909"/>
    <w:rsid w:val="007D3649"/>
    <w:rsid w:val="007E08F5"/>
    <w:rsid w:val="007F2CC3"/>
    <w:rsid w:val="00800EB8"/>
    <w:rsid w:val="00814535"/>
    <w:rsid w:val="008168DA"/>
    <w:rsid w:val="008205DA"/>
    <w:rsid w:val="00832ADF"/>
    <w:rsid w:val="00834C30"/>
    <w:rsid w:val="00835209"/>
    <w:rsid w:val="00846CF9"/>
    <w:rsid w:val="008542DA"/>
    <w:rsid w:val="0085700F"/>
    <w:rsid w:val="008578FB"/>
    <w:rsid w:val="00860F2E"/>
    <w:rsid w:val="00863C58"/>
    <w:rsid w:val="008773F7"/>
    <w:rsid w:val="00877C67"/>
    <w:rsid w:val="00886533"/>
    <w:rsid w:val="008924B6"/>
    <w:rsid w:val="008B052F"/>
    <w:rsid w:val="008B1EA1"/>
    <w:rsid w:val="008C42D7"/>
    <w:rsid w:val="008C6193"/>
    <w:rsid w:val="008D5256"/>
    <w:rsid w:val="008D59D4"/>
    <w:rsid w:val="008F2408"/>
    <w:rsid w:val="008F4664"/>
    <w:rsid w:val="00904713"/>
    <w:rsid w:val="00905BF0"/>
    <w:rsid w:val="0091717D"/>
    <w:rsid w:val="00941EA4"/>
    <w:rsid w:val="00946B83"/>
    <w:rsid w:val="00951CF5"/>
    <w:rsid w:val="00963087"/>
    <w:rsid w:val="00966A42"/>
    <w:rsid w:val="00967C15"/>
    <w:rsid w:val="009726BC"/>
    <w:rsid w:val="009802FA"/>
    <w:rsid w:val="00985CF9"/>
    <w:rsid w:val="00990395"/>
    <w:rsid w:val="00993464"/>
    <w:rsid w:val="00996079"/>
    <w:rsid w:val="009A61C2"/>
    <w:rsid w:val="009B30A2"/>
    <w:rsid w:val="009B4886"/>
    <w:rsid w:val="009C0281"/>
    <w:rsid w:val="009D14A8"/>
    <w:rsid w:val="009E44AF"/>
    <w:rsid w:val="009E6359"/>
    <w:rsid w:val="009F7FE5"/>
    <w:rsid w:val="00A179C4"/>
    <w:rsid w:val="00A56FB4"/>
    <w:rsid w:val="00A57B9D"/>
    <w:rsid w:val="00A6214F"/>
    <w:rsid w:val="00A70944"/>
    <w:rsid w:val="00A81159"/>
    <w:rsid w:val="00AB3C59"/>
    <w:rsid w:val="00AC296E"/>
    <w:rsid w:val="00AC3B8D"/>
    <w:rsid w:val="00AC4B28"/>
    <w:rsid w:val="00AC6F8E"/>
    <w:rsid w:val="00AD1710"/>
    <w:rsid w:val="00AF297B"/>
    <w:rsid w:val="00B0260C"/>
    <w:rsid w:val="00B034B8"/>
    <w:rsid w:val="00B1266A"/>
    <w:rsid w:val="00B24485"/>
    <w:rsid w:val="00B30202"/>
    <w:rsid w:val="00B30D37"/>
    <w:rsid w:val="00B345CE"/>
    <w:rsid w:val="00B3470A"/>
    <w:rsid w:val="00B34A25"/>
    <w:rsid w:val="00B46BDF"/>
    <w:rsid w:val="00B6588E"/>
    <w:rsid w:val="00B82535"/>
    <w:rsid w:val="00B830C3"/>
    <w:rsid w:val="00BA03C1"/>
    <w:rsid w:val="00BA17A0"/>
    <w:rsid w:val="00BB3419"/>
    <w:rsid w:val="00BC2D08"/>
    <w:rsid w:val="00BC54D9"/>
    <w:rsid w:val="00BC7BEF"/>
    <w:rsid w:val="00BD0456"/>
    <w:rsid w:val="00BD0825"/>
    <w:rsid w:val="00BD5DB9"/>
    <w:rsid w:val="00BF0486"/>
    <w:rsid w:val="00BF262E"/>
    <w:rsid w:val="00BF299B"/>
    <w:rsid w:val="00BF328D"/>
    <w:rsid w:val="00BF56D8"/>
    <w:rsid w:val="00C00BDA"/>
    <w:rsid w:val="00C03711"/>
    <w:rsid w:val="00C15E36"/>
    <w:rsid w:val="00C23410"/>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C1BAE"/>
    <w:rsid w:val="00CC740C"/>
    <w:rsid w:val="00CF436F"/>
    <w:rsid w:val="00D04752"/>
    <w:rsid w:val="00D15B1C"/>
    <w:rsid w:val="00D209DD"/>
    <w:rsid w:val="00D233E0"/>
    <w:rsid w:val="00D42A24"/>
    <w:rsid w:val="00D445AB"/>
    <w:rsid w:val="00D74866"/>
    <w:rsid w:val="00D86FAA"/>
    <w:rsid w:val="00DA64E5"/>
    <w:rsid w:val="00DB1D70"/>
    <w:rsid w:val="00DB3031"/>
    <w:rsid w:val="00DC2948"/>
    <w:rsid w:val="00DC3F88"/>
    <w:rsid w:val="00DC5FD5"/>
    <w:rsid w:val="00DF500C"/>
    <w:rsid w:val="00DF63D5"/>
    <w:rsid w:val="00E13B30"/>
    <w:rsid w:val="00E20695"/>
    <w:rsid w:val="00E2760A"/>
    <w:rsid w:val="00E338E8"/>
    <w:rsid w:val="00E46A86"/>
    <w:rsid w:val="00E54E63"/>
    <w:rsid w:val="00E60717"/>
    <w:rsid w:val="00E657F8"/>
    <w:rsid w:val="00E6734B"/>
    <w:rsid w:val="00E80707"/>
    <w:rsid w:val="00E81099"/>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2199C"/>
    <w:rsid w:val="00F30034"/>
    <w:rsid w:val="00F303FD"/>
    <w:rsid w:val="00F33577"/>
    <w:rsid w:val="00F37F20"/>
    <w:rsid w:val="00F536DB"/>
    <w:rsid w:val="00F5750A"/>
    <w:rsid w:val="00F60008"/>
    <w:rsid w:val="00F7585E"/>
    <w:rsid w:val="00F811B9"/>
    <w:rsid w:val="00F84485"/>
    <w:rsid w:val="00F94075"/>
    <w:rsid w:val="00FA7305"/>
    <w:rsid w:val="00FB77B6"/>
    <w:rsid w:val="00FC1BC9"/>
    <w:rsid w:val="00FD23D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after="100"/>
    </w:p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after="100"/>
      <w:ind w:left="240"/>
    </w:pPr>
  </w:style>
  <w:style w:type="paragraph" w:styleId="TOC3">
    <w:name w:val="toc 3"/>
    <w:basedOn w:val="Normal"/>
    <w:next w:val="Normal"/>
    <w:autoRedefine/>
    <w:uiPriority w:val="39"/>
    <w:unhideWhenUsed/>
    <w:rsid w:val="008578FB"/>
    <w:pPr>
      <w:spacing w:after="100"/>
      <w:ind w:left="480"/>
    </w:p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QuickStyle" Target="diagrams/quickStyle1.xml"/><Relationship Id="rId34" Type="http://schemas.microsoft.com/office/2007/relationships/diagramDrawing" Target="diagrams/drawing3.xml"/><Relationship Id="rId42" Type="http://schemas.openxmlformats.org/officeDocument/2006/relationships/diagramLayout" Target="diagrams/layout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Data" Target="diagrams/data6.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Layout" Target="diagrams/layout1.xml"/><Relationship Id="rId29" Type="http://schemas.microsoft.com/office/2007/relationships/diagramDrawing" Target="diagrams/drawing2.xml"/><Relationship Id="rId41" Type="http://schemas.openxmlformats.org/officeDocument/2006/relationships/diagramData" Target="diagrams/data5.xml"/><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image" Target="media/image10.jpeg"/><Relationship Id="rId45" Type="http://schemas.microsoft.com/office/2007/relationships/diagramDrawing" Target="diagrams/drawing5.xm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openxmlformats.org/officeDocument/2006/relationships/diagramColors" Target="diagrams/colors6.xml"/><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diagramLayout" Target="diagrams/layout3.xml"/><Relationship Id="rId44" Type="http://schemas.openxmlformats.org/officeDocument/2006/relationships/diagramColors" Target="diagrams/colors5.xml"/><Relationship Id="rId52" Type="http://schemas.openxmlformats.org/officeDocument/2006/relationships/hyperlink" Target="https://npmjs.org/package/libisotop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8" Type="http://schemas.openxmlformats.org/officeDocument/2006/relationships/comments" Target="comments.xml"/><Relationship Id="rId51" Type="http://schemas.openxmlformats.org/officeDocument/2006/relationships/image" Target="media/image11.tmp"/><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115B2E64-A3DD-4B84-920A-986BBDDE7EA3}" srcId="{52F0533A-A66C-45C0-A44C-F9372B3A0E39}" destId="{8E749FB1-9FC7-4ED5-A119-567139430132}" srcOrd="1" destOrd="0" parTransId="{21CBACBC-382E-43E1-8154-DBE89F5301D5}" sibTransId="{01B39480-9859-49ED-896A-2072CAD75CC0}"/>
    <dgm:cxn modelId="{DC56CB3C-6A5A-4245-91AB-9F4553A17D2E}" type="presOf" srcId="{D1CCFF19-0D56-442C-9CDC-E0F540516988}" destId="{EDF341A7-205D-4578-8D6B-5420644B61CD}"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43E9B977-CBDB-4FB8-AC63-2F364BCD6811}" type="presOf" srcId="{BD549B44-B0AC-4B22-BE16-415E726DA07A}" destId="{38910A33-2974-4B11-81F8-C7BB720930D7}" srcOrd="0" destOrd="0" presId="urn:microsoft.com/office/officeart/2009/3/layout/SubStepProcess"/>
    <dgm:cxn modelId="{A620D01F-05E6-4FED-A2CD-23132B9B8DEF}" type="presOf" srcId="{F2DD44A7-F41B-4F33-B3EC-EC44D74CF4AC}" destId="{C90C0745-A4EE-42A9-8438-070852D3019D}" srcOrd="0" destOrd="0" presId="urn:microsoft.com/office/officeart/2009/3/layout/SubStepProcess"/>
    <dgm:cxn modelId="{70D84F89-4A42-44CA-86EF-EA97A5D1B706}" srcId="{BD549B44-B0AC-4B22-BE16-415E726DA07A}" destId="{F2DD44A7-F41B-4F33-B3EC-EC44D74CF4AC}" srcOrd="0" destOrd="0" parTransId="{1AB18D04-BC4C-4BD4-8935-DF56706E3D62}" sibTransId="{B12997A0-7728-446D-8271-1AA4C0CF6497}"/>
    <dgm:cxn modelId="{33F14729-FF8B-4499-AC2E-BA75A1772B68}" type="presOf" srcId="{9C714A50-7363-4A26-96C7-A34F174C212F}" destId="{812F9E98-F883-45B7-B184-E11CD13E0A98}" srcOrd="0" destOrd="0" presId="urn:microsoft.com/office/officeart/2009/3/layout/SubStepProcess"/>
    <dgm:cxn modelId="{75FB5349-AF9B-4032-AD01-31A599EC40E9}" type="presOf" srcId="{8E749FB1-9FC7-4ED5-A119-567139430132}" destId="{DCF099DC-BFDF-41F7-AC4A-2109809F00B9}" srcOrd="0" destOrd="0" presId="urn:microsoft.com/office/officeart/2009/3/layout/SubStepProcess"/>
    <dgm:cxn modelId="{D0089D0D-A3F5-475A-8A3F-1F0671A1F3F3}" type="presOf" srcId="{5B6A0B86-D43B-4437-8630-CC5DB52E5969}" destId="{18FA1C59-DFB7-4BA4-A955-8976DD235186}"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3B9AECD2-4D73-467E-B61C-84DEA5CA3BD2}" type="presOf" srcId="{15E25DEE-96FD-46A8-847B-F797A974A0BA}" destId="{8C0FD4E7-0509-41D8-8E1F-89A380DB5AEF}" srcOrd="0" destOrd="0" presId="urn:microsoft.com/office/officeart/2009/3/layout/SubStepProcess"/>
    <dgm:cxn modelId="{0036E698-FBA6-4C36-B23C-54EF0C865637}" type="presOf" srcId="{52F0533A-A66C-45C0-A44C-F9372B3A0E39}" destId="{9529D2E7-39D9-47AA-8A48-7A78B4AF2E37}" srcOrd="0" destOrd="0" presId="urn:microsoft.com/office/officeart/2009/3/layout/SubStepProcess"/>
    <dgm:cxn modelId="{09DF70E4-A3BD-4C98-8C00-B63A0F9AD616}" srcId="{15E25DEE-96FD-46A8-847B-F797A974A0BA}" destId="{9C714A50-7363-4A26-96C7-A34F174C212F}" srcOrd="2" destOrd="0" parTransId="{55A0811E-6B94-47F2-A90A-910E3BA20D13}" sibTransId="{F9037263-1946-40F9-B8CA-7AF739AFBF06}"/>
    <dgm:cxn modelId="{144D1839-B342-4988-BFF1-5A361DB63486}" srcId="{15E25DEE-96FD-46A8-847B-F797A974A0BA}" destId="{BD549B44-B0AC-4B22-BE16-415E726DA07A}" srcOrd="1" destOrd="0" parTransId="{8936E861-6E08-4930-ADD0-6272B1EF53E2}" sibTransId="{81CD2348-8CC9-4440-BAA7-36B91511805C}"/>
    <dgm:cxn modelId="{FAEE3D35-D465-4922-A7D3-4258ED777A7F}" srcId="{BD549B44-B0AC-4B22-BE16-415E726DA07A}" destId="{5B6A0B86-D43B-4437-8630-CC5DB52E5969}" srcOrd="1" destOrd="0" parTransId="{8F539032-050E-4699-AB01-357D79620949}" sibTransId="{3CD7F9BC-553E-4B38-A3C7-B405D73FA51A}"/>
    <dgm:cxn modelId="{F64169D9-5277-4BBF-8D77-9F5E314567D7}" type="presParOf" srcId="{8C0FD4E7-0509-41D8-8E1F-89A380DB5AEF}" destId="{9529D2E7-39D9-47AA-8A48-7A78B4AF2E37}" srcOrd="0" destOrd="0" presId="urn:microsoft.com/office/officeart/2009/3/layout/SubStepProcess"/>
    <dgm:cxn modelId="{69F7E307-BB67-4615-BDB0-609C33FC6544}" type="presParOf" srcId="{8C0FD4E7-0509-41D8-8E1F-89A380DB5AEF}" destId="{54FC5592-61B3-4F7F-9F21-9587C5562CEB}" srcOrd="1" destOrd="0" presId="urn:microsoft.com/office/officeart/2009/3/layout/SubStepProcess"/>
    <dgm:cxn modelId="{90050112-8D56-4F17-A7F7-F758EACF88D8}" type="presParOf" srcId="{8C0FD4E7-0509-41D8-8E1F-89A380DB5AEF}" destId="{DFFB93DD-BC9D-44F3-B64B-258D9E567F9F}" srcOrd="2" destOrd="0" presId="urn:microsoft.com/office/officeart/2009/3/layout/SubStepProcess"/>
    <dgm:cxn modelId="{76D10CA3-F93B-4160-8FDA-00B97CFA0740}" type="presParOf" srcId="{DFFB93DD-BC9D-44F3-B64B-258D9E567F9F}" destId="{1188B2BF-482A-4B5F-A105-086C75508CE0}" srcOrd="0" destOrd="0" presId="urn:microsoft.com/office/officeart/2009/3/layout/SubStepProcess"/>
    <dgm:cxn modelId="{2690A878-E0A9-4DBD-ACA9-BEB283E8D8B5}" type="presParOf" srcId="{DFFB93DD-BC9D-44F3-B64B-258D9E567F9F}" destId="{04AC2252-EBD8-4D28-9DCF-428CE20F5D77}" srcOrd="1" destOrd="0" presId="urn:microsoft.com/office/officeart/2009/3/layout/SubStepProcess"/>
    <dgm:cxn modelId="{8C104976-AAB2-439F-8919-E93199C65B02}" type="presParOf" srcId="{DFFB93DD-BC9D-44F3-B64B-258D9E567F9F}" destId="{10990AE8-1E6A-4CD2-B40D-E1C7A68DD136}" srcOrd="2" destOrd="0" presId="urn:microsoft.com/office/officeart/2009/3/layout/SubStepProcess"/>
    <dgm:cxn modelId="{DD05D786-4B03-4750-BF56-91090B0EB47B}" type="presParOf" srcId="{10990AE8-1E6A-4CD2-B40D-E1C7A68DD136}" destId="{33EC9A64-A4D6-4729-804F-01BAA48E1200}" srcOrd="0" destOrd="0" presId="urn:microsoft.com/office/officeart/2009/3/layout/SubStepProcess"/>
    <dgm:cxn modelId="{F3E468CC-59D8-4CA4-8EAC-8290CF38BEB2}" type="presParOf" srcId="{10990AE8-1E6A-4CD2-B40D-E1C7A68DD136}" destId="{EF4B6BA6-FE97-48A3-9893-0B3527DDB34D}" srcOrd="1" destOrd="0" presId="urn:microsoft.com/office/officeart/2009/3/layout/SubStepProcess"/>
    <dgm:cxn modelId="{7400A80A-F4D6-4A8A-83DA-7298DE80F9FE}" type="presParOf" srcId="{10990AE8-1E6A-4CD2-B40D-E1C7A68DD136}" destId="{649BF2A8-369E-421E-84C9-FE7BA5647968}" srcOrd="2" destOrd="0" presId="urn:microsoft.com/office/officeart/2009/3/layout/SubStepProcess"/>
    <dgm:cxn modelId="{733058C5-3DE5-4552-9021-56A7F057068B}" type="presParOf" srcId="{10990AE8-1E6A-4CD2-B40D-E1C7A68DD136}" destId="{EDF341A7-205D-4578-8D6B-5420644B61CD}" srcOrd="3" destOrd="0" presId="urn:microsoft.com/office/officeart/2009/3/layout/SubStepProcess"/>
    <dgm:cxn modelId="{54E65BEF-962B-41F4-9CBA-6FB6236D1085}" type="presParOf" srcId="{10990AE8-1E6A-4CD2-B40D-E1C7A68DD136}" destId="{5138BD7E-8774-4401-977A-0CCB4F643E2F}" srcOrd="4" destOrd="0" presId="urn:microsoft.com/office/officeart/2009/3/layout/SubStepProcess"/>
    <dgm:cxn modelId="{F724CF54-3F74-4169-831B-1DF7A396828F}" type="presParOf" srcId="{DFFB93DD-BC9D-44F3-B64B-258D9E567F9F}" destId="{99120475-CC7C-41B4-B35B-29111E5E1D5D}" srcOrd="3" destOrd="0" presId="urn:microsoft.com/office/officeart/2009/3/layout/SubStepProcess"/>
    <dgm:cxn modelId="{47B73DAD-E7BD-4364-B4F3-299B60A543F0}" type="presParOf" srcId="{DFFB93DD-BC9D-44F3-B64B-258D9E567F9F}" destId="{89A7F9E6-58E4-43BF-A270-BACC6F3D2DA2}" srcOrd="4" destOrd="0" presId="urn:microsoft.com/office/officeart/2009/3/layout/SubStepProcess"/>
    <dgm:cxn modelId="{4EDDB02D-1933-45A2-9838-5D372F8B3341}" type="presParOf" srcId="{DFFB93DD-BC9D-44F3-B64B-258D9E567F9F}" destId="{3E97B97F-156B-4A25-9AF5-424BCDD1C49D}" srcOrd="5" destOrd="0" presId="urn:microsoft.com/office/officeart/2009/3/layout/SubStepProcess"/>
    <dgm:cxn modelId="{F18A94B6-8101-4932-ABC9-9CBF2A624B12}" type="presParOf" srcId="{3E97B97F-156B-4A25-9AF5-424BCDD1C49D}" destId="{4B5326BA-3345-46D8-B110-1D8061904F59}" srcOrd="0" destOrd="0" presId="urn:microsoft.com/office/officeart/2009/3/layout/SubStepProcess"/>
    <dgm:cxn modelId="{87B13AB4-9068-4624-B424-8A0D91C560EE}" type="presParOf" srcId="{3E97B97F-156B-4A25-9AF5-424BCDD1C49D}" destId="{69660D9D-3E75-4200-8EFB-89B7A4A75925}" srcOrd="1" destOrd="0" presId="urn:microsoft.com/office/officeart/2009/3/layout/SubStepProcess"/>
    <dgm:cxn modelId="{DB35622B-C01D-4A61-BC86-1D14F7D9CEB7}" type="presParOf" srcId="{3E97B97F-156B-4A25-9AF5-424BCDD1C49D}" destId="{3B36EE9C-8C4F-4911-98C5-15B5C3C597CD}" srcOrd="2" destOrd="0" presId="urn:microsoft.com/office/officeart/2009/3/layout/SubStepProcess"/>
    <dgm:cxn modelId="{CF2B3DA8-F959-43FF-89FD-EF4287999A22}" type="presParOf" srcId="{3E97B97F-156B-4A25-9AF5-424BCDD1C49D}" destId="{DCF099DC-BFDF-41F7-AC4A-2109809F00B9}" srcOrd="3" destOrd="0" presId="urn:microsoft.com/office/officeart/2009/3/layout/SubStepProcess"/>
    <dgm:cxn modelId="{44AD2EED-53EA-4EE3-8661-08BAAC9984CC}" type="presParOf" srcId="{3E97B97F-156B-4A25-9AF5-424BCDD1C49D}" destId="{B24B3AAE-3FE9-423C-B36B-B55D049AEF93}" srcOrd="4" destOrd="0" presId="urn:microsoft.com/office/officeart/2009/3/layout/SubStepProcess"/>
    <dgm:cxn modelId="{CD727717-85B0-43B5-AC2A-41B9BD7B3FBE}" type="presParOf" srcId="{8C0FD4E7-0509-41D8-8E1F-89A380DB5AEF}" destId="{5F8EAC86-2812-4AD6-88D0-C0A85CCDE5D5}" srcOrd="3" destOrd="0" presId="urn:microsoft.com/office/officeart/2009/3/layout/SubStepProcess"/>
    <dgm:cxn modelId="{9924160D-825D-4B39-BC96-9E917A132E4C}" type="presParOf" srcId="{8C0FD4E7-0509-41D8-8E1F-89A380DB5AEF}" destId="{38910A33-2974-4B11-81F8-C7BB720930D7}" srcOrd="4" destOrd="0" presId="urn:microsoft.com/office/officeart/2009/3/layout/SubStepProcess"/>
    <dgm:cxn modelId="{98395AFD-E9EE-45CE-B220-9AFCB6518E6B}" type="presParOf" srcId="{8C0FD4E7-0509-41D8-8E1F-89A380DB5AEF}" destId="{5C29D6AD-4091-4CAE-BC53-5519D19C9A4C}" srcOrd="5" destOrd="0" presId="urn:microsoft.com/office/officeart/2009/3/layout/SubStepProcess"/>
    <dgm:cxn modelId="{5E7FF98A-9240-4EF2-8239-68B039F3CAD0}" type="presParOf" srcId="{8C0FD4E7-0509-41D8-8E1F-89A380DB5AEF}" destId="{78B6DE8B-7791-4A8F-8967-BE233CBDF6B0}" srcOrd="6" destOrd="0" presId="urn:microsoft.com/office/officeart/2009/3/layout/SubStepProcess"/>
    <dgm:cxn modelId="{43F390BE-B8D9-486C-A388-12B1BE7F2FFE}" type="presParOf" srcId="{78B6DE8B-7791-4A8F-8967-BE233CBDF6B0}" destId="{A27384B5-CC4D-44F0-80DE-206B26D0B9EA}" srcOrd="0" destOrd="0" presId="urn:microsoft.com/office/officeart/2009/3/layout/SubStepProcess"/>
    <dgm:cxn modelId="{FCCA6781-26F1-49C9-A58B-3465B16DF097}" type="presParOf" srcId="{78B6DE8B-7791-4A8F-8967-BE233CBDF6B0}" destId="{452F2D4E-2B00-4C92-8D1C-84D2E4173602}" srcOrd="1" destOrd="0" presId="urn:microsoft.com/office/officeart/2009/3/layout/SubStepProcess"/>
    <dgm:cxn modelId="{193F733D-4235-4A51-B75E-C7235E53D78F}" type="presParOf" srcId="{78B6DE8B-7791-4A8F-8967-BE233CBDF6B0}" destId="{461D74EF-666F-4956-8B19-5C8004EF8E47}" srcOrd="2" destOrd="0" presId="urn:microsoft.com/office/officeart/2009/3/layout/SubStepProcess"/>
    <dgm:cxn modelId="{34BC2A4A-9BEC-4C0B-8BC9-9ED626BCE264}" type="presParOf" srcId="{461D74EF-666F-4956-8B19-5C8004EF8E47}" destId="{B71888B3-506E-4988-8B01-3BA04763BCE0}" srcOrd="0" destOrd="0" presId="urn:microsoft.com/office/officeart/2009/3/layout/SubStepProcess"/>
    <dgm:cxn modelId="{CC5B4BB9-46FF-4F3C-8058-857A71495F30}" type="presParOf" srcId="{461D74EF-666F-4956-8B19-5C8004EF8E47}" destId="{D53332F2-4FAC-42F0-AAAC-1F2A6D960845}" srcOrd="1" destOrd="0" presId="urn:microsoft.com/office/officeart/2009/3/layout/SubStepProcess"/>
    <dgm:cxn modelId="{BD8E83ED-530D-4348-9843-3ABE73D07E15}" type="presParOf" srcId="{461D74EF-666F-4956-8B19-5C8004EF8E47}" destId="{11E05373-765C-49A5-AF01-2132337DCA32}" srcOrd="2" destOrd="0" presId="urn:microsoft.com/office/officeart/2009/3/layout/SubStepProcess"/>
    <dgm:cxn modelId="{89BC1985-C28F-4943-8420-80359AFE810A}" type="presParOf" srcId="{461D74EF-666F-4956-8B19-5C8004EF8E47}" destId="{C90C0745-A4EE-42A9-8438-070852D3019D}" srcOrd="3" destOrd="0" presId="urn:microsoft.com/office/officeart/2009/3/layout/SubStepProcess"/>
    <dgm:cxn modelId="{35325ACF-14BC-4312-8262-E43D7403A98F}" type="presParOf" srcId="{461D74EF-666F-4956-8B19-5C8004EF8E47}" destId="{BBBA1687-1C31-4E50-8FC1-6B559C9DDB12}" srcOrd="4" destOrd="0" presId="urn:microsoft.com/office/officeart/2009/3/layout/SubStepProcess"/>
    <dgm:cxn modelId="{4B5C9A72-7BB8-4D80-A3F0-655573B49942}" type="presParOf" srcId="{78B6DE8B-7791-4A8F-8967-BE233CBDF6B0}" destId="{BFF90804-2AFD-42B5-AA59-9C776D56A6E1}" srcOrd="3" destOrd="0" presId="urn:microsoft.com/office/officeart/2009/3/layout/SubStepProcess"/>
    <dgm:cxn modelId="{EA380E62-8ADF-442A-A7B6-E03F9415660D}" type="presParOf" srcId="{78B6DE8B-7791-4A8F-8967-BE233CBDF6B0}" destId="{480F69CC-5E86-4106-A89A-DB1AC85704AE}" srcOrd="4" destOrd="0" presId="urn:microsoft.com/office/officeart/2009/3/layout/SubStepProcess"/>
    <dgm:cxn modelId="{0E812377-55B5-458F-9A01-AD28BF3D984F}" type="presParOf" srcId="{78B6DE8B-7791-4A8F-8967-BE233CBDF6B0}" destId="{2205E1C7-698F-4656-ACB7-9DD8D5B74CC2}" srcOrd="5" destOrd="0" presId="urn:microsoft.com/office/officeart/2009/3/layout/SubStepProcess"/>
    <dgm:cxn modelId="{F2AA81ED-5192-459F-831C-C4311AE275AF}" type="presParOf" srcId="{2205E1C7-698F-4656-ACB7-9DD8D5B74CC2}" destId="{C759C1E6-5D01-4295-8F28-9B7B9A8499A2}" srcOrd="0" destOrd="0" presId="urn:microsoft.com/office/officeart/2009/3/layout/SubStepProcess"/>
    <dgm:cxn modelId="{29213790-B5EE-47B7-8561-D2BF7B726B18}" type="presParOf" srcId="{2205E1C7-698F-4656-ACB7-9DD8D5B74CC2}" destId="{54D02A36-0225-4629-82EB-FCF148F51B87}" srcOrd="1" destOrd="0" presId="urn:microsoft.com/office/officeart/2009/3/layout/SubStepProcess"/>
    <dgm:cxn modelId="{4968A8E9-FF31-4E82-B4C0-C1D255AB1B72}" type="presParOf" srcId="{2205E1C7-698F-4656-ACB7-9DD8D5B74CC2}" destId="{12B87549-E34E-4487-8E1B-889707D35067}" srcOrd="2" destOrd="0" presId="urn:microsoft.com/office/officeart/2009/3/layout/SubStepProcess"/>
    <dgm:cxn modelId="{657F81ED-CE18-4290-9103-7E89F7F31A21}" type="presParOf" srcId="{2205E1C7-698F-4656-ACB7-9DD8D5B74CC2}" destId="{18FA1C59-DFB7-4BA4-A955-8976DD235186}" srcOrd="3" destOrd="0" presId="urn:microsoft.com/office/officeart/2009/3/layout/SubStepProcess"/>
    <dgm:cxn modelId="{9E9CDF19-A4BF-4E22-BBA7-5786EFAAF951}" type="presParOf" srcId="{2205E1C7-698F-4656-ACB7-9DD8D5B74CC2}" destId="{6F37C745-AC97-4319-B850-756E4864929C}" srcOrd="4" destOrd="0" presId="urn:microsoft.com/office/officeart/2009/3/layout/SubStepProcess"/>
    <dgm:cxn modelId="{75E35EBB-4CDF-470B-896D-9DA10984D7C5}" type="presParOf" srcId="{8C0FD4E7-0509-41D8-8E1F-89A380DB5AEF}" destId="{2F0E0410-EB12-4372-A00E-1C6E6205C0E2}" srcOrd="7" destOrd="0" presId="urn:microsoft.com/office/officeart/2009/3/layout/SubStepProcess"/>
    <dgm:cxn modelId="{93873512-976D-422F-BB2B-66E715901396}"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54557A11-EEFA-423B-AC50-BB8C1C5CB201}" type="presOf" srcId="{C9DFB639-78D9-4A83-B211-DDA148A43CF1}" destId="{8C6F4160-B34B-4A34-B5B5-5618B1500836}" srcOrd="0" destOrd="0" presId="urn:microsoft.com/office/officeart/2005/8/layout/hChevron3"/>
    <dgm:cxn modelId="{A873BE6C-B73D-4167-A7DA-4FF0AAD67961}" srcId="{4FEE42DA-F560-4B97-B2C6-6C3C00F2E552}" destId="{4708D3CC-BB47-4C15-84EF-F874B6762D12}" srcOrd="3" destOrd="0" parTransId="{B4B63905-419D-4110-8875-11698F34C729}" sibTransId="{C8EAB952-7472-4313-8143-33FED06D3135}"/>
    <dgm:cxn modelId="{AFBE14B0-2EEF-439F-AD1D-E9EE0831B9E3}" srcId="{4FEE42DA-F560-4B97-B2C6-6C3C00F2E552}" destId="{B082415D-2967-4CAC-83BE-93DD776078C5}" srcOrd="2" destOrd="0" parTransId="{59502AFB-7AE7-4FCD-9592-0A69D839DE49}" sibTransId="{619E45AB-24B4-4B3E-8FE7-BC7E050BBB75}"/>
    <dgm:cxn modelId="{41FF77B8-30F2-41EC-950F-3DDACD81B0DE}" type="presOf" srcId="{4FEE42DA-F560-4B97-B2C6-6C3C00F2E552}" destId="{CF19E0AA-9541-43A0-A2D4-2E9F153A83F0}" srcOrd="0" destOrd="0" presId="urn:microsoft.com/office/officeart/2005/8/layout/hChevron3"/>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EEF58BBF-9FCD-478F-A713-9DDD6C3900BA}" srcId="{4FEE42DA-F560-4B97-B2C6-6C3C00F2E552}" destId="{84846C5F-CD75-4A5F-81D4-49FCD277671C}" srcOrd="1" destOrd="0" parTransId="{E6637F4C-EDB6-4D30-9953-D4391452D375}" sibTransId="{7377DA59-5A65-46F2-A6F7-4783B05EDDCD}"/>
    <dgm:cxn modelId="{8FDBD775-65F0-4F8C-8589-0EF4217CCF5C}" type="presOf" srcId="{4708D3CC-BB47-4C15-84EF-F874B6762D12}" destId="{340C953E-CEB5-43C2-89AC-7B0DFD51EB73}" srcOrd="0" destOrd="0" presId="urn:microsoft.com/office/officeart/2005/8/layout/hChevron3"/>
    <dgm:cxn modelId="{00257576-DECD-4CB3-8523-7ACD5B7D58A4}" type="presOf" srcId="{8F700224-F932-48D3-ABDA-C8408577643D}" destId="{07FE80EC-EE65-4694-A8ED-1208242A4A32}" srcOrd="0" destOrd="0" presId="urn:microsoft.com/office/officeart/2005/8/layout/hChevron3"/>
    <dgm:cxn modelId="{938786FD-7574-4C3E-BB70-B30D64F225B7}" type="presOf" srcId="{84846C5F-CD75-4A5F-81D4-49FCD277671C}" destId="{BE5B5DFB-48E4-49A8-B02E-79F4FC4CC07E}" srcOrd="0" destOrd="0" presId="urn:microsoft.com/office/officeart/2005/8/layout/hChevron3"/>
    <dgm:cxn modelId="{C4AC21D2-7958-484B-A116-2E9695D56020}" type="presOf" srcId="{38ED2CBD-A5BD-478B-B480-D70BDE260EFD}" destId="{0A554303-D6F8-41F7-BB87-FE7B627EF239}" srcOrd="0" destOrd="0" presId="urn:microsoft.com/office/officeart/2005/8/layout/hChevron3"/>
    <dgm:cxn modelId="{6118C856-D7A5-48C4-B1F0-9FA1FB7F5CEB}" type="presOf" srcId="{B082415D-2967-4CAC-83BE-93DD776078C5}" destId="{98B72FC4-82C6-4033-8392-2DFA55D8272D}"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5E86AD9B-CA48-4103-B731-73F11DDA50C3}" type="presParOf" srcId="{CF19E0AA-9541-43A0-A2D4-2E9F153A83F0}" destId="{0A554303-D6F8-41F7-BB87-FE7B627EF239}" srcOrd="0" destOrd="0" presId="urn:microsoft.com/office/officeart/2005/8/layout/hChevron3"/>
    <dgm:cxn modelId="{79D19C38-222B-4443-9982-12D183D7E112}" type="presParOf" srcId="{CF19E0AA-9541-43A0-A2D4-2E9F153A83F0}" destId="{295C9A10-1047-4CDC-B86C-09F746FDE227}" srcOrd="1" destOrd="0" presId="urn:microsoft.com/office/officeart/2005/8/layout/hChevron3"/>
    <dgm:cxn modelId="{0AE793E9-8EB2-4144-876B-E67035951E49}" type="presParOf" srcId="{CF19E0AA-9541-43A0-A2D4-2E9F153A83F0}" destId="{BE5B5DFB-48E4-49A8-B02E-79F4FC4CC07E}" srcOrd="2" destOrd="0" presId="urn:microsoft.com/office/officeart/2005/8/layout/hChevron3"/>
    <dgm:cxn modelId="{9C37AC82-6FFE-4190-B9B0-EDD670638523}" type="presParOf" srcId="{CF19E0AA-9541-43A0-A2D4-2E9F153A83F0}" destId="{1C28B746-398F-4848-B9BB-8E0710AFB216}" srcOrd="3" destOrd="0" presId="urn:microsoft.com/office/officeart/2005/8/layout/hChevron3"/>
    <dgm:cxn modelId="{EAA98B5D-4662-493C-88D6-3B03CB6F7FC6}" type="presParOf" srcId="{CF19E0AA-9541-43A0-A2D4-2E9F153A83F0}" destId="{98B72FC4-82C6-4033-8392-2DFA55D8272D}" srcOrd="4" destOrd="0" presId="urn:microsoft.com/office/officeart/2005/8/layout/hChevron3"/>
    <dgm:cxn modelId="{D9893891-1C7F-4F41-97BD-9F0A7C65CA1C}" type="presParOf" srcId="{CF19E0AA-9541-43A0-A2D4-2E9F153A83F0}" destId="{550A34CA-24D2-4633-96A1-AA93CA627849}" srcOrd="5" destOrd="0" presId="urn:microsoft.com/office/officeart/2005/8/layout/hChevron3"/>
    <dgm:cxn modelId="{DD4AFBA3-C0FD-4071-9E41-A6B145E161AA}" type="presParOf" srcId="{CF19E0AA-9541-43A0-A2D4-2E9F153A83F0}" destId="{340C953E-CEB5-43C2-89AC-7B0DFD51EB73}" srcOrd="6" destOrd="0" presId="urn:microsoft.com/office/officeart/2005/8/layout/hChevron3"/>
    <dgm:cxn modelId="{D186D853-9882-4778-93E8-8D2DAE851B77}" type="presParOf" srcId="{CF19E0AA-9541-43A0-A2D4-2E9F153A83F0}" destId="{A68CCE2C-45D0-4B3D-9514-95696B6CD185}" srcOrd="7" destOrd="0" presId="urn:microsoft.com/office/officeart/2005/8/layout/hChevron3"/>
    <dgm:cxn modelId="{9559C1DD-9555-4F00-A580-BA611B35D6D5}" type="presParOf" srcId="{CF19E0AA-9541-43A0-A2D4-2E9F153A83F0}" destId="{8C6F4160-B34B-4A34-B5B5-5618B1500836}" srcOrd="8" destOrd="0" presId="urn:microsoft.com/office/officeart/2005/8/layout/hChevron3"/>
    <dgm:cxn modelId="{0E4B47E7-22D7-4354-B708-0F845B8B98A8}" type="presParOf" srcId="{CF19E0AA-9541-43A0-A2D4-2E9F153A83F0}" destId="{6D66082E-13D7-4F77-A44C-DE36E70D8F41}" srcOrd="9" destOrd="0" presId="urn:microsoft.com/office/officeart/2005/8/layout/hChevron3"/>
    <dgm:cxn modelId="{C66FEFA6-79C7-44E0-BB74-9258B4C93067}"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1DE4E9FF-AC43-4E82-8A4D-D73A944DF8CD}" type="presOf" srcId="{435BA9FC-ECF0-45C7-8CBA-F8A4013F0442}" destId="{097879F7-97FA-476C-96D8-F5D29F4FA272}" srcOrd="0" destOrd="0" presId="urn:microsoft.com/office/officeart/2005/8/layout/bProcess3"/>
    <dgm:cxn modelId="{7F336739-C651-4004-9210-915E2E0977FB}" type="presOf" srcId="{79164EE2-EEE5-4058-BF55-1A61C66E8616}" destId="{9387FCF6-E9E9-427F-B38A-8781EE3246D3}"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0C65931B-1ADA-4268-BAC3-63D02263F4A7}" type="presOf" srcId="{507FF2DA-70DF-4F26-8E19-12CB4D39EE37}" destId="{13D92013-BF42-4E35-9FD5-FD79103CBF55}" srcOrd="0" destOrd="0" presId="urn:microsoft.com/office/officeart/2005/8/layout/bProcess3"/>
    <dgm:cxn modelId="{1E61A085-40AB-4636-9083-AB4667379C3A}" type="presOf" srcId="{3EEF528D-2513-43ED-BFC9-7C7FEE88770B}" destId="{07E1E03D-006F-4BA3-862B-D3A96ED28438}" srcOrd="1" destOrd="0" presId="urn:microsoft.com/office/officeart/2005/8/layout/bProcess3"/>
    <dgm:cxn modelId="{07CE58E1-74B5-487A-97AC-F817668304C7}" type="presOf" srcId="{96BD5572-6B39-4805-9623-D6759A6F068D}" destId="{D0C16EF4-D472-48DE-AFF1-D0BBF7CC5F09}" srcOrd="1" destOrd="0" presId="urn:microsoft.com/office/officeart/2005/8/layout/bProcess3"/>
    <dgm:cxn modelId="{ED5D9D6F-F618-41D3-99C3-8CCFAF2F2B02}" type="presOf" srcId="{50DBE689-11C3-4C4C-9BC6-486E107C5736}" destId="{B6BE3F56-F0D6-454A-A77E-E64F3D8C2CC1}" srcOrd="0"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BA120AC2-4F98-4F0D-A8DA-97BBC8C5429A}" type="presOf" srcId="{5D616962-15DC-4879-A936-EB42AEC2AEC2}" destId="{EB1C08D1-39CB-463D-B118-4C32D0F9D836}" srcOrd="0" destOrd="0" presId="urn:microsoft.com/office/officeart/2005/8/layout/bProcess3"/>
    <dgm:cxn modelId="{57627582-A133-4B0D-AF02-B7F8BBC262AA}" type="presOf" srcId="{96BD5572-6B39-4805-9623-D6759A6F068D}" destId="{7A4923AC-00BF-4D30-82D8-D91D0383E3F5}" srcOrd="0" destOrd="0" presId="urn:microsoft.com/office/officeart/2005/8/layout/bProcess3"/>
    <dgm:cxn modelId="{2412DBD3-C0F6-486E-B080-6453EAE9EEA4}" srcId="{DDAEC288-EF6C-433A-9897-5FE93F9D0696}" destId="{50DBE689-11C3-4C4C-9BC6-486E107C5736}" srcOrd="1" destOrd="0" parTransId="{C0A9596A-61E6-4782-A0EA-F43046BB0D3A}" sibTransId="{FAE45106-7CE6-4BD7-920F-72041B845253}"/>
    <dgm:cxn modelId="{6DD39038-1689-4A8D-AAF8-F89FB372E70C}" srcId="{DDAEC288-EF6C-433A-9897-5FE93F9D0696}" destId="{CB5EEB8A-3D65-4023-AFF7-8F0248ABB8CB}" srcOrd="2" destOrd="0" parTransId="{7E46E9AF-28A4-4D53-913E-0E6C67A50A6A}" sibTransId="{1DA4DEBC-D5F6-4ACF-AA77-42834C36C237}"/>
    <dgm:cxn modelId="{59C153A9-3CA2-419B-A0B7-BD12825DC384}" type="presOf" srcId="{62020C2D-47B8-4C37-849A-35B9D3ABB014}" destId="{47EF8CAF-D3E2-4AE2-BD86-8CF773630AF0}" srcOrd="0" destOrd="0" presId="urn:microsoft.com/office/officeart/2005/8/layout/bProcess3"/>
    <dgm:cxn modelId="{B70239E9-7ABB-4623-A64D-850907DDC439}" type="presOf" srcId="{88457C60-9B28-46C1-A551-D36982DDAD9D}" destId="{9C465D0D-5A2F-4532-BD12-9D4882D693F7}" srcOrd="0" destOrd="0" presId="urn:microsoft.com/office/officeart/2005/8/layout/bProcess3"/>
    <dgm:cxn modelId="{50C47453-0D48-4076-AD6D-A5939F7A163B}" srcId="{DDAEC288-EF6C-433A-9897-5FE93F9D0696}" destId="{CF1EAA73-F8AF-46CD-A4C3-1838F782C008}" srcOrd="4" destOrd="0" parTransId="{80C1DD30-AEB4-439A-B442-89A93A21E7CF}" sibTransId="{3EEF528D-2513-43ED-BFC9-7C7FEE88770B}"/>
    <dgm:cxn modelId="{932D4516-74AE-4BBC-AC0C-C8720D72A9D9}" type="presOf" srcId="{1DA4DEBC-D5F6-4ACF-AA77-42834C36C237}" destId="{37174617-45DA-486A-9AD5-6DA00C65248D}" srcOrd="0" destOrd="0" presId="urn:microsoft.com/office/officeart/2005/8/layout/bProcess3"/>
    <dgm:cxn modelId="{BC717B93-0460-4E9C-BF76-453CB0E393CB}" type="presOf" srcId="{42B676CE-82CC-445D-BF78-648C3D7F2108}" destId="{3A1E0BD3-E2C1-4C41-802C-B54A0ABFD576}" srcOrd="0" destOrd="0" presId="urn:microsoft.com/office/officeart/2005/8/layout/bProcess3"/>
    <dgm:cxn modelId="{27533EFE-C780-4151-BBFD-5B8BBB4C4394}" type="presOf" srcId="{42B676CE-82CC-445D-BF78-648C3D7F2108}" destId="{1631CA0B-4375-42BF-9AA1-FE35149028DD}" srcOrd="1" destOrd="0" presId="urn:microsoft.com/office/officeart/2005/8/layout/bProcess3"/>
    <dgm:cxn modelId="{AA1FB839-709B-4D42-8A4B-DF063B18D48E}" type="presOf" srcId="{0E3DAA6E-7E69-4491-9E30-98CAA9212AB7}" destId="{AEB3AFE7-EA34-43DF-97B7-C068266D1C9B}" srcOrd="0" destOrd="0" presId="urn:microsoft.com/office/officeart/2005/8/layout/bProcess3"/>
    <dgm:cxn modelId="{01F68A20-B426-4AAC-971D-A5CDB469CA9A}" type="presOf" srcId="{FAE45106-7CE6-4BD7-920F-72041B845253}" destId="{52814415-8193-4058-8327-9E7E8E1C77E0}" srcOrd="1" destOrd="0" presId="urn:microsoft.com/office/officeart/2005/8/layout/bProcess3"/>
    <dgm:cxn modelId="{F4B0DAF7-BF88-4D38-944F-517B4CD79C0F}" type="presOf" srcId="{FAE45106-7CE6-4BD7-920F-72041B845253}" destId="{1394ED69-BF3D-4726-A8D2-6334F2CE2ECB}" srcOrd="0" destOrd="0" presId="urn:microsoft.com/office/officeart/2005/8/layout/bProcess3"/>
    <dgm:cxn modelId="{27D736F0-BD27-4FF3-93F3-124C91F42FDB}" srcId="{DDAEC288-EF6C-433A-9897-5FE93F9D0696}" destId="{79164EE2-EEE5-4058-BF55-1A61C66E8616}" srcOrd="3" destOrd="0" parTransId="{73497A26-7EF0-4834-A216-E3C3042CE38A}" sibTransId="{C9004A7A-7FA9-4A4F-AC04-CF9ABC082E96}"/>
    <dgm:cxn modelId="{3610F9AA-3BDE-4B14-B8A6-85648AF21585}" srcId="{DDAEC288-EF6C-433A-9897-5FE93F9D0696}" destId="{0E3DAA6E-7E69-4491-9E30-98CAA9212AB7}" srcOrd="0" destOrd="0" parTransId="{5A093BB2-AF42-464E-BB73-6B958D463E0B}" sibTransId="{507FF2DA-70DF-4F26-8E19-12CB4D39EE37}"/>
    <dgm:cxn modelId="{15E76B4F-959C-4D9E-8415-5F5BAEDFD9F9}" type="presOf" srcId="{3EEF528D-2513-43ED-BFC9-7C7FEE88770B}" destId="{28CC2C6E-B103-45D1-AE43-0B4358A7FD41}" srcOrd="0" destOrd="0" presId="urn:microsoft.com/office/officeart/2005/8/layout/bProcess3"/>
    <dgm:cxn modelId="{E40184D7-94F4-48EE-80B1-B35756DE7C2B}" type="presOf" srcId="{DDAEC288-EF6C-433A-9897-5FE93F9D0696}" destId="{70312141-FD0B-4C0B-BE1F-7C010A8DCA4B}" srcOrd="0" destOrd="0" presId="urn:microsoft.com/office/officeart/2005/8/layout/bProcess3"/>
    <dgm:cxn modelId="{B7239E5B-E045-46EE-BADE-F33825EF2552}" type="presOf" srcId="{CF1EAA73-F8AF-46CD-A4C3-1838F782C008}" destId="{6BF9640E-9766-4A71-92E0-394051728595}" srcOrd="0" destOrd="0" presId="urn:microsoft.com/office/officeart/2005/8/layout/bProcess3"/>
    <dgm:cxn modelId="{ACE433ED-DD11-4793-BC2C-F5FEC5F58E45}" type="presOf" srcId="{CB5EEB8A-3D65-4023-AFF7-8F0248ABB8CB}" destId="{6ABB08CC-3215-47E9-A437-CC5E58DB405B}" srcOrd="0" destOrd="0" presId="urn:microsoft.com/office/officeart/2005/8/layout/bProcess3"/>
    <dgm:cxn modelId="{1546120F-5A2A-4E95-A16E-8BBA6C528FCD}" type="presOf" srcId="{DF64034B-56DE-4B3D-BC04-BDE67EB85B5D}" destId="{E8624BF7-4217-4A34-9142-302F9A1913C9}" srcOrd="1" destOrd="0" presId="urn:microsoft.com/office/officeart/2005/8/layout/bProcess3"/>
    <dgm:cxn modelId="{F2578DA8-B1E3-41D1-8F39-182C31890C93}" type="presOf" srcId="{DF64034B-56DE-4B3D-BC04-BDE67EB85B5D}" destId="{06198BCE-07E8-4CF7-B27B-F6CC31731AEE}" srcOrd="0" destOrd="0" presId="urn:microsoft.com/office/officeart/2005/8/layout/bProcess3"/>
    <dgm:cxn modelId="{9D61896B-777F-47CA-BDC5-2B3C14094579}" srcId="{DDAEC288-EF6C-433A-9897-5FE93F9D0696}" destId="{5D616962-15DC-4879-A936-EB42AEC2AEC2}" srcOrd="5" destOrd="0" parTransId="{1569B492-BAE8-46B8-9345-11B8930E00E6}" sibTransId="{DF64034B-56DE-4B3D-BC04-BDE67EB85B5D}"/>
    <dgm:cxn modelId="{22906AB4-980A-40AA-95E8-57AC407F1E95}" srcId="{DDAEC288-EF6C-433A-9897-5FE93F9D0696}" destId="{62020C2D-47B8-4C37-849A-35B9D3ABB014}" srcOrd="8" destOrd="0" parTransId="{E5669A9D-3617-4ADB-B0F0-1F408D8D84B3}" sibTransId="{6C9A698E-9B85-41BB-97A1-6ADBF0567A0D}"/>
    <dgm:cxn modelId="{9CE5B2FC-7B03-47F1-BB1E-9EA2A78E30B0}" type="presOf" srcId="{1DA4DEBC-D5F6-4ACF-AA77-42834C36C237}" destId="{56DDADD9-0E72-4F10-807E-FE37390D436E}" srcOrd="1" destOrd="0" presId="urn:microsoft.com/office/officeart/2005/8/layout/bProcess3"/>
    <dgm:cxn modelId="{7E825B16-D152-4B87-BCE6-F6C9C4107E9C}" type="presOf" srcId="{C9004A7A-7FA9-4A4F-AC04-CF9ABC082E96}" destId="{8D59A0E9-36F7-41EC-B524-CF9D625BA120}" srcOrd="0" destOrd="0" presId="urn:microsoft.com/office/officeart/2005/8/layout/bProcess3"/>
    <dgm:cxn modelId="{991646D1-2962-488C-8D50-4C46C5906D69}" type="presOf" srcId="{C9004A7A-7FA9-4A4F-AC04-CF9ABC082E96}" destId="{250E0607-304D-4ECF-9C1C-D459C1E2F74E}" srcOrd="1" destOrd="0" presId="urn:microsoft.com/office/officeart/2005/8/layout/bProcess3"/>
    <dgm:cxn modelId="{9E2E44BD-53F6-4A44-A55D-3E48DC41EA78}" type="presOf" srcId="{507FF2DA-70DF-4F26-8E19-12CB4D39EE37}" destId="{FFA3E8BA-332D-4E28-A4E7-7B3446B67E3C}" srcOrd="1" destOrd="0" presId="urn:microsoft.com/office/officeart/2005/8/layout/bProcess3"/>
    <dgm:cxn modelId="{CAC26797-6337-4C28-8BC6-CC3C7E12B566}" type="presParOf" srcId="{70312141-FD0B-4C0B-BE1F-7C010A8DCA4B}" destId="{AEB3AFE7-EA34-43DF-97B7-C068266D1C9B}" srcOrd="0" destOrd="0" presId="urn:microsoft.com/office/officeart/2005/8/layout/bProcess3"/>
    <dgm:cxn modelId="{06C02DE2-44E8-451C-9660-95DAE3B69B51}" type="presParOf" srcId="{70312141-FD0B-4C0B-BE1F-7C010A8DCA4B}" destId="{13D92013-BF42-4E35-9FD5-FD79103CBF55}" srcOrd="1" destOrd="0" presId="urn:microsoft.com/office/officeart/2005/8/layout/bProcess3"/>
    <dgm:cxn modelId="{AF981744-D84A-4271-A544-8F73B3E5CDEA}" type="presParOf" srcId="{13D92013-BF42-4E35-9FD5-FD79103CBF55}" destId="{FFA3E8BA-332D-4E28-A4E7-7B3446B67E3C}" srcOrd="0" destOrd="0" presId="urn:microsoft.com/office/officeart/2005/8/layout/bProcess3"/>
    <dgm:cxn modelId="{4F38A124-20B7-4FD9-81C8-02524F263206}" type="presParOf" srcId="{70312141-FD0B-4C0B-BE1F-7C010A8DCA4B}" destId="{B6BE3F56-F0D6-454A-A77E-E64F3D8C2CC1}" srcOrd="2" destOrd="0" presId="urn:microsoft.com/office/officeart/2005/8/layout/bProcess3"/>
    <dgm:cxn modelId="{E5B0A92B-A41F-4418-B286-75964EB83FAF}" type="presParOf" srcId="{70312141-FD0B-4C0B-BE1F-7C010A8DCA4B}" destId="{1394ED69-BF3D-4726-A8D2-6334F2CE2ECB}" srcOrd="3" destOrd="0" presId="urn:microsoft.com/office/officeart/2005/8/layout/bProcess3"/>
    <dgm:cxn modelId="{E7902A88-653B-448D-AC19-4697A2106F4F}" type="presParOf" srcId="{1394ED69-BF3D-4726-A8D2-6334F2CE2ECB}" destId="{52814415-8193-4058-8327-9E7E8E1C77E0}" srcOrd="0" destOrd="0" presId="urn:microsoft.com/office/officeart/2005/8/layout/bProcess3"/>
    <dgm:cxn modelId="{F507B129-EDD9-43DF-BB39-F773F5FDBBCC}" type="presParOf" srcId="{70312141-FD0B-4C0B-BE1F-7C010A8DCA4B}" destId="{6ABB08CC-3215-47E9-A437-CC5E58DB405B}" srcOrd="4" destOrd="0" presId="urn:microsoft.com/office/officeart/2005/8/layout/bProcess3"/>
    <dgm:cxn modelId="{8936C1E2-A02D-4DC6-BE6C-661CF4395C79}" type="presParOf" srcId="{70312141-FD0B-4C0B-BE1F-7C010A8DCA4B}" destId="{37174617-45DA-486A-9AD5-6DA00C65248D}" srcOrd="5" destOrd="0" presId="urn:microsoft.com/office/officeart/2005/8/layout/bProcess3"/>
    <dgm:cxn modelId="{71E6CBE6-93DF-4AD4-B54A-08AA76EBBC3E}" type="presParOf" srcId="{37174617-45DA-486A-9AD5-6DA00C65248D}" destId="{56DDADD9-0E72-4F10-807E-FE37390D436E}" srcOrd="0" destOrd="0" presId="urn:microsoft.com/office/officeart/2005/8/layout/bProcess3"/>
    <dgm:cxn modelId="{8991F59C-50A9-4B5D-8F56-61C48857396C}" type="presParOf" srcId="{70312141-FD0B-4C0B-BE1F-7C010A8DCA4B}" destId="{9387FCF6-E9E9-427F-B38A-8781EE3246D3}" srcOrd="6" destOrd="0" presId="urn:microsoft.com/office/officeart/2005/8/layout/bProcess3"/>
    <dgm:cxn modelId="{F8D601C2-390E-43D4-AA85-4A2F820122F0}" type="presParOf" srcId="{70312141-FD0B-4C0B-BE1F-7C010A8DCA4B}" destId="{8D59A0E9-36F7-41EC-B524-CF9D625BA120}" srcOrd="7" destOrd="0" presId="urn:microsoft.com/office/officeart/2005/8/layout/bProcess3"/>
    <dgm:cxn modelId="{D3B89FB4-E5A0-4D40-BC8C-EB8FF1879607}" type="presParOf" srcId="{8D59A0E9-36F7-41EC-B524-CF9D625BA120}" destId="{250E0607-304D-4ECF-9C1C-D459C1E2F74E}" srcOrd="0" destOrd="0" presId="urn:microsoft.com/office/officeart/2005/8/layout/bProcess3"/>
    <dgm:cxn modelId="{C77BEEC3-B55A-4ABA-AE11-5A531C87078A}" type="presParOf" srcId="{70312141-FD0B-4C0B-BE1F-7C010A8DCA4B}" destId="{6BF9640E-9766-4A71-92E0-394051728595}" srcOrd="8" destOrd="0" presId="urn:microsoft.com/office/officeart/2005/8/layout/bProcess3"/>
    <dgm:cxn modelId="{168EF97B-36FF-420E-8723-82EAEF4D92F6}" type="presParOf" srcId="{70312141-FD0B-4C0B-BE1F-7C010A8DCA4B}" destId="{28CC2C6E-B103-45D1-AE43-0B4358A7FD41}" srcOrd="9" destOrd="0" presId="urn:microsoft.com/office/officeart/2005/8/layout/bProcess3"/>
    <dgm:cxn modelId="{2DD0EE2E-EBD8-4E31-BF4D-935C40EEB216}" type="presParOf" srcId="{28CC2C6E-B103-45D1-AE43-0B4358A7FD41}" destId="{07E1E03D-006F-4BA3-862B-D3A96ED28438}" srcOrd="0" destOrd="0" presId="urn:microsoft.com/office/officeart/2005/8/layout/bProcess3"/>
    <dgm:cxn modelId="{E7190BA8-DEE5-4195-AC2D-F31A010D5709}" type="presParOf" srcId="{70312141-FD0B-4C0B-BE1F-7C010A8DCA4B}" destId="{EB1C08D1-39CB-463D-B118-4C32D0F9D836}" srcOrd="10" destOrd="0" presId="urn:microsoft.com/office/officeart/2005/8/layout/bProcess3"/>
    <dgm:cxn modelId="{31BF57AB-DD2F-4B4D-A3DE-C6E1237EDE57}" type="presParOf" srcId="{70312141-FD0B-4C0B-BE1F-7C010A8DCA4B}" destId="{06198BCE-07E8-4CF7-B27B-F6CC31731AEE}" srcOrd="11" destOrd="0" presId="urn:microsoft.com/office/officeart/2005/8/layout/bProcess3"/>
    <dgm:cxn modelId="{8607A358-F352-48C2-9877-D2F9B4B190BE}" type="presParOf" srcId="{06198BCE-07E8-4CF7-B27B-F6CC31731AEE}" destId="{E8624BF7-4217-4A34-9142-302F9A1913C9}" srcOrd="0" destOrd="0" presId="urn:microsoft.com/office/officeart/2005/8/layout/bProcess3"/>
    <dgm:cxn modelId="{559960F3-30A9-46AC-B19C-0162F3E851B7}" type="presParOf" srcId="{70312141-FD0B-4C0B-BE1F-7C010A8DCA4B}" destId="{097879F7-97FA-476C-96D8-F5D29F4FA272}" srcOrd="12" destOrd="0" presId="urn:microsoft.com/office/officeart/2005/8/layout/bProcess3"/>
    <dgm:cxn modelId="{7F7F0EBF-A0D3-4A2D-AC55-6ADA74C4C8E3}" type="presParOf" srcId="{70312141-FD0B-4C0B-BE1F-7C010A8DCA4B}" destId="{3A1E0BD3-E2C1-4C41-802C-B54A0ABFD576}" srcOrd="13" destOrd="0" presId="urn:microsoft.com/office/officeart/2005/8/layout/bProcess3"/>
    <dgm:cxn modelId="{84205E80-0152-4633-B3C9-97618A45465F}" type="presParOf" srcId="{3A1E0BD3-E2C1-4C41-802C-B54A0ABFD576}" destId="{1631CA0B-4375-42BF-9AA1-FE35149028DD}" srcOrd="0" destOrd="0" presId="urn:microsoft.com/office/officeart/2005/8/layout/bProcess3"/>
    <dgm:cxn modelId="{A76613BE-4621-44A9-90B7-632C01A6D4C2}" type="presParOf" srcId="{70312141-FD0B-4C0B-BE1F-7C010A8DCA4B}" destId="{9C465D0D-5A2F-4532-BD12-9D4882D693F7}" srcOrd="14" destOrd="0" presId="urn:microsoft.com/office/officeart/2005/8/layout/bProcess3"/>
    <dgm:cxn modelId="{465B2AF4-1F70-422D-89E0-C2E000FC4DFA}" type="presParOf" srcId="{70312141-FD0B-4C0B-BE1F-7C010A8DCA4B}" destId="{7A4923AC-00BF-4D30-82D8-D91D0383E3F5}" srcOrd="15" destOrd="0" presId="urn:microsoft.com/office/officeart/2005/8/layout/bProcess3"/>
    <dgm:cxn modelId="{ADF71222-5038-4760-A0A9-CD5D2A4B9DA6}" type="presParOf" srcId="{7A4923AC-00BF-4D30-82D8-D91D0383E3F5}" destId="{D0C16EF4-D472-48DE-AFF1-D0BBF7CC5F09}" srcOrd="0" destOrd="0" presId="urn:microsoft.com/office/officeart/2005/8/layout/bProcess3"/>
    <dgm:cxn modelId="{48511B95-3F3C-4005-BD88-A42E796078AC}"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1AE22D5B-D066-4F57-A62E-A3B8E31B2DBF}" type="presOf" srcId="{4FEE42DA-F560-4B97-B2C6-6C3C00F2E552}" destId="{CF19E0AA-9541-43A0-A2D4-2E9F153A83F0}" srcOrd="0" destOrd="0" presId="urn:microsoft.com/office/officeart/2005/8/layout/hChevron3"/>
    <dgm:cxn modelId="{B65FAEC6-E57C-4AC9-9D96-7ACF19A6B009}" type="presOf" srcId="{B4701EC0-555A-46A1-8642-651CFD1AC660}" destId="{BE71D8F8-E155-4ED4-9E9C-8CA8FE565CEB}" srcOrd="0" destOrd="0" presId="urn:microsoft.com/office/officeart/2005/8/layout/hChevron3"/>
    <dgm:cxn modelId="{EAADFA8F-EB1D-4D18-BBD3-2D55A1704E57}" type="presOf" srcId="{605790FC-0EBC-475E-A5F0-1D604A9E1BE5}" destId="{FC7A0227-6CF2-4F01-B729-504E027BB05D}"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C48DE55D-4016-4C45-BD77-070CC0BCCB72}" srcId="{4FEE42DA-F560-4B97-B2C6-6C3C00F2E552}" destId="{EC51D876-C3D8-431D-BDBE-8C92F93EA7BB}" srcOrd="1" destOrd="0" parTransId="{D1DD97D8-D198-4058-BD71-A2A56CB90D0C}" sibTransId="{8F2B6B08-A473-4138-A0D1-2D53B8869E6F}"/>
    <dgm:cxn modelId="{C335C1DF-5C23-48F1-BCD9-8455EF4793D9}" srcId="{4FEE42DA-F560-4B97-B2C6-6C3C00F2E552}" destId="{B47EABD0-B5CB-489F-8ACF-F78C0A5CBB2C}" srcOrd="2" destOrd="0" parTransId="{58DA0602-CB97-48B2-A0F1-4E05D1E9EF81}" sibTransId="{201FB15A-E441-4381-88C4-81196D53867C}"/>
    <dgm:cxn modelId="{0C957453-901D-4EC0-963F-17D34F8572F0}" type="presOf" srcId="{EC51D876-C3D8-431D-BDBE-8C92F93EA7BB}" destId="{CED0CD8C-E01A-492C-BF64-E186DD944741}" srcOrd="0" destOrd="0" presId="urn:microsoft.com/office/officeart/2005/8/layout/hChevron3"/>
    <dgm:cxn modelId="{5090026B-AAF7-4BDC-9916-07F22036F923}" type="presOf" srcId="{4BAB6534-CD78-46DE-A8AF-0471AC872AFE}" destId="{44B4C1EA-FABA-4197-8C96-BB11346600F5}" srcOrd="0" destOrd="0" presId="urn:microsoft.com/office/officeart/2005/8/layout/hChevron3"/>
    <dgm:cxn modelId="{205BE100-A009-4CFF-BB1B-FD92D5900A8D}" type="presOf" srcId="{B47EABD0-B5CB-489F-8ACF-F78C0A5CBB2C}" destId="{EFFEE7ED-EAE9-42E5-BF4B-2C1135408724}" srcOrd="0" destOrd="0" presId="urn:microsoft.com/office/officeart/2005/8/layout/hChevron3"/>
    <dgm:cxn modelId="{AB776516-37E2-4938-8F42-C9FF8701B6FC}" srcId="{4FEE42DA-F560-4B97-B2C6-6C3C00F2E552}" destId="{B4701EC0-555A-46A1-8642-651CFD1AC660}" srcOrd="0" destOrd="0" parTransId="{0A8F0C46-E18D-4BAB-83C9-20CB16138550}" sibTransId="{8225E19B-2B82-40AD-B4A9-C267E1D4E203}"/>
    <dgm:cxn modelId="{6BEE65D7-9B6C-424F-87E6-234AFBA3C801}" srcId="{4FEE42DA-F560-4B97-B2C6-6C3C00F2E552}" destId="{605790FC-0EBC-475E-A5F0-1D604A9E1BE5}" srcOrd="4" destOrd="0" parTransId="{AF4A6ECB-AE91-499A-A301-3022DB1734D2}" sibTransId="{F8D4969E-6B83-4499-8D8B-9AFB5C675B1D}"/>
    <dgm:cxn modelId="{332993B6-8600-4A5B-B76C-4F4334B3B448}" type="presParOf" srcId="{CF19E0AA-9541-43A0-A2D4-2E9F153A83F0}" destId="{BE71D8F8-E155-4ED4-9E9C-8CA8FE565CEB}" srcOrd="0" destOrd="0" presId="urn:microsoft.com/office/officeart/2005/8/layout/hChevron3"/>
    <dgm:cxn modelId="{13CEC731-EA7E-4BA7-8B59-028F7C959737}" type="presParOf" srcId="{CF19E0AA-9541-43A0-A2D4-2E9F153A83F0}" destId="{DF681D2F-1319-4390-82AB-2EE000550134}" srcOrd="1" destOrd="0" presId="urn:microsoft.com/office/officeart/2005/8/layout/hChevron3"/>
    <dgm:cxn modelId="{194218F5-7ACC-41E1-8C60-36C9F15E81EC}" type="presParOf" srcId="{CF19E0AA-9541-43A0-A2D4-2E9F153A83F0}" destId="{CED0CD8C-E01A-492C-BF64-E186DD944741}" srcOrd="2" destOrd="0" presId="urn:microsoft.com/office/officeart/2005/8/layout/hChevron3"/>
    <dgm:cxn modelId="{9F50A046-E298-4F32-82B1-B0CCC5265030}" type="presParOf" srcId="{CF19E0AA-9541-43A0-A2D4-2E9F153A83F0}" destId="{C24497ED-9223-4D97-B52F-E03C84EFDE53}" srcOrd="3" destOrd="0" presId="urn:microsoft.com/office/officeart/2005/8/layout/hChevron3"/>
    <dgm:cxn modelId="{54053365-8829-4BF0-A5AE-B3E614462158}" type="presParOf" srcId="{CF19E0AA-9541-43A0-A2D4-2E9F153A83F0}" destId="{EFFEE7ED-EAE9-42E5-BF4B-2C1135408724}" srcOrd="4" destOrd="0" presId="urn:microsoft.com/office/officeart/2005/8/layout/hChevron3"/>
    <dgm:cxn modelId="{4244FD70-9361-4B16-AC92-DE0A03A13E25}" type="presParOf" srcId="{CF19E0AA-9541-43A0-A2D4-2E9F153A83F0}" destId="{8690061B-90AD-49C1-AD0B-0D13BD8D5622}" srcOrd="5" destOrd="0" presId="urn:microsoft.com/office/officeart/2005/8/layout/hChevron3"/>
    <dgm:cxn modelId="{213CD462-187D-4F4A-9A05-EF1AEC02AA02}" type="presParOf" srcId="{CF19E0AA-9541-43A0-A2D4-2E9F153A83F0}" destId="{44B4C1EA-FABA-4197-8C96-BB11346600F5}" srcOrd="6" destOrd="0" presId="urn:microsoft.com/office/officeart/2005/8/layout/hChevron3"/>
    <dgm:cxn modelId="{45900E90-C985-4E1B-A3DA-73E636A48E0B}" type="presParOf" srcId="{CF19E0AA-9541-43A0-A2D4-2E9F153A83F0}" destId="{A99FA857-EFA6-4946-8995-D9C2A48CE0FB}" srcOrd="7" destOrd="0" presId="urn:microsoft.com/office/officeart/2005/8/layout/hChevron3"/>
    <dgm:cxn modelId="{19CEA0FF-02FE-4DEF-90A7-BDF5C2C6106F}"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6A11081F-368E-44E0-8AFB-4BBCABE3BB9B}" srcId="{C79CA109-A311-430D-AEE6-A5A679561BCD}" destId="{9852F0D6-39F7-439B-A949-40D9A6A10AEF}" srcOrd="2" destOrd="0" parTransId="{6D32EFB7-6F1E-40FF-97C1-0E7BF6D16CAB}" sibTransId="{CE4E9144-7020-4B6B-8FB9-B9E4495146F9}"/>
    <dgm:cxn modelId="{52273414-902D-4000-8DDB-63FF51941548}" srcId="{C79CA109-A311-430D-AEE6-A5A679561BCD}" destId="{E5F3DA63-E004-46B0-ABF1-3651B05477DA}" srcOrd="0" destOrd="0" parTransId="{146851AE-ADA7-469F-8038-F5B331CF242D}" sibTransId="{29900C92-F937-4A02-B8E7-CD37A353DC4F}"/>
    <dgm:cxn modelId="{EBBE920D-6640-42D0-839D-40E5253E44FB}" type="presOf" srcId="{EA25BEF5-485D-420F-A6E9-39E21D7B2A6A}" destId="{A603861B-15F3-4A94-89CA-F082F9832CEF}" srcOrd="0" destOrd="0" presId="urn:diagrams.loki3.com/BracketList"/>
    <dgm:cxn modelId="{34FB3435-8403-41F0-9CC3-4A90BBF6AF62}" type="presOf" srcId="{E5F3DA63-E004-46B0-ABF1-3651B05477DA}" destId="{DC32802F-827B-4E66-9E6F-7D6B60C357E7}" srcOrd="0" destOrd="0" presId="urn:diagrams.loki3.com/BracketList"/>
    <dgm:cxn modelId="{9EDE9AEB-A6EA-4BE0-88B8-6953A4E72EBC}" srcId="{E5F3DA63-E004-46B0-ABF1-3651B05477DA}" destId="{1A15513A-4861-4F55-9F16-60834106EDB2}" srcOrd="0" destOrd="0" parTransId="{3DBECF9C-145E-4594-BDB7-667EEF4AAE50}" sibTransId="{D1DB0C28-4CBD-40E8-8CE1-85D04444F4DE}"/>
    <dgm:cxn modelId="{9394ABE1-7A95-45B9-8EBE-61D27F5EC7E7}" type="presOf" srcId="{C79CA109-A311-430D-AEE6-A5A679561BCD}" destId="{6FF4FFAE-11B1-4833-98C0-EC9448F2D562}" srcOrd="0" destOrd="0" presId="urn:diagrams.loki3.com/BracketList"/>
    <dgm:cxn modelId="{241542F0-5C78-4927-96D7-44BF4CB036C0}" type="presOf" srcId="{F3C3C0B1-83A4-448F-92C3-58AC4E17A0E8}" destId="{D78109F2-E7F0-4B69-BACA-87CC9900D81A}" srcOrd="0" destOrd="0" presId="urn:diagrams.loki3.com/BracketList"/>
    <dgm:cxn modelId="{A86ADC67-A1E9-420A-BEFC-79536483471A}" type="presOf" srcId="{9852F0D6-39F7-439B-A949-40D9A6A10AEF}" destId="{FF0BF768-F487-4EBA-BFD2-D3BF05AA74CB}"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A6293814-7D1D-4607-ACE0-3CF137C14C31}" type="presOf" srcId="{69779B18-BB2F-4B1B-B595-F6497AC875F4}" destId="{E7E50A0E-FD5D-49DA-8A18-F403D2E005E6}" srcOrd="0" destOrd="1" presId="urn:diagrams.loki3.com/BracketList"/>
    <dgm:cxn modelId="{A262B206-43EA-4F21-A0FA-73FBD5B86CBC}" type="presOf" srcId="{A267CE23-3D01-4E99-8755-C2B23E383178}" destId="{E7E50A0E-FD5D-49DA-8A18-F403D2E005E6}" srcOrd="0" destOrd="2" presId="urn:diagrams.loki3.com/BracketList"/>
    <dgm:cxn modelId="{7C22CCE2-66E7-400B-B5EF-837BB0042656}" type="presOf" srcId="{110C02C1-4AB4-4B5F-9ADD-3757F2752940}" destId="{E7E50A0E-FD5D-49DA-8A18-F403D2E005E6}" srcOrd="0" destOrd="3" presId="urn:diagrams.loki3.com/BracketList"/>
    <dgm:cxn modelId="{D0E5DA3F-E25B-4DBA-86B8-255994E7CAF1}" type="presOf" srcId="{4338BA86-5C08-4FE2-8F4B-407C625C7EEE}" destId="{E742F2F0-B844-4F82-8D82-6877BECFA600}" srcOrd="0" destOrd="0" presId="urn:diagrams.loki3.com/BracketList"/>
    <dgm:cxn modelId="{090CD6EB-360B-4133-B5C0-D365E9471B57}" type="presOf" srcId="{1A15513A-4861-4F55-9F16-60834106EDB2}" destId="{E7E50A0E-FD5D-49DA-8A18-F403D2E005E6}" srcOrd="0" destOrd="0" presId="urn:diagrams.loki3.com/BracketList"/>
    <dgm:cxn modelId="{57D86805-1F49-400C-937A-4215A66139EB}" type="presParOf" srcId="{6FF4FFAE-11B1-4833-98C0-EC9448F2D562}" destId="{D15AEBB2-0752-467F-A516-F59EE69E3A06}" srcOrd="0" destOrd="0" presId="urn:diagrams.loki3.com/BracketList"/>
    <dgm:cxn modelId="{B69E1EE9-C077-4E06-809C-80E4CA17AF71}" type="presParOf" srcId="{D15AEBB2-0752-467F-A516-F59EE69E3A06}" destId="{DC32802F-827B-4E66-9E6F-7D6B60C357E7}" srcOrd="0" destOrd="0" presId="urn:diagrams.loki3.com/BracketList"/>
    <dgm:cxn modelId="{61153376-CF87-47F4-96D2-2CF597946FCD}" type="presParOf" srcId="{D15AEBB2-0752-467F-A516-F59EE69E3A06}" destId="{B1742C46-081B-44DE-AFA3-5D8CAC18E07A}" srcOrd="1" destOrd="0" presId="urn:diagrams.loki3.com/BracketList"/>
    <dgm:cxn modelId="{D91BDA49-898B-4A57-B5E5-C5B518255342}" type="presParOf" srcId="{D15AEBB2-0752-467F-A516-F59EE69E3A06}" destId="{B1E4DBA4-588D-4E32-B880-D870E50851F0}" srcOrd="2" destOrd="0" presId="urn:diagrams.loki3.com/BracketList"/>
    <dgm:cxn modelId="{574C6ACD-EAFA-4AE4-B2AA-CE6F201170D9}" type="presParOf" srcId="{D15AEBB2-0752-467F-A516-F59EE69E3A06}" destId="{E7E50A0E-FD5D-49DA-8A18-F403D2E005E6}" srcOrd="3" destOrd="0" presId="urn:diagrams.loki3.com/BracketList"/>
    <dgm:cxn modelId="{EFBE991A-0D91-45BE-ADF0-1AAA949CBA51}" type="presParOf" srcId="{6FF4FFAE-11B1-4833-98C0-EC9448F2D562}" destId="{47EC8725-8717-422A-B3B6-2C4555B162C2}" srcOrd="1" destOrd="0" presId="urn:diagrams.loki3.com/BracketList"/>
    <dgm:cxn modelId="{E1F5ACA0-D9A7-4852-829E-989DD560EC45}" type="presParOf" srcId="{6FF4FFAE-11B1-4833-98C0-EC9448F2D562}" destId="{5726BE49-D5C7-48EF-B1A6-10939D07483E}" srcOrd="2" destOrd="0" presId="urn:diagrams.loki3.com/BracketList"/>
    <dgm:cxn modelId="{E4BAB362-1BDC-4FDE-AE31-A9EADF433597}" type="presParOf" srcId="{5726BE49-D5C7-48EF-B1A6-10939D07483E}" destId="{A603861B-15F3-4A94-89CA-F082F9832CEF}" srcOrd="0" destOrd="0" presId="urn:diagrams.loki3.com/BracketList"/>
    <dgm:cxn modelId="{685CF131-B5EB-4D5E-BA8C-B7B36C50B4A1}" type="presParOf" srcId="{5726BE49-D5C7-48EF-B1A6-10939D07483E}" destId="{F5B79959-A5E7-4339-B9B1-1FB88AEFA3EB}" srcOrd="1" destOrd="0" presId="urn:diagrams.loki3.com/BracketList"/>
    <dgm:cxn modelId="{B7ED7BD7-11B5-4882-BC44-38487A77C863}" type="presParOf" srcId="{5726BE49-D5C7-48EF-B1A6-10939D07483E}" destId="{CB8F5416-BD81-44EC-8859-8A860DD8F8A2}" srcOrd="2" destOrd="0" presId="urn:diagrams.loki3.com/BracketList"/>
    <dgm:cxn modelId="{6CC77810-3C3B-43FF-976E-FAC6949879DF}" type="presParOf" srcId="{5726BE49-D5C7-48EF-B1A6-10939D07483E}" destId="{D78109F2-E7F0-4B69-BACA-87CC9900D81A}" srcOrd="3" destOrd="0" presId="urn:diagrams.loki3.com/BracketList"/>
    <dgm:cxn modelId="{DB5A938E-6213-4522-95E4-F762D4EFCD0C}" type="presParOf" srcId="{6FF4FFAE-11B1-4833-98C0-EC9448F2D562}" destId="{4176ACF3-068C-47A2-950B-C8660EB80A29}" srcOrd="3" destOrd="0" presId="urn:diagrams.loki3.com/BracketList"/>
    <dgm:cxn modelId="{666E4697-E1F9-431F-8CC9-183E2F509483}" type="presParOf" srcId="{6FF4FFAE-11B1-4833-98C0-EC9448F2D562}" destId="{234275B6-9A95-45B2-B316-C2D612427787}" srcOrd="4" destOrd="0" presId="urn:diagrams.loki3.com/BracketList"/>
    <dgm:cxn modelId="{9F33B870-ED9F-4910-9E6C-FDDCD05400E4}" type="presParOf" srcId="{234275B6-9A95-45B2-B316-C2D612427787}" destId="{FF0BF768-F487-4EBA-BFD2-D3BF05AA74CB}" srcOrd="0" destOrd="0" presId="urn:diagrams.loki3.com/BracketList"/>
    <dgm:cxn modelId="{5AAD3356-3BC9-440E-A1BB-E61A14211307}" type="presParOf" srcId="{234275B6-9A95-45B2-B316-C2D612427787}" destId="{75CBFF4F-1555-4690-8963-1CD4AE17B93A}" srcOrd="1" destOrd="0" presId="urn:diagrams.loki3.com/BracketList"/>
    <dgm:cxn modelId="{E1C17634-DC80-4D22-9AEE-516F78E3C02A}" type="presParOf" srcId="{234275B6-9A95-45B2-B316-C2D612427787}" destId="{71FA08EC-1685-4A19-BB7D-D2FD28E47532}" srcOrd="2" destOrd="0" presId="urn:diagrams.loki3.com/BracketList"/>
    <dgm:cxn modelId="{04C60D7E-BA05-4E98-88F7-69DC5779AF9B}"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36E9F26E-B071-49D5-A3BD-A79D0853508B}" type="presOf" srcId="{A267CE23-3D01-4E99-8755-C2B23E383178}" destId="{E7E50A0E-FD5D-49DA-8A18-F403D2E005E6}" srcOrd="0" destOrd="2" presId="urn:diagrams.loki3.com/BracketList"/>
    <dgm:cxn modelId="{9FFDDBCE-FA12-44A9-9F24-DFEF7BAC27C2}" type="presOf" srcId="{98B35B84-D9FD-457B-B372-E50A6A512EDD}" destId="{00903692-8CF2-4A66-B201-47513A7C4163}"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72FD4767-6EA5-425D-901C-95CF6D3415B8}" type="presOf" srcId="{E5F3DA63-E004-46B0-ABF1-3651B05477DA}" destId="{DC32802F-827B-4E66-9E6F-7D6B60C357E7}" srcOrd="0" destOrd="0" presId="urn:diagrams.loki3.com/BracketList"/>
    <dgm:cxn modelId="{E9202F98-16D6-4131-B66C-50F21DC7F67C}" type="presOf" srcId="{C79CA109-A311-430D-AEE6-A5A679561BCD}" destId="{6FF4FFAE-11B1-4833-98C0-EC9448F2D562}" srcOrd="0" destOrd="0" presId="urn:diagrams.loki3.com/BracketList"/>
    <dgm:cxn modelId="{2C514A0D-C94A-41DA-BABC-6F3CEB28FE79}" srcId="{C79CA109-A311-430D-AEE6-A5A679561BCD}" destId="{A4C1B535-443F-402F-AEFD-228BE38882AB}" srcOrd="3" destOrd="0" parTransId="{8ECB3753-C76E-4CFA-8A4E-019E99AC2A8F}" sibTransId="{5D424BA5-DE20-4801-8574-DC8D39C30BF7}"/>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8189EDC8-AF25-4DFB-AC65-DED0AB5C1B2B}" srcId="{C79CA109-A311-430D-AEE6-A5A679561BCD}" destId="{E9939A02-3371-4D71-9C15-69BB62EF4B30}" srcOrd="4" destOrd="0" parTransId="{F8F172EC-862A-4075-8543-B49BD3747985}" sibTransId="{D56C3B30-5A79-43DB-8188-4A77EA28E6D9}"/>
    <dgm:cxn modelId="{C091DAFA-6115-44FD-B928-6745E4DDFD20}" type="presOf" srcId="{110C02C1-4AB4-4B5F-9ADD-3757F2752940}" destId="{E7E50A0E-FD5D-49DA-8A18-F403D2E005E6}" srcOrd="0" destOrd="3" presId="urn:diagrams.loki3.com/BracketList"/>
    <dgm:cxn modelId="{84811338-9544-49F1-AF8F-527DC01DB258}" type="presOf" srcId="{EA25BEF5-485D-420F-A6E9-39E21D7B2A6A}" destId="{A603861B-15F3-4A94-89CA-F082F9832CEF}" srcOrd="0" destOrd="0" presId="urn:diagrams.loki3.com/BracketList"/>
    <dgm:cxn modelId="{6CF73116-443F-4ED5-8357-224154B435CB}" type="presOf" srcId="{F3C3C0B1-83A4-448F-92C3-58AC4E17A0E8}" destId="{D78109F2-E7F0-4B69-BACA-87CC9900D81A}" srcOrd="0" destOrd="0" presId="urn:diagrams.loki3.com/BracketList"/>
    <dgm:cxn modelId="{D42DB65F-11A5-49A2-B2F5-898AE5514B41}" srcId="{A4C1B535-443F-402F-AEFD-228BE38882AB}" destId="{39DF3C92-780B-48B2-BA5D-264C4BBE7F20}" srcOrd="0" destOrd="0" parTransId="{16DBCF4F-514A-43E6-8240-4745DC87B254}" sibTransId="{01385074-32E7-4AAB-B258-537A55DFAC25}"/>
    <dgm:cxn modelId="{CEF82831-8575-4465-81C1-A24F9971A51F}" type="presOf" srcId="{69779B18-BB2F-4B1B-B595-F6497AC875F4}" destId="{E7E50A0E-FD5D-49DA-8A18-F403D2E005E6}" srcOrd="0" destOrd="1" presId="urn:diagrams.loki3.com/BracketList"/>
    <dgm:cxn modelId="{058A1974-023B-42D9-A738-988073111CC2}" type="presOf" srcId="{5150F348-510A-44FD-A8E6-3320F0764D89}" destId="{34CD877B-414A-43B1-8A92-3532792F66F6}" srcOrd="0" destOrd="0" presId="urn:diagrams.loki3.com/BracketList"/>
    <dgm:cxn modelId="{C8F63042-1E9D-458C-BAC9-CEAD0C34D5B1}" type="presOf" srcId="{B09159D4-B820-44B6-9753-2B7F6A6297FB}" destId="{6FC47F01-73FF-44A3-AFBA-A6450D777A6C}" srcOrd="0" destOrd="0" presId="urn:diagrams.loki3.com/BracketList"/>
    <dgm:cxn modelId="{6B015EAB-815E-49A9-83DB-44DE45A5821D}" type="presOf" srcId="{39DF3C92-780B-48B2-BA5D-264C4BBE7F20}" destId="{1543B12D-8D9A-4A4B-9A49-921F5365FA1C}"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41DC2C39-EC87-4A61-958A-6ACAD30E7C5F}" type="presOf" srcId="{1A15513A-4861-4F55-9F16-60834106EDB2}" destId="{E7E50A0E-FD5D-49DA-8A18-F403D2E005E6}" srcOrd="0" destOrd="0" presId="urn:diagrams.loki3.com/BracketList"/>
    <dgm:cxn modelId="{72AD82C2-1077-4570-BB8C-45020375C81A}" type="presOf" srcId="{E9939A02-3371-4D71-9C15-69BB62EF4B30}" destId="{776BDE99-152B-4AD7-81F0-7B3C213F2C3F}"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057AA9F1-A223-4EFC-99FD-F1B4DE286BF2}" type="presOf" srcId="{A4C1B535-443F-402F-AEFD-228BE38882AB}" destId="{ED3A09AD-B7AC-4473-8B41-4896FFF4DD1F}" srcOrd="0" destOrd="0" presId="urn:diagrams.loki3.com/BracketList"/>
    <dgm:cxn modelId="{B5F44F10-3ED4-4948-8C66-90F8C10DD74B}" type="presParOf" srcId="{6FF4FFAE-11B1-4833-98C0-EC9448F2D562}" destId="{D15AEBB2-0752-467F-A516-F59EE69E3A06}" srcOrd="0" destOrd="0" presId="urn:diagrams.loki3.com/BracketList"/>
    <dgm:cxn modelId="{C11D86B7-B9B7-4D0B-9C7B-6F51324411FF}" type="presParOf" srcId="{D15AEBB2-0752-467F-A516-F59EE69E3A06}" destId="{DC32802F-827B-4E66-9E6F-7D6B60C357E7}" srcOrd="0" destOrd="0" presId="urn:diagrams.loki3.com/BracketList"/>
    <dgm:cxn modelId="{2C07B958-F739-44F7-AF07-5B2F5ECDF45D}" type="presParOf" srcId="{D15AEBB2-0752-467F-A516-F59EE69E3A06}" destId="{B1742C46-081B-44DE-AFA3-5D8CAC18E07A}" srcOrd="1" destOrd="0" presId="urn:diagrams.loki3.com/BracketList"/>
    <dgm:cxn modelId="{63D11B34-876B-428A-93BB-C551AEF8AB4C}" type="presParOf" srcId="{D15AEBB2-0752-467F-A516-F59EE69E3A06}" destId="{B1E4DBA4-588D-4E32-B880-D870E50851F0}" srcOrd="2" destOrd="0" presId="urn:diagrams.loki3.com/BracketList"/>
    <dgm:cxn modelId="{66B90408-0FE6-4649-AF70-578EA125AC00}" type="presParOf" srcId="{D15AEBB2-0752-467F-A516-F59EE69E3A06}" destId="{E7E50A0E-FD5D-49DA-8A18-F403D2E005E6}" srcOrd="3" destOrd="0" presId="urn:diagrams.loki3.com/BracketList"/>
    <dgm:cxn modelId="{C30F32DE-040E-4F39-AF14-FD3E70BCD40D}" type="presParOf" srcId="{6FF4FFAE-11B1-4833-98C0-EC9448F2D562}" destId="{47EC8725-8717-422A-B3B6-2C4555B162C2}" srcOrd="1" destOrd="0" presId="urn:diagrams.loki3.com/BracketList"/>
    <dgm:cxn modelId="{26B48770-29ED-43FC-A892-4C26D288752A}" type="presParOf" srcId="{6FF4FFAE-11B1-4833-98C0-EC9448F2D562}" destId="{5726BE49-D5C7-48EF-B1A6-10939D07483E}" srcOrd="2" destOrd="0" presId="urn:diagrams.loki3.com/BracketList"/>
    <dgm:cxn modelId="{E6C07DAF-BFF3-4817-8398-E56BE0C3C35E}" type="presParOf" srcId="{5726BE49-D5C7-48EF-B1A6-10939D07483E}" destId="{A603861B-15F3-4A94-89CA-F082F9832CEF}" srcOrd="0" destOrd="0" presId="urn:diagrams.loki3.com/BracketList"/>
    <dgm:cxn modelId="{0D1066C0-F4BD-4A45-A282-3C4F1F3CF40B}" type="presParOf" srcId="{5726BE49-D5C7-48EF-B1A6-10939D07483E}" destId="{F5B79959-A5E7-4339-B9B1-1FB88AEFA3EB}" srcOrd="1" destOrd="0" presId="urn:diagrams.loki3.com/BracketList"/>
    <dgm:cxn modelId="{07A9F8A7-2D19-44A0-A9F5-21AA3ADE0E18}" type="presParOf" srcId="{5726BE49-D5C7-48EF-B1A6-10939D07483E}" destId="{CB8F5416-BD81-44EC-8859-8A860DD8F8A2}" srcOrd="2" destOrd="0" presId="urn:diagrams.loki3.com/BracketList"/>
    <dgm:cxn modelId="{E7A28922-C9A4-4DDD-8DAC-484013FF9739}" type="presParOf" srcId="{5726BE49-D5C7-48EF-B1A6-10939D07483E}" destId="{D78109F2-E7F0-4B69-BACA-87CC9900D81A}" srcOrd="3" destOrd="0" presId="urn:diagrams.loki3.com/BracketList"/>
    <dgm:cxn modelId="{125E0012-76BA-4662-9308-EC6F5A9A85D9}" type="presParOf" srcId="{6FF4FFAE-11B1-4833-98C0-EC9448F2D562}" destId="{4176ACF3-068C-47A2-950B-C8660EB80A29}" srcOrd="3" destOrd="0" presId="urn:diagrams.loki3.com/BracketList"/>
    <dgm:cxn modelId="{18A633B9-60B0-4610-BE56-E2AD237E89D9}" type="presParOf" srcId="{6FF4FFAE-11B1-4833-98C0-EC9448F2D562}" destId="{0465C100-46C6-44D3-8636-8F9BA72F6D28}" srcOrd="4" destOrd="0" presId="urn:diagrams.loki3.com/BracketList"/>
    <dgm:cxn modelId="{23C71D5C-0224-438C-BC1B-80E43795924D}" type="presParOf" srcId="{0465C100-46C6-44D3-8636-8F9BA72F6D28}" destId="{00903692-8CF2-4A66-B201-47513A7C4163}" srcOrd="0" destOrd="0" presId="urn:diagrams.loki3.com/BracketList"/>
    <dgm:cxn modelId="{0B1FA11B-6980-4045-B452-82AF802C2F13}" type="presParOf" srcId="{0465C100-46C6-44D3-8636-8F9BA72F6D28}" destId="{A64B5334-1D59-4C82-9DF9-A6A7938070E2}" srcOrd="1" destOrd="0" presId="urn:diagrams.loki3.com/BracketList"/>
    <dgm:cxn modelId="{D4C7C300-5BC5-4420-981E-010F608FFFA2}" type="presParOf" srcId="{0465C100-46C6-44D3-8636-8F9BA72F6D28}" destId="{CAE3810B-0EA9-4211-B10E-2C600CCE202E}" srcOrd="2" destOrd="0" presId="urn:diagrams.loki3.com/BracketList"/>
    <dgm:cxn modelId="{8F5E4BA9-C7B8-415A-AD92-E248FC33D2F9}" type="presParOf" srcId="{0465C100-46C6-44D3-8636-8F9BA72F6D28}" destId="{6FC47F01-73FF-44A3-AFBA-A6450D777A6C}" srcOrd="3" destOrd="0" presId="urn:diagrams.loki3.com/BracketList"/>
    <dgm:cxn modelId="{4D8FF719-7796-4706-8E28-AF7EB92A062D}" type="presParOf" srcId="{6FF4FFAE-11B1-4833-98C0-EC9448F2D562}" destId="{0B781B42-38EA-45C1-BB8D-430C5DE32BC7}" srcOrd="5" destOrd="0" presId="urn:diagrams.loki3.com/BracketList"/>
    <dgm:cxn modelId="{9C2C44DA-2088-4C6C-AA88-EFBE910A163B}" type="presParOf" srcId="{6FF4FFAE-11B1-4833-98C0-EC9448F2D562}" destId="{3D3636E5-2F96-47AD-B4F4-5968244D065B}" srcOrd="6" destOrd="0" presId="urn:diagrams.loki3.com/BracketList"/>
    <dgm:cxn modelId="{94956059-13BE-4799-8627-6C90DB230FEE}" type="presParOf" srcId="{3D3636E5-2F96-47AD-B4F4-5968244D065B}" destId="{ED3A09AD-B7AC-4473-8B41-4896FFF4DD1F}" srcOrd="0" destOrd="0" presId="urn:diagrams.loki3.com/BracketList"/>
    <dgm:cxn modelId="{5F5442F5-9907-4937-A119-117C64CF381B}" type="presParOf" srcId="{3D3636E5-2F96-47AD-B4F4-5968244D065B}" destId="{C6788E14-DE50-4055-B2D0-850CA85DD29E}" srcOrd="1" destOrd="0" presId="urn:diagrams.loki3.com/BracketList"/>
    <dgm:cxn modelId="{67503B41-83AF-4380-8759-D6DB88A8FEFF}" type="presParOf" srcId="{3D3636E5-2F96-47AD-B4F4-5968244D065B}" destId="{B82EF09D-41BF-4A08-A750-5C7C80096799}" srcOrd="2" destOrd="0" presId="urn:diagrams.loki3.com/BracketList"/>
    <dgm:cxn modelId="{5A7C5C18-83FC-4435-948E-660AE1DFD34C}" type="presParOf" srcId="{3D3636E5-2F96-47AD-B4F4-5968244D065B}" destId="{1543B12D-8D9A-4A4B-9A49-921F5365FA1C}" srcOrd="3" destOrd="0" presId="urn:diagrams.loki3.com/BracketList"/>
    <dgm:cxn modelId="{2C0FDD94-10D0-482E-B580-26CD0957691F}" type="presParOf" srcId="{6FF4FFAE-11B1-4833-98C0-EC9448F2D562}" destId="{45AF0365-7770-44D8-8FBC-C16BBFB92080}" srcOrd="7" destOrd="0" presId="urn:diagrams.loki3.com/BracketList"/>
    <dgm:cxn modelId="{7EC3CD3E-9B75-4066-BC91-0F8027BBD77E}" type="presParOf" srcId="{6FF4FFAE-11B1-4833-98C0-EC9448F2D562}" destId="{99ECC7E3-7FD4-4C61-9AFC-309E2D00424C}" srcOrd="8" destOrd="0" presId="urn:diagrams.loki3.com/BracketList"/>
    <dgm:cxn modelId="{9E6220B3-A5EA-475E-9E8D-D2DDFA25DA6E}" type="presParOf" srcId="{99ECC7E3-7FD4-4C61-9AFC-309E2D00424C}" destId="{776BDE99-152B-4AD7-81F0-7B3C213F2C3F}" srcOrd="0" destOrd="0" presId="urn:diagrams.loki3.com/BracketList"/>
    <dgm:cxn modelId="{0474FB46-BF9E-418C-A4CC-AD6A66A820C1}" type="presParOf" srcId="{99ECC7E3-7FD4-4C61-9AFC-309E2D00424C}" destId="{02D4A942-A014-49FF-9C14-2CF5CC7A491B}" srcOrd="1" destOrd="0" presId="urn:diagrams.loki3.com/BracketList"/>
    <dgm:cxn modelId="{C20C1064-BBA7-41A9-942A-3360AA09BBFC}" type="presParOf" srcId="{99ECC7E3-7FD4-4C61-9AFC-309E2D00424C}" destId="{F30CFC41-4304-44D0-8C20-24A34CAC5542}" srcOrd="2" destOrd="0" presId="urn:diagrams.loki3.com/BracketList"/>
    <dgm:cxn modelId="{82D384B4-889D-44A7-B363-C557EFE7BE62}"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24</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25</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23</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26</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22</b:RefOrder>
  </b:Source>
</b:Sources>
</file>

<file path=customXml/itemProps1.xml><?xml version="1.0" encoding="utf-8"?>
<ds:datastoreItem xmlns:ds="http://schemas.openxmlformats.org/officeDocument/2006/customXml" ds:itemID="{049C353C-FDC5-419D-BA2C-E090EC553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2161</TotalTime>
  <Pages>69</Pages>
  <Words>19519</Words>
  <Characters>111264</Characters>
  <Application>Microsoft Office Word</Application>
  <DocSecurity>0</DocSecurity>
  <Lines>927</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130522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26</cp:revision>
  <dcterms:created xsi:type="dcterms:W3CDTF">2014-10-20T09:15:00Z</dcterms:created>
  <dcterms:modified xsi:type="dcterms:W3CDTF">2014-10-22T17:54:00Z</dcterms:modified>
</cp:coreProperties>
</file>